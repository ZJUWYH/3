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687708" w14:textId="4A2DDF15" w:rsidR="00364B40" w:rsidRPr="000B4378" w:rsidRDefault="00A9580A" w:rsidP="00D27992">
      <w:pPr>
        <w:pStyle w:val="Authors"/>
        <w:framePr w:w="9125" w:h="465" w:hRule="exact" w:wrap="notBeside" w:x="1522" w:y="2166"/>
      </w:pPr>
      <w:r>
        <w:rPr>
          <w:lang w:eastAsia="zh-CN"/>
        </w:rPr>
        <w:t>Di Wang</w:t>
      </w:r>
      <w:r w:rsidR="002A4407" w:rsidRPr="000B4378">
        <w:rPr>
          <w:lang w:eastAsia="zh-CN"/>
        </w:rPr>
        <w:t xml:space="preserve">, </w:t>
      </w:r>
      <w:r w:rsidR="002A4407" w:rsidRPr="000B4378">
        <w:rPr>
          <w:i/>
        </w:rPr>
        <w:t>Member, IEEE</w:t>
      </w:r>
      <w:r w:rsidR="002A4407" w:rsidRPr="000B4378">
        <w:rPr>
          <w:iCs/>
        </w:rPr>
        <w:t>,</w:t>
      </w:r>
      <w:r w:rsidR="007D2EC6" w:rsidRPr="000B4378">
        <w:t xml:space="preserve"> </w:t>
      </w:r>
      <w:r>
        <w:t xml:space="preserve">Yuhui Wang, </w:t>
      </w:r>
      <w:r w:rsidR="007D2EC6" w:rsidRPr="000B4378">
        <w:t>and</w:t>
      </w:r>
      <w:r w:rsidR="00D23931" w:rsidRPr="000B4378">
        <w:rPr>
          <w:rFonts w:hint="eastAsia"/>
          <w:lang w:eastAsia="zh-CN"/>
        </w:rPr>
        <w:t xml:space="preserve"> </w:t>
      </w:r>
      <w:proofErr w:type="spellStart"/>
      <w:r>
        <w:rPr>
          <w:lang w:eastAsia="zh-CN"/>
        </w:rPr>
        <w:t>Xiaochen</w:t>
      </w:r>
      <w:proofErr w:type="spellEnd"/>
      <w:r>
        <w:rPr>
          <w:lang w:eastAsia="zh-CN"/>
        </w:rPr>
        <w:t xml:space="preserve"> Xian</w:t>
      </w:r>
      <w:r w:rsidR="00364B40" w:rsidRPr="000B4378">
        <w:t xml:space="preserve">, </w:t>
      </w:r>
      <w:r w:rsidR="00364B40" w:rsidRPr="000B4378">
        <w:rPr>
          <w:i/>
        </w:rPr>
        <w:t>Member, IEEE</w:t>
      </w:r>
      <w:r w:rsidR="001906E6" w:rsidRPr="000B4378">
        <w:rPr>
          <w:i/>
        </w:rPr>
        <w:t xml:space="preserve"> </w:t>
      </w:r>
    </w:p>
    <w:p w14:paraId="0AAB6FB0" w14:textId="77777777" w:rsidR="00364B40" w:rsidRPr="000B4378" w:rsidRDefault="00364B40" w:rsidP="00364B40">
      <w:pPr>
        <w:pStyle w:val="Text"/>
        <w:ind w:firstLine="0"/>
        <w:rPr>
          <w:sz w:val="18"/>
          <w:szCs w:val="18"/>
          <w:lang w:eastAsia="zh-CN"/>
        </w:rPr>
      </w:pPr>
      <w:r w:rsidRPr="00F4548D">
        <w:rPr>
          <w:sz w:val="18"/>
          <w:szCs w:val="18"/>
        </w:rPr>
        <w:footnoteReference w:customMarkFollows="1" w:id="1"/>
        <w:sym w:font="Symbol" w:char="F020"/>
      </w:r>
    </w:p>
    <w:p w14:paraId="6DE85720" w14:textId="6B7CF2B4" w:rsidR="00364B40" w:rsidRPr="000B4378" w:rsidRDefault="007D2EC6" w:rsidP="007D2EC6">
      <w:pPr>
        <w:pStyle w:val="a3"/>
        <w:framePr w:wrap="notBeside"/>
        <w:rPr>
          <w:lang w:eastAsia="zh-CN"/>
        </w:rPr>
      </w:pPr>
      <w:r w:rsidRPr="000B4378">
        <w:t xml:space="preserve">Degradation Modeling </w:t>
      </w:r>
      <w:r w:rsidR="00507AB2" w:rsidRPr="000B4378">
        <w:t>and</w:t>
      </w:r>
      <w:r w:rsidR="00CF0D70" w:rsidRPr="000B4378">
        <w:t xml:space="preserve"> </w:t>
      </w:r>
      <w:r w:rsidRPr="000B4378">
        <w:t>Prognostics</w:t>
      </w:r>
      <w:r w:rsidR="00507AB2" w:rsidRPr="000B4378">
        <w:t xml:space="preserve"> </w:t>
      </w:r>
      <w:r w:rsidR="00D00E7E" w:rsidRPr="000B4378">
        <w:t>V</w:t>
      </w:r>
      <w:r w:rsidR="007E7914" w:rsidRPr="000B4378">
        <w:t xml:space="preserve">ia </w:t>
      </w:r>
      <w:proofErr w:type="gramStart"/>
      <w:r w:rsidR="007E7914" w:rsidRPr="000B4378">
        <w:t>A</w:t>
      </w:r>
      <w:proofErr w:type="gramEnd"/>
      <w:r w:rsidR="007E7914" w:rsidRPr="000B4378">
        <w:t xml:space="preserve"> </w:t>
      </w:r>
      <w:bookmarkStart w:id="0" w:name="_Hlk97124494"/>
      <w:r w:rsidR="007E7914" w:rsidRPr="000B4378">
        <w:t>Data Fusion-Based Multitask Learning Approach</w:t>
      </w:r>
      <w:bookmarkEnd w:id="0"/>
    </w:p>
    <w:p w14:paraId="6F0DB4BA" w14:textId="7481B95F" w:rsidR="007C75B8" w:rsidRPr="000B4378" w:rsidRDefault="00364B40" w:rsidP="00D27992">
      <w:pPr>
        <w:pStyle w:val="Abstract"/>
        <w:spacing w:before="0"/>
        <w:ind w:firstLine="204"/>
      </w:pPr>
      <w:r w:rsidRPr="000B4378">
        <w:rPr>
          <w:i/>
          <w:iCs/>
        </w:rPr>
        <w:t>Abstract</w:t>
      </w:r>
      <w:r w:rsidRPr="000B4378">
        <w:t>—</w:t>
      </w:r>
      <w:bookmarkStart w:id="1" w:name="PointTmp"/>
      <w:r w:rsidR="003A0232">
        <w:t>R</w:t>
      </w:r>
      <w:r w:rsidR="00BC0C59">
        <w:t>emaining useful lifetime</w:t>
      </w:r>
      <w:r w:rsidR="00D721D6">
        <w:t xml:space="preserve"> (RUL)</w:t>
      </w:r>
      <w:r w:rsidR="00BC0C59">
        <w:t xml:space="preserve"> pre</w:t>
      </w:r>
      <w:r w:rsidR="00D721D6">
        <w:t xml:space="preserve">diction </w:t>
      </w:r>
      <w:r w:rsidR="004705DF">
        <w:t xml:space="preserve">based on degradation signals </w:t>
      </w:r>
      <w:r w:rsidR="00F00EEB">
        <w:t xml:space="preserve">of sensors </w:t>
      </w:r>
      <w:r w:rsidR="00D721D6">
        <w:t xml:space="preserve">is of </w:t>
      </w:r>
      <w:r w:rsidR="00F6604D">
        <w:t xml:space="preserve">critical importance in </w:t>
      </w:r>
      <w:r w:rsidR="00B04AEA">
        <w:t>p</w:t>
      </w:r>
      <w:r w:rsidR="00F6604D" w:rsidRPr="000B4378">
        <w:t>rognostics and health management (PHM)</w:t>
      </w:r>
      <w:r w:rsidR="00F6604D">
        <w:t xml:space="preserve"> of</w:t>
      </w:r>
      <w:r w:rsidR="00B04AEA">
        <w:t xml:space="preserve"> </w:t>
      </w:r>
      <w:r w:rsidR="00781119">
        <w:t xml:space="preserve">machines in </w:t>
      </w:r>
      <w:r w:rsidR="00F00EEB" w:rsidRPr="000B4378">
        <w:t>manufacturing</w:t>
      </w:r>
      <w:r w:rsidR="00F00EEB">
        <w:t xml:space="preserve"> </w:t>
      </w:r>
      <w:r w:rsidR="00781119">
        <w:t>systems</w:t>
      </w:r>
      <w:r w:rsidR="00004859">
        <w:t>.</w:t>
      </w:r>
      <w:r w:rsidR="001262F5">
        <w:t xml:space="preserve"> </w:t>
      </w:r>
      <w:r w:rsidR="008706A2">
        <w:t>T</w:t>
      </w:r>
      <w:r w:rsidR="00401333">
        <w:t xml:space="preserve">he machines are often under the same </w:t>
      </w:r>
      <w:r w:rsidR="00401333" w:rsidRPr="00BC6135">
        <w:t>operational and environmental condition</w:t>
      </w:r>
      <w:r w:rsidR="00401333">
        <w:t xml:space="preserve"> and thus </w:t>
      </w:r>
      <w:r w:rsidR="00EA5077">
        <w:t xml:space="preserve">show </w:t>
      </w:r>
      <w:r w:rsidR="00EB0FC3" w:rsidRPr="00163A95">
        <w:t>dependen</w:t>
      </w:r>
      <w:r w:rsidR="00EA5077">
        <w:t>t</w:t>
      </w:r>
      <w:r w:rsidR="00EB0FC3" w:rsidRPr="00163A95">
        <w:t xml:space="preserve"> </w:t>
      </w:r>
      <w:r w:rsidR="00EA5077">
        <w:t>but</w:t>
      </w:r>
      <w:r w:rsidR="00EB0FC3" w:rsidRPr="00163A95">
        <w:t xml:space="preserve"> heterogene</w:t>
      </w:r>
      <w:r w:rsidR="00EA5077">
        <w:t>ous</w:t>
      </w:r>
      <w:r w:rsidR="00EB0FC3">
        <w:t xml:space="preserve"> </w:t>
      </w:r>
      <w:r w:rsidR="00401333">
        <w:t>degradation profiles</w:t>
      </w:r>
      <w:r w:rsidR="008706A2">
        <w:t>. However,</w:t>
      </w:r>
      <w:r w:rsidR="00401333">
        <w:t xml:space="preserve"> </w:t>
      </w:r>
      <w:r w:rsidR="009976F5">
        <w:t xml:space="preserve">many existing </w:t>
      </w:r>
      <w:r w:rsidR="00C5576E">
        <w:t>studies ignore</w:t>
      </w:r>
      <w:r w:rsidR="00BC6135">
        <w:t>d</w:t>
      </w:r>
      <w:r w:rsidR="00C5576E">
        <w:t xml:space="preserve"> </w:t>
      </w:r>
      <w:r w:rsidR="00EB0FC3">
        <w:t xml:space="preserve">these characteristics </w:t>
      </w:r>
      <w:r w:rsidR="00BC6135">
        <w:t>among machines</w:t>
      </w:r>
      <w:r w:rsidR="00213C7B">
        <w:t xml:space="preserve">, leading to poor </w:t>
      </w:r>
      <w:r w:rsidR="002D03E2">
        <w:t xml:space="preserve">RUL </w:t>
      </w:r>
      <w:r w:rsidR="006A075A">
        <w:t xml:space="preserve">prediction </w:t>
      </w:r>
      <w:r w:rsidR="00213C7B">
        <w:t>results especially when missing data exists.</w:t>
      </w:r>
      <w:r w:rsidR="00137A6A">
        <w:t xml:space="preserve"> </w:t>
      </w:r>
      <w:r w:rsidR="00981FB7">
        <w:t>T</w:t>
      </w:r>
      <w:r w:rsidR="002D03E2">
        <w:t>o address this issue, t</w:t>
      </w:r>
      <w:r w:rsidR="00837127">
        <w:t xml:space="preserve">his paper </w:t>
      </w:r>
      <w:r w:rsidR="00981FB7" w:rsidRPr="00981FB7">
        <w:t>develops a data fusion-based multi-task learning</w:t>
      </w:r>
      <w:r w:rsidR="00981FB7">
        <w:t xml:space="preserve"> (MTL)</w:t>
      </w:r>
      <w:r w:rsidR="00981FB7" w:rsidRPr="00981FB7">
        <w:t xml:space="preserve"> method for degradation modeling and prognostics of machines based on multiple sensor signals. Specifically, we </w:t>
      </w:r>
      <w:r w:rsidR="001C53D4">
        <w:t xml:space="preserve">first </w:t>
      </w:r>
      <w:r w:rsidR="00981FB7" w:rsidRPr="00981FB7">
        <w:t xml:space="preserve">adopt a quadratic polynomial model to fit the degradation processes of machines based on </w:t>
      </w:r>
      <w:r w:rsidR="00EA6A33">
        <w:t xml:space="preserve">health </w:t>
      </w:r>
      <w:r w:rsidR="00A643B4">
        <w:t>index</w:t>
      </w:r>
      <w:r w:rsidR="00EA6A33">
        <w:t xml:space="preserve"> (</w:t>
      </w:r>
      <w:r w:rsidR="00981FB7" w:rsidRPr="00981FB7">
        <w:t>HI</w:t>
      </w:r>
      <w:r w:rsidR="00EA6A33">
        <w:t>)</w:t>
      </w:r>
      <w:r w:rsidR="00981FB7" w:rsidRPr="00981FB7">
        <w:t xml:space="preserve"> constructed by a linear fusion model. Considering the </w:t>
      </w:r>
      <w:r w:rsidR="00163A95" w:rsidRPr="00163A95">
        <w:t>dependency and heterogeneity</w:t>
      </w:r>
      <w:r w:rsidR="00981FB7" w:rsidRPr="00981FB7">
        <w:t xml:space="preserve"> among machines, we innovatively integrate MTL into the degradation model. </w:t>
      </w:r>
      <w:r w:rsidR="00F43CEA">
        <w:rPr>
          <w:rFonts w:hint="eastAsia"/>
          <w:lang w:eastAsia="zh-CN"/>
        </w:rPr>
        <w:t>And</w:t>
      </w:r>
      <w:r w:rsidR="00F43CEA">
        <w:rPr>
          <w:lang w:eastAsia="zh-CN"/>
        </w:rPr>
        <w:t xml:space="preserve"> </w:t>
      </w:r>
      <w:r w:rsidR="00F43CEA">
        <w:t>f</w:t>
      </w:r>
      <w:r w:rsidR="00981FB7" w:rsidRPr="00981FB7">
        <w:t xml:space="preserve">or parameter estimation, we develop a unique </w:t>
      </w:r>
      <w:r w:rsidR="009D3AD8">
        <w:t xml:space="preserve">iterated </w:t>
      </w:r>
      <w:r w:rsidR="00981FB7" w:rsidRPr="00981FB7">
        <w:t>quadratic</w:t>
      </w:r>
      <w:r w:rsidR="00981FB7">
        <w:t xml:space="preserve"> </w:t>
      </w:r>
      <w:r w:rsidR="00981FB7" w:rsidRPr="00981FB7">
        <w:t>optim</w:t>
      </w:r>
      <w:r w:rsidR="00401333">
        <w:t>i</w:t>
      </w:r>
      <w:r w:rsidR="00981FB7" w:rsidRPr="00981FB7">
        <w:t>zation-integrated</w:t>
      </w:r>
      <w:r w:rsidR="009D3AD8">
        <w:t xml:space="preserve"> </w:t>
      </w:r>
      <w:r w:rsidR="00981FB7" w:rsidRPr="00981FB7">
        <w:t xml:space="preserve">expectation-maximum (QOIEM) algorithm </w:t>
      </w:r>
      <w:r w:rsidR="00A84A50">
        <w:t xml:space="preserve">that </w:t>
      </w:r>
      <w:r w:rsidR="002C2279" w:rsidRPr="002C2279">
        <w:t>consider</w:t>
      </w:r>
      <w:r w:rsidR="002C2279">
        <w:t>s</w:t>
      </w:r>
      <w:r w:rsidR="002C2279" w:rsidRPr="002C2279">
        <w:t xml:space="preserve"> the properties </w:t>
      </w:r>
      <w:r w:rsidR="00503B50">
        <w:rPr>
          <w:rFonts w:hint="eastAsia"/>
          <w:lang w:eastAsia="zh-CN"/>
        </w:rPr>
        <w:t>of</w:t>
      </w:r>
      <w:r w:rsidR="002C2279" w:rsidRPr="002C2279">
        <w:t xml:space="preserve"> HI construction</w:t>
      </w:r>
      <w:r w:rsidR="002C2279">
        <w:t xml:space="preserve"> and </w:t>
      </w:r>
      <w:r w:rsidR="0093782C" w:rsidRPr="00A84A50">
        <w:t>simultaneously</w:t>
      </w:r>
      <w:r w:rsidR="0093782C">
        <w:t xml:space="preserve"> updates</w:t>
      </w:r>
      <w:r w:rsidR="00A84A50">
        <w:t xml:space="preserve"> </w:t>
      </w:r>
      <w:r w:rsidR="002C2279">
        <w:t xml:space="preserve">parameters </w:t>
      </w:r>
      <w:r w:rsidR="0073066E">
        <w:t>of</w:t>
      </w:r>
      <w:r w:rsidR="00A84A50">
        <w:t xml:space="preserve"> </w:t>
      </w:r>
      <w:r w:rsidR="002D03E2">
        <w:t xml:space="preserve">the </w:t>
      </w:r>
      <w:r w:rsidR="00A84A50">
        <w:t xml:space="preserve">fusion model and </w:t>
      </w:r>
      <w:r w:rsidR="002D03E2">
        <w:t xml:space="preserve">the </w:t>
      </w:r>
      <w:r w:rsidR="00A84A50">
        <w:t>degradation model</w:t>
      </w:r>
      <w:r w:rsidR="009F059A">
        <w:t xml:space="preserve"> </w:t>
      </w:r>
      <w:r w:rsidR="0073066E">
        <w:t xml:space="preserve">through </w:t>
      </w:r>
      <w:r w:rsidR="002D03E2" w:rsidRPr="00082F48">
        <w:t xml:space="preserve">quadratic </w:t>
      </w:r>
      <w:r w:rsidR="002D03E2">
        <w:t xml:space="preserve">programming (QP) and </w:t>
      </w:r>
      <w:r w:rsidR="0073066E" w:rsidRPr="0073066E">
        <w:t xml:space="preserve">maximum a posteriori-based expectation-maximum </w:t>
      </w:r>
      <w:r w:rsidR="0073066E">
        <w:t>(MAP-EM)</w:t>
      </w:r>
      <w:r w:rsidR="002C2279">
        <w:t>.</w:t>
      </w:r>
      <w:r w:rsidR="009D3AD8">
        <w:t xml:space="preserve"> </w:t>
      </w:r>
      <w:r w:rsidR="009976F5">
        <w:t>The QOIEM has been proved to have satisfactory convergence performance in theory</w:t>
      </w:r>
      <w:r w:rsidR="00E73997">
        <w:t xml:space="preserve"> in this study</w:t>
      </w:r>
      <w:r w:rsidR="009976F5">
        <w:t xml:space="preserve">. </w:t>
      </w:r>
      <w:r w:rsidR="00B4483B">
        <w:t>Numerical experiment</w:t>
      </w:r>
      <w:r w:rsidR="002D03E2">
        <w:t>s</w:t>
      </w:r>
      <w:r w:rsidR="00B4483B">
        <w:t xml:space="preserve"> and </w:t>
      </w:r>
      <w:r w:rsidR="002D03E2">
        <w:t xml:space="preserve">a </w:t>
      </w:r>
      <w:r w:rsidR="00B4483B">
        <w:t>real case study on air</w:t>
      </w:r>
      <w:r w:rsidR="007B6C93">
        <w:t xml:space="preserve">craft turbine </w:t>
      </w:r>
      <w:r w:rsidR="00A75BBE">
        <w:t>engines have</w:t>
      </w:r>
      <w:r w:rsidR="00470FE8">
        <w:t xml:space="preserve"> been implemented </w:t>
      </w:r>
      <w:r w:rsidR="002F37C5">
        <w:t xml:space="preserve">to compare the </w:t>
      </w:r>
      <w:r w:rsidR="00A75BBE">
        <w:t xml:space="preserve">prognosis </w:t>
      </w:r>
      <w:r w:rsidR="002F37C5">
        <w:t xml:space="preserve">performance </w:t>
      </w:r>
      <w:r w:rsidR="00266D0C">
        <w:t xml:space="preserve">and robustness </w:t>
      </w:r>
      <w:r w:rsidR="00D03851">
        <w:t>on</w:t>
      </w:r>
      <w:r w:rsidR="007C58F0">
        <w:t xml:space="preserve"> incomplete </w:t>
      </w:r>
      <w:r w:rsidR="00D3461E">
        <w:t xml:space="preserve">dataset </w:t>
      </w:r>
      <w:r w:rsidR="00D03851">
        <w:t>for the</w:t>
      </w:r>
      <w:r w:rsidR="00D3461E">
        <w:t xml:space="preserve"> </w:t>
      </w:r>
      <w:r w:rsidR="002F37C5">
        <w:t>proposed and benchmark methods</w:t>
      </w:r>
      <w:r w:rsidR="00523B94">
        <w:t>.</w:t>
      </w:r>
      <w:r w:rsidR="00A75BBE">
        <w:t xml:space="preserve"> </w:t>
      </w:r>
    </w:p>
    <w:p w14:paraId="5A1B5FD4" w14:textId="29EC2E1A" w:rsidR="00886047" w:rsidRPr="000B4378" w:rsidRDefault="00886047" w:rsidP="00D27992">
      <w:pPr>
        <w:pStyle w:val="Abstract"/>
        <w:spacing w:before="0"/>
        <w:ind w:firstLine="204"/>
      </w:pPr>
      <w:r w:rsidRPr="000B4378">
        <w:rPr>
          <w:i/>
          <w:iCs/>
        </w:rPr>
        <w:t>Note to Practitioners</w:t>
      </w:r>
      <w:r w:rsidRPr="000B4378">
        <w:t xml:space="preserve">— </w:t>
      </w:r>
      <w:r w:rsidR="00764F79">
        <w:t xml:space="preserve">This </w:t>
      </w:r>
      <w:r w:rsidR="008706A2">
        <w:t>paper</w:t>
      </w:r>
      <w:r w:rsidR="00764F79">
        <w:t xml:space="preserve"> aims to develop a </w:t>
      </w:r>
      <w:r w:rsidR="001F3254">
        <w:t>d</w:t>
      </w:r>
      <w:r w:rsidR="001F3254" w:rsidRPr="001F3254">
        <w:t xml:space="preserve">ata </w:t>
      </w:r>
      <w:r w:rsidR="001F3254">
        <w:t>f</w:t>
      </w:r>
      <w:r w:rsidR="001F3254" w:rsidRPr="001F3254">
        <w:t>usion-</w:t>
      </w:r>
      <w:r w:rsidR="001F3254">
        <w:t>b</w:t>
      </w:r>
      <w:r w:rsidR="001F3254" w:rsidRPr="001F3254">
        <w:t xml:space="preserve">ased </w:t>
      </w:r>
      <w:r w:rsidR="001F3254">
        <w:t xml:space="preserve">MTL approach </w:t>
      </w:r>
      <w:r w:rsidR="00656EEE">
        <w:t>for</w:t>
      </w:r>
      <w:r w:rsidR="001F3254">
        <w:t xml:space="preserve"> d</w:t>
      </w:r>
      <w:r w:rsidR="001F3254" w:rsidRPr="001F3254">
        <w:t xml:space="preserve">egradation </w:t>
      </w:r>
      <w:r w:rsidR="001F3254">
        <w:t>m</w:t>
      </w:r>
      <w:r w:rsidR="001F3254" w:rsidRPr="001F3254">
        <w:t xml:space="preserve">odeling and </w:t>
      </w:r>
      <w:r w:rsidR="001F3254">
        <w:t>p</w:t>
      </w:r>
      <w:r w:rsidR="001F3254" w:rsidRPr="001F3254">
        <w:t>rognostics</w:t>
      </w:r>
      <w:r w:rsidR="004D0523">
        <w:t xml:space="preserve"> </w:t>
      </w:r>
      <w:r w:rsidR="008706A2">
        <w:t>based on</w:t>
      </w:r>
      <w:r w:rsidR="004D0523">
        <w:t xml:space="preserve"> multiple sensor signals.</w:t>
      </w:r>
      <w:r w:rsidR="002D3374">
        <w:t xml:space="preserve"> The proposed method addresses </w:t>
      </w:r>
      <w:r w:rsidR="008706A2">
        <w:t>the following</w:t>
      </w:r>
      <w:r w:rsidR="004D0523">
        <w:t xml:space="preserve"> </w:t>
      </w:r>
      <w:r w:rsidR="002D3374">
        <w:t>challenge</w:t>
      </w:r>
      <w:r w:rsidR="004C3A03">
        <w:t>s</w:t>
      </w:r>
      <w:r w:rsidR="002D3374">
        <w:t xml:space="preserve"> in practice: 1)</w:t>
      </w:r>
      <w:r w:rsidR="004C3A03">
        <w:t xml:space="preserve"> how to </w:t>
      </w:r>
      <w:r w:rsidR="007A50FC">
        <w:t xml:space="preserve">collectively </w:t>
      </w:r>
      <w:r w:rsidR="004C3A03">
        <w:t xml:space="preserve">utilize the common information with a group of machines under </w:t>
      </w:r>
      <w:r w:rsidR="00227B5F">
        <w:t xml:space="preserve">similar or </w:t>
      </w:r>
      <w:r w:rsidR="006A7C72">
        <w:t xml:space="preserve">dependent </w:t>
      </w:r>
      <w:r w:rsidR="00BE190C">
        <w:t xml:space="preserve">operational </w:t>
      </w:r>
      <w:r w:rsidR="004C3A03">
        <w:t>conditions</w:t>
      </w:r>
      <w:r w:rsidR="00B06360">
        <w:t>; 2) how to handle missing values in observed signals</w:t>
      </w:r>
      <w:r w:rsidR="008706A2">
        <w:t xml:space="preserve"> to achieve satisfactory RUL prediction results</w:t>
      </w:r>
      <w:r w:rsidR="00B06360">
        <w:t xml:space="preserve">. </w:t>
      </w:r>
      <w:r w:rsidR="002D3374">
        <w:t xml:space="preserve"> </w:t>
      </w:r>
      <w:r w:rsidR="005048A9" w:rsidRPr="005048A9">
        <w:rPr>
          <w:rFonts w:hint="eastAsia"/>
        </w:rPr>
        <w:t>There are four steps for</w:t>
      </w:r>
      <w:r w:rsidR="005048A9">
        <w:rPr>
          <w:rFonts w:hint="eastAsia"/>
          <w:lang w:eastAsia="zh-CN"/>
        </w:rPr>
        <w:t xml:space="preserve"> </w:t>
      </w:r>
      <w:r w:rsidR="005048A9" w:rsidRPr="005048A9">
        <w:rPr>
          <w:rFonts w:hint="eastAsia"/>
        </w:rPr>
        <w:t>implementing this method in practice: 1) collecting multiple sensor</w:t>
      </w:r>
      <w:r w:rsidR="005048A9">
        <w:rPr>
          <w:rFonts w:hint="eastAsia"/>
          <w:lang w:eastAsia="zh-CN"/>
        </w:rPr>
        <w:t xml:space="preserve"> </w:t>
      </w:r>
      <w:r w:rsidR="005048A9" w:rsidRPr="005048A9">
        <w:rPr>
          <w:rFonts w:hint="eastAsia"/>
        </w:rPr>
        <w:t xml:space="preserve">signals of </w:t>
      </w:r>
      <w:r w:rsidR="005048A9">
        <w:t>machines (</w:t>
      </w:r>
      <w:r w:rsidR="002731D3">
        <w:t>e.g.,</w:t>
      </w:r>
      <w:r w:rsidR="005048A9">
        <w:t xml:space="preserve"> aircraft engines)</w:t>
      </w:r>
      <w:r w:rsidR="005048A9" w:rsidRPr="005048A9">
        <w:rPr>
          <w:rFonts w:hint="eastAsia"/>
        </w:rPr>
        <w:t>;</w:t>
      </w:r>
      <w:r w:rsidR="005048A9">
        <w:t xml:space="preserve"> 2)</w:t>
      </w:r>
      <w:r w:rsidR="008706A2">
        <w:t xml:space="preserve"> establishing the</w:t>
      </w:r>
      <w:r w:rsidR="009E1883">
        <w:t xml:space="preserve"> </w:t>
      </w:r>
      <w:r w:rsidR="008706A2">
        <w:t>d</w:t>
      </w:r>
      <w:r w:rsidR="008706A2" w:rsidRPr="001F3254">
        <w:t xml:space="preserve">ata </w:t>
      </w:r>
      <w:r w:rsidR="008706A2">
        <w:t>f</w:t>
      </w:r>
      <w:r w:rsidR="008706A2" w:rsidRPr="001F3254">
        <w:t>usion-</w:t>
      </w:r>
      <w:r w:rsidR="008706A2">
        <w:t>b</w:t>
      </w:r>
      <w:r w:rsidR="008706A2" w:rsidRPr="001F3254">
        <w:t xml:space="preserve">ased </w:t>
      </w:r>
      <w:r w:rsidR="008706A2">
        <w:t>MTL</w:t>
      </w:r>
      <w:r w:rsidR="008706A2" w:rsidDel="008706A2">
        <w:t xml:space="preserve"> </w:t>
      </w:r>
      <w:r w:rsidR="008706A2">
        <w:t>model that shares</w:t>
      </w:r>
      <w:r w:rsidR="00163A95">
        <w:t xml:space="preserve"> common information among machines</w:t>
      </w:r>
      <w:r w:rsidR="008706A2">
        <w:t xml:space="preserve"> for degradation modeling and prognostics</w:t>
      </w:r>
      <w:r w:rsidR="00EF0BA4">
        <w:t xml:space="preserve">; 3) </w:t>
      </w:r>
      <w:r w:rsidR="00E73D70">
        <w:t xml:space="preserve">conducting </w:t>
      </w:r>
      <w:r w:rsidR="007517B9">
        <w:t xml:space="preserve">the QOIEM algorithm to </w:t>
      </w:r>
      <w:r w:rsidR="008706A2">
        <w:t xml:space="preserve">estimate model </w:t>
      </w:r>
      <w:r w:rsidR="007517B9">
        <w:t>parameters</w:t>
      </w:r>
      <w:r w:rsidR="008706A2">
        <w:t>;</w:t>
      </w:r>
      <w:r w:rsidR="007517B9">
        <w:t xml:space="preserve"> 4) making prognos</w:t>
      </w:r>
      <w:r w:rsidR="00EA1F3B">
        <w:t>tic predictions</w:t>
      </w:r>
      <w:r w:rsidR="007517B9">
        <w:t xml:space="preserve"> for in-service machines. </w:t>
      </w:r>
      <w:r w:rsidR="00C1031F">
        <w:t>The</w:t>
      </w:r>
      <w:r w:rsidR="00780315">
        <w:t xml:space="preserve"> novelty of the proposed method is that it utilizes </w:t>
      </w:r>
      <w:r w:rsidR="008706A2">
        <w:t>the d</w:t>
      </w:r>
      <w:r w:rsidR="008706A2" w:rsidRPr="001F3254">
        <w:t xml:space="preserve">ata </w:t>
      </w:r>
      <w:r w:rsidR="008706A2">
        <w:t>f</w:t>
      </w:r>
      <w:r w:rsidR="008706A2" w:rsidRPr="001F3254">
        <w:t>usion-</w:t>
      </w:r>
      <w:r w:rsidR="008706A2">
        <w:t>b</w:t>
      </w:r>
      <w:r w:rsidR="008706A2" w:rsidRPr="001F3254">
        <w:t>ased</w:t>
      </w:r>
      <w:r w:rsidR="008706A2">
        <w:t xml:space="preserve"> MTL model </w:t>
      </w:r>
      <w:r w:rsidR="00780315">
        <w:t xml:space="preserve">to </w:t>
      </w:r>
      <w:r w:rsidR="00163A95">
        <w:t xml:space="preserve">characterize the </w:t>
      </w:r>
      <w:r w:rsidR="00163A95" w:rsidRPr="00163A95">
        <w:t>dependency and heterogeneity</w:t>
      </w:r>
      <w:r w:rsidR="00163A95">
        <w:t xml:space="preserve"> among </w:t>
      </w:r>
      <w:r w:rsidR="00780315">
        <w:t>machines</w:t>
      </w:r>
      <w:r w:rsidR="003B06D8">
        <w:t xml:space="preserve"> for </w:t>
      </w:r>
      <w:r w:rsidR="008706A2">
        <w:t>better degradation modeling and prognostics</w:t>
      </w:r>
      <w:r w:rsidR="00233821">
        <w:t xml:space="preserve">. </w:t>
      </w:r>
      <w:r w:rsidR="002D3374">
        <w:t xml:space="preserve">The proposed method </w:t>
      </w:r>
      <w:r w:rsidR="004C3A03">
        <w:t>has superior prognosis results especially when missing data exists</w:t>
      </w:r>
      <w:r w:rsidR="003B06D8">
        <w:t xml:space="preserve"> comparing with</w:t>
      </w:r>
      <w:r w:rsidR="003B06D8" w:rsidRPr="003B06D8">
        <w:t xml:space="preserve"> state-of-the-art benchmarks.</w:t>
      </w:r>
    </w:p>
    <w:p w14:paraId="063FC15F" w14:textId="4C0C6A05" w:rsidR="00CD4292" w:rsidRPr="000B4378" w:rsidRDefault="0024048D" w:rsidP="00D27992">
      <w:pPr>
        <w:pStyle w:val="IndexTerms"/>
        <w:ind w:firstLine="204"/>
      </w:pPr>
      <w:r w:rsidRPr="000B4378">
        <w:rPr>
          <w:i/>
          <w:iCs/>
        </w:rPr>
        <w:t>Index Terms</w:t>
      </w:r>
      <w:r w:rsidRPr="000B4378">
        <w:t>—</w:t>
      </w:r>
      <w:r w:rsidR="00401333">
        <w:t>D</w:t>
      </w:r>
      <w:r w:rsidR="00401333" w:rsidRPr="00981FB7">
        <w:t>ata fusion-based</w:t>
      </w:r>
      <w:r w:rsidR="00401333" w:rsidRPr="000B4378" w:rsidDel="00401333">
        <w:t xml:space="preserve"> </w:t>
      </w:r>
      <w:r w:rsidR="00401333">
        <w:t>m</w:t>
      </w:r>
      <w:r w:rsidR="00D23931" w:rsidRPr="000B4378">
        <w:t>ultitask learning</w:t>
      </w:r>
      <w:r w:rsidR="00401333">
        <w:t xml:space="preserve">, </w:t>
      </w:r>
      <w:r w:rsidR="00401333" w:rsidRPr="00981FB7">
        <w:t>quadratic</w:t>
      </w:r>
      <w:r w:rsidR="00401333">
        <w:t xml:space="preserve"> </w:t>
      </w:r>
      <w:r w:rsidR="00401333" w:rsidRPr="00981FB7">
        <w:t>optim</w:t>
      </w:r>
      <w:r w:rsidR="00401333">
        <w:t>i</w:t>
      </w:r>
      <w:r w:rsidR="00401333" w:rsidRPr="00981FB7">
        <w:t>zation-integrated</w:t>
      </w:r>
      <w:r w:rsidR="00401333">
        <w:t xml:space="preserve"> </w:t>
      </w:r>
      <w:r w:rsidR="00401333" w:rsidRPr="00981FB7">
        <w:t>expectation-maximum algorithm</w:t>
      </w:r>
      <w:r w:rsidR="00401333" w:rsidRPr="000B4378">
        <w:rPr>
          <w:lang w:eastAsia="zh-CN"/>
        </w:rPr>
        <w:t>,</w:t>
      </w:r>
      <w:r w:rsidR="00401333">
        <w:rPr>
          <w:lang w:eastAsia="zh-CN"/>
        </w:rPr>
        <w:t xml:space="preserve"> </w:t>
      </w:r>
      <w:r w:rsidR="00AB258A">
        <w:rPr>
          <w:lang w:eastAsia="zh-CN"/>
        </w:rPr>
        <w:t>missing data</w:t>
      </w:r>
    </w:p>
    <w:bookmarkEnd w:id="1"/>
    <w:p w14:paraId="62E5C5BE" w14:textId="77777777" w:rsidR="00364B40" w:rsidRPr="000B4378" w:rsidRDefault="00364B40" w:rsidP="00364B40">
      <w:pPr>
        <w:pStyle w:val="1"/>
      </w:pPr>
      <w:r w:rsidRPr="000B4378">
        <w:t>I</w:t>
      </w:r>
      <w:r w:rsidRPr="000B4378">
        <w:rPr>
          <w:sz w:val="16"/>
          <w:szCs w:val="16"/>
        </w:rPr>
        <w:t>NTRODUCTION</w:t>
      </w:r>
    </w:p>
    <w:p w14:paraId="1A3F5D61" w14:textId="15362134" w:rsidR="0025747F" w:rsidRPr="000B4378" w:rsidRDefault="00643E68" w:rsidP="0025747F">
      <w:pPr>
        <w:pStyle w:val="Text"/>
        <w:keepNext/>
        <w:framePr w:dropCap="drop" w:lines="2" w:wrap="auto" w:vAnchor="text" w:hAnchor="text"/>
        <w:spacing w:line="480" w:lineRule="exact"/>
        <w:ind w:firstLine="0"/>
        <w:rPr>
          <w:smallCaps/>
          <w:position w:val="-3"/>
          <w:sz w:val="56"/>
          <w:szCs w:val="56"/>
        </w:rPr>
      </w:pPr>
      <w:r w:rsidRPr="000B4378">
        <w:rPr>
          <w:position w:val="-3"/>
          <w:sz w:val="56"/>
          <w:szCs w:val="56"/>
        </w:rPr>
        <w:t>D</w:t>
      </w:r>
    </w:p>
    <w:p w14:paraId="364EF619" w14:textId="59A9D246" w:rsidR="0049116C" w:rsidRPr="000B4378" w:rsidRDefault="00643E68" w:rsidP="0030684D">
      <w:pPr>
        <w:pStyle w:val="Text"/>
        <w:ind w:firstLine="0"/>
      </w:pPr>
      <w:r w:rsidRPr="000B4378">
        <w:rPr>
          <w:rFonts w:hint="eastAsia"/>
          <w:smallCaps/>
          <w:lang w:eastAsia="zh-CN"/>
        </w:rPr>
        <w:t>E</w:t>
      </w:r>
      <w:r w:rsidRPr="000B4378">
        <w:rPr>
          <w:smallCaps/>
          <w:lang w:eastAsia="zh-CN"/>
        </w:rPr>
        <w:t>GRADATION</w:t>
      </w:r>
      <w:r w:rsidR="0025747F" w:rsidRPr="000B4378">
        <w:t xml:space="preserve"> </w:t>
      </w:r>
      <w:r w:rsidR="00FD682C" w:rsidRPr="000B4378">
        <w:t xml:space="preserve">of </w:t>
      </w:r>
      <w:r w:rsidR="00DA72D7" w:rsidRPr="000B4378">
        <w:t xml:space="preserve">machines is inevitable in most of manufacturing systems, such as aircraft engines </w:t>
      </w:r>
      <w:r w:rsidR="005D6E58">
        <w:fldChar w:fldCharType="begin"/>
      </w:r>
      <w:r w:rsidR="005D6E58">
        <w:instrText xml:space="preserve"> ADDIN ZOTERO_ITEM CSL_CITATION {"citationID":"acd4ve8kd9","properties":{"formattedCitation":"[1]","plainCitation":"[1]","noteIndex":0},"citationItems":[{"id":95,"uris":["http://zotero.org/users/8967118/items/7MXC3UXP"],"uri":["http://zotero.org/users/8967118/items/7MXC3UXP"],"itemData":{"id":95,"type":"article-journal","abstract":"The rapid development of sensing and computing technologies has enabled multiple sensors embedded in a system to simultaneously monitor the degradation status of an operation unit. This creates a data-rich environment for degradation modeling and prognostics that could potentially lead to an accurate inference about the remaining lifetime of the degraded unit. However, as data collected from multiple sensors are often correlated and each sensor data contains only partial information about the same degradation process, there is a pressing need to develop data fusion methodologies that can integrate the data from multiple sensors for better characterizing the stochastic nature of the degradation process. Unlike other existing data fusion methodologies that treat the fusion procedure and the degradation modeling as two separate tasks, this paper aims at solving these two challenging problems in a unified manner. Specifically, we develop a methodology to construct a health index via fusion of multiple degradation-based sensor data. Our goal is that the developed health index provides a much better characterization of the condition of the unit and thus leads to a better prediction of the remaining lifetime. A case study that involves a degradation dataset of an aircraft gas turbine engine is implemented to numerically evaluate and compare the prognostic performance of the developed health index with existing literature.","container-title":"IEEE Transactions on Automation Science and Engineering","DOI":"10.1109/TASE.2014.2349733","ISSN":"1558-3783","issue":"1","note":"event: IEEE Transactions on Automation Science and Engineering","page":"344-354","source":"IEEE Xplore","title":"Integration of Data Fusion Methodology and Degradation Modeling Process to Improve Prognostics","volume":"13","author":[{"family":"Liu","given":"Kaibo"},{"family":"Huang","given":"Shuai"}],"issued":{"date-parts":[["2016",1]]},"citation-key":"liu_integration_2016"}}],"schema":"https://github.com/citation-style-language/schema/raw/master/csl-citation.json"} </w:instrText>
      </w:r>
      <w:r w:rsidR="005D6E58">
        <w:fldChar w:fldCharType="separate"/>
      </w:r>
      <w:r w:rsidR="00F84A2E" w:rsidRPr="00F84A2E">
        <w:t>[1]</w:t>
      </w:r>
      <w:r w:rsidR="005D6E58">
        <w:fldChar w:fldCharType="end"/>
      </w:r>
      <w:r w:rsidR="006D0932" w:rsidRPr="000B4378">
        <w:t xml:space="preserve">, </w:t>
      </w:r>
      <w:r w:rsidR="00F84A2E">
        <w:fldChar w:fldCharType="begin"/>
      </w:r>
      <w:r w:rsidR="00F84A2E">
        <w:instrText xml:space="preserve"> ADDIN ZOTERO_ITEM CSL_CITATION {"citationID":"a27j91td3s1","properties":{"formattedCitation":"[2]","plainCitation":"[2]","noteIndex":0},"citationItems":[{"id":86,"uris":["http://zotero.org/users/8967118/items/CGQTWQK2"],"uri":["http://zotero.org/users/8967118/items/CGQTWQK2"],"itemData":{"id":86,"type":"article-journal","abstract":"In this brief, a fault detection and isolation (FDI) method is developed for aircraft engines by utilizing nonlinear adaptive estimation techniques. The fault diagnosis method follows a general architecture developed in previous papers, where a fault detection estimator is used for fault detection, and a bank of nonlinear adaptive fault isolation estimators are employed to determine the particular fault type/location. Each isolation estimator is designed based on the functional structure of a particular fault type under consideration. The general FDI architecture is applied to a realistic nonlinear aircraft engine model recently developed by NASA Researchers. In addition, the robustness of the fault diagnostic method with respect to normal engine health degradation is enhanced by adaptive thresholds and adaptive approximation techniques, hence accurate diagnostic performance is maintained while the engine continues to degrade over its lifetime. Some representative simulation results are given to show the effectiveness of the robust nonlinear FDI method.","container-title":"IEEE Transactions on Control Systems Technology","DOI":"10.1109/TCST.2012.2187057","ISSN":"1558-0865","issue":"3","note":"event: IEEE Transactions on Control Systems Technology","page":"861-868","source":"IEEE Xplore","title":"Robust Fault Diagnosis of Aircraft Engines: A Nonlinear Adaptive Estimation-Based Approach","title-short":"Robust Fault Diagnosis of Aircraft Engines","volume":"21","author":[{"family":"Zhang","given":"Xiaodong"},{"family":"Tang","given":"Liang"},{"family":"Decastro","given":"Jonathan"}],"issued":{"date-parts":[["2013",5]]},"citation-key":"zhang_robust_2013"}}],"schema":"https://github.com/citation-style-language/schema/raw/master/csl-citation.json"} </w:instrText>
      </w:r>
      <w:r w:rsidR="00F84A2E">
        <w:fldChar w:fldCharType="separate"/>
      </w:r>
      <w:r w:rsidR="00F84A2E" w:rsidRPr="00F84A2E">
        <w:t>[2]</w:t>
      </w:r>
      <w:r w:rsidR="00F84A2E">
        <w:fldChar w:fldCharType="end"/>
      </w:r>
      <w:r w:rsidR="00DA72D7" w:rsidRPr="000B4378">
        <w:t xml:space="preserve">, bearing systems </w:t>
      </w:r>
      <w:r w:rsidR="00215273">
        <w:fldChar w:fldCharType="begin"/>
      </w:r>
      <w:r w:rsidR="00AD226F">
        <w:instrText xml:space="preserve"> ADDIN ZOTERO_ITEM CSL_CITATION {"citationID":"aIpGlhlX","properties":{"formattedCitation":"[3]","plainCitation":"[3]","noteIndex":0},"citationItems":[{"id":94,"uris":["http://zotero.org/users/8967118/items/6EEU2SPY"],"uri":["http://zotero.org/users/8967118/items/6EEU2SPY"],"itemData":{"id":94,"type":"article-journal","abstract":"Maintenance of mechanical and rotational equipment often includes bearing inspection and/or replacement. Thus, it is important to identify current as well as future conditions of bearings to avoid unexpected failure. Most published research in this area is focused on diagnosing bearing faults. In contrast, this paper develops neural-network-based models for predicting bearing failures. An experimental setup is developed to perform accelerated bearing tests where vibration information is collected from a number of bearings that are run until failure. This information is then used to train neural network models on predicting bearing operating times. Vibration data from a set of validation bearings are then applied to these network models. Resulting predictions are then used to estimate the bearing failure time. These predictions are then compared with the actual lives of the validation bearings and errors are computed to evaluate the effectiveness of each model. For the best model, we find that 64% of predictions are within 10% of actual bearing life, while 92% of predictions are within 20% of the actual life.","container-title":"IEEE Transactions on Industrial Electronics","DOI":"10.1109/TIE.2004.824875","ISSN":"1557-9948","issue":"3","note":"event: IEEE Transactions on Industrial Electronics","page":"694-700","source":"IEEE Xplore","title":"Residual life predictions from vibration-based degradation signals: a neural network approach","title-short":"Residual life predictions from vibration-based degradation signals","volume":"51","author":[{"family":"Gebraeel","given":"N."},{"family":"Lawley","given":"M."},{"family":"Liu","given":"R."},{"family":"Parmeshwaran","given":"V."}],"issued":{"date-parts":[["2004",6]]},"citation-key":"gebraeel_residual_2004"}}],"schema":"https://github.com/citation-style-language/schema/raw/master/csl-citation.json"} </w:instrText>
      </w:r>
      <w:r w:rsidR="00215273">
        <w:fldChar w:fldCharType="separate"/>
      </w:r>
      <w:r w:rsidR="00AD226F" w:rsidRPr="00AD226F">
        <w:t>[3]</w:t>
      </w:r>
      <w:r w:rsidR="00215273">
        <w:fldChar w:fldCharType="end"/>
      </w:r>
      <w:r w:rsidR="0032416D" w:rsidRPr="000B4378">
        <w:t xml:space="preserve">, </w:t>
      </w:r>
      <w:r w:rsidR="00215273">
        <w:fldChar w:fldCharType="begin"/>
      </w:r>
      <w:r w:rsidR="00215273">
        <w:instrText xml:space="preserve"> ADDIN ZOTERO_ITEM CSL_CITATION {"citationID":"8HIjPwBR","properties":{"formattedCitation":"[4]","plainCitation":"[4]","noteIndex":0},"citationItems":[{"id":89,"uris":["http://zotero.org/users/8967118/items/22W3UZZC"],"uri":["http://zotero.org/users/8967118/items/22W3UZZC"],"itemData":{"id":89,"type":"article-journal","abstract":"Bearing is the most critical component in rotating machinery since it is more susceptible to failure. The monitoring of degradation in bearings becomes of great concern for averting the sudden machinery breakdown. In this study, a novel method for bearing performance degradation assessment (PDA) based on an amalgamation of empirical mode decomposition (EMD) and k-medoids clustering is encouraged. The fault features are extracted from the bearing signals using the EMD process. The extracted features are then subjected to k-medoids based clustering for obtaining the normal state and failure state cluster centres. A confidence value (CV) curve based on dissimilarity of the test data object to the normal state is obtained and employed as the degradation indicator for assessing the health of bearings. The proposed outlook is applied on the vibration signals collected in run-to-failure tests of bearings to assess its effectiveness in bearing PDA. To validate the superiority of the suggested approach, it is compared with commonly used time-domain features RMS and kurtosis, well-known fault diagnosis method envelope analysis (EA) and existing PDA classifiers i.e. self-organizing maps (SOM) and Fuzzy c-means (FCM). The results demonstrate that the recommended method outperforms the time-domain features, SOM and FCM based PDA in detecting the early stage degradation more precisely. Moreover, EA can be used as an accompanying method to confirm the early stage defect detected by the proposed bearing PDA approach. The study shows the potential application of k-medoids clustering as an effective tool for PDA of bearings.","container-title":"Mechanical Systems and Signal Processing","DOI":"10.1016/j.ymssp.2017.02.003","ISSN":"0888-3270","journalAbbreviation":"Mechanical Systems and Signal Processing","language":"en","page":"16-29","source":"ScienceDirect","title":"Bearing performance degradation assessment based on a combination of empirical mode decomposition and k-medoids clustering","volume":"93","author":[{"family":"Rai","given":"Akhand"},{"family":"Upadhyay","given":"S. H."}],"issued":{"date-parts":[["2017",9,1]]},"citation-key":"rai_bearing_2017"}}],"schema":"https://github.com/citation-style-language/schema/raw/master/csl-citation.json"} </w:instrText>
      </w:r>
      <w:r w:rsidR="00215273">
        <w:fldChar w:fldCharType="separate"/>
      </w:r>
      <w:r w:rsidR="00215273" w:rsidRPr="00215273">
        <w:t>[4]</w:t>
      </w:r>
      <w:r w:rsidR="00215273">
        <w:fldChar w:fldCharType="end"/>
      </w:r>
      <w:r w:rsidR="00AE17EA">
        <w:t xml:space="preserve"> </w:t>
      </w:r>
      <w:r w:rsidR="00DA72D7" w:rsidRPr="000B4378">
        <w:t xml:space="preserve">and lithium batteries </w:t>
      </w:r>
      <w:r w:rsidR="00215273">
        <w:fldChar w:fldCharType="begin"/>
      </w:r>
      <w:r w:rsidR="00215273">
        <w:instrText xml:space="preserve"> ADDIN ZOTERO_ITEM CSL_CITATION {"citationID":"Hbauo9J3","properties":{"formattedCitation":"[5]","plainCitation":"[5]","noteIndex":0},"citationItems":[{"id":85,"uris":["http://zotero.org/users/8967118/items/JQC9II3Y"],"uri":["http://zotero.org/users/8967118/items/JQC9II3Y"],"itemData":{"id":85,"type":"paper-conference","abstract":"This paper presents a method for minimizing the cost of electric vehicle (EV) charging given variable electricity costs while also accounting for estimated costs of battery degradation using a simplified lithium-ion battery lifetime model. The simple battery lifetime model, also developed and presented here, estimates both energy capacity fade and power fade due to temperature, state of charge profile, and daily depth of discharge. This model has been validated by comparison with a detailed model [6], which in turn has been validated through comparison to experimental data. The simple model runs quickly in a MATLAB script, allowing for iterative numerical minimization of charge cost. EV charge profiles optimized as described here show a compromise among four trends: charging during low-electricity cost intervals, charging slowly, charging towards the end of the available charge time, and suppression of vehicle-to-grid power exportation. Finally, simulations predict that batteries charged using optimized charging last longer than those charged using typical charging methods, potentially allowing smaller, cheaper batteries to meet vehicle lifetime requirements.","container-title":"2011 IEEE Vehicle Power and Propulsion Conference","DOI":"10.1109/VPPC.2011.6043046","event":"2011 IEEE Vehicle Power and Propulsion Conference","note":"ISSN: 1938-8756","page":"1-8","source":"IEEE Xplore","title":"Electric vehicle charge optimization including effects of lithium-ion battery degradation","author":[{"family":"Hoke","given":"Anderson"},{"family":"Brissette","given":"Alexander"},{"family":"Maksimović","given":"Dragan"},{"family":"Pratt","given":"Annabelle"},{"family":"Smith","given":"Kandler"}],"issued":{"date-parts":[["2011",9]]},"citation-key":"hoke_electric_2011"}}],"schema":"https://github.com/citation-style-language/schema/raw/master/csl-citation.json"} </w:instrText>
      </w:r>
      <w:r w:rsidR="00215273">
        <w:fldChar w:fldCharType="separate"/>
      </w:r>
      <w:r w:rsidR="00215273" w:rsidRPr="00215273">
        <w:t>[5]</w:t>
      </w:r>
      <w:r w:rsidR="00215273">
        <w:fldChar w:fldCharType="end"/>
      </w:r>
      <w:r w:rsidR="0032416D" w:rsidRPr="000B4378">
        <w:t xml:space="preserve">, </w:t>
      </w:r>
      <w:r w:rsidR="00215273">
        <w:fldChar w:fldCharType="begin"/>
      </w:r>
      <w:r w:rsidR="00215273">
        <w:instrText xml:space="preserve"> ADDIN ZOTERO_ITEM CSL_CITATION {"citationID":"3gFTwgkl","properties":{"formattedCitation":"[6]","plainCitation":"[6]","noteIndex":0},"citationItems":[{"id":87,"uris":["http://zotero.org/users/8967118/items/UE6F6LX8"],"uri":["http://zotero.org/users/8967118/items/UE6F6LX8"],"itemData":{"id":87,"type":"article-journal","abstract":"High coulombic efficiency (CE) usually indicates a long battery cycle life. However, the relationship between long-term CE evolution and battery degradation is not fully understood yet. This paper explores the behavior of long-term CE and clarifies its relationship with capacity degradation. Cycle life tests are conducted on two types of mainstream commercial lithium-ion batteries. An incremental capacity (IC) analysis is then employed to identify battery aging mechanisms. Experimental observations along with in-depth discussions are presented regarding battery degradation, aging mechanisms, and CE evolution. From the experimental results, two typical degradation patterns are recognized. From the IC analysis, we observed that, in addition to a loss of lithium inventory, a loss of active material accelerates battery degradation and brings down CE values. From an electrochemical perspective, this paper establishes the relationship between CE evolution and capacity degradation. This relationship can help develop battery degradation models, estimate battery health states, and provide early failure warnings for a battery management system.","container-title":"Energy","DOI":"10.1016/j.energy.2017.12.144","ISSN":"0360-5442","journalAbbreviation":"Energy","language":"en","page":"486-495","source":"ScienceDirect","title":"A study of the relationship between coulombic efficiency and capacity degradation of commercial lithium-ion batteries","volume":"145","author":[{"family":"Yang","given":"Fangfang"},{"family":"Wang","given":"Dong"},{"family":"Zhao","given":"Yang"},{"family":"Tsui","given":"Kwok-Leung"},{"family":"Bae","given":"Suk Joo"}],"issued":{"date-parts":[["2018",2,15]]},"citation-key":"yang_study_2018"}}],"schema":"https://github.com/citation-style-language/schema/raw/master/csl-citation.json"} </w:instrText>
      </w:r>
      <w:r w:rsidR="00215273">
        <w:fldChar w:fldCharType="separate"/>
      </w:r>
      <w:r w:rsidR="00215273" w:rsidRPr="00215273">
        <w:t>[6]</w:t>
      </w:r>
      <w:r w:rsidR="00215273">
        <w:fldChar w:fldCharType="end"/>
      </w:r>
      <w:r w:rsidR="00DA72D7" w:rsidRPr="000B4378">
        <w:t>. Prognostics and health management (PHM) of machines by considering their degradation processes is critically important to ensure the stability of the overall manufacturing systems.  The remaining useful life</w:t>
      </w:r>
      <w:r w:rsidR="00FA6237">
        <w:t>time</w:t>
      </w:r>
      <w:r w:rsidR="00DA72D7" w:rsidRPr="000B4378">
        <w:rPr>
          <w:rFonts w:hint="eastAsia"/>
          <w:lang w:eastAsia="zh-CN"/>
        </w:rPr>
        <w:t xml:space="preserve"> </w:t>
      </w:r>
      <w:r w:rsidR="00DA72D7" w:rsidRPr="000B4378">
        <w:t>(RUL) prediction of machines is one of the most essential tasks in PHM. Based on accurate</w:t>
      </w:r>
      <w:r w:rsidR="00985155">
        <w:t>ly</w:t>
      </w:r>
      <w:r w:rsidR="00DA72D7" w:rsidRPr="000B4378">
        <w:t xml:space="preserve"> predicted RUL, maintenance or replacement of machines can be arranged reasonably.</w:t>
      </w:r>
    </w:p>
    <w:p w14:paraId="261A09AD" w14:textId="2A700041" w:rsidR="001C5FD4" w:rsidRPr="000B4378" w:rsidRDefault="001C5FD4" w:rsidP="003363DC">
      <w:pPr>
        <w:pStyle w:val="Text"/>
        <w:ind w:firstLineChars="100" w:firstLine="200"/>
      </w:pPr>
      <w:r w:rsidRPr="000B4378">
        <w:rPr>
          <w:rFonts w:hint="eastAsia"/>
          <w:lang w:eastAsia="zh-CN"/>
        </w:rPr>
        <w:t xml:space="preserve"> </w:t>
      </w:r>
      <w:r w:rsidRPr="000B4378">
        <w:t xml:space="preserve">In existing studies, many </w:t>
      </w:r>
      <w:r w:rsidR="00D50434">
        <w:t>physic</w:t>
      </w:r>
      <w:r w:rsidR="002A2C87">
        <w:t>s-based</w:t>
      </w:r>
      <w:r w:rsidR="00D50434">
        <w:t xml:space="preserve"> </w:t>
      </w:r>
      <w:r w:rsidR="00CE3793">
        <w:rPr>
          <w:lang w:eastAsia="zh-CN"/>
        </w:rPr>
        <w:t>methods</w:t>
      </w:r>
      <w:r w:rsidRPr="000B4378">
        <w:t xml:space="preserve"> have </w:t>
      </w:r>
      <w:r w:rsidR="00B150B3">
        <w:t xml:space="preserve">been </w:t>
      </w:r>
      <w:r w:rsidRPr="000B4378">
        <w:t xml:space="preserve">operated to obtain the prediction of RUL through analyzing the physical processes </w:t>
      </w:r>
      <w:r w:rsidRPr="000B4378">
        <w:rPr>
          <w:lang w:eastAsia="zh-CN"/>
        </w:rPr>
        <w:t>of machines in manufacturing</w:t>
      </w:r>
      <w:r w:rsidRPr="000B4378">
        <w:t xml:space="preserve"> systems</w:t>
      </w:r>
      <w:r w:rsidRPr="000B4378">
        <w:rPr>
          <w:lang w:eastAsia="zh-CN"/>
        </w:rPr>
        <w:t xml:space="preserve"> </w:t>
      </w:r>
      <w:r w:rsidR="00AE17EA">
        <w:rPr>
          <w:lang w:eastAsia="zh-CN"/>
        </w:rPr>
        <w:fldChar w:fldCharType="begin"/>
      </w:r>
      <w:r w:rsidR="00492812">
        <w:rPr>
          <w:lang w:eastAsia="zh-CN"/>
        </w:rPr>
        <w:instrText xml:space="preserve"> ADDIN ZOTERO_ITEM CSL_CITATION {"citationID":"w7t6y5gP","properties":{"formattedCitation":"[7]","plainCitation":"[7]","noteIndex":0},"citationItems":[{"id":83,"uris":["http://zotero.org/users/8967118/items/4XESCECE"],"uri":["http://zotero.org/users/8967118/items/4XESCECE"],"itemData":{"id":83,"type":"article-journal","abstract":"Structural health prognostics can be broadly applied to various engineered artifacts in an engineered system. However, techniques and methodologies for health prognostics become application-specific. This study thus aims at formulating a generic framework of structural health prognostics, which is composed of four core elements: (i) a generic health index system with synthesized health index (SHI), (ii) a generic offline learning scheme using the sparse Bayes learning (SBL) technique, (iii) a generic online prediction scheme using the similarity-based interpolation (SBI), and (iv) an uncertainty propagation map for the prognostic uncertainty management. The SHI enables the use of heterogeneous sensory signals; the sparseness feature employing only a few neighboring kernel functions enables the real-time prediction of remaining useful lives (RULs) regardless of data size; the SBI predicts the RULs with the background health knowledge obtained under uncertain manufacturing and operation conditions; and the uncertainty propagation map enables the predicted RULs to be loaded with their statistical characteristics. The proposed generic framework of structural health prognostics is thus applicable to different engineered systems and its effectiveness is demonstrated with two cases studies.","collection-title":"Interdisciplinary and Integration Aspects in Structural Health Monitoring","container-title":"Mechanical Systems and Signal Processing","DOI":"10.1016/j.ymssp.2011.10.019","ISSN":"0888-3270","journalAbbreviation":"Mechanical Systems and Signal Processing","language":"en","page":"622-637","source":"ScienceDirect","title":"A generic probabilistic framework for structural health prognostics and uncertainty management","volume":"28","author":[{"family":"Wang","given":"Pingfeng"},{"family":"Youn","given":"Byeng D."},{"family":"Hu","given":"Chao"}],"issued":{"date-parts":[["2012",4,1]]},"citation-key":"wang_generic_2012"}}],"schema":"https://github.com/citation-style-language/schema/raw/master/csl-citation.json"} </w:instrText>
      </w:r>
      <w:r w:rsidR="00AE17EA">
        <w:rPr>
          <w:lang w:eastAsia="zh-CN"/>
        </w:rPr>
        <w:fldChar w:fldCharType="separate"/>
      </w:r>
      <w:r w:rsidR="00492812" w:rsidRPr="00492812">
        <w:t>[7]</w:t>
      </w:r>
      <w:r w:rsidR="00AE17EA">
        <w:rPr>
          <w:lang w:eastAsia="zh-CN"/>
        </w:rPr>
        <w:fldChar w:fldCharType="end"/>
      </w:r>
      <w:r w:rsidR="007707FA" w:rsidRPr="000B4378">
        <w:t xml:space="preserve">, </w:t>
      </w:r>
      <w:r w:rsidR="00492812">
        <w:fldChar w:fldCharType="begin"/>
      </w:r>
      <w:r w:rsidR="00492812">
        <w:instrText xml:space="preserve"> ADDIN ZOTERO_ITEM CSL_CITATION {"citationID":"KWFXjyLz","properties":{"formattedCitation":"[8]","plainCitation":"[8]","noteIndex":0},"citationItems":[{"id":82,"uris":["http://zotero.org/users/8967118/items/RA4KCYSH"],"uri":["http://zotero.org/users/8967118/items/RA4KCYSH"],"itemData":{"id":82,"type":"article-journal","abstract":"The field of prognostics has attracted significant interest from the research community in recent times. Prognostics enables the prediction of failures in machines resulting in benefits to plant operators such as shorter downtimes, higher operation reliability, reduced operations and maintenance cost, and more effective maintenance and logistics planning. Prognostic systems have been successfully deployed for the monitoring of relatively simple rotating machines. However, machines and associated systems today are increasingly complex. As such, there is an urgent need to develop prognostic techniques for such complex systems operating in the real world. This review paper focuses on prognostic techniques that can be applied to rotating machinery operating under non-linear and non-stationary conditions. The general concept of these techniques, the pros and cons of applying these methods, as well as their applications in the research field are discussed. Finally, the opportunities and challenges in implementing prognostic systems and developing effective techniques for monitoring machines operating under non-stationary and non-linear conditions are also discussed.","container-title":"Mechanical Systems and Signal Processing","DOI":"10.1016/j.ymssp.2015.02.016","ISSN":"0888-3270","journalAbbreviation":"Mechanical Systems and Signal Processing","language":"en","page":"1-20","source":"ScienceDirect","title":"A review on prognostic techniques for non-stationary and non-linear rotating systems","volume":"62-63","author":[{"family":"Kan","given":"Man Shan"},{"family":"Tan","given":"Andy C. C."},{"family":"Mathew","given":"Joseph"}],"issued":{"date-parts":[["2015",10,1]]},"citation-key":"kan_review_2015"}}],"schema":"https://github.com/citation-style-language/schema/raw/master/csl-citation.json"} </w:instrText>
      </w:r>
      <w:r w:rsidR="00492812">
        <w:fldChar w:fldCharType="separate"/>
      </w:r>
      <w:r w:rsidR="00492812" w:rsidRPr="00492812">
        <w:t>[8]</w:t>
      </w:r>
      <w:r w:rsidR="00492812">
        <w:fldChar w:fldCharType="end"/>
      </w:r>
      <w:r w:rsidRPr="000B4378">
        <w:t xml:space="preserve">. </w:t>
      </w:r>
      <w:r w:rsidR="00AB744D">
        <w:t>H</w:t>
      </w:r>
      <w:r w:rsidRPr="000B4378">
        <w:t xml:space="preserve">owever, these </w:t>
      </w:r>
      <w:r w:rsidR="00CE3793">
        <w:rPr>
          <w:lang w:eastAsia="zh-CN"/>
        </w:rPr>
        <w:t>methods</w:t>
      </w:r>
      <w:r w:rsidRPr="000B4378">
        <w:t xml:space="preserve"> are based on an in-depth understanding of the </w:t>
      </w:r>
      <w:r w:rsidRPr="000B4378">
        <w:rPr>
          <w:lang w:eastAsia="zh-CN"/>
        </w:rPr>
        <w:t xml:space="preserve">degradation </w:t>
      </w:r>
      <w:r w:rsidRPr="000B4378">
        <w:t xml:space="preserve">mechanisms and thus are applicable </w:t>
      </w:r>
      <w:r w:rsidR="0031267E">
        <w:t xml:space="preserve">only </w:t>
      </w:r>
      <w:r w:rsidRPr="000B4378">
        <w:t xml:space="preserve">to </w:t>
      </w:r>
      <w:r w:rsidRPr="000B4378">
        <w:rPr>
          <w:rFonts w:hint="eastAsia"/>
          <w:lang w:eastAsia="zh-CN"/>
        </w:rPr>
        <w:t>simple</w:t>
      </w:r>
      <w:r w:rsidRPr="000B4378">
        <w:rPr>
          <w:lang w:eastAsia="zh-CN"/>
        </w:rPr>
        <w:t xml:space="preserve"> systems</w:t>
      </w:r>
      <w:r w:rsidR="005834CD">
        <w:rPr>
          <w:lang w:eastAsia="zh-CN"/>
        </w:rPr>
        <w:t xml:space="preserve"> </w:t>
      </w:r>
      <w:r w:rsidR="005834CD">
        <w:rPr>
          <w:rFonts w:hint="eastAsia"/>
          <w:lang w:eastAsia="zh-CN"/>
        </w:rPr>
        <w:t>with</w:t>
      </w:r>
      <w:r w:rsidR="005834CD">
        <w:rPr>
          <w:lang w:eastAsia="zh-CN"/>
        </w:rPr>
        <w:t xml:space="preserve"> known </w:t>
      </w:r>
      <w:r w:rsidR="005834CD" w:rsidRPr="000B4378">
        <w:rPr>
          <w:lang w:eastAsia="zh-CN"/>
        </w:rPr>
        <w:t xml:space="preserve">degradation </w:t>
      </w:r>
      <w:r w:rsidR="005834CD" w:rsidRPr="000B4378">
        <w:t>mechanisms</w:t>
      </w:r>
      <w:r w:rsidRPr="000B4378">
        <w:rPr>
          <w:lang w:eastAsia="zh-CN"/>
        </w:rPr>
        <w:t xml:space="preserve">. </w:t>
      </w:r>
      <w:r w:rsidRPr="000B4378">
        <w:t xml:space="preserve">They may encounter trouble in RUL prediction of complex systems with unfamiliar </w:t>
      </w:r>
      <w:r w:rsidRPr="000B4378">
        <w:rPr>
          <w:lang w:eastAsia="zh-CN"/>
        </w:rPr>
        <w:t xml:space="preserve">degradation </w:t>
      </w:r>
      <w:r w:rsidRPr="000B4378">
        <w:t xml:space="preserve">mechanisms. </w:t>
      </w:r>
      <w:r w:rsidR="00382460">
        <w:t xml:space="preserve">To </w:t>
      </w:r>
      <w:r w:rsidR="00382460" w:rsidRPr="000B4378">
        <w:t>alleviate th</w:t>
      </w:r>
      <w:r w:rsidR="00382460">
        <w:t xml:space="preserve">is </w:t>
      </w:r>
      <w:r w:rsidR="00382460" w:rsidRPr="000B4378">
        <w:t>problem</w:t>
      </w:r>
      <w:r w:rsidR="00382460">
        <w:t>, d</w:t>
      </w:r>
      <w:r w:rsidRPr="000B4378">
        <w:t xml:space="preserve">ata-driven methods predict the RUL based on collected sensor </w:t>
      </w:r>
      <w:r w:rsidR="00202182">
        <w:t>signals</w:t>
      </w:r>
      <w:r w:rsidR="00202182" w:rsidRPr="000B4378">
        <w:t xml:space="preserve"> </w:t>
      </w:r>
      <w:r w:rsidRPr="000B4378">
        <w:t xml:space="preserve">that reflect the degradation status of machines. Single sensor signal-based analysis </w:t>
      </w:r>
      <w:r w:rsidR="00EB0E0A">
        <w:t xml:space="preserve">selects </w:t>
      </w:r>
      <w:r w:rsidRPr="000B4378">
        <w:t xml:space="preserve">a </w:t>
      </w:r>
      <w:r w:rsidR="004C17AD">
        <w:t xml:space="preserve">single type of </w:t>
      </w:r>
      <w:r w:rsidRPr="000B4378">
        <w:t>sensor signal</w:t>
      </w:r>
      <w:r w:rsidR="004C17AD">
        <w:t>s</w:t>
      </w:r>
      <w:r w:rsidRPr="000B4378">
        <w:t xml:space="preserve"> that can</w:t>
      </w:r>
      <w:r w:rsidR="004C17AD">
        <w:t xml:space="preserve"> mainly</w:t>
      </w:r>
      <w:r w:rsidRPr="000B4378">
        <w:t xml:space="preserve"> reflect the degradation </w:t>
      </w:r>
      <w:r w:rsidR="004C17AD">
        <w:t>status</w:t>
      </w:r>
      <w:r w:rsidR="004C17AD" w:rsidRPr="000B4378">
        <w:t xml:space="preserve"> </w:t>
      </w:r>
      <w:r w:rsidRPr="000B4378">
        <w:t xml:space="preserve">of corresponding machine and then fit </w:t>
      </w:r>
      <w:r w:rsidR="004C17AD">
        <w:t>a degradation</w:t>
      </w:r>
      <w:r w:rsidRPr="000B4378">
        <w:t xml:space="preserve"> model</w:t>
      </w:r>
      <w:r w:rsidR="004C17AD">
        <w:t xml:space="preserve"> based on the </w:t>
      </w:r>
      <w:r w:rsidR="00EB0E0A">
        <w:t xml:space="preserve">selected </w:t>
      </w:r>
      <w:r w:rsidR="004C17AD" w:rsidRPr="000B4378">
        <w:t>sensor signal</w:t>
      </w:r>
      <w:r w:rsidR="004C17AD">
        <w:t>s</w:t>
      </w:r>
      <w:r w:rsidRPr="000B4378">
        <w:t xml:space="preserve">, such as stochastic process models </w:t>
      </w:r>
      <w:r w:rsidR="00492812">
        <w:fldChar w:fldCharType="begin"/>
      </w:r>
      <w:r w:rsidR="00492812">
        <w:instrText xml:space="preserve"> ADDIN ZOTERO_ITEM CSL_CITATION {"citationID":"SlfsomGo","properties":{"formattedCitation":"[9]","plainCitation":"[9]","noteIndex":0},"citationItems":[{"id":76,"uris":["http://zotero.org/users/8967118/items/6KDPPIBD"],"uri":["http://zotero.org/users/8967118/items/6KDPPIBD"],"itemData":{"id":76,"type":"article-journal","container-title":"Technometrics","DOI":"10.1080/00401706.2013.830074","ISSN":"0040-1706, 1537-2723","issue":"3","journalAbbreviation":"Technometrics","language":"en","page":"302-311","source":"DOI.org (Crossref)","title":"The inverse gaussian process as a degradation model","volume":"56","author":[{"family":"Ye","given":"Zhi-Sheng"},{"family":"Chen","given":"Nan"}],"issued":{"date-parts":[["2014",7,3]]},"citation-key":"Yeinversegaussianprocess2014"}}],"schema":"https://github.com/citation-style-language/schema/raw/master/csl-citation.json"} </w:instrText>
      </w:r>
      <w:r w:rsidR="00492812">
        <w:fldChar w:fldCharType="separate"/>
      </w:r>
      <w:r w:rsidR="00492812" w:rsidRPr="00492812">
        <w:t>[9]</w:t>
      </w:r>
      <w:r w:rsidR="00492812">
        <w:fldChar w:fldCharType="end"/>
      </w:r>
      <w:r w:rsidR="002A3E59" w:rsidRPr="000B4378">
        <w:t xml:space="preserve">, </w:t>
      </w:r>
      <w:r w:rsidR="00BF4DBF">
        <w:fldChar w:fldCharType="begin"/>
      </w:r>
      <w:r w:rsidR="00BF4DBF">
        <w:instrText xml:space="preserve"> ADDIN ZOTERO_ITEM CSL_CITATION {"citationID":"6X7i0TFY","properties":{"formattedCitation":"[10]","plainCitation":"[10]","noteIndex":0},"citationItems":[{"id":80,"uris":["http://zotero.org/users/8967118/items/JBJUB68I"],"uri":["http://zotero.org/users/8967118/items/JBJUB68I"],"itemData":{"id":80,"type":"article-journal","abstract":"Complex systems often consist of multiple units that are required to work together in parallel to satisfy a specific engineering objective. As an example, in manufacturing processes, several identical machines may need to operate together to simultaneously fabricate the same products in order to meet the high production demand. This parallel configuration is often designed with some level of redundancy to compensate for unexpected events. In this way, when only a small portion of units fail to operate due to either unexpected machine downtime or scheduled maintenance, the remaining units can still achieve the engineering objective by increasing their workloads up to the designed capacities. However, the workload of a unit apparently impacts the unit's degradation rate as well as its failure time. Specifically, this paper considers the case that a higher workload assignment accelerates the unit's degradation and vice versa. Based on this assumption, we develop a method to actively control the degradation as well as the predicted failure time of each unit by dynamically adjusting its workloads. Our goal is to prevent the overlap of unit failures within a certain time period through taking advantage of the natural redundancy of the parallel structure, which may potentially lead to a better utilization of maintenance resources as well as a consistently ensured system throughput. A numerical study is used to evaluate the performance of the proposed method under different scenarios.","container-title":"IEEE Transactions on Automation Science and Engineering","DOI":"10.1109/TASE.2015.2481703","ISSN":"1558-3783","issue":"2","note":"event: IEEE Transactions on Automation Science and Engineering","page":"1042-1052","source":"IEEE Xplore","title":"Controlling the residual life distribution of parallel unit systems through workload adjustment","volume":"14","author":[{"family":"Hao","given":"Li"},{"family":"Liu","given":"Kaibo"},{"family":"Gebraeel","given":"Nagi"},{"family":"Shi","given":"Jianjun"}],"issued":{"date-parts":[["2017",4]]},"citation-key":"HaoControllingresiduallife2017"}}],"schema":"https://github.com/citation-style-language/schema/raw/master/csl-citation.json"} </w:instrText>
      </w:r>
      <w:r w:rsidR="00BF4DBF">
        <w:fldChar w:fldCharType="separate"/>
      </w:r>
      <w:r w:rsidR="00BF4DBF" w:rsidRPr="00BF4DBF">
        <w:t>[10]</w:t>
      </w:r>
      <w:r w:rsidR="00BF4DBF">
        <w:fldChar w:fldCharType="end"/>
      </w:r>
      <w:r w:rsidR="00C43A4B" w:rsidRPr="000B4378">
        <w:t xml:space="preserve"> </w:t>
      </w:r>
      <w:r w:rsidRPr="000B4378">
        <w:t>and general path models</w:t>
      </w:r>
      <w:r w:rsidR="007E571E" w:rsidRPr="000B4378">
        <w:t xml:space="preserve"> </w:t>
      </w:r>
      <w:r w:rsidR="00BF4DBF">
        <w:fldChar w:fldCharType="begin"/>
      </w:r>
      <w:r w:rsidR="00AD226F">
        <w:instrText xml:space="preserve"> ADDIN ZOTERO_ITEM CSL_CITATION {"citationID":"VvcYL4Xp","properties":{"formattedCitation":"[11]","plainCitation":"[11]","noteIndex":0},"citationItems":[{"id":79,"uris":["http://zotero.org/users/8967118/items/8PIAJMYR"],"uri":["http://zotero.org/users/8967118/items/8PIAJMYR"],"itemData":{"id":79,"type":"article-journal","abstract":"Research on interpreting data communicated by smart sensors and distributed sensor networks, and utilizing these data streams in making critical decisions stands to provide significant advancements across a wide range of application domains such as maintenance management. In this paper, a stochastic degradation modeling framework is developed for computing and continuously updating residual life distributions of partially degraded components. The proposed degradation methodology combines population-specific degradation characteristics with component-specific sensory data acquired through condition monitoring in order to compute and continuously update remaining life distributions of partially degraded components. Two sensory updating procedures are developed and validated using real-world vibration-based degradation information acquired from rolling element thrust bearings. The results are compared with two benchmark policies and illustrate the benefits of the sensory updated degradation models proposed in this paper. Note for Practitioners-The proposed degradation-based prognostic methodology provides a comprehensive assessment of the current and future degradation states of partially degraded components by combining population-specific degradation or reliability information with real-time sensory health monitoring data. It is specifically beneficial for cases where degradation occurs in a cumulative manner and the degradation signal can be approximated by an exponential functional form. To implement this methodology, it is necessary: 1) to identify the physical phenomena associated with the evolution of the degradation process (spalling and wear herein); 2) choose the appropriate condition monitoring technology to monitor this phenomena (accelerometers); 3) identify a characteristic pattern in the sensory information to help develop a degradation signal (exponential growth); and 4) identify a failure threshold associated with the degradation signal. The first step in implementing this prognostic methodology is to obtain prior information related to stochastic parameters f the exponential model. This may require fitting some sample degradation signals with an exponential functional form and noting the values of the exponential parameters, or using subjective prior distributions. The second step is to acquire sensory information and begin updating the prior distribution. The updating frequency will dictate which expressions are used to compute the posterior distributions. Once the posterior means, variances, and correlation are computed, the truncated CDF of the residual life can be evaluated using (10) and (11). Note that the truncation is necessary to preclude negative values of the remaining life. Practitioners can implement this methodology using a simple spreadsheet. Since the residual life distributions are skewed, it is reasonable to utilize the median as a measure of the central tendency and, hence, an alternative estimate for the expected value of the remaining life","container-title":"IEEE Transactions on Automation Science and Engineering","DOI":"10.1109/TASE.2006.876609","ISSN":"1558-3783","issue":"4","note":"event: IEEE Transactions on Automation Science and Engineering","page":"382-393","source":"IEEE Xplore","title":"Sensory-updated residual life distributions for components with exponential degradation patterns","volume":"3","author":[{"family":"Gebraeel","given":"N."}],"issued":{"date-parts":[["2006",10]]},"citation-key":"GebraeelSensoryupdatedresiduallife2006"}}],"schema":"https://github.com/citation-style-language/schema/raw/master/csl-citation.json"} </w:instrText>
      </w:r>
      <w:r w:rsidR="00BF4DBF">
        <w:fldChar w:fldCharType="separate"/>
      </w:r>
      <w:r w:rsidR="00AD226F" w:rsidRPr="00AD226F">
        <w:t>[11]</w:t>
      </w:r>
      <w:r w:rsidR="00BF4DBF">
        <w:fldChar w:fldCharType="end"/>
      </w:r>
      <w:r w:rsidR="00C43A4B" w:rsidRPr="000B4378">
        <w:t xml:space="preserve">, </w:t>
      </w:r>
      <w:r w:rsidR="00AD226F">
        <w:fldChar w:fldCharType="begin"/>
      </w:r>
      <w:r w:rsidR="00AD226F">
        <w:instrText xml:space="preserve"> ADDIN ZOTERO_ITEM CSL_CITATION {"citationID":"Y4IAkblp","properties":{"formattedCitation":"[12]","plainCitation":"[12]","noteIndex":0},"citationItems":[{"id":78,"uris":["http://zotero.org/users/8967118/items/38CQEQFX"],"uri":["http://zotero.org/users/8967118/items/38CQEQFX"],"itemData":{"id":78,"type":"article-journal","abstract":"Recent developments in degradation modeling have been targeted towards utilizing degradation-based sensory signals to predict residual life distributions. Typically, these models consist of stochastic parameters that are estimated with the aid of an historical database of degradation signals. In many applications, building a degradation database, where components are run-to-failure, may be very expensive and time consuming, as in the case of generators or jet engines. The degradation modeling framework presented herein addresses this challenge by utilizing failure time data, which are easier to obtain, and readily available (relative to sensor-based degradation signals) from historical maintenance/repair records. Failure time values are first fitted to a Bernstein distribution whose parameters are then used to estimate the prior distributions of the stochastic parameters of an initial degradation model. Once a complete realization of a degradation signal is observed, the assumptions of the initial degradation model are revised and improved for future predictions. This approach is validated using real world vibration-based degradation information from a rotating machinery application.","container-title":"IEEE Transactions on Reliability","DOI":"10.1109/TR.2008.2011659","ISSN":"1558-1721","issue":"1","note":"event: IEEE Transactions on Reliability","page":"106-117","source":"IEEE Xplore","title":"Residual life predictions in the absence of prior degradation knowledge","volume":"58","author":[{"family":"Gebraeel","given":"Nagi"},{"family":"Elwany","given":"Alaa"},{"family":"Pan","given":"Jing"}],"issued":{"date-parts":[["2009",3]]},"citation-key":"GebraeelResiduallifepredictions2009"}}],"schema":"https://github.com/citation-style-language/schema/raw/master/csl-citation.json"} </w:instrText>
      </w:r>
      <w:r w:rsidR="00AD226F">
        <w:fldChar w:fldCharType="separate"/>
      </w:r>
      <w:r w:rsidR="00AD226F" w:rsidRPr="00AD226F">
        <w:t>[12]</w:t>
      </w:r>
      <w:r w:rsidR="00AD226F">
        <w:fldChar w:fldCharType="end"/>
      </w:r>
      <w:r w:rsidRPr="000B4378">
        <w:t xml:space="preserve">. </w:t>
      </w:r>
      <w:r w:rsidR="00F4548D" w:rsidRPr="00F4548D">
        <w:t>However, as single sensor signal only contains part</w:t>
      </w:r>
      <w:r w:rsidR="00EB0E0A">
        <w:t>ial</w:t>
      </w:r>
      <w:r w:rsidR="00F4548D" w:rsidRPr="00F4548D">
        <w:t xml:space="preserve"> information about the degradation status, analysis based on single sensor signal fails to characterize the degradation processes of machines in complex systems</w:t>
      </w:r>
      <w:r w:rsidR="0097718A">
        <w:t xml:space="preserve"> which have multiple sensors that contain </w:t>
      </w:r>
      <w:r w:rsidR="00F35C64">
        <w:t xml:space="preserve">comprehensive </w:t>
      </w:r>
      <w:r w:rsidR="0097718A">
        <w:t xml:space="preserve">information of the </w:t>
      </w:r>
      <w:r w:rsidR="000703FE" w:rsidRPr="00B1128D">
        <w:rPr>
          <w:noProof/>
          <w:lang w:eastAsia="zh-CN"/>
        </w:rPr>
        <w:lastRenderedPageBreak/>
        <mc:AlternateContent>
          <mc:Choice Requires="wps">
            <w:drawing>
              <wp:anchor distT="0" distB="0" distL="114300" distR="114300" simplePos="0" relativeHeight="251682816" behindDoc="0" locked="0" layoutInCell="0" allowOverlap="1" wp14:anchorId="1A2B4553" wp14:editId="01C100FA">
                <wp:simplePos x="0" y="0"/>
                <wp:positionH relativeFrom="margin">
                  <wp:posOffset>17780</wp:posOffset>
                </wp:positionH>
                <wp:positionV relativeFrom="margin">
                  <wp:posOffset>-5080</wp:posOffset>
                </wp:positionV>
                <wp:extent cx="3194050" cy="1828800"/>
                <wp:effectExtent l="0" t="0" r="635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4050" cy="1828800"/>
                        </a:xfrm>
                        <a:prstGeom prst="rect">
                          <a:avLst/>
                        </a:prstGeom>
                        <a:solidFill>
                          <a:srgbClr val="FFFFFF"/>
                        </a:solidFill>
                        <a:ln>
                          <a:noFill/>
                        </a:ln>
                        <a:extLst>
                          <a:ext uri="{91240B29-F687-4f45-9708-019B960494DF}">
                            <a14:hiddenLine xmlns:arto="http://schemas.microsoft.com/office/word/2006/arto" xmln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w="9525">
                              <a:solidFill>
                                <a:srgbClr val="000000"/>
                              </a:solidFill>
                              <a:miter lim="800000"/>
                              <a:headEnd/>
                              <a:tailEnd/>
                            </a14:hiddenLine>
                          </a:ext>
                        </a:extLst>
                      </wps:spPr>
                      <wps:txbx>
                        <w:txbxContent>
                          <w:p w14:paraId="5AA6EADD" w14:textId="77777777" w:rsidR="000703FE" w:rsidRDefault="000703FE" w:rsidP="000703FE">
                            <w:pPr>
                              <w:pStyle w:val="a5"/>
                              <w:ind w:firstLine="0"/>
                              <w:jc w:val="center"/>
                            </w:pPr>
                            <w:r>
                              <w:rPr>
                                <w:noProof/>
                              </w:rPr>
                              <w:drawing>
                                <wp:inline distT="0" distB="0" distL="0" distR="0" wp14:anchorId="4F835FD5" wp14:editId="7E005DDE">
                                  <wp:extent cx="3154680" cy="1574800"/>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54680" cy="1574800"/>
                                          </a:xfrm>
                                          <a:prstGeom prst="rect">
                                            <a:avLst/>
                                          </a:prstGeom>
                                          <a:noFill/>
                                          <a:ln>
                                            <a:noFill/>
                                          </a:ln>
                                        </pic:spPr>
                                      </pic:pic>
                                    </a:graphicData>
                                  </a:graphic>
                                </wp:inline>
                              </w:drawing>
                            </w:r>
                          </w:p>
                          <w:p w14:paraId="508D159F" w14:textId="77777777" w:rsidR="000703FE" w:rsidRDefault="000703FE" w:rsidP="000703FE">
                            <w:pPr>
                              <w:pStyle w:val="a5"/>
                              <w:ind w:firstLine="0"/>
                            </w:pPr>
                            <w:r w:rsidRPr="0096161F">
                              <w:t xml:space="preserve">Fig. </w:t>
                            </w:r>
                            <w:r>
                              <w:t>1</w:t>
                            </w:r>
                            <w:r w:rsidRPr="0096161F">
                              <w:t xml:space="preserve">.  </w:t>
                            </w:r>
                            <w:r>
                              <w:t xml:space="preserve">Degradation signals of a group of engines in an aircraft. </w:t>
                            </w:r>
                          </w:p>
                          <w:p w14:paraId="400DE0C2" w14:textId="77777777" w:rsidR="000703FE" w:rsidRPr="000703FE" w:rsidRDefault="000703FE" w:rsidP="000703FE"/>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2B4553" id="_x0000_t202" coordsize="21600,21600" o:spt="202" path="m,l,21600r21600,l21600,xe">
                <v:stroke joinstyle="miter"/>
                <v:path gradientshapeok="t" o:connecttype="rect"/>
              </v:shapetype>
              <v:shape id="_x0000_s1026" type="#_x0000_t202" style="position:absolute;left:0;text-align:left;margin-left:1.4pt;margin-top:-.4pt;width:251.5pt;height:2in;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" o:allowincell="f" stroked="f">
                <v:textbox inset="0,0,0,0">
                  <w:txbxContent>
                    <w:p w14:paraId="5AA6EADD" w14:textId="77777777" w:rsidR="000703FE" w:rsidRDefault="000703FE" w:rsidP="000703FE">
                      <w:pPr>
                        <w:pStyle w:val="a5"/>
                        <w:ind w:firstLine="0"/>
                        <w:jc w:val="center"/>
                      </w:pPr>
                      <w:r>
                        <w:rPr>
                          <w:noProof/>
                        </w:rPr>
                        <w:drawing>
                          <wp:inline distT="0" distB="0" distL="0" distR="0" wp14:anchorId="4F835FD5" wp14:editId="7E005DDE">
                            <wp:extent cx="3154680" cy="1574800"/>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54680" cy="1574800"/>
                                    </a:xfrm>
                                    <a:prstGeom prst="rect">
                                      <a:avLst/>
                                    </a:prstGeom>
                                    <a:noFill/>
                                    <a:ln>
                                      <a:noFill/>
                                    </a:ln>
                                  </pic:spPr>
                                </pic:pic>
                              </a:graphicData>
                            </a:graphic>
                          </wp:inline>
                        </w:drawing>
                      </w:r>
                    </w:p>
                    <w:p w14:paraId="508D159F" w14:textId="77777777" w:rsidR="000703FE" w:rsidRDefault="000703FE" w:rsidP="000703FE">
                      <w:pPr>
                        <w:pStyle w:val="a5"/>
                        <w:ind w:firstLine="0"/>
                      </w:pPr>
                      <w:r w:rsidRPr="0096161F">
                        <w:t xml:space="preserve">Fig. </w:t>
                      </w:r>
                      <w:r>
                        <w:t>1</w:t>
                      </w:r>
                      <w:r w:rsidRPr="0096161F">
                        <w:t xml:space="preserve">.  </w:t>
                      </w:r>
                      <w:r>
                        <w:t xml:space="preserve">Degradation signals of a group of engines in an aircraft. </w:t>
                      </w:r>
                    </w:p>
                    <w:p w14:paraId="400DE0C2" w14:textId="77777777" w:rsidR="000703FE" w:rsidRPr="000703FE" w:rsidRDefault="000703FE" w:rsidP="000703FE"/>
                  </w:txbxContent>
                </v:textbox>
                <w10:wrap type="square" anchorx="margin" anchory="margin"/>
              </v:shape>
            </w:pict>
          </mc:Fallback>
        </mc:AlternateContent>
      </w:r>
      <w:r w:rsidR="0097718A">
        <w:t>degradation status</w:t>
      </w:r>
      <w:r w:rsidR="00F4548D" w:rsidRPr="00F4548D">
        <w:t>, and therefore gains inaccurate estimation o</w:t>
      </w:r>
      <w:r w:rsidR="00E80F52">
        <w:t>f</w:t>
      </w:r>
      <w:r w:rsidR="00F4548D" w:rsidRPr="00F4548D">
        <w:t xml:space="preserve"> RUL</w:t>
      </w:r>
      <w:r w:rsidR="00AB258A">
        <w:t xml:space="preserve"> </w:t>
      </w:r>
      <w:r w:rsidR="006549A3">
        <w:fldChar w:fldCharType="begin"/>
      </w:r>
      <w:r w:rsidR="006549A3">
        <w:instrText xml:space="preserve"> ADDIN ZOTERO_ITEM CSL_CITATION {"citationID":"mGaniMj0","properties":{"formattedCitation":"[1], [13]","plainCitation":"[1], [13]","noteIndex":0},"citationItems":[{"id":95,"uris":["http://zotero.org/users/8967118/items/7MXC3UXP"],"uri":["http://zotero.org/users/8967118/items/7MXC3UXP"],"itemData":{"id":95,"type":"article-journal","abstract":"The rapid development of sensing and computing technologies has enabled multiple sensors embedded in a system to simultaneously monitor the degradation status of an operation unit. This creates a data-rich environment for degradation modeling and prognostics that could potentially lead to an accurate inference about the remaining lifetime of the degraded unit. However, as data collected from multiple sensors are often correlated and each sensor data contains only partial information about the same degradation process, there is a pressing need to develop data fusion methodologies that can integrate the data from multiple sensors for better characterizing the stochastic nature of the degradation process. Unlike other existing data fusion methodologies that treat the fusion procedure and the degradation modeling as two separate tasks, this paper aims at solving these two challenging problems in a unified manner. Specifically, we develop a methodology to construct a health index via fusion of multiple degradation-based sensor data. Our goal is that the developed health index provides a much better characterization of the condition of the unit and thus leads to a better prediction of the remaining lifetime. A case study that involves a degradation dataset of an aircraft gas turbine engine is implemented to numerically evaluate and compare the prognostic performance of the developed health index with existing literature.","container-title":"IEEE Transactions on Automation Science and Engineering","DOI":"10.1109/TASE.2014.2349733","ISSN":"1558-3783","issue":"1","note":"event: IEEE Transactions on Automation Science and Engineering","page":"344-354","source":"IEEE Xplore","title":"Integration of Data Fusion Methodology and Degradation Modeling Process to Improve Prognostics","volume":"13","author":[{"family":"Liu","given":"Kaibo"},{"family":"Huang","given":"Shuai"}],"issued":{"date-parts":[["2016",1]]},"citation-key":"liu_integration_2016"}},{"id":74,"uris":["http://zotero.org/users/8967118/items/UNT7SLGT"],"uri":["http://zotero.org/users/8967118/items/UNT7SLGT"],"itemData":{"id":74,"type":"article-journal","abstract":"This article develops an optimum Condition-Based Maintenance (CBM) policy for continuously monitored degrading systems with multiple failure modes. The degradation of system state is described by a stochastic process, and a maintenance alarm is used to signal when the degradation reaches a threshold level. Unlike existing CBM models, this article considers multiple sudden failures that can occur during a system's degradation. The failure rate corresponding to each failure mode is influenced by either the age of the system, the state degradation of the system, or both. A joint model is constructed for the statistically dependent time-to-maintenance due to system degradation and time-to-failure of different failure modes. This model is then utilized to obtain the optimum maintenance threshold level that maximizes the system's limiting availability over its life cycle or minimizes the long-run cost per unit time. A numerical example, using real-life data from a reliability test of communication systems, is provided to demonstrate the application of the proposed approach.","container-title":"IIE Transactions","DOI":"10.1080/0740817X.2012.690930","ISSN":"0740-817X","issue":"4","journalAbbreviation":"null","note":"publisher: Taylor &amp; Francis","page":"422-435","source":"wwwtandfonline.53yu.com (Atypon)","title":"Condition-based maintenance for continuously monitored degrading systems with multiple failure modes","volume":"45","author":[{"family":"Liu","given":"Xiao"},{"family":"Li","given":"Jingrui"},{"family":"Al-Khalifa","given":"Khalifa N."},{"family":"Hamouda","given":"Abdelmagid S."},{"family":"Coit","given":"David W."},{"family":"Elsayed","given":"Elsayed A."}],"issued":{"date-parts":[["2013",4,1]]},"citation-key":"liu_condition-based_2013"}}],"schema":"https://github.com/citation-style-language/schema/raw/master/csl-citation.json"} </w:instrText>
      </w:r>
      <w:r w:rsidR="006549A3">
        <w:fldChar w:fldCharType="separate"/>
      </w:r>
      <w:r w:rsidR="006549A3" w:rsidRPr="006549A3">
        <w:t>[1], [13]</w:t>
      </w:r>
      <w:r w:rsidR="006549A3">
        <w:fldChar w:fldCharType="end"/>
      </w:r>
      <w:r w:rsidR="00F4548D" w:rsidRPr="00F4548D">
        <w:t xml:space="preserve">. To </w:t>
      </w:r>
      <w:r w:rsidR="00A6629C">
        <w:t>fully utilize</w:t>
      </w:r>
      <w:r w:rsidR="00A6629C" w:rsidRPr="00F4548D">
        <w:t xml:space="preserve"> </w:t>
      </w:r>
      <w:r w:rsidR="00F4548D" w:rsidRPr="00F4548D">
        <w:t>such information, researchers have focused on analyzing multiple sensor signals in systems.</w:t>
      </w:r>
    </w:p>
    <w:p w14:paraId="4FF2088A" w14:textId="0EA71611" w:rsidR="001C5FD4" w:rsidRDefault="00292EAE" w:rsidP="001C5FD4">
      <w:pPr>
        <w:pStyle w:val="Text"/>
        <w:rPr>
          <w:lang w:eastAsia="zh-CN"/>
        </w:rPr>
      </w:pPr>
      <w:r>
        <w:rPr>
          <w:lang w:eastAsia="zh-CN"/>
        </w:rPr>
        <w:t>For</w:t>
      </w:r>
      <w:r w:rsidR="00E43984">
        <w:rPr>
          <w:lang w:eastAsia="zh-CN"/>
        </w:rPr>
        <w:t xml:space="preserve"> </w:t>
      </w:r>
      <w:r w:rsidR="00E43984" w:rsidRPr="000B4378">
        <w:rPr>
          <w:lang w:eastAsia="zh-CN"/>
        </w:rPr>
        <w:t>multiple sensor signal-based analysis</w:t>
      </w:r>
      <w:r w:rsidR="00377108">
        <w:rPr>
          <w:lang w:eastAsia="zh-CN"/>
        </w:rPr>
        <w:t>, d</w:t>
      </w:r>
      <w:r w:rsidR="001C5FD4" w:rsidRPr="000B4378">
        <w:rPr>
          <w:lang w:eastAsia="zh-CN"/>
        </w:rPr>
        <w:t xml:space="preserve">ata fusion is an effective way because it can </w:t>
      </w:r>
      <w:r w:rsidR="00A51658">
        <w:rPr>
          <w:rFonts w:hint="eastAsia"/>
          <w:lang w:eastAsia="zh-CN"/>
        </w:rPr>
        <w:t>fuse</w:t>
      </w:r>
      <w:r w:rsidR="001C5FD4" w:rsidRPr="000B4378">
        <w:rPr>
          <w:lang w:eastAsia="zh-CN"/>
        </w:rPr>
        <w:t xml:space="preserve"> comprehensive degradation information</w:t>
      </w:r>
      <w:r w:rsidR="003F6855">
        <w:rPr>
          <w:lang w:eastAsia="zh-CN"/>
        </w:rPr>
        <w:t xml:space="preserve"> from multiple aspects</w:t>
      </w:r>
      <w:r w:rsidR="001C5FD4" w:rsidRPr="000B4378">
        <w:rPr>
          <w:lang w:eastAsia="zh-CN"/>
        </w:rPr>
        <w:t xml:space="preserve"> of machines for better RUL prediction. </w:t>
      </w:r>
      <w:r w:rsidR="00637DF8">
        <w:rPr>
          <w:lang w:eastAsia="zh-CN"/>
        </w:rPr>
        <w:t>E</w:t>
      </w:r>
      <w:r w:rsidR="001C5FD4" w:rsidRPr="000B4378">
        <w:rPr>
          <w:lang w:eastAsia="zh-CN"/>
        </w:rPr>
        <w:t xml:space="preserve">xisting data fusion methods </w:t>
      </w:r>
      <w:r w:rsidR="00637DF8" w:rsidRPr="000B4378">
        <w:rPr>
          <w:lang w:eastAsia="zh-CN"/>
        </w:rPr>
        <w:t>c</w:t>
      </w:r>
      <w:r w:rsidR="00637DF8">
        <w:rPr>
          <w:lang w:eastAsia="zh-CN"/>
        </w:rPr>
        <w:t>an</w:t>
      </w:r>
      <w:r w:rsidR="00637DF8" w:rsidRPr="000B4378">
        <w:rPr>
          <w:lang w:eastAsia="zh-CN"/>
        </w:rPr>
        <w:t xml:space="preserve"> </w:t>
      </w:r>
      <w:r w:rsidR="001C5FD4" w:rsidRPr="000B4378">
        <w:rPr>
          <w:lang w:eastAsia="zh-CN"/>
        </w:rPr>
        <w:t xml:space="preserve">be divided into two </w:t>
      </w:r>
      <w:r w:rsidR="00637DF8">
        <w:rPr>
          <w:lang w:eastAsia="zh-CN"/>
        </w:rPr>
        <w:t>categories, i.e.,</w:t>
      </w:r>
      <w:r w:rsidR="001C5FD4" w:rsidRPr="000B4378">
        <w:rPr>
          <w:lang w:eastAsia="zh-CN"/>
        </w:rPr>
        <w:t xml:space="preserve"> decision-level fusion</w:t>
      </w:r>
      <w:r w:rsidR="003D39F1" w:rsidRPr="000B4378">
        <w:rPr>
          <w:lang w:eastAsia="zh-CN"/>
        </w:rPr>
        <w:t xml:space="preserve"> </w:t>
      </w:r>
      <w:r w:rsidR="001C5FD4" w:rsidRPr="000B4378">
        <w:rPr>
          <w:lang w:eastAsia="zh-CN"/>
        </w:rPr>
        <w:t>and data-level fusion.</w:t>
      </w:r>
      <w:r w:rsidR="00294A0F" w:rsidRPr="000B4378">
        <w:rPr>
          <w:lang w:eastAsia="zh-CN"/>
        </w:rPr>
        <w:t xml:space="preserve"> </w:t>
      </w:r>
      <w:r w:rsidR="001C5FD4" w:rsidRPr="000B4378">
        <w:rPr>
          <w:lang w:eastAsia="zh-CN"/>
        </w:rPr>
        <w:t>Decision-level fusion focuses on fusion methods of different prediction results.</w:t>
      </w:r>
      <w:r w:rsidR="00BE69FF">
        <w:rPr>
          <w:lang w:eastAsia="zh-CN"/>
        </w:rPr>
        <w:t xml:space="preserve"> </w:t>
      </w:r>
      <w:r w:rsidR="00BE69FF" w:rsidRPr="00BE69FF">
        <w:rPr>
          <w:lang w:eastAsia="zh-CN"/>
        </w:rPr>
        <w:t xml:space="preserve">The different prediction results can be provided by considering multiple algorithms </w:t>
      </w:r>
      <w:r w:rsidR="00AD226F">
        <w:rPr>
          <w:lang w:eastAsia="zh-CN"/>
        </w:rPr>
        <w:fldChar w:fldCharType="begin"/>
      </w:r>
      <w:r w:rsidR="006549A3">
        <w:rPr>
          <w:lang w:eastAsia="zh-CN"/>
        </w:rPr>
        <w:instrText xml:space="preserve"> ADDIN ZOTERO_ITEM CSL_CITATION {"citationID":"P0OGMJoC","properties":{"formattedCitation":"[14]","plainCitation":"[14]","noteIndex":0},"citationItems":[{"id":223,"uris":["http://zotero.org/users/8967118/items/TKLTSZDW"],"uri":["http://zotero.org/users/8967118/items/TKLTSZDW"],"itemData":{"id":223,"type":"article-journal","abstract":"Prognostics aims at determining whether a failure of an engineered system (e.g., a nuclear power plant) is impending and estimating the remaining useful life (RUL) before the failure occurs. The traditional data-driven prognostic approach is to construct multiple candidate algorithms using a training data set, evaluate their respective performance using a testing data set, and select the one with the best performance while discarding all the others. This approach has three shortcomings: (i) the selected standalone algorithm may not be robust; (ii) it wastes the resources for constructing the algorithms that are discarded; (iii) it requires the testing data in addition to the training data. To overcome these drawbacks, this paper proposes an ensemble data-driven prognostic approach which combines multiple member algorithms with a weighted-sum formulation. Three weighting schemes, namely the accuracy-based weighting, diversity-based weighting and optimization-based weighting, are proposed to determine the weights of member algorithms. The k-fold cross validation (CV) is employed to estimate the prediction error required by the weighting schemes. The results obtained from three case studies suggest that the ensemble approach with any weighting scheme gives more accurate RUL predictions compared to any sole algorithm when member algorithms producing diverse RUL predictions have comparable prediction accuracy and that the optimization-based weighting scheme gives the best overall performance among the three weighting schemes.","container-title":"Reliability Engineering &amp; System Safety","DOI":"10.1016/j.ress.2012.03.008","ISSN":"09518320","journalAbbreviation":"Reliability Engineering &amp; System Safety","language":"en","page":"120-135","source":"DOI.org (Crossref)","title":"Ensemble of data-driven prognostic algorithms for robust prediction of remaining useful life","volume":"103","author":[{"family":"Hu","given":"Chao"},{"family":"Youn","given":"Byeng D."},{"family":"Wang","given":"Pingfeng"},{"family":"Taek Yoon","given":"Joung"}],"issued":{"date-parts":[["2012",7]]},"citation-key":"hu_ensemble_2012"}}],"schema":"https://github.com/citation-style-language/schema/raw/master/csl-citation.json"} </w:instrText>
      </w:r>
      <w:r w:rsidR="00AD226F">
        <w:rPr>
          <w:lang w:eastAsia="zh-CN"/>
        </w:rPr>
        <w:fldChar w:fldCharType="separate"/>
      </w:r>
      <w:r w:rsidR="006549A3" w:rsidRPr="006549A3">
        <w:t>[14]</w:t>
      </w:r>
      <w:r w:rsidR="00AD226F">
        <w:rPr>
          <w:lang w:eastAsia="zh-CN"/>
        </w:rPr>
        <w:fldChar w:fldCharType="end"/>
      </w:r>
      <w:r w:rsidR="00BE69FF" w:rsidRPr="00BE69FF">
        <w:rPr>
          <w:lang w:eastAsia="zh-CN"/>
        </w:rPr>
        <w:t xml:space="preserve">, multiple failure modes </w:t>
      </w:r>
      <w:r w:rsidR="00B76C46">
        <w:rPr>
          <w:lang w:eastAsia="zh-CN"/>
        </w:rPr>
        <w:fldChar w:fldCharType="begin"/>
      </w:r>
      <w:r w:rsidR="006549A3">
        <w:rPr>
          <w:lang w:eastAsia="zh-CN"/>
        </w:rPr>
        <w:instrText xml:space="preserve"> ADDIN ZOTERO_ITEM CSL_CITATION {"citationID":"HpdUxBe1","properties":{"formattedCitation":"[13]","plainCitation":"[13]","noteIndex":0},"citationItems":[{"id":74,"uris":["http://zotero.org/users/8967118/items/UNT7SLGT"],"uri":["http://zotero.org/users/8967118/items/UNT7SLGT"],"itemData":{"id":74,"type":"article-journal","abstract":"This article develops an optimum Condition-Based Maintenance (CBM) policy for continuously monitored degrading systems with multiple failure modes. The degradation of system state is described by a stochastic process, and a maintenance alarm is used to signal when the degradation reaches a threshold level. Unlike existing CBM models, this article considers multiple sudden failures that can occur during a system's degradation. The failure rate corresponding to each failure mode is influenced by either the age of the system, the state degradation of the system, or both. A joint model is constructed for the statistically dependent time-to-maintenance due to system degradation and time-to-failure of different failure modes. This model is then utilized to obtain the optimum maintenance threshold level that maximizes the system's limiting availability over its life cycle or minimizes the long-run cost per unit time. A numerical example, using real-life data from a reliability test of communication systems, is provided to demonstrate the application of the proposed approach.","container-title":"IIE Transactions","DOI":"10.1080/0740817X.2012.690930","ISSN":"0740-817X","issue":"4","journalAbbreviation":"null","note":"publisher: Taylor &amp; Francis","page":"422-435","source":"wwwtandfonline.53yu.com (Atypon)","title":"Condition-based maintenance for continuously monitored degrading systems with multiple failure modes","volume":"45","author":[{"family":"Liu","given":"Xiao"},{"family":"Li","given":"Jingrui"},{"family":"Al-Khalifa","given":"Khalifa N."},{"family":"Hamouda","given":"Abdelmagid S."},{"family":"Coit","given":"David W."},{"family":"Elsayed","given":"Elsayed A."}],"issued":{"date-parts":[["2013",4,1]]},"citation-key":"liu_condition-based_2013"}}],"schema":"https://github.com/citation-style-language/schema/raw/master/csl-citation.json"} </w:instrText>
      </w:r>
      <w:r w:rsidR="00B76C46">
        <w:rPr>
          <w:lang w:eastAsia="zh-CN"/>
        </w:rPr>
        <w:fldChar w:fldCharType="separate"/>
      </w:r>
      <w:r w:rsidR="006549A3" w:rsidRPr="006549A3">
        <w:t>[13]</w:t>
      </w:r>
      <w:r w:rsidR="00B76C46">
        <w:rPr>
          <w:lang w:eastAsia="zh-CN"/>
        </w:rPr>
        <w:fldChar w:fldCharType="end"/>
      </w:r>
      <w:r w:rsidR="00693EEA">
        <w:rPr>
          <w:lang w:eastAsia="zh-CN"/>
        </w:rPr>
        <w:t xml:space="preserve"> and </w:t>
      </w:r>
      <w:r w:rsidR="00BE69FF" w:rsidRPr="00BE69FF">
        <w:rPr>
          <w:lang w:eastAsia="zh-CN"/>
        </w:rPr>
        <w:t xml:space="preserve">multiple environmental conditions </w:t>
      </w:r>
      <w:r w:rsidR="00B76C46">
        <w:rPr>
          <w:lang w:eastAsia="zh-CN"/>
        </w:rPr>
        <w:fldChar w:fldCharType="begin"/>
      </w:r>
      <w:r w:rsidR="00B76C46">
        <w:rPr>
          <w:lang w:eastAsia="zh-CN"/>
        </w:rPr>
        <w:instrText xml:space="preserve"> ADDIN ZOTERO_ITEM CSL_CITATION {"citationID":"Uzm9lHIF","properties":{"formattedCitation":"[15]","plainCitation":"[15]","noteIndex":0},"citationItems":[{"id":72,"uris":["http://zotero.org/users/8967118/items/L99XAEFZ"],"uri":["http://zotero.org/users/8967118/items/L99XAEFZ"],"itemData":{"id":72,"type":"article-journal","abstract":"This paper investigates degradation modeling under dynamic conditions and its applications. Both univariate and multiple competing degradation processes are considered with individual degradation paths being described by Wiener processes. Parametric and non-parametric approaches are used to capture the effect of environmental conditions on process parameters. For competing degradation processes, we obtain the probability that a particular process reaches a pre-defined threshold, before other processes, over future time intervals. In particular, we consider the potential statistical dependence among the latent remaining lifetimes of multiple degradation processes due to unobserved future environmental factors. Two case studies, aircraft piston pump wear and US highway performance deterioration, are presented. Comprehensive comparison studies are also performed to generate some critical insights on the proposed approach. Data have been made available on GitHub.","container-title":"Journal of Quality Technology","DOI":"10.1080/00224065.2020.1757390","ISSN":"0022-4065","issue":"4","journalAbbreviation":"null","note":"publisher: Taylor &amp; Francis","page":"347-368","source":"wwwtandfonline.53yu.com (Atypon)","title":"Degradation under dynamic operating conditions: Modeling, competing processes and applications","title-short":"Degradation under dynamic operating conditions","volume":"53","author":[{"family":"Hajiha","given":"Mohammadmahdi"},{"family":"Liu","given":"Xiao"},{"family":"Hong","given":"Yili"}],"issued":{"date-parts":[["2021",8,8]]},"citation-key":"hajiha_degradation_2021"}}],"schema":"https://github.com/citation-style-language/schema/raw/master/csl-citation.json"} </w:instrText>
      </w:r>
      <w:r w:rsidR="00B76C46">
        <w:rPr>
          <w:lang w:eastAsia="zh-CN"/>
        </w:rPr>
        <w:fldChar w:fldCharType="separate"/>
      </w:r>
      <w:r w:rsidR="00B76C46" w:rsidRPr="00B76C46">
        <w:t>[15]</w:t>
      </w:r>
      <w:r w:rsidR="00B76C46">
        <w:rPr>
          <w:lang w:eastAsia="zh-CN"/>
        </w:rPr>
        <w:fldChar w:fldCharType="end"/>
      </w:r>
      <w:r w:rsidR="00BE69FF" w:rsidRPr="00BE69FF">
        <w:rPr>
          <w:lang w:eastAsia="zh-CN"/>
        </w:rPr>
        <w:t>. The limitation of decision-level fusion is that it regard</w:t>
      </w:r>
      <w:r w:rsidR="008011C3">
        <w:rPr>
          <w:lang w:eastAsia="zh-CN"/>
        </w:rPr>
        <w:t>s</w:t>
      </w:r>
      <w:r w:rsidR="00BE69FF" w:rsidRPr="00BE69FF">
        <w:rPr>
          <w:lang w:eastAsia="zh-CN"/>
        </w:rPr>
        <w:t xml:space="preserve"> each sensor signal as a single degradation process and analyzing different sensors separately, owing to which the results are </w:t>
      </w:r>
      <w:r w:rsidR="00766050">
        <w:rPr>
          <w:lang w:eastAsia="zh-CN"/>
        </w:rPr>
        <w:t>sensitive</w:t>
      </w:r>
      <w:r w:rsidR="00AB258A">
        <w:rPr>
          <w:lang w:eastAsia="zh-CN"/>
        </w:rPr>
        <w:t xml:space="preserve"> </w:t>
      </w:r>
      <w:r w:rsidR="00BE69FF" w:rsidRPr="00BE69FF">
        <w:rPr>
          <w:lang w:eastAsia="zh-CN"/>
        </w:rPr>
        <w:t xml:space="preserve">to the sensor signals that cannot well characterize the degradation status. </w:t>
      </w:r>
      <w:r w:rsidR="001C5FD4" w:rsidRPr="000B4378">
        <w:rPr>
          <w:lang w:eastAsia="zh-CN"/>
        </w:rPr>
        <w:t xml:space="preserve">Data-level fusion focuses </w:t>
      </w:r>
      <w:r w:rsidR="008011C3" w:rsidRPr="000B4378">
        <w:rPr>
          <w:lang w:eastAsia="zh-CN"/>
        </w:rPr>
        <w:t>on combining</w:t>
      </w:r>
      <w:r w:rsidR="00071642">
        <w:rPr>
          <w:lang w:eastAsia="zh-CN"/>
        </w:rPr>
        <w:t xml:space="preserve"> information from</w:t>
      </w:r>
      <w:r w:rsidR="001C5FD4" w:rsidRPr="000B4378">
        <w:rPr>
          <w:lang w:eastAsia="zh-CN"/>
        </w:rPr>
        <w:t xml:space="preserve"> multiple sensor signals </w:t>
      </w:r>
      <w:r w:rsidR="00AC14B0" w:rsidRPr="000B4378">
        <w:rPr>
          <w:lang w:eastAsia="zh-CN"/>
        </w:rPr>
        <w:t>to</w:t>
      </w:r>
      <w:r w:rsidR="001C5FD4" w:rsidRPr="000B4378">
        <w:rPr>
          <w:lang w:eastAsia="zh-CN"/>
        </w:rPr>
        <w:t xml:space="preserve"> obtain </w:t>
      </w:r>
      <w:r w:rsidR="00071642">
        <w:rPr>
          <w:lang w:eastAsia="zh-CN"/>
        </w:rPr>
        <w:t>a</w:t>
      </w:r>
      <w:r w:rsidR="00071642" w:rsidRPr="000B4378">
        <w:rPr>
          <w:lang w:eastAsia="zh-CN"/>
        </w:rPr>
        <w:t xml:space="preserve"> </w:t>
      </w:r>
      <w:r w:rsidR="00071642">
        <w:rPr>
          <w:lang w:eastAsia="zh-CN"/>
        </w:rPr>
        <w:t xml:space="preserve">more </w:t>
      </w:r>
      <w:r w:rsidR="00B943C2">
        <w:rPr>
          <w:lang w:eastAsia="zh-CN"/>
        </w:rPr>
        <w:t>informative</w:t>
      </w:r>
      <w:r w:rsidR="00B943C2" w:rsidRPr="000B4378">
        <w:rPr>
          <w:lang w:eastAsia="zh-CN"/>
        </w:rPr>
        <w:t xml:space="preserve"> </w:t>
      </w:r>
      <w:r w:rsidR="001C5FD4" w:rsidRPr="000B4378">
        <w:rPr>
          <w:lang w:eastAsia="zh-CN"/>
        </w:rPr>
        <w:t>fused signal</w:t>
      </w:r>
      <w:r w:rsidR="001449CD">
        <w:rPr>
          <w:lang w:eastAsia="zh-CN"/>
        </w:rPr>
        <w:t>.</w:t>
      </w:r>
      <w:r w:rsidR="00525762">
        <w:rPr>
          <w:lang w:eastAsia="zh-CN"/>
        </w:rPr>
        <w:t xml:space="preserve"> </w:t>
      </w:r>
      <w:r w:rsidR="00C07390">
        <w:rPr>
          <w:lang w:eastAsia="zh-CN"/>
        </w:rPr>
        <w:t xml:space="preserve">Such data-level </w:t>
      </w:r>
      <w:r w:rsidR="001449CD">
        <w:rPr>
          <w:lang w:eastAsia="zh-CN"/>
        </w:rPr>
        <w:t>fusi</w:t>
      </w:r>
      <w:r w:rsidR="00686E00">
        <w:rPr>
          <w:lang w:eastAsia="zh-CN"/>
        </w:rPr>
        <w:t>on</w:t>
      </w:r>
      <w:r w:rsidR="001449CD">
        <w:rPr>
          <w:lang w:eastAsia="zh-CN"/>
        </w:rPr>
        <w:t xml:space="preserve"> methods</w:t>
      </w:r>
      <w:r w:rsidR="00C07390">
        <w:rPr>
          <w:lang w:eastAsia="zh-CN"/>
        </w:rPr>
        <w:t xml:space="preserve"> in the literature</w:t>
      </w:r>
      <w:r w:rsidR="001449CD">
        <w:rPr>
          <w:lang w:eastAsia="zh-CN"/>
        </w:rPr>
        <w:t xml:space="preserve"> </w:t>
      </w:r>
      <w:r w:rsidR="001C5FD4" w:rsidRPr="000B4378">
        <w:rPr>
          <w:lang w:eastAsia="zh-CN"/>
        </w:rPr>
        <w:t>includ</w:t>
      </w:r>
      <w:r w:rsidR="001449CD">
        <w:rPr>
          <w:lang w:eastAsia="zh-CN"/>
        </w:rPr>
        <w:t>e</w:t>
      </w:r>
      <w:r w:rsidR="001C5FD4" w:rsidRPr="000B4378">
        <w:rPr>
          <w:lang w:eastAsia="zh-CN"/>
        </w:rPr>
        <w:t xml:space="preserve"> functional principal components analysis </w:t>
      </w:r>
      <w:r w:rsidR="00B76C46">
        <w:rPr>
          <w:lang w:eastAsia="zh-CN"/>
        </w:rPr>
        <w:fldChar w:fldCharType="begin"/>
      </w:r>
      <w:r w:rsidR="00B76C46">
        <w:rPr>
          <w:lang w:eastAsia="zh-CN"/>
        </w:rPr>
        <w:instrText xml:space="preserve"> ADDIN ZOTERO_ITEM CSL_CITATION {"citationID":"ZCmX3CUH","properties":{"formattedCitation":"[16]","plainCitation":"[16]","noteIndex":0},"citationItems":[{"id":66,"uris":["http://zotero.org/users/8967118/items/XMELZ3HV"],"uri":["http://zotero.org/users/8967118/items/XMELZ3HV"],"itemData":{"id":66,"type":"article-journal","abstract":"High-value engineering assets are often embedded with numerous sensing technologies that monitor and track their performance. Capturing physical and performance degradation entails the use of various types of sensors that generate massive amounts of multivariate data. Building a prognostic model for such largescale datasets, however, often presents two key challenges: how to effectively fuse the degradation signals from a large number of sensors and how to make the model scalable to the large data size. To address the two challenges, this article presents a scalable semi-parametric statistical framework specifically designed for synthesizing and combining multistream sensor signals using two signal fusion algorithms developed from functional principal component analysis. Using the algorithms, we identify fused signal features and predict (in near real-time) the remaining lifetime of partially degraded systems using an adaptive functional (log)-location-scale regression modeling framework. We validate the proposed multi-sensor prognostic methodology using numerical and data-driven case studies.","container-title":"IISE Transactions","DOI":"10.1080/24725854.2016.1264646","ISSN":"2472-5854, 2472-5862","issue":"7","journalAbbreviation":"IISE Transactions","language":"en","page":"698-710","source":"DOI.org (Crossref)","title":"Scalable prognostic models for large-scale condition monitoring applications","volume":"49","author":[{"family":"Fang","given":"Xiaolei"},{"family":"Gebraeel","given":"Nagi Z."},{"family":"Paynabar","given":"Kamran"}],"issued":{"date-parts":[["2017",7,3]]},"citation-key":"fang_scalable_2017"}}],"schema":"https://github.com/citation-style-language/schema/raw/master/csl-citation.json"} </w:instrText>
      </w:r>
      <w:r w:rsidR="00B76C46">
        <w:rPr>
          <w:lang w:eastAsia="zh-CN"/>
        </w:rPr>
        <w:fldChar w:fldCharType="separate"/>
      </w:r>
      <w:r w:rsidR="00B76C46" w:rsidRPr="00B76C46">
        <w:t>[16]</w:t>
      </w:r>
      <w:r w:rsidR="00B76C46">
        <w:rPr>
          <w:lang w:eastAsia="zh-CN"/>
        </w:rPr>
        <w:fldChar w:fldCharType="end"/>
      </w:r>
      <w:r w:rsidR="001C5FD4" w:rsidRPr="000B4378">
        <w:rPr>
          <w:lang w:eastAsia="zh-CN"/>
        </w:rPr>
        <w:t xml:space="preserve">, hidden Markov models </w:t>
      </w:r>
      <w:r w:rsidR="00B76C46">
        <w:rPr>
          <w:lang w:eastAsia="zh-CN"/>
        </w:rPr>
        <w:fldChar w:fldCharType="begin"/>
      </w:r>
      <w:r w:rsidR="00B76C46">
        <w:rPr>
          <w:lang w:eastAsia="zh-CN"/>
        </w:rPr>
        <w:instrText xml:space="preserve"> ADDIN ZOTERO_ITEM CSL_CITATION {"citationID":"ghJRrjvU","properties":{"formattedCitation":"[17]","plainCitation":"[17]","noteIndex":0},"citationItems":[{"id":65,"uris":["http://zotero.org/users/8967118/items/I6W2INYD"],"uri":["http://zotero.org/users/8967118/items/I6W2INYD"],"itemData":{"id":65,"type":"article-journal","abstract":"Fault prognostic is one of the most important problems in equipment health management system. This paper presents a hybrid method of mixture of Gaussian hidden Markov model (MG-HMM) and fixed size least squares support vector regression (FS-LSSVR) for fault prognostic. The system is established based on three parts. The first part trains the MG-HMM and FS-LSSVR model. According to the known samples, several MG-HMM models can be learned based on expectation maximization (EM) algorithm. Then, the forward variables can be calculated based on these MG-HMM models. Based on these forward variables, the corresponding FS-LSSVR models are built. All the MG-HMM models and corresponding FS-LSSVR models are combined into a model library. The second part recognizes the unknown sample based on the model library. This part obtains the MG-HMM model and FS-LSSVR model by maximization likelihood calculation between the unknown sample and MG-HMM models. The third part of the system calculates the forward variables based on the MG-HMM obtained from the second part. These forward variables are inputted into the corresponding FS-LSSVR model to compute the remaining useful life (RUL) of the unknown sample. Finally, we carry out experiments on benchmark data set to verify the proposed method. The results illustrate the effectiveness of the hybrid method.","container-title":"Advances in Mechanical Engineering","DOI":"10.1155/2013/149562","ISSN":"1687-8132","journalAbbreviation":"Advances in Mechanical Engineering","note":"publisher: SAGE Publications","page":"149562","source":"SAGE Journals","title":"Fault Prognostic Based on Hybrid Method of State Judgment and Regression","volume":"5","author":[{"family":"Li","given":"Xiaobin"},{"family":"Qian","given":"Jiansheng"},{"family":"Wang","given":"Gai-ge"}],"issued":{"date-parts":[["2013",1,1]]},"citation-key":"li_fault_2013"}}],"schema":"https://github.com/citation-style-language/schema/raw/master/csl-citation.json"} </w:instrText>
      </w:r>
      <w:r w:rsidR="00B76C46">
        <w:rPr>
          <w:lang w:eastAsia="zh-CN"/>
        </w:rPr>
        <w:fldChar w:fldCharType="separate"/>
      </w:r>
      <w:r w:rsidR="00B76C46" w:rsidRPr="00B76C46">
        <w:t>[17]</w:t>
      </w:r>
      <w:r w:rsidR="00B76C46">
        <w:rPr>
          <w:lang w:eastAsia="zh-CN"/>
        </w:rPr>
        <w:fldChar w:fldCharType="end"/>
      </w:r>
      <w:r w:rsidR="000C4F93" w:rsidRPr="000C4F93">
        <w:t xml:space="preserve">, </w:t>
      </w:r>
      <w:r w:rsidR="008B4F8C">
        <w:fldChar w:fldCharType="begin"/>
      </w:r>
      <w:r w:rsidR="008B4F8C">
        <w:instrText xml:space="preserve"> ADDIN ZOTERO_ITEM CSL_CITATION {"citationID":"J14cKV38","properties":{"formattedCitation":"[18]","plainCitation":"[18]","noteIndex":0},"citationItems":[{"id":64,"uris":["http://zotero.org/users/8967118/items/FUA46WSX"],"uri":["http://zotero.org/users/8967118/items/FUA46WSX"],"itemData":{"id":64,"type":"article-journal","abstract":"Efficient asset management is of paramount importance, particularly for systems with costly downtime and failure. As in energy and capital-intensive industries, the economic loss of downtime and failure is huge, the need for a low-cost and integrated health monitoring system has increased significantly over the years. Timely detection of faults and failures through an efficient prognostics and health management (PHM) framework can lead to appropriate maintenance actions to be scheduled proactively to avoid catastrophic failures and minimize the overall maintenance cost of the systems. This paper aims at practical challenges of online diagnostics and prognostics of mechanical systems under unobservable degradation. First, the elements of a multistate degradation structure are reviewed and then a model selection framework is introduced. Important dynamic performance measures are introduced, which can be used for online diagnostics and prognostics. The effectiveness of the result of this paper is demonstrated with a case study on the health monitoring of turbofan engines.","container-title":"Reliability Engineering &amp; System Safety","DOI":"10.1016/j.ress.2013.11.006","ISSN":"0951-8320","journalAbbreviation":"Reliability Engineering &amp; System Safety","language":"en","page":"92-104","source":"ScienceDirect","title":"An integrated framework for online diagnostic and prognostic health monitoring using a multistate deterioration process","volume":"124","author":[{"family":"Moghaddass","given":"Ramin"},{"family":"Zuo","given":"Ming J."}],"issued":{"date-parts":[["2014",4,1]]},"citation-key":"moghaddass_integrated_2014"}}],"schema":"https://github.com/citation-style-language/schema/raw/master/csl-citation.json"} </w:instrText>
      </w:r>
      <w:r w:rsidR="008B4F8C">
        <w:fldChar w:fldCharType="separate"/>
      </w:r>
      <w:r w:rsidR="008B4F8C" w:rsidRPr="008B4F8C">
        <w:t>[18]</w:t>
      </w:r>
      <w:r w:rsidR="008B4F8C">
        <w:fldChar w:fldCharType="end"/>
      </w:r>
      <w:r w:rsidR="001C5FD4" w:rsidRPr="000B4378">
        <w:rPr>
          <w:lang w:eastAsia="zh-CN"/>
        </w:rPr>
        <w:t xml:space="preserve">, neuro-fuzzy systems </w:t>
      </w:r>
      <w:r w:rsidR="008B4F8C">
        <w:rPr>
          <w:lang w:eastAsia="zh-CN"/>
        </w:rPr>
        <w:fldChar w:fldCharType="begin"/>
      </w:r>
      <w:r w:rsidR="008B4F8C">
        <w:rPr>
          <w:lang w:eastAsia="zh-CN"/>
        </w:rPr>
        <w:instrText xml:space="preserve"> ADDIN ZOTERO_ITEM CSL_CITATION {"citationID":"cirNsCHM","properties":{"formattedCitation":"[19]\\uc0\\u8211{}[21]","plainCitation":"[19]–[21]","noteIndex":0},"citationItems":[{"id":60,"uris":["http://zotero.org/users/8967118/items/N7A5RFW9"],"uri":["http://zotero.org/users/8967118/items/N7A5RFW9"],"itemData":{"id":60,"type":"article-journal","abstract":"Prognostics and Health Management aims at estimating the remaining useful life of a system (RUL) , i.e. the remaining time before a failure occurs. It benefits thereby from an increasing interest: prognostic estimates (and related decision-making processes) enable increasing availability and safety of industrial equipment while reducing costs. However, prognostics is generally based on a prediction step which, in the context of data-driven approaches as considered in this paper, can be hard to achieve because future outcomes are in essence difficult to estimate. Also, a prognostic system must perform sufficient long term estimates, whereas many works focus on short term predictions. Following that, the aim of this paper is to formalize and discuss the connexionist-systems-based approaches to ensure multi-step ahead predictions for prognostics. Five approaches are pointed out: the Iterative, Direct, DirRec, Parallel, and MISMO approaches. Conclusions of the paper are based, on one side, on a literature review; and on the other side, on simulations among 111 time series prediction problems, and among a real engine fault prognostics application. These experiments are performed using the exTS (evolving extended Takagi-Sugeno system). As for comparison purpose, three types of performances measures are used: prediction accuracy, complexity (computational time), and implementation requirements. Results show that all three criteria are never optimized at the same time (same experiment), and best practices for prognostics application are finally pointed out.","container-title":"IEEE Transactions on Reliability","DOI":"10.1109/TR.2012.2220700","ISSN":"1558-1721","issue":"4","note":"event: IEEE Transactions on Reliability","page":"909-920","source":"IEEE Xplore","title":"Connexionist-Systems-Based Long Term Prediction Approaches for Prognostics","volume":"61","author":[{"family":"Gouriveau","given":"Rafael"},{"family":"Zerhouni","given":"Noureddine"}],"issued":{"date-parts":[["2012",12]]},"citation-key":"gouriveau_connexionist-systems-based_2012"}},{"id":61,"uris":["http://zotero.org/users/8967118/items/R7D6RGKD"],"uri":["http://zotero.org/users/8967118/items/R7D6RGKD"],"itemData":{"id":61,"type":"article-journal","abstract":"Wireless sensor networks (WSNs) consist of sensor nodes with limited processing capability and limited nonrechargeable battery power. Energy consumption in WSN is a significant issue in networks for improving network lifetime. It is essential to develop an energy aware clustering protocol in WSN to reduce energy consumption for increasing network lifetime. In this paper, a neuro-fuzzy energy aware clustering scheme (NFEACS) is proposed to form optimum and energy aware clusters. NFEACS consists of two parts: fuzzy subsystem and neural network system that achieved energy efficiency in forming clusters and cluster heads in WSN. NFEACS used neural network that provides effective training set related to energy and received signal strength of all nodes to estimate the expected energy for tentative cluster heads. Sensor nodes with higher energy are trained with center location of base station to select energy aware cluster heads. Fuzzy rule is used in fuzzy logic part that inputs to form clusters. NFEACS is designed for WSN handling mobility of node. The proposed scheme NFEACS is compared with related clustering schemes, cluster-head election mechanism using fuzzy logic, and energy aware fuzzy unequal clustering. The experiment results show that NFEACS performs better than the other related schemes.","container-title":"The Scientific World Journal","DOI":"10.1155/2016/5063261","ISSN":"2356-6140, 1537-744X","journalAbbreviation":"The Scientific World Journal","language":"en","page":"1-8","source":"DOI.org (Crossref)","title":"Development of Energy Efficient Clustering Protocol in Wireless Sensor Network Using Neuro-Fuzzy Approach","volume":"2016","author":[{"family":"Julie","given":"E. Golden"},{"family":"Selvi","given":"S. Tamil"}],"issued":{"date-parts":[["2016"]]},"citation-key":"julie_development_2016"}},{"id":63,"uris":["http://zotero.org/users/8967118/items/MJ3ADQFM"],"uri":["http://zotero.org/users/8967118/items/MJ3ADQFM"],"itemData":{"id":63,"type":"article-journal","abstract":"This paper studies the prediction of the output voltage reduction caused by degradation during nominal operating condition of a PEM fuel cell stack. It proposes a methodology based on Adaptive Neuro-Fuzzy Inference Systems (ANFIS) which use as input the measures of the fuel cell output voltage during operation. The paper presents the architecture of the ANFIS and studies the selection of its parameters. As the output voltage cannot be represented as a periodical signal, the paper proposes to predict its temporal variation which is then used to construct the prediction of the output voltage. The paper also proposes to split this signal in two components: normal operation and external perturbations. The second component cannot be predicted and then it is not used to train the ANFIS. The performance of the prediction is evaluated on the output voltage of two fuel cells during a long term operation (1000 h). Validation results suggest that the proposed technique is well adapted to predict degradation in fuel cell systems.","container-title":"International Journal of Hydrogen Energy","DOI":"10.1016/j.ijhydene.2014.05.005","ISSN":"0360-3199","issue":"21","journalAbbreviation":"International Journal of Hydrogen Energy","language":"en","page":"11128-11144","source":"ScienceDirect","title":"Proton exchange membrane fuel cell degradation prediction based on Adaptive Neuro-Fuzzy Inference Systems","volume":"39","author":[{"family":"Silva","given":"R. E."},{"family":"Gouriveau","given":"R."},{"family":"Jemeï","given":"S."},{"family":"Hissel","given":"D."},{"family":"Boulon","given":"L."},{"family":"Agbossou","given":"K."},{"family":"Yousfi Steiner","given":"N."}],"issued":{"date-parts":[["2014",7,15]]},"citation-key":"silva_proton_2014"}}],"schema":"https://github.com/citation-style-language/schema/raw/master/csl-citation.json"} </w:instrText>
      </w:r>
      <w:r w:rsidR="008B4F8C">
        <w:rPr>
          <w:lang w:eastAsia="zh-CN"/>
        </w:rPr>
        <w:fldChar w:fldCharType="separate"/>
      </w:r>
      <w:r w:rsidR="008B4F8C" w:rsidRPr="008B4F8C">
        <w:rPr>
          <w:szCs w:val="24"/>
        </w:rPr>
        <w:t>[19]–[21]</w:t>
      </w:r>
      <w:r w:rsidR="008B4F8C">
        <w:rPr>
          <w:lang w:eastAsia="zh-CN"/>
        </w:rPr>
        <w:fldChar w:fldCharType="end"/>
      </w:r>
      <w:r w:rsidR="001C5FD4" w:rsidRPr="000B4378">
        <w:rPr>
          <w:lang w:eastAsia="zh-CN"/>
        </w:rPr>
        <w:t xml:space="preserve"> and neural networks</w:t>
      </w:r>
      <w:r w:rsidR="008A568B" w:rsidRPr="000B4378">
        <w:rPr>
          <w:lang w:eastAsia="zh-CN"/>
        </w:rPr>
        <w:t xml:space="preserve"> </w:t>
      </w:r>
      <w:r w:rsidR="008B4F8C">
        <w:rPr>
          <w:lang w:eastAsia="zh-CN"/>
        </w:rPr>
        <w:fldChar w:fldCharType="begin"/>
      </w:r>
      <w:r w:rsidR="008B4F8C">
        <w:rPr>
          <w:lang w:eastAsia="zh-CN"/>
        </w:rPr>
        <w:instrText xml:space="preserve"> ADDIN ZOTERO_ITEM CSL_CITATION {"citationID":"1sU2UMR2","properties":{"formattedCitation":"[22]","plainCitation":"[22]","noteIndex":0},"citationItems":[{"id":58,"uris":["http://zotero.org/users/8967118/items/4JL7I2E9"],"uri":["http://zotero.org/users/8967118/items/4JL7I2E9"],"itemData":{"id":58,"type":"article-journal","abstract":"As the heart of an aircraft, the aircraft engine's condition directly affects the safety, reliability, and operation of the aircraft. Prognostics and health management for aircraft engines can provide advance warning of failure and estimate the remaining useful life. However, aircraft engine systems are complex with both intangible and uncertain factors, it is difficult to model the complex degradation process, and no single prognostic approach can effectively solve this critical and complicated problem. Thus, fusion prognostics is conducted to obtain more accurate prognostics results. In this paper, a prognostics and health management-oriented integrated fusion prognostic framework is developed to improve the system state forecasting accuracy. This framework strategically fuses the monitoring sensor data and integrates the strengths of the data-driven prognostics approach and the experience-based approach while reducing their respective limitations. As an application example, this developed fusion prognostics framework is employed to predict the remaining useful life of an aircraft gas turbine engine based on sensor data. The results demonstrate that the proposed fusion prognostics framework is an effective prognostics tool, which can provide a more accurate and robust remaining useful life estimation than any single prognostics method.","container-title":"IEEE Sensors Journal","DOI":"10.1109/JSEN.2013.2293517","ISSN":"1558-1748","issue":"4","note":"event: IEEE Sensors Journal","page":"1124-1132","source":"IEEE Xplore","title":"PHM-Oriented Integrated Fusion Prognostics for Aircraft Engines Based on Sensor Data","volume":"14","author":[{"family":"Xu","given":"Jiuping"},{"family":"Wang","given":"Yusheng"},{"family":"Xu","given":"Lei"}],"issued":{"date-parts":[["2014",4]]},"citation-key":"xu_phm-oriented_2014"}}],"schema":"https://github.com/citation-style-language/schema/raw/master/csl-citation.json"} </w:instrText>
      </w:r>
      <w:r w:rsidR="008B4F8C">
        <w:rPr>
          <w:lang w:eastAsia="zh-CN"/>
        </w:rPr>
        <w:fldChar w:fldCharType="separate"/>
      </w:r>
      <w:r w:rsidR="008B4F8C" w:rsidRPr="008B4F8C">
        <w:t>[22]</w:t>
      </w:r>
      <w:r w:rsidR="008B4F8C">
        <w:rPr>
          <w:lang w:eastAsia="zh-CN"/>
        </w:rPr>
        <w:fldChar w:fldCharType="end"/>
      </w:r>
      <w:r w:rsidR="000C4F93" w:rsidRPr="000C4F93">
        <w:t xml:space="preserve">, </w:t>
      </w:r>
      <w:r w:rsidR="008011C3">
        <w:fldChar w:fldCharType="begin"/>
      </w:r>
      <w:r w:rsidR="008011C3">
        <w:instrText xml:space="preserve"> ADDIN ZOTERO_ITEM CSL_CITATION {"citationID":"SKOjYNdx","properties":{"formattedCitation":"[23]","plainCitation":"[23]","noteIndex":0},"citationItems":[{"id":54,"uris":["http://zotero.org/users/8967118/items/FQQJNUPD"],"uri":["http://zotero.org/users/8967118/items/FQQJNUPD"],"itemData":{"id":54,"type":"article-journal","abstract":"Degradation modeling is a critical and challenging problem as it serves as the basis for system prognostics and evolution mechanism analysis. In practice, multiple sensors are used to monitor the status of a system. Thus, multisensor data fusion techniques have been proposed to capture comprehensive information for prognostic modeling and analysis, which aims at developing a composite health index (HI) through the fusion of multiple sensor signals. In the literature, most existing methods use a linear data-fusion model for integration of multisensor data to construct the HI, which is insufficient to model nonlinear relations between sensing signals and HI in a complicated system. This article proposes a novel data fusion method based on deep learning for HI construction for prognostic analysis. A pair of adversarial networks is proposed to enable the training procedure of neural networks. To guarantee the stability of the algorithm, we propose a root mean square propagation (i.e., RMSprop)-based sampling algorithm to estimate model parameters. A set of simulation studies and a case study on a set of degradation signals of aircraft engines are conducted. The results demonstrate that the proposed method has a significant improvement on remaining useful life prediction compared to existing data fusion methods.","container-title":"IEEE Transactions on Reliability","DOI":"10.1109/TR.2020.3011500","ISSN":"1558-1721","issue":"2","note":"event: IEEE Transactions on Reliability","page":"775-789","source":"IEEE Xplore","title":"A Deep Learning Based Data Fusion Method for Degradation Modeling and Prognostics","volume":"70","author":[{"family":"Wang","given":"Feng"},{"family":"Du","given":"Juan"},{"family":"Zhao","given":"Yang"},{"family":"Tang","given":"Tao"},{"family":"Shi","given":"Jianjun"}],"issued":{"date-parts":[["2021",6]]},"citation-key":"wang_deep_2021"}}],"schema":"https://github.com/citation-style-language/schema/raw/master/csl-citation.json"} </w:instrText>
      </w:r>
      <w:r w:rsidR="008011C3">
        <w:fldChar w:fldCharType="separate"/>
      </w:r>
      <w:r w:rsidR="008011C3" w:rsidRPr="008011C3">
        <w:t>[23]</w:t>
      </w:r>
      <w:r w:rsidR="008011C3">
        <w:fldChar w:fldCharType="end"/>
      </w:r>
      <w:r w:rsidR="001C5FD4" w:rsidRPr="000B4378">
        <w:rPr>
          <w:lang w:eastAsia="zh-CN"/>
        </w:rPr>
        <w:t>.</w:t>
      </w:r>
    </w:p>
    <w:p w14:paraId="2113BBCE" w14:textId="35DF651F" w:rsidR="00DC2020" w:rsidRDefault="001C5FD4" w:rsidP="008B7514">
      <w:pPr>
        <w:pStyle w:val="Text"/>
        <w:rPr>
          <w:lang w:eastAsia="zh-CN"/>
        </w:rPr>
      </w:pPr>
      <w:r w:rsidRPr="000B4378">
        <w:rPr>
          <w:lang w:eastAsia="zh-CN"/>
        </w:rPr>
        <w:t>In particular, health index (HI)</w:t>
      </w:r>
      <w:r w:rsidR="00525762">
        <w:rPr>
          <w:lang w:eastAsia="zh-CN"/>
        </w:rPr>
        <w:t>-based</w:t>
      </w:r>
      <w:r w:rsidRPr="000B4378">
        <w:rPr>
          <w:lang w:eastAsia="zh-CN"/>
        </w:rPr>
        <w:t xml:space="preserve"> </w:t>
      </w:r>
      <w:r w:rsidR="00E02E8D" w:rsidRPr="000B4378">
        <w:rPr>
          <w:lang w:eastAsia="zh-CN"/>
        </w:rPr>
        <w:t>methods in</w:t>
      </w:r>
      <w:r w:rsidRPr="000B4378">
        <w:rPr>
          <w:lang w:eastAsia="zh-CN"/>
        </w:rPr>
        <w:t xml:space="preserve"> data-level fusion have received widespread attention</w:t>
      </w:r>
      <w:r w:rsidR="00525762">
        <w:rPr>
          <w:lang w:eastAsia="zh-CN"/>
        </w:rPr>
        <w:t xml:space="preserve"> in recent years</w:t>
      </w:r>
      <w:r w:rsidRPr="000B4378">
        <w:rPr>
          <w:lang w:eastAsia="zh-CN"/>
        </w:rPr>
        <w:t xml:space="preserve">. </w:t>
      </w:r>
      <w:r w:rsidR="00D9599E">
        <w:rPr>
          <w:lang w:eastAsia="zh-CN"/>
        </w:rPr>
        <w:t xml:space="preserve">HI is designed to </w:t>
      </w:r>
      <w:r w:rsidR="00D9599E" w:rsidRPr="00D9599E">
        <w:rPr>
          <w:lang w:eastAsia="zh-CN"/>
        </w:rPr>
        <w:t xml:space="preserve">characterize the </w:t>
      </w:r>
      <w:r w:rsidR="00C05AC7">
        <w:rPr>
          <w:lang w:eastAsia="zh-CN"/>
        </w:rPr>
        <w:t>underlying</w:t>
      </w:r>
      <w:r w:rsidR="00D9599E" w:rsidRPr="00D9599E">
        <w:rPr>
          <w:lang w:eastAsia="zh-CN"/>
        </w:rPr>
        <w:t xml:space="preserve"> degradation process</w:t>
      </w:r>
      <w:r w:rsidR="00E81D71">
        <w:rPr>
          <w:lang w:eastAsia="zh-CN"/>
        </w:rPr>
        <w:t>es</w:t>
      </w:r>
      <w:r w:rsidR="00D9599E">
        <w:rPr>
          <w:lang w:eastAsia="zh-CN"/>
        </w:rPr>
        <w:t xml:space="preserve"> </w:t>
      </w:r>
      <w:r w:rsidR="00973640">
        <w:rPr>
          <w:lang w:eastAsia="zh-CN"/>
        </w:rPr>
        <w:t>of machines</w:t>
      </w:r>
      <w:r w:rsidR="00E81D71">
        <w:rPr>
          <w:lang w:eastAsia="zh-CN"/>
        </w:rPr>
        <w:t>, and it can also</w:t>
      </w:r>
      <w:r w:rsidR="00570324">
        <w:rPr>
          <w:lang w:eastAsia="zh-CN"/>
        </w:rPr>
        <w:t xml:space="preserve"> be</w:t>
      </w:r>
      <w:r w:rsidR="00E81D71">
        <w:rPr>
          <w:lang w:eastAsia="zh-CN"/>
        </w:rPr>
        <w:t xml:space="preserve"> interpreted as </w:t>
      </w:r>
      <w:r w:rsidR="00112119">
        <w:rPr>
          <w:lang w:eastAsia="zh-CN"/>
        </w:rPr>
        <w:t xml:space="preserve">a </w:t>
      </w:r>
      <w:r w:rsidR="00112119" w:rsidRPr="00112119">
        <w:rPr>
          <w:lang w:eastAsia="zh-CN"/>
        </w:rPr>
        <w:t xml:space="preserve">visualization of </w:t>
      </w:r>
      <w:r w:rsidR="00112119">
        <w:rPr>
          <w:lang w:eastAsia="zh-CN"/>
        </w:rPr>
        <w:t xml:space="preserve">machines’ </w:t>
      </w:r>
      <w:r w:rsidR="00112119" w:rsidRPr="00112119">
        <w:rPr>
          <w:lang w:eastAsia="zh-CN"/>
        </w:rPr>
        <w:t>health status</w:t>
      </w:r>
      <w:r w:rsidR="007147E4">
        <w:rPr>
          <w:lang w:eastAsia="zh-CN"/>
        </w:rPr>
        <w:t>es</w:t>
      </w:r>
      <w:r w:rsidR="0001787C">
        <w:rPr>
          <w:lang w:eastAsia="zh-CN"/>
        </w:rPr>
        <w:t>.</w:t>
      </w:r>
      <w:r w:rsidR="00BD124E">
        <w:rPr>
          <w:lang w:eastAsia="zh-CN"/>
        </w:rPr>
        <w:t xml:space="preserve"> </w:t>
      </w:r>
      <w:r w:rsidR="00D60CDB">
        <w:rPr>
          <w:lang w:eastAsia="zh-CN"/>
        </w:rPr>
        <w:t xml:space="preserve">Liu et al. </w:t>
      </w:r>
      <w:r w:rsidR="002A261C">
        <w:rPr>
          <w:lang w:eastAsia="zh-CN"/>
        </w:rPr>
        <w:fldChar w:fldCharType="begin"/>
      </w:r>
      <w:r w:rsidR="002A261C">
        <w:rPr>
          <w:lang w:eastAsia="zh-CN"/>
        </w:rPr>
        <w:instrText xml:space="preserve"> ADDIN ZOTERO_ITEM CSL_CITATION {"citationID":"suc4jiUZ","properties":{"formattedCitation":"[24]","plainCitation":"[24]","noteIndex":0},"citationItems":[{"id":53,"uris":["http://zotero.org/users/8967118/items/CYSTD8QT"],"uri":["http://zotero.org/users/8967118/items/CYSTD8QT"],"itemData":{"id":53,"type":"article-journal","abstract":"Prognostics involves the effective utilization of condition or performance-based sensor signals to accurately estimate the remaining lifetime of partially degraded systems and components. The rapid development of sensor technology, has led to the use of multiple sensors to monitor the condition of an engineering system. It is therefore important to develop methodologies capable of integrating data from multiple sensors with the goal of improving the accuracy of predicting remaining lifetime. Although numerous efforts have focused on developing feature-level and decision-level fusion methodologies for prognostics, little research has targeted the development of “data-level” fusion models. In this paper, we present a methodology for constructing a composite health index for characterizing the performance of a system through the fusion of multiple degradation-based sensor data. This methodology includes data selection, data processing, and data fusion steps that lead to an improved degradation-based prognostic model. Our goal is that the composite health index provides a much better characterization of the condition of a system compared to relying solely on data from an individual sensor. Our methodology was evaluated through a case study involving a degradation dataset of an aircraft gas turbine engine that was generated by the Commercial Modular Aero-Propulsion System Simulation (C-MAPSS).","container-title":"IEEE Transactions on Automation Science and Engineering","DOI":"10.1109/TASE.2013.2250282","ISSN":"1558-3783","issue":"3","note":"event: IEEE Transactions on Automation Science and Engineering","page":"652-664","source":"IEEE Xplore","title":"A data-level fusion model for developing composite health indices for degradation modeling and prognostic analysis","volume":"10","author":[{"family":"Liu","given":"Kaibo"},{"family":"Gebraeel","given":"Nagi Z."},{"family":"Shi","given":"Jianjun"}],"issued":{"date-parts":[["2013",7]]},"citation-key":"Liudatalevelfusionmodel2013"}}],"schema":"https://github.com/citation-style-language/schema/raw/master/csl-citation.json"} </w:instrText>
      </w:r>
      <w:r w:rsidR="002A261C">
        <w:rPr>
          <w:lang w:eastAsia="zh-CN"/>
        </w:rPr>
        <w:fldChar w:fldCharType="separate"/>
      </w:r>
      <w:r w:rsidR="002A261C" w:rsidRPr="002A261C">
        <w:t>[24]</w:t>
      </w:r>
      <w:r w:rsidR="002A261C">
        <w:rPr>
          <w:lang w:eastAsia="zh-CN"/>
        </w:rPr>
        <w:fldChar w:fldCharType="end"/>
      </w:r>
      <w:r w:rsidR="00903072">
        <w:rPr>
          <w:lang w:eastAsia="zh-CN"/>
        </w:rPr>
        <w:t xml:space="preserve"> </w:t>
      </w:r>
      <w:r w:rsidR="00546674">
        <w:rPr>
          <w:lang w:eastAsia="zh-CN"/>
        </w:rPr>
        <w:t xml:space="preserve">designed HI as a weighted sum of multiple sensor signals. Specifically, they </w:t>
      </w:r>
      <w:r w:rsidR="00E06848">
        <w:rPr>
          <w:lang w:eastAsia="zh-CN"/>
        </w:rPr>
        <w:t>proposed</w:t>
      </w:r>
      <w:r w:rsidR="00D76B9B">
        <w:rPr>
          <w:lang w:eastAsia="zh-CN"/>
        </w:rPr>
        <w:t xml:space="preserve"> several </w:t>
      </w:r>
      <w:r w:rsidR="00BB24EF">
        <w:rPr>
          <w:lang w:eastAsia="zh-CN"/>
        </w:rPr>
        <w:t xml:space="preserve">theoretical assumptions </w:t>
      </w:r>
      <w:r w:rsidR="00FB00F3">
        <w:rPr>
          <w:lang w:eastAsia="zh-CN"/>
        </w:rPr>
        <w:t xml:space="preserve">to </w:t>
      </w:r>
      <w:r w:rsidR="006135C9">
        <w:rPr>
          <w:lang w:eastAsia="zh-CN"/>
        </w:rPr>
        <w:t>ensure</w:t>
      </w:r>
      <w:r w:rsidR="00FB00F3">
        <w:rPr>
          <w:lang w:eastAsia="zh-CN"/>
        </w:rPr>
        <w:t xml:space="preserve"> the </w:t>
      </w:r>
      <w:r w:rsidR="002E534C" w:rsidRPr="000B4378">
        <w:rPr>
          <w:lang w:eastAsia="zh-CN"/>
        </w:rPr>
        <w:t>monotonicity</w:t>
      </w:r>
      <w:r w:rsidR="002E534C">
        <w:rPr>
          <w:lang w:eastAsia="zh-CN"/>
        </w:rPr>
        <w:t>,</w:t>
      </w:r>
      <w:r w:rsidR="002E534C" w:rsidRPr="002E534C">
        <w:t xml:space="preserve"> </w:t>
      </w:r>
      <w:r w:rsidR="002E534C" w:rsidRPr="002E534C">
        <w:rPr>
          <w:lang w:eastAsia="zh-CN"/>
        </w:rPr>
        <w:t>stability</w:t>
      </w:r>
      <w:r w:rsidR="00784884">
        <w:rPr>
          <w:lang w:eastAsia="zh-CN"/>
        </w:rPr>
        <w:t xml:space="preserve"> etc.</w:t>
      </w:r>
      <w:r w:rsidR="002E534C">
        <w:rPr>
          <w:lang w:eastAsia="zh-CN"/>
        </w:rPr>
        <w:t xml:space="preserve"> </w:t>
      </w:r>
      <w:r w:rsidR="006135C9">
        <w:rPr>
          <w:lang w:eastAsia="zh-CN"/>
        </w:rPr>
        <w:t>of</w:t>
      </w:r>
      <w:r w:rsidR="00E55D2D">
        <w:rPr>
          <w:lang w:eastAsia="zh-CN"/>
        </w:rPr>
        <w:t xml:space="preserve"> the</w:t>
      </w:r>
      <w:r w:rsidR="006135C9">
        <w:rPr>
          <w:lang w:eastAsia="zh-CN"/>
        </w:rPr>
        <w:t xml:space="preserve"> constructed HI</w:t>
      </w:r>
      <w:r w:rsidR="00D76B9B">
        <w:rPr>
          <w:lang w:eastAsia="zh-CN"/>
        </w:rPr>
        <w:t xml:space="preserve"> and </w:t>
      </w:r>
      <w:r w:rsidR="00CE0464">
        <w:rPr>
          <w:lang w:eastAsia="zh-CN"/>
        </w:rPr>
        <w:t xml:space="preserve">then </w:t>
      </w:r>
      <w:r w:rsidR="00B91511">
        <w:rPr>
          <w:lang w:eastAsia="zh-CN"/>
        </w:rPr>
        <w:t>appli</w:t>
      </w:r>
      <w:r w:rsidR="00D76B9B">
        <w:rPr>
          <w:lang w:eastAsia="zh-CN"/>
        </w:rPr>
        <w:t xml:space="preserve">ed </w:t>
      </w:r>
      <w:r w:rsidR="00784884">
        <w:rPr>
          <w:lang w:eastAsia="zh-CN"/>
        </w:rPr>
        <w:t>these</w:t>
      </w:r>
      <w:r w:rsidR="00BB0B56">
        <w:rPr>
          <w:lang w:eastAsia="zh-CN"/>
        </w:rPr>
        <w:t xml:space="preserve"> assumptions as</w:t>
      </w:r>
      <w:r w:rsidR="00784884">
        <w:rPr>
          <w:lang w:eastAsia="zh-CN"/>
        </w:rPr>
        <w:t xml:space="preserve"> </w:t>
      </w:r>
      <w:r w:rsidR="00BB0B56">
        <w:rPr>
          <w:lang w:eastAsia="zh-CN"/>
        </w:rPr>
        <w:t>constraints</w:t>
      </w:r>
      <w:r w:rsidR="00E62C74">
        <w:rPr>
          <w:lang w:eastAsia="zh-CN"/>
        </w:rPr>
        <w:t xml:space="preserve"> in a </w:t>
      </w:r>
      <w:r w:rsidR="00D76B9B" w:rsidRPr="0059081A">
        <w:rPr>
          <w:lang w:eastAsia="zh-CN"/>
        </w:rPr>
        <w:t>quadratic programming model</w:t>
      </w:r>
      <w:r w:rsidR="00D76B9B">
        <w:rPr>
          <w:lang w:eastAsia="zh-CN"/>
        </w:rPr>
        <w:t xml:space="preserve"> to obtain optimal </w:t>
      </w:r>
      <w:r w:rsidR="00D76B9B" w:rsidRPr="001B1ED0">
        <w:rPr>
          <w:lang w:eastAsia="zh-CN"/>
        </w:rPr>
        <w:t>fusion weight coefficient</w:t>
      </w:r>
      <w:r w:rsidR="00D22A57">
        <w:rPr>
          <w:lang w:eastAsia="zh-CN"/>
        </w:rPr>
        <w:t xml:space="preserve"> for each sensor</w:t>
      </w:r>
      <w:r w:rsidR="00590C2F">
        <w:rPr>
          <w:lang w:eastAsia="zh-CN"/>
        </w:rPr>
        <w:t xml:space="preserve">. </w:t>
      </w:r>
      <w:r w:rsidR="00601884">
        <w:rPr>
          <w:lang w:eastAsia="zh-CN"/>
        </w:rPr>
        <w:t>Therefore, t</w:t>
      </w:r>
      <w:r w:rsidR="00590C2F">
        <w:rPr>
          <w:lang w:eastAsia="zh-CN"/>
        </w:rPr>
        <w:t xml:space="preserve">he constructed </w:t>
      </w:r>
      <w:r w:rsidRPr="000B4378">
        <w:rPr>
          <w:lang w:eastAsia="zh-CN"/>
        </w:rPr>
        <w:t xml:space="preserve">HI has better monotonicity and </w:t>
      </w:r>
      <w:r w:rsidR="007A52B1">
        <w:rPr>
          <w:lang w:eastAsia="zh-CN"/>
        </w:rPr>
        <w:t xml:space="preserve">fuses </w:t>
      </w:r>
      <w:r w:rsidR="00D84FF6">
        <w:rPr>
          <w:lang w:eastAsia="zh-CN"/>
        </w:rPr>
        <w:t>complete</w:t>
      </w:r>
      <w:r w:rsidR="00D84FF6" w:rsidRPr="000B4378">
        <w:rPr>
          <w:lang w:eastAsia="zh-CN"/>
        </w:rPr>
        <w:t xml:space="preserve"> </w:t>
      </w:r>
      <w:r w:rsidR="00CE7669">
        <w:rPr>
          <w:lang w:eastAsia="zh-CN"/>
        </w:rPr>
        <w:t>degradation</w:t>
      </w:r>
      <w:r w:rsidRPr="000B4378">
        <w:rPr>
          <w:lang w:eastAsia="zh-CN"/>
        </w:rPr>
        <w:t xml:space="preserve"> information</w:t>
      </w:r>
      <w:r w:rsidR="004F0AA7">
        <w:rPr>
          <w:lang w:eastAsia="zh-CN"/>
        </w:rPr>
        <w:t xml:space="preserve"> </w:t>
      </w:r>
      <w:r w:rsidR="00D84FF6">
        <w:rPr>
          <w:lang w:eastAsia="zh-CN"/>
        </w:rPr>
        <w:t xml:space="preserve">compared to </w:t>
      </w:r>
      <w:r w:rsidR="004F0AA7">
        <w:rPr>
          <w:lang w:eastAsia="zh-CN"/>
        </w:rPr>
        <w:t>any single sensor signal</w:t>
      </w:r>
      <w:r w:rsidRPr="000B4378">
        <w:rPr>
          <w:lang w:eastAsia="zh-CN"/>
        </w:rPr>
        <w:t xml:space="preserve">, </w:t>
      </w:r>
      <w:r w:rsidR="009804BB">
        <w:rPr>
          <w:lang w:eastAsia="zh-CN"/>
        </w:rPr>
        <w:t xml:space="preserve">and </w:t>
      </w:r>
      <w:r w:rsidR="00CE0464">
        <w:rPr>
          <w:lang w:eastAsia="zh-CN"/>
        </w:rPr>
        <w:t>thus</w:t>
      </w:r>
      <w:r w:rsidRPr="000B4378">
        <w:rPr>
          <w:lang w:eastAsia="zh-CN"/>
        </w:rPr>
        <w:t xml:space="preserve"> </w:t>
      </w:r>
      <w:r w:rsidR="00D66EB5">
        <w:rPr>
          <w:lang w:eastAsia="zh-CN"/>
        </w:rPr>
        <w:t xml:space="preserve">yields a better </w:t>
      </w:r>
      <w:r w:rsidRPr="000B4378">
        <w:rPr>
          <w:lang w:eastAsia="zh-CN"/>
        </w:rPr>
        <w:t>degradation model</w:t>
      </w:r>
      <w:r w:rsidR="00153F4D">
        <w:rPr>
          <w:lang w:eastAsia="zh-CN"/>
        </w:rPr>
        <w:t xml:space="preserve"> </w:t>
      </w:r>
      <w:r w:rsidR="00D66EB5">
        <w:rPr>
          <w:lang w:eastAsia="zh-CN"/>
        </w:rPr>
        <w:t>by</w:t>
      </w:r>
      <w:r w:rsidR="00153F4D">
        <w:rPr>
          <w:lang w:eastAsia="zh-CN"/>
        </w:rPr>
        <w:t xml:space="preserve"> fit</w:t>
      </w:r>
      <w:r w:rsidR="00D66EB5">
        <w:rPr>
          <w:lang w:eastAsia="zh-CN"/>
        </w:rPr>
        <w:t>ting</w:t>
      </w:r>
      <w:r w:rsidR="00153F4D">
        <w:rPr>
          <w:lang w:eastAsia="zh-CN"/>
        </w:rPr>
        <w:t xml:space="preserve"> the constructed HI</w:t>
      </w:r>
      <w:r w:rsidRPr="000B4378">
        <w:rPr>
          <w:lang w:eastAsia="zh-CN"/>
        </w:rPr>
        <w:t>.</w:t>
      </w:r>
      <w:r w:rsidR="008836B4" w:rsidRPr="000B4378">
        <w:rPr>
          <w:lang w:eastAsia="zh-CN"/>
        </w:rPr>
        <w:t xml:space="preserve"> </w:t>
      </w:r>
      <w:r w:rsidRPr="000B4378">
        <w:rPr>
          <w:lang w:eastAsia="zh-CN"/>
        </w:rPr>
        <w:t>As further research</w:t>
      </w:r>
      <w:r w:rsidR="00E421A9">
        <w:rPr>
          <w:lang w:eastAsia="zh-CN"/>
        </w:rPr>
        <w:t>es</w:t>
      </w:r>
      <w:r w:rsidRPr="000B4378">
        <w:rPr>
          <w:lang w:eastAsia="zh-CN"/>
        </w:rPr>
        <w:t xml:space="preserve">, </w:t>
      </w:r>
      <w:r w:rsidR="009804BB">
        <w:rPr>
          <w:lang w:eastAsia="zh-CN"/>
        </w:rPr>
        <w:t xml:space="preserve">Song et al. </w:t>
      </w:r>
      <w:r w:rsidR="00634109">
        <w:rPr>
          <w:lang w:eastAsia="zh-CN"/>
        </w:rPr>
        <w:fldChar w:fldCharType="begin"/>
      </w:r>
      <w:r w:rsidR="00CB561F">
        <w:rPr>
          <w:lang w:eastAsia="zh-CN"/>
        </w:rPr>
        <w:instrText xml:space="preserve"> ADDIN ZOTERO_ITEM CSL_CITATION {"citationID":"hr4QroH4","properties":{"formattedCitation":"[25]","plainCitation":"[25]","noteIndex":0},"citationItems":[{"id":49,"uris":["http://zotero.org/users/8967118/items/SPWLNQTS"],"uri":["http://zotero.org/users/8967118/items/SPWLNQTS"],"itemData":{"id":49,"type":"article-journal","abstract":"To prevent unexpected failures of complex engineering systems, multiple sensors have been widely used to simultaneously monitor the degradation process and make inference about the remaining useful life in real time. As each of the sensor signals often contains partial and dependent information, data-level fusion techniques have been developed that aim to construct a health index via the combination of multiple sensor signals. While the existing data-level fusion approaches have shown a promise for degradation modeling and prognostics, they are limited by only considering a linear fusion function. Such a linear assumption is usually insufficient to accurately characterize the complicated relations between multiple sensor signals and the underlying degradation process in practice, especially for complex engineering systems considered in this study. To address this issue, this study fills the literature gap by integrating kernel methods into the data-level fusion approaches to construct a health index for better characterizing the degradation process of the system. Through selecting a proper kernel function, the nonlinear relation between multiple sensor signals and the underlying degradation process can be captured. As a result, the constructed health index is expected to perform better in prognosis than existing data-level fusion methods that are based on the linear assumption. In fact, the existing data-level fusion models turn out to be only a special case of the proposed method. A case study based on the degradation signals of aircraft gas turbine engines is conducted and finally shows the developed health index by using the proposed method is insensitive for missing data and leads to an improved prognostic performance.","container-title":"IEEE Transactions on Reliability","DOI":"10.1109/TR.2017.2715180","ISSN":"1558-1721","issue":"2","note":"event: IEEE Transactions on Reliability","page":"640-650","source":"IEEE Xplore","title":"Integration of Data-Level Fusion Model and Kernel Methods for Degradation Modeling and Prognostic Analysis","volume":"67","author":[{"family":"Song","given":"Changyue"},{"family":"Liu","given":"Kaibo"},{"family":"Zhang","given":"Xi"}],"issued":{"date-parts":[["2018",6]]},"citation-key":"song_integration_2018"}}],"schema":"https://github.com/citation-style-language/schema/raw/master/csl-citation.json"} </w:instrText>
      </w:r>
      <w:r w:rsidR="00634109">
        <w:rPr>
          <w:lang w:eastAsia="zh-CN"/>
        </w:rPr>
        <w:fldChar w:fldCharType="separate"/>
      </w:r>
      <w:r w:rsidR="00CB561F" w:rsidRPr="00CB561F">
        <w:t>[25]</w:t>
      </w:r>
      <w:r w:rsidR="00634109">
        <w:rPr>
          <w:lang w:eastAsia="zh-CN"/>
        </w:rPr>
        <w:fldChar w:fldCharType="end"/>
      </w:r>
      <w:r w:rsidR="00426467">
        <w:rPr>
          <w:lang w:eastAsia="zh-CN"/>
        </w:rPr>
        <w:t xml:space="preserve"> </w:t>
      </w:r>
      <w:r w:rsidRPr="000B4378">
        <w:rPr>
          <w:lang w:eastAsia="zh-CN"/>
        </w:rPr>
        <w:t>and</w:t>
      </w:r>
      <w:r w:rsidR="009804BB">
        <w:rPr>
          <w:lang w:eastAsia="zh-CN"/>
        </w:rPr>
        <w:t xml:space="preserve"> </w:t>
      </w:r>
      <w:r w:rsidR="002C6704">
        <w:rPr>
          <w:lang w:eastAsia="zh-CN"/>
        </w:rPr>
        <w:t>L</w:t>
      </w:r>
      <w:r w:rsidR="009804BB">
        <w:rPr>
          <w:lang w:eastAsia="zh-CN"/>
        </w:rPr>
        <w:t>i et al.</w:t>
      </w:r>
      <w:r w:rsidR="00426467">
        <w:rPr>
          <w:lang w:eastAsia="zh-CN"/>
        </w:rPr>
        <w:t xml:space="preserve"> </w:t>
      </w:r>
      <w:r w:rsidR="00634109">
        <w:rPr>
          <w:lang w:eastAsia="zh-CN"/>
        </w:rPr>
        <w:fldChar w:fldCharType="begin"/>
      </w:r>
      <w:r w:rsidR="00CB561F">
        <w:rPr>
          <w:lang w:eastAsia="zh-CN"/>
        </w:rPr>
        <w:instrText xml:space="preserve"> ADDIN ZOTERO_ITEM CSL_CITATION {"citationID":"8U5JhXIP","properties":{"formattedCitation":"[26]","plainCitation":"[26]","noteIndex":0},"citationItems":[{"id":52,"uris":["http://zotero.org/users/8967118/items/PM5XBYBZ"],"uri":["http://zotero.org/users/8967118/items/PM5XBYBZ"],"itemData":{"id":52,"type":"article-journal","abstract":"With the rapid development of sensor technologies, multisensor signals are now readily available for health condition monitoring and remaining useful life (RUL) prediction. To fully utilize these signals for a better health condition assessment and RUL prediction, health indices are often constructed through various data fusion techniques. Nevertheless, most of the existing methods fuse signals linearly, which may not be sufficient to characterize the health status for RUL prediction. To address this issue and improve the predictability, this article proposes a novel nonlinear data fusion approach, namely, a shape-constrained neural data fusion network for health index construction. Especially, a neural network-based structure is employed, and a novel loss function is formulated by simultaneously considering the monotonicity and curvature of the constructed health index and its variability at the failure time. A tailored adaptive moment estimation algorithm (Adam) is proposed for model parameter estimation. The effectiveness of the proposed method is demonstrated and compared through a case study using the Commercial Modular Aero-Propulsion System Simulation (C-MAPSS) data set.","container-title":"IEEE Transactions on Neural Networks and Learning Systems","DOI":"10.1109/TNNLS.2020.3026644","ISSN":"2162-2388","issue":"11","note":"event: IEEE Transactions on Neural Networks and Learning Systems","page":"5022-5033","source":"IEEE Xplore","title":"A shape-constrained neural data fusion network for health index construction and residual life prediction","volume":"32","author":[{"family":"Li","given":"Zhen"},{"family":"Wu","given":"Jianguo"},{"family":"Yue","given":"Xiaowei"}],"issued":{"date-parts":[["2021",11]]},"citation-key":"Lishapeconstrainedneuraldata2021"}}],"schema":"https://github.com/citation-style-language/schema/raw/master/csl-citation.json"} </w:instrText>
      </w:r>
      <w:r w:rsidR="00634109">
        <w:rPr>
          <w:lang w:eastAsia="zh-CN"/>
        </w:rPr>
        <w:fldChar w:fldCharType="separate"/>
      </w:r>
      <w:r w:rsidR="00CB561F" w:rsidRPr="00CB561F">
        <w:t>[26]</w:t>
      </w:r>
      <w:r w:rsidR="00634109">
        <w:rPr>
          <w:lang w:eastAsia="zh-CN"/>
        </w:rPr>
        <w:fldChar w:fldCharType="end"/>
      </w:r>
      <w:r w:rsidRPr="000B4378">
        <w:rPr>
          <w:lang w:eastAsia="zh-CN"/>
        </w:rPr>
        <w:t xml:space="preserve"> proposed new fusion methods to construct HI that has nonlinear relations with </w:t>
      </w:r>
      <w:r w:rsidR="009C1B75" w:rsidRPr="000B4378">
        <w:rPr>
          <w:lang w:eastAsia="zh-CN"/>
        </w:rPr>
        <w:t>sens</w:t>
      </w:r>
      <w:r w:rsidR="009C1B75">
        <w:rPr>
          <w:lang w:eastAsia="zh-CN"/>
        </w:rPr>
        <w:t>or</w:t>
      </w:r>
      <w:r w:rsidR="009C1B75" w:rsidRPr="000B4378">
        <w:rPr>
          <w:lang w:eastAsia="zh-CN"/>
        </w:rPr>
        <w:t xml:space="preserve"> </w:t>
      </w:r>
      <w:r w:rsidRPr="000B4378">
        <w:rPr>
          <w:lang w:eastAsia="zh-CN"/>
        </w:rPr>
        <w:t xml:space="preserve">signals in complicated systems. </w:t>
      </w:r>
      <w:r w:rsidR="00115C1E" w:rsidRPr="00115C1E">
        <w:rPr>
          <w:lang w:eastAsia="zh-CN"/>
        </w:rPr>
        <w:t xml:space="preserve">These studies </w:t>
      </w:r>
      <w:r w:rsidR="00224E45" w:rsidRPr="00224E45">
        <w:rPr>
          <w:lang w:eastAsia="zh-CN"/>
        </w:rPr>
        <w:t>enric</w:t>
      </w:r>
      <w:r w:rsidR="006C46CA">
        <w:rPr>
          <w:lang w:eastAsia="zh-CN"/>
        </w:rPr>
        <w:t>hed</w:t>
      </w:r>
      <w:r w:rsidR="00115C1E" w:rsidRPr="00115C1E">
        <w:rPr>
          <w:lang w:eastAsia="zh-CN"/>
        </w:rPr>
        <w:t xml:space="preserve"> the theor</w:t>
      </w:r>
      <w:r w:rsidR="00115C1E">
        <w:rPr>
          <w:lang w:eastAsia="zh-CN"/>
        </w:rPr>
        <w:t>ies</w:t>
      </w:r>
      <w:r w:rsidR="00115C1E" w:rsidRPr="00115C1E">
        <w:rPr>
          <w:lang w:eastAsia="zh-CN"/>
        </w:rPr>
        <w:t xml:space="preserve"> and construction method</w:t>
      </w:r>
      <w:r w:rsidR="00115C1E">
        <w:rPr>
          <w:lang w:eastAsia="zh-CN"/>
        </w:rPr>
        <w:t>s</w:t>
      </w:r>
      <w:r w:rsidR="00115C1E" w:rsidRPr="00115C1E">
        <w:rPr>
          <w:lang w:eastAsia="zh-CN"/>
        </w:rPr>
        <w:t xml:space="preserve"> of </w:t>
      </w:r>
      <w:r w:rsidR="002C6704">
        <w:rPr>
          <w:lang w:eastAsia="zh-CN"/>
        </w:rPr>
        <w:t>HI</w:t>
      </w:r>
      <w:r w:rsidR="007F0F94">
        <w:rPr>
          <w:lang w:eastAsia="zh-CN"/>
        </w:rPr>
        <w:t>, and obtained fine prognosis results</w:t>
      </w:r>
      <w:r w:rsidR="00115C1E">
        <w:rPr>
          <w:lang w:eastAsia="zh-CN"/>
        </w:rPr>
        <w:t xml:space="preserve">. </w:t>
      </w:r>
    </w:p>
    <w:p w14:paraId="229D96E0" w14:textId="25C68FBD" w:rsidR="000703FE" w:rsidRDefault="00DC2020" w:rsidP="000703FE">
      <w:pPr>
        <w:pStyle w:val="Text"/>
        <w:rPr>
          <w:noProof/>
        </w:rPr>
      </w:pPr>
      <w:r>
        <w:rPr>
          <w:lang w:eastAsia="zh-CN"/>
        </w:rPr>
        <w:t>However, i</w:t>
      </w:r>
      <w:r w:rsidR="002810CD">
        <w:rPr>
          <w:lang w:eastAsia="zh-CN"/>
        </w:rPr>
        <w:t xml:space="preserve">n real </w:t>
      </w:r>
      <w:r w:rsidR="002810CD" w:rsidRPr="002810CD">
        <w:rPr>
          <w:lang w:eastAsia="zh-CN"/>
        </w:rPr>
        <w:t>production process</w:t>
      </w:r>
      <w:r w:rsidR="005C2FC9">
        <w:rPr>
          <w:lang w:eastAsia="zh-CN"/>
        </w:rPr>
        <w:t>es</w:t>
      </w:r>
      <w:r w:rsidR="002810CD">
        <w:rPr>
          <w:lang w:eastAsia="zh-CN"/>
        </w:rPr>
        <w:t>,</w:t>
      </w:r>
      <w:r>
        <w:rPr>
          <w:lang w:eastAsia="zh-CN"/>
        </w:rPr>
        <w:t xml:space="preserve"> </w:t>
      </w:r>
      <w:r w:rsidR="00AE5A81">
        <w:rPr>
          <w:lang w:eastAsia="zh-CN"/>
        </w:rPr>
        <w:t>a group of</w:t>
      </w:r>
      <w:r>
        <w:rPr>
          <w:lang w:eastAsia="zh-CN"/>
        </w:rPr>
        <w:t xml:space="preserve"> machines</w:t>
      </w:r>
      <w:r w:rsidR="00AE5A81">
        <w:rPr>
          <w:lang w:eastAsia="zh-CN"/>
        </w:rPr>
        <w:t xml:space="preserve"> in a manufacturing system</w:t>
      </w:r>
      <w:r>
        <w:rPr>
          <w:lang w:eastAsia="zh-CN"/>
        </w:rPr>
        <w:t xml:space="preserve"> are often under </w:t>
      </w:r>
      <w:r w:rsidR="00DB1A03">
        <w:rPr>
          <w:lang w:eastAsia="zh-CN"/>
        </w:rPr>
        <w:t>similar</w:t>
      </w:r>
      <w:r w:rsidR="00C45A63">
        <w:rPr>
          <w:lang w:eastAsia="zh-CN"/>
        </w:rPr>
        <w:t xml:space="preserve"> or dependent </w:t>
      </w:r>
      <w:r w:rsidRPr="000B4378">
        <w:t>operational and environmental</w:t>
      </w:r>
      <w:r>
        <w:rPr>
          <w:lang w:eastAsia="zh-CN"/>
        </w:rPr>
        <w:t xml:space="preserve"> condition</w:t>
      </w:r>
      <w:r w:rsidR="00310926">
        <w:rPr>
          <w:lang w:eastAsia="zh-CN"/>
        </w:rPr>
        <w:t>s</w:t>
      </w:r>
      <w:r w:rsidR="00385E7A">
        <w:rPr>
          <w:lang w:eastAsia="zh-CN"/>
        </w:rPr>
        <w:t xml:space="preserve"> (e.g., from the same engines</w:t>
      </w:r>
      <w:r w:rsidR="002E6D05">
        <w:rPr>
          <w:lang w:eastAsia="zh-CN"/>
        </w:rPr>
        <w:t xml:space="preserve"> in the same aircrafts</w:t>
      </w:r>
      <w:r w:rsidR="00385E7A">
        <w:rPr>
          <w:lang w:eastAsia="zh-CN"/>
        </w:rPr>
        <w:t>)</w:t>
      </w:r>
      <w:r>
        <w:rPr>
          <w:lang w:eastAsia="zh-CN"/>
        </w:rPr>
        <w:t xml:space="preserve">, </w:t>
      </w:r>
      <w:r w:rsidR="00AE5A81">
        <w:rPr>
          <w:lang w:eastAsia="zh-CN"/>
        </w:rPr>
        <w:t xml:space="preserve">leading to </w:t>
      </w:r>
      <w:r w:rsidRPr="00AE5A81">
        <w:rPr>
          <w:lang w:eastAsia="zh-CN"/>
        </w:rPr>
        <w:t>dependen</w:t>
      </w:r>
      <w:r w:rsidR="00AE5A81" w:rsidRPr="00D27992">
        <w:rPr>
          <w:lang w:eastAsia="zh-CN"/>
        </w:rPr>
        <w:t>t</w:t>
      </w:r>
      <w:r w:rsidRPr="00AE5A81">
        <w:rPr>
          <w:lang w:eastAsia="zh-CN"/>
        </w:rPr>
        <w:t xml:space="preserve"> </w:t>
      </w:r>
      <w:r w:rsidR="00AE5A81" w:rsidRPr="00D27992">
        <w:rPr>
          <w:lang w:eastAsia="zh-CN"/>
        </w:rPr>
        <w:t>but</w:t>
      </w:r>
      <w:r w:rsidRPr="00AE5A81">
        <w:rPr>
          <w:lang w:eastAsia="zh-CN"/>
        </w:rPr>
        <w:t xml:space="preserve"> </w:t>
      </w:r>
      <w:r w:rsidR="00271466">
        <w:rPr>
          <w:lang w:eastAsia="zh-CN"/>
        </w:rPr>
        <w:t xml:space="preserve">possibly </w:t>
      </w:r>
      <w:r w:rsidRPr="00AE5A81">
        <w:rPr>
          <w:lang w:eastAsia="zh-CN"/>
        </w:rPr>
        <w:t>heterogene</w:t>
      </w:r>
      <w:r w:rsidR="00AE5A81" w:rsidRPr="00D27992">
        <w:rPr>
          <w:lang w:eastAsia="zh-CN"/>
        </w:rPr>
        <w:t>ous</w:t>
      </w:r>
      <w:r w:rsidR="002A1A1A" w:rsidRPr="00AE5A81">
        <w:rPr>
          <w:lang w:eastAsia="zh-CN"/>
        </w:rPr>
        <w:t xml:space="preserve"> </w:t>
      </w:r>
      <w:r w:rsidR="00BC3C30" w:rsidRPr="00AE5A81">
        <w:rPr>
          <w:lang w:eastAsia="zh-CN"/>
        </w:rPr>
        <w:t xml:space="preserve">degradation profiles of </w:t>
      </w:r>
      <w:r w:rsidR="00AE5A81" w:rsidRPr="00D27992">
        <w:rPr>
          <w:lang w:eastAsia="zh-CN"/>
        </w:rPr>
        <w:t xml:space="preserve">each individual </w:t>
      </w:r>
      <w:r w:rsidR="009742BD" w:rsidRPr="00AE5A81">
        <w:rPr>
          <w:lang w:eastAsia="zh-CN"/>
        </w:rPr>
        <w:t>machine</w:t>
      </w:r>
      <w:r w:rsidR="00BC3C30" w:rsidRPr="00AE5A81">
        <w:rPr>
          <w:lang w:eastAsia="zh-CN"/>
        </w:rPr>
        <w:t xml:space="preserve">. </w:t>
      </w:r>
      <w:r w:rsidR="00F37C67">
        <w:rPr>
          <w:lang w:eastAsia="zh-CN"/>
        </w:rPr>
        <w:t xml:space="preserve"> </w:t>
      </w:r>
      <w:r w:rsidR="00EF54BF">
        <w:rPr>
          <w:lang w:eastAsia="zh-CN"/>
        </w:rPr>
        <w:t>For example</w:t>
      </w:r>
      <w:r w:rsidR="00480DA1">
        <w:rPr>
          <w:lang w:eastAsia="zh-CN"/>
        </w:rPr>
        <w:t xml:space="preserve">, Fig. 1 illustrate </w:t>
      </w:r>
      <w:r w:rsidR="00AE5A81">
        <w:rPr>
          <w:lang w:eastAsia="zh-CN"/>
        </w:rPr>
        <w:t>degradation</w:t>
      </w:r>
      <w:r w:rsidR="00480DA1">
        <w:rPr>
          <w:lang w:eastAsia="zh-CN"/>
        </w:rPr>
        <w:t xml:space="preserve"> signals of a group of </w:t>
      </w:r>
      <w:r w:rsidR="002E6D05">
        <w:rPr>
          <w:lang w:eastAsia="zh-CN"/>
        </w:rPr>
        <w:t>engines</w:t>
      </w:r>
      <w:r w:rsidR="00AE5A81">
        <w:rPr>
          <w:lang w:eastAsia="zh-CN"/>
        </w:rPr>
        <w:t xml:space="preserve"> in an aircraft, </w:t>
      </w:r>
      <w:r w:rsidR="00480DA1">
        <w:rPr>
          <w:lang w:eastAsia="zh-CN"/>
        </w:rPr>
        <w:t xml:space="preserve"> </w:t>
      </w:r>
      <w:r w:rsidR="00AE5A81">
        <w:rPr>
          <w:lang w:eastAsia="zh-CN"/>
        </w:rPr>
        <w:t>where the data are</w:t>
      </w:r>
      <w:r w:rsidR="00126838">
        <w:rPr>
          <w:lang w:eastAsia="zh-CN"/>
        </w:rPr>
        <w:t xml:space="preserve"> originated from the </w:t>
      </w:r>
      <w:r w:rsidR="00126838" w:rsidRPr="00C61938">
        <w:rPr>
          <w:lang w:eastAsia="zh-CN"/>
        </w:rPr>
        <w:t>Commercial Modular Aero-Propulsion System Simulation (C-MAPSS)</w:t>
      </w:r>
      <w:r w:rsidR="007A7BDB">
        <w:rPr>
          <w:lang w:eastAsia="zh-CN"/>
        </w:rPr>
        <w:t xml:space="preserve"> </w:t>
      </w:r>
      <w:r w:rsidR="00126838">
        <w:rPr>
          <w:lang w:eastAsia="zh-CN"/>
        </w:rPr>
        <w:fldChar w:fldCharType="begin"/>
      </w:r>
      <w:r w:rsidR="00126838">
        <w:rPr>
          <w:lang w:eastAsia="zh-CN"/>
        </w:rPr>
        <w:instrText xml:space="preserve"> ADDIN ZOTERO_ITEM CSL_CITATION {"citationID":"N63gaV7j","properties":{"formattedCitation":"[27]","plainCitation":"[27]","noteIndex":0},"citationItems":[{"id":239,"uris":["http://zotero.org/users/8967118/items/G46MEJ9N"],"uri":["http://zotero.org/users/8967118/items/G46MEJ9N"],"itemData":{"id":239,"type":"report","abstract":"This report is a Users Guide for version 2 of the NASA-developed Commercial Modular Aero-Propulsion System Simulation (C-MAPSS) software, which is a transient simulation of a large commercial turbofan engine (up to 90,000-lb thrust) with a realistic engine control system. The software supports easy access to health, control, and engine parameters through a graphical user interface (GUI). C-MAPSS v.2 has some enhancements over the original, including three actuators rather than one, the addition of actuator and sensor dynamics, and an improved controller, while retaining or improving on the convenience and user-friendliness of the original. C-MAPSS v.2 provides the user with a graphical turbofan engine simulation environment in which advanced algorithms can be implemented and tested. C-MAPSS can run user-specified transient simulations, and it can generate state-space linear models of the nonlinear engine model at an operating point. The code has a number of GUI screens that allow point-and-click operation, and have editable fields for user-specified input. The software includes an atmospheric model which allows simulation of engine operation at altitudes from sea level to 40,000 ft, Mach numbers from 0 to 0.90, and ambient temperatures from -60 to 103 F. The package also includes a power-management system that allows the engine to be operated over a wide range of thrust levels throughout the full range of flight conditions.","note":"NTRS Author Affiliations: N and R Engineering and Management Services, Saratoga Control Systems, ASRC Aerospace Corp., NASA Glenn Research Center\nNTRS Document ID: 20120003211\nNTRS Research Center: Glenn Research Center (GRC)","number":"E-18125","source":"NASA NTRS","title":"User's Guide for the Commercial Modular Aero-Propulsion System Simulation (C-MAPSS): Version 2","title-short":"User's Guide for the Commercial Modular Aero-Propulsion System Simulation (C-MAPSS)","URL":"https://ntrs.nasa.gov/citations/20120003211","author":[{"family":"Liu","given":"Yuan"},{"family":"Frederick","given":"Dean K."},{"family":"DeCastro","given":"Jonathan A."},{"family":"Litt","given":"Jonathan S."},{"family":"Chan","given":"William W."}],"accessed":{"date-parts":[["2022",1,22]]},"issued":{"date-parts":[["2012",3,1]]},"citation-key":"liu_users_2012"}}],"schema":"https://github.com/citation-style-language/schema/raw/master/csl-citation.json"} </w:instrText>
      </w:r>
      <w:r w:rsidR="00126838">
        <w:rPr>
          <w:lang w:eastAsia="zh-CN"/>
        </w:rPr>
        <w:fldChar w:fldCharType="separate"/>
      </w:r>
      <w:r w:rsidR="00126838" w:rsidRPr="00126838">
        <w:t>[27]</w:t>
      </w:r>
      <w:r w:rsidR="00126838">
        <w:rPr>
          <w:lang w:eastAsia="zh-CN"/>
        </w:rPr>
        <w:fldChar w:fldCharType="end"/>
      </w:r>
      <w:r w:rsidR="00AE5A81">
        <w:rPr>
          <w:lang w:eastAsia="zh-CN"/>
        </w:rPr>
        <w:t>.</w:t>
      </w:r>
      <w:r w:rsidR="00ED7748">
        <w:rPr>
          <w:lang w:eastAsia="zh-CN"/>
        </w:rPr>
        <w:t xml:space="preserve"> </w:t>
      </w:r>
      <w:r w:rsidR="00AE5A81">
        <w:rPr>
          <w:lang w:eastAsia="zh-CN"/>
        </w:rPr>
        <w:t>Since</w:t>
      </w:r>
      <w:r w:rsidR="00DF6C92">
        <w:rPr>
          <w:lang w:eastAsia="zh-CN"/>
        </w:rPr>
        <w:t xml:space="preserve"> these </w:t>
      </w:r>
      <w:r w:rsidR="00AE5A81">
        <w:rPr>
          <w:lang w:eastAsia="zh-CN"/>
        </w:rPr>
        <w:t>engines</w:t>
      </w:r>
      <w:r w:rsidR="00DF6C92">
        <w:rPr>
          <w:lang w:eastAsia="zh-CN"/>
        </w:rPr>
        <w:t xml:space="preserve"> are under </w:t>
      </w:r>
      <w:r w:rsidR="00AE5A81">
        <w:rPr>
          <w:lang w:eastAsia="zh-CN"/>
        </w:rPr>
        <w:t xml:space="preserve">the </w:t>
      </w:r>
      <w:r w:rsidR="00DF6C92">
        <w:rPr>
          <w:lang w:eastAsia="zh-CN"/>
        </w:rPr>
        <w:t xml:space="preserve">same </w:t>
      </w:r>
      <w:r w:rsidR="00DF6C92" w:rsidRPr="000B4378">
        <w:t>operational and environmental</w:t>
      </w:r>
      <w:r w:rsidR="00DF6C92">
        <w:rPr>
          <w:lang w:eastAsia="zh-CN"/>
        </w:rPr>
        <w:t xml:space="preserve"> condition</w:t>
      </w:r>
      <w:r w:rsidR="00AE5A81">
        <w:rPr>
          <w:lang w:eastAsia="zh-CN"/>
        </w:rPr>
        <w:t xml:space="preserve"> in the aircraft</w:t>
      </w:r>
      <w:r w:rsidR="00DF6C92">
        <w:rPr>
          <w:lang w:eastAsia="zh-CN"/>
        </w:rPr>
        <w:t>, the</w:t>
      </w:r>
      <w:r w:rsidR="00BC3C30">
        <w:rPr>
          <w:lang w:eastAsia="zh-CN"/>
        </w:rPr>
        <w:t>ir</w:t>
      </w:r>
      <w:r w:rsidR="00DF6C92">
        <w:rPr>
          <w:lang w:eastAsia="zh-CN"/>
        </w:rPr>
        <w:t xml:space="preserve"> degradation process</w:t>
      </w:r>
      <w:r w:rsidR="00473AC2">
        <w:rPr>
          <w:lang w:eastAsia="zh-CN"/>
        </w:rPr>
        <w:t xml:space="preserve">es </w:t>
      </w:r>
      <w:r w:rsidR="00AE5A81">
        <w:rPr>
          <w:lang w:eastAsia="zh-CN"/>
        </w:rPr>
        <w:t>present similar but not identical profiles</w:t>
      </w:r>
      <w:r w:rsidR="0003318B">
        <w:rPr>
          <w:lang w:eastAsia="zh-CN"/>
        </w:rPr>
        <w:t>, which indicate</w:t>
      </w:r>
      <w:r w:rsidR="00237225">
        <w:rPr>
          <w:lang w:eastAsia="zh-CN"/>
        </w:rPr>
        <w:t>s</w:t>
      </w:r>
      <w:r w:rsidR="0003318B">
        <w:rPr>
          <w:lang w:eastAsia="zh-CN"/>
        </w:rPr>
        <w:t xml:space="preserve"> the dependency and </w:t>
      </w:r>
      <w:r w:rsidR="0003318B" w:rsidRPr="0003318B">
        <w:rPr>
          <w:lang w:eastAsia="zh-CN"/>
        </w:rPr>
        <w:t>heterogeneity</w:t>
      </w:r>
      <w:r w:rsidR="00237225">
        <w:rPr>
          <w:lang w:eastAsia="zh-CN"/>
        </w:rPr>
        <w:t xml:space="preserve"> of </w:t>
      </w:r>
      <w:r w:rsidR="00AE5A81">
        <w:rPr>
          <w:lang w:eastAsia="zh-CN"/>
        </w:rPr>
        <w:t>the engines</w:t>
      </w:r>
      <w:r w:rsidR="0003318B">
        <w:rPr>
          <w:lang w:eastAsia="zh-CN"/>
        </w:rPr>
        <w:t>.</w:t>
      </w:r>
      <w:r w:rsidR="00DF6C92">
        <w:rPr>
          <w:lang w:eastAsia="zh-CN"/>
        </w:rPr>
        <w:t xml:space="preserve"> </w:t>
      </w:r>
      <w:r w:rsidR="00F37C67">
        <w:rPr>
          <w:lang w:eastAsia="zh-CN"/>
        </w:rPr>
        <w:t>S</w:t>
      </w:r>
      <w:r w:rsidR="00A51CB5">
        <w:rPr>
          <w:lang w:eastAsia="zh-CN"/>
        </w:rPr>
        <w:t>uch</w:t>
      </w:r>
      <w:r w:rsidR="007147E4">
        <w:rPr>
          <w:lang w:eastAsia="zh-CN"/>
        </w:rPr>
        <w:t xml:space="preserve"> </w:t>
      </w:r>
      <w:r w:rsidR="00237225" w:rsidRPr="00237225">
        <w:rPr>
          <w:lang w:eastAsia="zh-CN"/>
        </w:rPr>
        <w:t>characteristic</w:t>
      </w:r>
      <w:r w:rsidR="00237225">
        <w:rPr>
          <w:lang w:eastAsia="zh-CN"/>
        </w:rPr>
        <w:t>s</w:t>
      </w:r>
      <w:r w:rsidR="00A51CB5">
        <w:rPr>
          <w:lang w:eastAsia="zh-CN"/>
        </w:rPr>
        <w:t xml:space="preserve"> </w:t>
      </w:r>
      <w:r w:rsidR="008F4DFE">
        <w:rPr>
          <w:lang w:eastAsia="zh-CN"/>
        </w:rPr>
        <w:t xml:space="preserve">may contain key information for </w:t>
      </w:r>
      <w:r w:rsidR="008E5CEC">
        <w:rPr>
          <w:lang w:eastAsia="zh-CN"/>
        </w:rPr>
        <w:t xml:space="preserve">HI construction, </w:t>
      </w:r>
      <w:r w:rsidR="008F4DFE">
        <w:rPr>
          <w:lang w:eastAsia="zh-CN"/>
        </w:rPr>
        <w:t>degradation model</w:t>
      </w:r>
      <w:r w:rsidR="00D35BC8">
        <w:rPr>
          <w:lang w:eastAsia="zh-CN"/>
        </w:rPr>
        <w:t>ing</w:t>
      </w:r>
      <w:r w:rsidR="008F4DFE" w:rsidRPr="008F4DFE">
        <w:rPr>
          <w:lang w:eastAsia="zh-CN"/>
        </w:rPr>
        <w:t xml:space="preserve"> and RUL prediction</w:t>
      </w:r>
      <w:r w:rsidR="00C601BE">
        <w:rPr>
          <w:lang w:eastAsia="zh-CN"/>
        </w:rPr>
        <w:t>,</w:t>
      </w:r>
      <w:r w:rsidR="007164E7">
        <w:rPr>
          <w:lang w:eastAsia="zh-CN"/>
        </w:rPr>
        <w:t xml:space="preserve"> but have been ignored in the above studies</w:t>
      </w:r>
      <w:r w:rsidR="008305DE">
        <w:rPr>
          <w:lang w:eastAsia="zh-CN"/>
        </w:rPr>
        <w:t>.</w:t>
      </w:r>
      <w:r w:rsidR="008305DE" w:rsidRPr="008305DE">
        <w:rPr>
          <w:lang w:eastAsia="zh-CN"/>
        </w:rPr>
        <w:t xml:space="preserve"> </w:t>
      </w:r>
      <w:r w:rsidR="00BD443B">
        <w:rPr>
          <w:lang w:eastAsia="zh-CN"/>
        </w:rPr>
        <w:t>Another challenge lies in that</w:t>
      </w:r>
      <w:r w:rsidR="003938B5">
        <w:rPr>
          <w:lang w:eastAsia="zh-CN"/>
        </w:rPr>
        <w:t xml:space="preserve"> </w:t>
      </w:r>
      <w:r w:rsidR="00A906C3" w:rsidRPr="00A906C3">
        <w:rPr>
          <w:lang w:eastAsia="zh-CN"/>
        </w:rPr>
        <w:t xml:space="preserve">sensor </w:t>
      </w:r>
      <w:r w:rsidR="004469C5">
        <w:rPr>
          <w:lang w:eastAsia="zh-CN"/>
        </w:rPr>
        <w:t>signals</w:t>
      </w:r>
      <w:r w:rsidR="00877888">
        <w:rPr>
          <w:lang w:eastAsia="zh-CN"/>
        </w:rPr>
        <w:t xml:space="preserve"> for prognostic analysis</w:t>
      </w:r>
      <w:r w:rsidR="00A906C3" w:rsidRPr="00A906C3">
        <w:rPr>
          <w:lang w:eastAsia="zh-CN"/>
        </w:rPr>
        <w:t xml:space="preserve"> may not be </w:t>
      </w:r>
      <w:r w:rsidR="004469C5">
        <w:rPr>
          <w:lang w:eastAsia="zh-CN"/>
        </w:rPr>
        <w:t xml:space="preserve">completely and </w:t>
      </w:r>
      <w:r w:rsidR="00A906C3" w:rsidRPr="00A906C3">
        <w:rPr>
          <w:lang w:eastAsia="zh-CN"/>
        </w:rPr>
        <w:t xml:space="preserve">appropriately </w:t>
      </w:r>
      <w:r w:rsidR="001F4FF6" w:rsidRPr="00A906C3">
        <w:rPr>
          <w:lang w:eastAsia="zh-CN"/>
        </w:rPr>
        <w:t xml:space="preserve">gathered </w:t>
      </w:r>
      <w:r w:rsidR="001F4FF6">
        <w:rPr>
          <w:lang w:eastAsia="zh-CN"/>
        </w:rPr>
        <w:t xml:space="preserve">in practice </w:t>
      </w:r>
      <w:r w:rsidR="00A906C3" w:rsidRPr="00A906C3">
        <w:rPr>
          <w:lang w:eastAsia="zh-CN"/>
        </w:rPr>
        <w:t>for unexpected</w:t>
      </w:r>
      <w:r w:rsidR="004469C5">
        <w:rPr>
          <w:lang w:eastAsia="zh-CN"/>
        </w:rPr>
        <w:t xml:space="preserve"> </w:t>
      </w:r>
      <w:r w:rsidR="00A906C3" w:rsidRPr="00A906C3">
        <w:rPr>
          <w:rFonts w:ascii="Times" w:hAnsi="Times" w:cs="宋体"/>
        </w:rPr>
        <w:t xml:space="preserve">reasons, </w:t>
      </w:r>
      <w:r w:rsidR="004469C5">
        <w:rPr>
          <w:rFonts w:ascii="Times" w:hAnsi="Times" w:cs="宋体"/>
        </w:rPr>
        <w:t>e.g.,</w:t>
      </w:r>
      <w:r w:rsidR="00A906C3" w:rsidRPr="00A906C3">
        <w:rPr>
          <w:rFonts w:ascii="Times" w:hAnsi="Times" w:cs="宋体"/>
        </w:rPr>
        <w:t xml:space="preserve"> sensor aging,</w:t>
      </w:r>
      <w:r w:rsidR="004469C5">
        <w:rPr>
          <w:rFonts w:ascii="Times" w:hAnsi="Times" w:cs="宋体"/>
        </w:rPr>
        <w:t xml:space="preserve"> </w:t>
      </w:r>
      <w:r w:rsidR="004469C5" w:rsidRPr="00A906C3">
        <w:rPr>
          <w:rFonts w:ascii="Times" w:hAnsi="Times" w:cs="宋体"/>
        </w:rPr>
        <w:t>data reading errors</w:t>
      </w:r>
      <w:r w:rsidR="004469C5">
        <w:rPr>
          <w:rFonts w:ascii="Times" w:hAnsi="Times" w:cs="宋体"/>
        </w:rPr>
        <w:t>, and</w:t>
      </w:r>
      <w:r w:rsidR="00A906C3" w:rsidRPr="00A906C3">
        <w:rPr>
          <w:rFonts w:ascii="Times" w:hAnsi="Times" w:cs="宋体"/>
        </w:rPr>
        <w:t xml:space="preserve"> wireless communication failures</w:t>
      </w:r>
      <w:r w:rsidR="00E279CD">
        <w:rPr>
          <w:rFonts w:ascii="Times" w:hAnsi="Times" w:cs="宋体"/>
        </w:rPr>
        <w:t>, leading to the existence of missing data</w:t>
      </w:r>
      <w:r w:rsidR="00A906C3" w:rsidRPr="00A906C3">
        <w:rPr>
          <w:rFonts w:ascii="Times" w:hAnsi="Times" w:cs="宋体"/>
        </w:rPr>
        <w:t xml:space="preserve">. </w:t>
      </w:r>
      <w:r w:rsidR="00326962">
        <w:rPr>
          <w:rFonts w:ascii="Times" w:hAnsi="Times" w:cs="宋体"/>
        </w:rPr>
        <w:t>Currently</w:t>
      </w:r>
      <w:r w:rsidR="00063E65" w:rsidRPr="00063E65">
        <w:rPr>
          <w:rFonts w:ascii="Times" w:hAnsi="Times" w:cs="宋体"/>
        </w:rPr>
        <w:t xml:space="preserve">, there is a lack of an effective method for degradation modeling and prognostics by considering </w:t>
      </w:r>
      <w:r w:rsidR="00237225" w:rsidRPr="00237225">
        <w:rPr>
          <w:rFonts w:ascii="Times" w:hAnsi="Times" w:cs="宋体"/>
        </w:rPr>
        <w:t>dependency and heterogeneity</w:t>
      </w:r>
      <w:r w:rsidR="00063E65" w:rsidRPr="00063E65">
        <w:rPr>
          <w:rFonts w:ascii="Times" w:hAnsi="Times" w:cs="宋体"/>
        </w:rPr>
        <w:t xml:space="preserve"> among machines especially when missing data exist in sensor signals, though it remains an essential task to be solved</w:t>
      </w:r>
      <w:r w:rsidR="00063E65">
        <w:rPr>
          <w:rFonts w:ascii="Times" w:hAnsi="Times" w:cs="宋体"/>
        </w:rPr>
        <w:t>.</w:t>
      </w:r>
      <w:r w:rsidR="00D57E54" w:rsidRPr="00D57E54">
        <w:rPr>
          <w:noProof/>
        </w:rPr>
        <w:t xml:space="preserve"> </w:t>
      </w:r>
    </w:p>
    <w:p w14:paraId="33BCAD3D" w14:textId="7211740A" w:rsidR="00EC6878" w:rsidRPr="000B4378" w:rsidRDefault="008760D7" w:rsidP="008B7514">
      <w:pPr>
        <w:pStyle w:val="Text"/>
        <w:ind w:firstLine="204"/>
        <w:rPr>
          <w:lang w:eastAsia="zh-CN"/>
        </w:rPr>
      </w:pPr>
      <w:r>
        <w:rPr>
          <w:lang w:eastAsia="zh-CN"/>
        </w:rPr>
        <w:t xml:space="preserve">There have been attempts in the literature that </w:t>
      </w:r>
      <w:r w:rsidR="00125420">
        <w:rPr>
          <w:lang w:eastAsia="zh-CN"/>
        </w:rPr>
        <w:t xml:space="preserve">partially </w:t>
      </w:r>
      <w:r w:rsidR="00CC72B4" w:rsidRPr="007C786D">
        <w:rPr>
          <w:lang w:eastAsia="zh-CN"/>
        </w:rPr>
        <w:t>address</w:t>
      </w:r>
      <w:r w:rsidR="00CC72B4">
        <w:rPr>
          <w:lang w:eastAsia="zh-CN"/>
        </w:rPr>
        <w:t>ed</w:t>
      </w:r>
      <w:r w:rsidR="00CC72B4" w:rsidRPr="007C786D">
        <w:rPr>
          <w:lang w:eastAsia="zh-CN"/>
        </w:rPr>
        <w:t xml:space="preserve"> the </w:t>
      </w:r>
      <w:r w:rsidR="00CC72B4">
        <w:rPr>
          <w:lang w:eastAsia="zh-CN"/>
        </w:rPr>
        <w:t>issues</w:t>
      </w:r>
      <w:r w:rsidR="00CC72B4" w:rsidRPr="007C786D">
        <w:rPr>
          <w:lang w:eastAsia="zh-CN"/>
        </w:rPr>
        <w:t xml:space="preserve"> </w:t>
      </w:r>
      <w:r w:rsidR="00CC72B4">
        <w:rPr>
          <w:lang w:eastAsia="zh-CN"/>
        </w:rPr>
        <w:t>with</w:t>
      </w:r>
      <w:r w:rsidR="00CC72B4" w:rsidRPr="007C786D">
        <w:rPr>
          <w:lang w:eastAsia="zh-CN"/>
        </w:rPr>
        <w:t xml:space="preserve"> missing data</w:t>
      </w:r>
      <w:r w:rsidR="00CC72B4">
        <w:rPr>
          <w:lang w:eastAsia="zh-CN"/>
        </w:rPr>
        <w:t xml:space="preserve"> </w:t>
      </w:r>
      <w:r w:rsidR="00CC72B4" w:rsidRPr="00AB258A">
        <w:rPr>
          <w:lang w:eastAsia="zh-CN"/>
        </w:rPr>
        <w:t>and</w:t>
      </w:r>
      <w:r w:rsidR="00CC72B4">
        <w:rPr>
          <w:lang w:eastAsia="zh-CN"/>
        </w:rPr>
        <w:t xml:space="preserve"> considered</w:t>
      </w:r>
      <w:r w:rsidR="007C786D" w:rsidRPr="007C786D">
        <w:rPr>
          <w:lang w:eastAsia="zh-CN"/>
        </w:rPr>
        <w:t xml:space="preserve"> </w:t>
      </w:r>
      <w:r w:rsidR="00125420">
        <w:rPr>
          <w:lang w:eastAsia="zh-CN"/>
        </w:rPr>
        <w:t>similarities among</w:t>
      </w:r>
      <w:r w:rsidR="00CC72B4">
        <w:rPr>
          <w:lang w:eastAsia="zh-CN"/>
        </w:rPr>
        <w:t xml:space="preserve"> different </w:t>
      </w:r>
      <w:r w:rsidR="00B10057">
        <w:rPr>
          <w:lang w:eastAsia="zh-CN"/>
        </w:rPr>
        <w:t xml:space="preserve">data </w:t>
      </w:r>
      <w:r w:rsidR="00CC72B4">
        <w:rPr>
          <w:lang w:eastAsia="zh-CN"/>
        </w:rPr>
        <w:t>source</w:t>
      </w:r>
      <w:r w:rsidR="00194DCB">
        <w:rPr>
          <w:lang w:eastAsia="zh-CN"/>
        </w:rPr>
        <w:t>s.</w:t>
      </w:r>
      <w:r w:rsidR="007C786D" w:rsidRPr="007C786D">
        <w:rPr>
          <w:lang w:eastAsia="zh-CN"/>
        </w:rPr>
        <w:t xml:space="preserve"> </w:t>
      </w:r>
      <w:r w:rsidR="00E37322">
        <w:rPr>
          <w:lang w:eastAsia="zh-CN"/>
        </w:rPr>
        <w:t>M</w:t>
      </w:r>
      <w:r w:rsidR="001C5FD4" w:rsidRPr="000B4378">
        <w:rPr>
          <w:lang w:eastAsia="zh-CN"/>
        </w:rPr>
        <w:t>odels such as</w:t>
      </w:r>
      <w:r w:rsidR="001C5FD4" w:rsidRPr="000B4378">
        <w:t xml:space="preserve"> </w:t>
      </w:r>
      <w:r w:rsidR="001C5FD4" w:rsidRPr="000B4378">
        <w:rPr>
          <w:lang w:eastAsia="zh-CN"/>
        </w:rPr>
        <w:t>state-space model</w:t>
      </w:r>
      <w:r w:rsidR="00157D3B" w:rsidRPr="000B4378">
        <w:rPr>
          <w:lang w:eastAsia="zh-CN"/>
        </w:rPr>
        <w:t xml:space="preserve"> </w:t>
      </w:r>
      <w:r w:rsidR="009B5F66">
        <w:rPr>
          <w:lang w:eastAsia="zh-CN"/>
        </w:rPr>
        <w:fldChar w:fldCharType="begin"/>
      </w:r>
      <w:r w:rsidR="00126838">
        <w:rPr>
          <w:lang w:eastAsia="zh-CN"/>
        </w:rPr>
        <w:instrText xml:space="preserve"> ADDIN ZOTERO_ITEM CSL_CITATION {"citationID":"HqZuqxae","properties":{"formattedCitation":"[28]","plainCitation":"[28]","noteIndex":0},"citationItems":[{"id":50,"uris":["http://zotero.org/users/8967118/items/N48JTJWS"],"uri":["http://zotero.org/users/8967118/items/N48JTJWS"],"itemData":{"id":50,"type":"article-journal","abstract":"Remaining useful life (RUL) estimation via degradation modeling is considered as one of the most central components in prognostics and health management. Current RUL estimation studies mainly focus on linear stochastic models, and the results under nonlinear models are relatively limited in literature. Even in nonlinear degradation modeling, the estimated RUL is aimed at a population of systems of the same type or depend only on the current degradation observation. In this paper, an adaptive and nonlinear prognostic model is presented to estimate RUL using a system's history of the observed data to date. Specifically, a general nonlinear stochastic process with a time-dependent drift coefficient is first adopted to characterize the dynamics and nonlinearity of the degradation process. In order to render the RUL estimation depending on the degradation history to date, a state-space model is constructed, and Kalman filtering is applied to update one key parameter in the drifting function through treating this parameter as an unobserved state variable. To update the hidden state and other parameters in the state-space model simultaneously and recursively, the expectation maximization algorithm is used in conjunction with Kalman smoother to achieve this aim. The probability density function of the estimated RUL is derived with an explicit form, and some commonly used results under linear models turn out to be its special cases. Finally, the implementation of the presented approach is illustrated by numerical simulations, and an application for estimating the RUL of lithium-ion batteries is used to demonstrate the superiority of the method.","container-title":"IEEE Transactions on Industrial Electronics","DOI":"10.1109/TIE.2015.2393840","ISSN":"1557-9948","issue":"8","note":"event: IEEE Transactions on Industrial Electronics","page":"5082-5096","source":"IEEE Xplore","title":"An Adaptive Prognostic Approach via Nonlinear Degradation Modeling: Application to Battery Data","title-short":"An Adaptive Prognostic Approach via Nonlinear Degradation Modeling","volume":"62","author":[{"family":"Si","given":"Xiao-Sheng"}],"issued":{"date-parts":[["2015",8]]},"citation-key":"si_adaptive_2015"}}],"schema":"https://github.com/citation-style-language/schema/raw/master/csl-citation.json"} </w:instrText>
      </w:r>
      <w:r w:rsidR="009B5F66">
        <w:rPr>
          <w:lang w:eastAsia="zh-CN"/>
        </w:rPr>
        <w:fldChar w:fldCharType="separate"/>
      </w:r>
      <w:r w:rsidR="00126838" w:rsidRPr="00126838">
        <w:t>[28]</w:t>
      </w:r>
      <w:r w:rsidR="009B5F66">
        <w:rPr>
          <w:lang w:eastAsia="zh-CN"/>
        </w:rPr>
        <w:fldChar w:fldCharType="end"/>
      </w:r>
      <w:r w:rsidR="001C5FD4" w:rsidRPr="000B4378">
        <w:rPr>
          <w:lang w:eastAsia="zh-CN"/>
        </w:rPr>
        <w:t>, naive bayes model</w:t>
      </w:r>
      <w:r w:rsidR="00A1060B" w:rsidRPr="000B4378">
        <w:rPr>
          <w:lang w:eastAsia="zh-CN"/>
        </w:rPr>
        <w:t xml:space="preserve"> </w:t>
      </w:r>
      <w:r w:rsidR="009B5F66">
        <w:rPr>
          <w:lang w:eastAsia="zh-CN"/>
        </w:rPr>
        <w:fldChar w:fldCharType="begin"/>
      </w:r>
      <w:r w:rsidR="00126838">
        <w:rPr>
          <w:lang w:eastAsia="zh-CN"/>
        </w:rPr>
        <w:instrText xml:space="preserve"> ADDIN ZOTERO_ITEM CSL_CITATION {"citationID":"ICz4nG2z","properties":{"formattedCitation":"[29]","plainCitation":"[29]","noteIndex":0},"citationItems":[{"id":51,"uris":["http://zotero.org/users/8967118/items/43VLKRHN"],"uri":["http://zotero.org/users/8967118/items/43VLKRHN"],"itemData":{"id":51,"type":"article-journal","abstract":"Online state-of-health (SoH) estimation and remaining useful life (RUL) prediction is a critical problem in battery health management. This paper studies the modeling of battery degradation under different usage conditions and ambient temperatures, which is seldom considered in the literature. Li-ion battery RUL prediction under constant operating conditions at different values of ambient temperature and discharge current are considered. A naive Bayes (NB) model is proposed for RUL prediction of batteries under different operating conditions. It is shown in this analysis that under constant discharge environments, the RUL of Li-ion batteries can be predicted with the NB method, irrespective of the exact values of the operating conditions. The case study shows that the NB generates stable and competitive prediction performance over that of the support vector machine (SVM). This also suggests that, while it is well known that the environmental conditions have big impact on the degradation trend, it is the changes in operating conditions of a Li-ion battery over cycle life that makes the Li-ion battery degradation and RUL prediction even more difficult.","container-title":"Applied Energy","DOI":"10.1016/j.apenergy.2013.12.020","ISSN":"0306-2619","journalAbbreviation":"Applied Energy","language":"en","page":"114-123","source":"ScienceDirect","title":"A naive Bayes model for robust remaining useful life prediction of lithium-ion battery","volume":"118","author":[{"family":"Ng","given":"Selina S. Y."},{"family":"Xing","given":"Yinjiao"},{"family":"Tsui","given":"Kwok L."}],"issued":{"date-parts":[["2014",4,1]]},"citation-key":"ng_naive_2014"}}],"schema":"https://github.com/citation-style-language/schema/raw/master/csl-citation.json"} </w:instrText>
      </w:r>
      <w:r w:rsidR="009B5F66">
        <w:rPr>
          <w:lang w:eastAsia="zh-CN"/>
        </w:rPr>
        <w:fldChar w:fldCharType="separate"/>
      </w:r>
      <w:r w:rsidR="00126838" w:rsidRPr="00126838">
        <w:t>[29]</w:t>
      </w:r>
      <w:r w:rsidR="009B5F66">
        <w:rPr>
          <w:lang w:eastAsia="zh-CN"/>
        </w:rPr>
        <w:fldChar w:fldCharType="end"/>
      </w:r>
      <w:r w:rsidR="001C5FD4" w:rsidRPr="000B4378">
        <w:rPr>
          <w:lang w:eastAsia="zh-CN"/>
        </w:rPr>
        <w:t xml:space="preserve"> and kernel</w:t>
      </w:r>
      <w:r w:rsidR="00E37322">
        <w:rPr>
          <w:lang w:eastAsia="zh-CN"/>
        </w:rPr>
        <w:t>-</w:t>
      </w:r>
      <w:r w:rsidR="001C5FD4" w:rsidRPr="000B4378">
        <w:rPr>
          <w:lang w:eastAsia="zh-CN"/>
        </w:rPr>
        <w:t>based data-level fusion model</w:t>
      </w:r>
      <w:r w:rsidR="00AF702F" w:rsidRPr="000B4378">
        <w:rPr>
          <w:lang w:eastAsia="zh-CN"/>
        </w:rPr>
        <w:t xml:space="preserve"> </w:t>
      </w:r>
      <w:r w:rsidR="009B5F66">
        <w:rPr>
          <w:lang w:eastAsia="zh-CN"/>
        </w:rPr>
        <w:fldChar w:fldCharType="begin"/>
      </w:r>
      <w:r w:rsidR="009B5F66">
        <w:rPr>
          <w:lang w:eastAsia="zh-CN"/>
        </w:rPr>
        <w:instrText xml:space="preserve"> ADDIN ZOTERO_ITEM CSL_CITATION {"citationID":"xmrQ7aE2","properties":{"formattedCitation":"[25]","plainCitation":"[25]","noteIndex":0},"citationItems":[{"id":49,"uris":["http://zotero.org/users/8967118/items/SPWLNQTS"],"uri":["http://zotero.org/users/8967118/items/SPWLNQTS"],"itemData":{"id":49,"type":"article-journal","abstract":"To prevent unexpected failures of complex engineering systems, multiple sensors have been widely used to simultaneously monitor the degradation process and make inference about the remaining useful life in real time. As each of the sensor signals often contains partial and dependent information, data-level fusion techniques have been developed that aim to construct a health index via the combination of multiple sensor signals. While the existing data-level fusion approaches have shown a promise for degradation modeling and prognostics, they are limited by only considering a linear fusion function. Such a linear assumption is usually insufficient to accurately characterize the complicated relations between multiple sensor signals and the underlying degradation process in practice, especially for complex engineering systems considered in this study. To address this issue, this study fills the literature gap by integrating kernel methods into the data-level fusion approaches to construct a health index for better characterizing the degradation process of the system. Through selecting a proper kernel function, the nonlinear relation between multiple sensor signals and the underlying degradation process can be captured. As a result, the constructed health index is expected to perform better in prognosis than existing data-level fusion methods that are based on the linear assumption. In fact, the existing data-level fusion models turn out to be only a special case of the proposed method. A case study based on the degradation signals of aircraft gas turbine engines is conducted and finally shows the developed health index by using the proposed method is insensitive for missing data and leads to an improved prognostic performance.","container-title":"IEEE Transactions on Reliability","DOI":"10.1109/TR.2017.2715180","ISSN":"1558-1721","issue":"2","note":"event: IEEE Transactions on Reliability","page":"640-650","source":"IEEE Xplore","title":"Integration of Data-Level Fusion Model and Kernel Methods for Degradation Modeling and Prognostic Analysis","volume":"67","author":[{"family":"Song","given":"Changyue"},{"family":"Liu","given":"Kaibo"},{"family":"Zhang","given":"Xi"}],"issued":{"date-parts":[["2018",6]]},"citation-key":"song_integration_2018"}}],"schema":"https://github.com/citation-style-language/schema/raw/master/csl-citation.json"} </w:instrText>
      </w:r>
      <w:r w:rsidR="009B5F66">
        <w:rPr>
          <w:lang w:eastAsia="zh-CN"/>
        </w:rPr>
        <w:fldChar w:fldCharType="separate"/>
      </w:r>
      <w:r w:rsidR="009B5F66" w:rsidRPr="009B5F66">
        <w:t>[25]</w:t>
      </w:r>
      <w:r w:rsidR="009B5F66">
        <w:rPr>
          <w:lang w:eastAsia="zh-CN"/>
        </w:rPr>
        <w:fldChar w:fldCharType="end"/>
      </w:r>
      <w:r w:rsidR="001C5FD4" w:rsidRPr="000B4378">
        <w:rPr>
          <w:lang w:eastAsia="zh-CN"/>
        </w:rPr>
        <w:t xml:space="preserve"> have </w:t>
      </w:r>
      <w:r w:rsidR="00E37322">
        <w:rPr>
          <w:lang w:eastAsia="zh-CN"/>
        </w:rPr>
        <w:t xml:space="preserve">been applied to </w:t>
      </w:r>
      <w:r w:rsidR="00E37322" w:rsidRPr="000B4378">
        <w:rPr>
          <w:lang w:eastAsia="zh-CN"/>
        </w:rPr>
        <w:t xml:space="preserve">time series data with missing </w:t>
      </w:r>
      <w:r w:rsidR="00E37322">
        <w:rPr>
          <w:lang w:eastAsia="zh-CN"/>
        </w:rPr>
        <w:t>value</w:t>
      </w:r>
      <w:r w:rsidR="00E37322" w:rsidRPr="000B4378">
        <w:rPr>
          <w:lang w:eastAsia="zh-CN"/>
        </w:rPr>
        <w:t>s</w:t>
      </w:r>
      <w:r w:rsidR="001C5FD4" w:rsidRPr="000B4378">
        <w:rPr>
          <w:lang w:eastAsia="zh-CN"/>
        </w:rPr>
        <w:t xml:space="preserve">. </w:t>
      </w:r>
      <w:r w:rsidR="00501AF0">
        <w:rPr>
          <w:lang w:eastAsia="zh-CN"/>
        </w:rPr>
        <w:t>Meanwhile,</w:t>
      </w:r>
      <w:r w:rsidR="001C5FD4" w:rsidRPr="000B4378">
        <w:rPr>
          <w:lang w:eastAsia="zh-CN"/>
        </w:rPr>
        <w:t xml:space="preserve"> interpolation and extrapolation methods have been </w:t>
      </w:r>
      <w:r w:rsidR="00E37322">
        <w:rPr>
          <w:lang w:eastAsia="zh-CN"/>
        </w:rPr>
        <w:t>adopte</w:t>
      </w:r>
      <w:r w:rsidR="00E37322" w:rsidRPr="000B4378">
        <w:rPr>
          <w:lang w:eastAsia="zh-CN"/>
        </w:rPr>
        <w:t xml:space="preserve">d </w:t>
      </w:r>
      <w:r w:rsidR="001C5FD4" w:rsidRPr="000B4378">
        <w:rPr>
          <w:lang w:eastAsia="zh-CN"/>
        </w:rPr>
        <w:t>to fill up incomplete datasets, such as linear interpolation,</w:t>
      </w:r>
      <w:r w:rsidR="001C5FD4" w:rsidRPr="000B4378">
        <w:t xml:space="preserve"> Kalman </w:t>
      </w:r>
      <w:r w:rsidR="003D39F1" w:rsidRPr="000B4378">
        <w:t xml:space="preserve">filtering </w:t>
      </w:r>
      <w:r w:rsidR="00AB7B53">
        <w:fldChar w:fldCharType="begin"/>
      </w:r>
      <w:r w:rsidR="00126838">
        <w:instrText xml:space="preserve"> ADDIN ZOTERO_ITEM CSL_CITATION {"citationID":"YvXz6PJw","properties":{"formattedCitation":"[30]","plainCitation":"[30]","noteIndex":0},"citationItems":[{"id":46,"uris":["http://zotero.org/users/8967118/items/SP7PL78P"],"uri":["http://zotero.org/users/8967118/items/SP7PL78P"],"itemData":{"id":46,"type":"article-journal","abstract":"Motivated by navigation and tracking applications within sensor networks, we consider the problem of performing Kalman filtering with intermittent observations. When data travel along unreliable communication channels in a large, wireless, multihop sensor network, the effect of communication delays and loss of information in the control loop cannot be neglected. We address this problem starting from the discrete Kalman filtering formulation, and modeling the arrival of the observation as a random process. We study the statistical convergence properties of the estimation error covariance, showing the existence of a critical value for the arrival rate of the observations, beyond which a transition to an unbounded state error covariance occurs. We also give upper and lower bounds on this expected state error covariance.","container-title":"IEEE Transactions on Automatic Control","DOI":"10.1109/TAC.2004.834121","ISSN":"1558-2523","issue":"9","note":"event: IEEE Transactions on Automatic Control","page":"1453-1464","source":"IEEE Xplore","title":"Kalman filtering with intermittent observations","volume":"49","author":[{"family":"Sinopoli","given":"B."},{"family":"Schenato","given":"L."},{"family":"Franceschetti","given":"M."},{"family":"Poolla","given":"K."},{"family":"Jordan","given":"M.I."},{"family":"Sastry","given":"S.S."}],"issued":{"date-parts":[["2004",9]]},"citation-key":"sinopoli_kalman_2004"}}],"schema":"https://github.com/citation-style-language/schema/raw/master/csl-citation.json"} </w:instrText>
      </w:r>
      <w:r w:rsidR="00AB7B53">
        <w:fldChar w:fldCharType="separate"/>
      </w:r>
      <w:r w:rsidR="00126838" w:rsidRPr="00126838">
        <w:t>[30]</w:t>
      </w:r>
      <w:r w:rsidR="00AB7B53">
        <w:fldChar w:fldCharType="end"/>
      </w:r>
      <w:r w:rsidR="001C5FD4" w:rsidRPr="000B4378">
        <w:rPr>
          <w:lang w:eastAsia="zh-CN"/>
        </w:rPr>
        <w:t>, neur</w:t>
      </w:r>
      <w:r w:rsidR="00005B71">
        <w:rPr>
          <w:lang w:eastAsia="zh-CN"/>
        </w:rPr>
        <w:t>al</w:t>
      </w:r>
      <w:r w:rsidR="001C5FD4" w:rsidRPr="000B4378">
        <w:rPr>
          <w:lang w:eastAsia="zh-CN"/>
        </w:rPr>
        <w:t xml:space="preserve"> network </w:t>
      </w:r>
      <w:r w:rsidR="00AB7B53">
        <w:rPr>
          <w:lang w:eastAsia="zh-CN"/>
        </w:rPr>
        <w:fldChar w:fldCharType="begin"/>
      </w:r>
      <w:r w:rsidR="00126838">
        <w:rPr>
          <w:lang w:eastAsia="zh-CN"/>
        </w:rPr>
        <w:instrText xml:space="preserve"> ADDIN ZOTERO_ITEM CSL_CITATION {"citationID":"gwOsS2Q4","properties":{"formattedCitation":"[31]","plainCitation":"[31]","noteIndex":0},"citationItems":[{"id":47,"uris":["http://zotero.org/users/8967118/items/9HZ3AJNZ"],"uri":["http://zotero.org/users/8967118/items/9HZ3AJNZ"],"itemData":{"id":47,"type":"article-journal","abstract":"Three techniques based on the application of neural networks to the estimation of missing data in a medical database are introduced. The approximation unit is introduced as a basic missing data estimation mechanism and is extended to an agent–based system, which provides improved accuracy. A view of the estimation of missing data from a classification perspective is also presented. The neural networks designed implement a multi</w:instrText>
      </w:r>
      <w:r w:rsidR="00126838">
        <w:rPr>
          <w:rFonts w:hint="eastAsia"/>
          <w:lang w:eastAsia="zh-CN"/>
        </w:rPr>
        <w:instrText>–</w:instrText>
      </w:r>
      <w:r w:rsidR="00126838">
        <w:rPr>
          <w:lang w:eastAsia="zh-CN"/>
        </w:rPr>
        <w:instrText xml:space="preserve">layer perceptron architecture with weight decay. The optimisation of the regularisation coefficient using the evidence framework is shown to improve accuracy in the estimation. Analysis of the results show that all methods proposed are comparable providing the same level of accuracy while maintaining the statistical properties of the original data set. The agent-based system is found to provide a better accuracy on average. Results also suggest that the method of approximation units can be used to classify the missing data into the categories of MAR or MNAR.","container-title":"16th Annual Symposium of the Pattern Recognition Association of South Africa","journalAbbreviation":"16th Annual Symposium of the Pattern Recognition Association of South Africa","source":"ResearchGate","title":"Neural Network Based Techniques for Estimating Missing Data in Databases","author":[{"family":"Mohamed","given":"Shakir"},{"family":"Marwala","given":"Tshilidzi"}],"issued":{"date-parts":[["2005",1,1]]},"citation-key":"mohamed_neural_2005"}}],"schema":"https://github.com/citation-style-language/schema/raw/master/csl-citation.json"} </w:instrText>
      </w:r>
      <w:r w:rsidR="00AB7B53">
        <w:rPr>
          <w:lang w:eastAsia="zh-CN"/>
        </w:rPr>
        <w:fldChar w:fldCharType="separate"/>
      </w:r>
      <w:r w:rsidR="00126838" w:rsidRPr="00126838">
        <w:t>[31]</w:t>
      </w:r>
      <w:r w:rsidR="00AB7B53">
        <w:rPr>
          <w:lang w:eastAsia="zh-CN"/>
        </w:rPr>
        <w:fldChar w:fldCharType="end"/>
      </w:r>
      <w:r w:rsidR="001C5FD4" w:rsidRPr="000B4378">
        <w:rPr>
          <w:lang w:eastAsia="zh-CN"/>
        </w:rPr>
        <w:t>,</w:t>
      </w:r>
      <w:r w:rsidR="001C5FD4" w:rsidRPr="000B4378">
        <w:t xml:space="preserve"> </w:t>
      </w:r>
      <w:r w:rsidR="000D1BBA">
        <w:t>a</w:t>
      </w:r>
      <w:r w:rsidR="000D1BBA" w:rsidRPr="000D1BBA">
        <w:t>uto</w:t>
      </w:r>
      <w:r w:rsidR="000D1BBA" w:rsidRPr="00387F81">
        <w:t>r</w:t>
      </w:r>
      <w:r w:rsidR="000D1BBA" w:rsidRPr="000D1BBA">
        <w:t>egressive</w:t>
      </w:r>
      <w:r w:rsidR="00C601BE">
        <w:t xml:space="preserve"> </w:t>
      </w:r>
      <w:r w:rsidR="000D1BBA">
        <w:t>(</w:t>
      </w:r>
      <w:r w:rsidR="001C5FD4" w:rsidRPr="000B4378">
        <w:t>AR</w:t>
      </w:r>
      <w:r w:rsidR="000D1BBA">
        <w:t>)</w:t>
      </w:r>
      <w:r w:rsidR="001C5FD4" w:rsidRPr="000B4378">
        <w:t xml:space="preserve"> predictor</w:t>
      </w:r>
      <w:r w:rsidR="002D438E" w:rsidRPr="000B4378">
        <w:t xml:space="preserve"> </w:t>
      </w:r>
      <w:r w:rsidR="00AB7B53">
        <w:fldChar w:fldCharType="begin"/>
      </w:r>
      <w:r w:rsidR="00126838">
        <w:instrText xml:space="preserve"> ADDIN ZOTERO_ITEM CSL_CITATION {"citationID":"d9ctWnTY","properties":{"formattedCitation":"[32]","plainCitation":"[32]","noteIndex":0},"citationItems":[{"id":44,"uris":["http://zotero.org/users/8967118/items/A4KGW3UP"],"uri":["http://zotero.org/users/8967118/items/A4KGW3UP"],"itemData":{"id":44,"type":"paper-conference","abstract":"We consider the problem of time series prediction in the presence of missing data. We cast the problem as an online learning problem in which the goal of the learner is to minimize prediction error. We then devise an efficient algorithm for the problem, which is based on autoregressive model, and does not assume any structure on the missing data nor on the mechanism that generates the time series. We show that our algorithm’s performance asymptotically approaches the performance of the best AR predictor in hindsight, and corroborate the theoretic results with an empirical study on synthetic and real-world data.","container-title":"Proceedings of the 32nd International Conference on Machine Learning","event":"International Conference on Machine Learning","language":"en","note":"ISSN: 1938-7228","page":"2191-2199","publisher":"PMLR","source":"proceedings.mlr.press","title":"Online Time Series Prediction with Missing Data","URL":"https://proceedings.mlr.press/v37/anava15.html","author":[{"family":"Anava","given":"Oren"},{"family":"Hazan","given":"Elad"},{"family":"Zeevi","given":"Assaf"}],"accessed":{"date-parts":[["2022",1,17]]},"issued":{"date-parts":[["2015",6,1]]},"citation-key":"anava_online_2015"}}],"schema":"https://github.com/citation-style-language/schema/raw/master/csl-citation.json"} </w:instrText>
      </w:r>
      <w:r w:rsidR="00AB7B53">
        <w:fldChar w:fldCharType="separate"/>
      </w:r>
      <w:r w:rsidR="00126838" w:rsidRPr="00126838">
        <w:t>[32]</w:t>
      </w:r>
      <w:r w:rsidR="00AB7B53">
        <w:fldChar w:fldCharType="end"/>
      </w:r>
      <w:r w:rsidR="001C5FD4" w:rsidRPr="000B4378">
        <w:rPr>
          <w:lang w:eastAsia="zh-CN"/>
        </w:rPr>
        <w:t xml:space="preserve"> and spline interpolation</w:t>
      </w:r>
      <w:r w:rsidR="00780A6E">
        <w:rPr>
          <w:lang w:eastAsia="zh-CN"/>
        </w:rPr>
        <w:t xml:space="preserve"> </w:t>
      </w:r>
      <w:r w:rsidR="00AB7B53">
        <w:rPr>
          <w:lang w:eastAsia="zh-CN"/>
        </w:rPr>
        <w:fldChar w:fldCharType="begin"/>
      </w:r>
      <w:r w:rsidR="00126838">
        <w:rPr>
          <w:lang w:eastAsia="zh-CN"/>
        </w:rPr>
        <w:instrText xml:space="preserve"> ADDIN ZOTERO_ITEM CSL_CITATION {"citationID":"KPL6WHB6","properties":{"formattedCitation":"[33]","plainCitation":"[33]","noteIndex":0},"citationItems":[{"id":45,"uris":["http://zotero.org/users/8967118/items/9VT6PUYR"],"uri":["http://zotero.org/users/8967118/items/9VT6PUYR"],"itemData":{"id":45,"type":"article-journal","abstract":"A scheme is proposed for hardware estimation of the location of zero crossings of sampled signals with subsample resolution for timing applications, which consists of interpolating the signal with a cubic spline near the zero crossing and then finding the root of the resulting polynomial. An iterative algorithm based on the bisection method is presented that obtains one bit of the result per step and admits an efficient digital implementation using fixed-point representation. In particular, the root estimation iteration involves only two additions, and the initial values can be obtained from finite impulse response (FIR) filters with certain symmetry properties. It is shown that this allows online real-time estimation of timestamps in free-running sampling detector systems with improved accuracy with respect to the more common linear interpolation. The method is evaluated with simulations using ideal and real timing signals, and estimates are given for the resource usage and speed of its implementation.","container-title":"IEEE Transactions on Nuclear Science","DOI":"10.1109/TNS.2017.2721103","ISSN":"1558-1578","issue":"8","note":"event: IEEE Transactions on Nuclear Science","page":"2414-2422","source":"IEEE Xplore","title":"Real-Time Estimation of Zero Crossings of Sampled Signals for Timing Using Cubic Spline Interpolation","volume":"64","author":[{"family":"Aliaga","given":"Ramón J."}],"issued":{"date-parts":[["2017",8]]},"citation-key":"aliaga_real-time_2017"}}],"schema":"https://github.com/citation-style-language/schema/raw/master/csl-citation.json"} </w:instrText>
      </w:r>
      <w:r w:rsidR="00AB7B53">
        <w:rPr>
          <w:lang w:eastAsia="zh-CN"/>
        </w:rPr>
        <w:fldChar w:fldCharType="separate"/>
      </w:r>
      <w:r w:rsidR="00126838" w:rsidRPr="00126838">
        <w:t>[33]</w:t>
      </w:r>
      <w:r w:rsidR="00AB7B53">
        <w:rPr>
          <w:lang w:eastAsia="zh-CN"/>
        </w:rPr>
        <w:fldChar w:fldCharType="end"/>
      </w:r>
      <w:r w:rsidR="001C5FD4" w:rsidRPr="000B4378">
        <w:rPr>
          <w:lang w:eastAsia="zh-CN"/>
        </w:rPr>
        <w:t>.</w:t>
      </w:r>
      <w:r w:rsidR="002D438E" w:rsidRPr="000B4378">
        <w:rPr>
          <w:lang w:eastAsia="zh-CN"/>
        </w:rPr>
        <w:t xml:space="preserve"> </w:t>
      </w:r>
      <w:r w:rsidR="001C5FD4" w:rsidRPr="000B4378">
        <w:rPr>
          <w:lang w:eastAsia="zh-CN"/>
        </w:rPr>
        <w:t xml:space="preserve">These </w:t>
      </w:r>
      <w:r w:rsidR="00A25C89">
        <w:rPr>
          <w:lang w:eastAsia="zh-CN"/>
        </w:rPr>
        <w:t>methods can be regarded</w:t>
      </w:r>
      <w:r w:rsidR="001C5FD4" w:rsidRPr="000B4378">
        <w:rPr>
          <w:lang w:eastAsia="zh-CN"/>
        </w:rPr>
        <w:t xml:space="preserve"> as single</w:t>
      </w:r>
      <w:r w:rsidR="004A704D">
        <w:rPr>
          <w:lang w:eastAsia="zh-CN"/>
        </w:rPr>
        <w:t>-</w:t>
      </w:r>
      <w:r w:rsidR="001C5FD4" w:rsidRPr="000B4378">
        <w:rPr>
          <w:lang w:eastAsia="zh-CN"/>
        </w:rPr>
        <w:t xml:space="preserve">task </w:t>
      </w:r>
      <w:r w:rsidR="00913BEE" w:rsidRPr="000B4378">
        <w:rPr>
          <w:lang w:eastAsia="zh-CN"/>
        </w:rPr>
        <w:t>learning (</w:t>
      </w:r>
      <w:r w:rsidR="001C5FD4" w:rsidRPr="000B4378">
        <w:rPr>
          <w:lang w:eastAsia="zh-CN"/>
        </w:rPr>
        <w:t xml:space="preserve">STL), </w:t>
      </w:r>
      <w:r w:rsidR="00A25C89">
        <w:rPr>
          <w:lang w:eastAsia="zh-CN"/>
        </w:rPr>
        <w:t xml:space="preserve">by </w:t>
      </w:r>
      <w:r w:rsidR="001C5FD4" w:rsidRPr="000B4378">
        <w:rPr>
          <w:lang w:eastAsia="zh-CN"/>
        </w:rPr>
        <w:t xml:space="preserve">which information is </w:t>
      </w:r>
      <w:r w:rsidR="00A25C89">
        <w:rPr>
          <w:lang w:eastAsia="zh-CN"/>
        </w:rPr>
        <w:t xml:space="preserve">learned </w:t>
      </w:r>
      <w:r w:rsidR="001C5FD4" w:rsidRPr="000B4378">
        <w:rPr>
          <w:lang w:eastAsia="zh-CN"/>
        </w:rPr>
        <w:t xml:space="preserve">from only a single </w:t>
      </w:r>
      <w:r w:rsidR="00A25C89">
        <w:rPr>
          <w:lang w:eastAsia="zh-CN"/>
        </w:rPr>
        <w:t xml:space="preserve">data </w:t>
      </w:r>
      <w:r w:rsidR="001C5FD4" w:rsidRPr="000B4378">
        <w:rPr>
          <w:lang w:eastAsia="zh-CN"/>
        </w:rPr>
        <w:t>source</w:t>
      </w:r>
      <w:r w:rsidR="002F3D73">
        <w:rPr>
          <w:lang w:eastAsia="zh-CN"/>
        </w:rPr>
        <w:t xml:space="preserve"> and </w:t>
      </w:r>
      <w:r w:rsidR="00101C21">
        <w:rPr>
          <w:lang w:eastAsia="zh-CN"/>
        </w:rPr>
        <w:t xml:space="preserve">thus </w:t>
      </w:r>
      <w:r w:rsidR="002F3D73">
        <w:rPr>
          <w:lang w:eastAsia="zh-CN"/>
        </w:rPr>
        <w:t xml:space="preserve">fail to reflect </w:t>
      </w:r>
      <w:r w:rsidR="00E131BB">
        <w:rPr>
          <w:lang w:eastAsia="zh-CN"/>
        </w:rPr>
        <w:t>domain-specific knowledge</w:t>
      </w:r>
      <w:r w:rsidR="005F5981">
        <w:rPr>
          <w:lang w:eastAsia="zh-CN"/>
        </w:rPr>
        <w:t xml:space="preserve"> in </w:t>
      </w:r>
      <w:r w:rsidR="009A224E">
        <w:rPr>
          <w:lang w:eastAsia="zh-CN"/>
        </w:rPr>
        <w:t>related</w:t>
      </w:r>
      <w:r w:rsidR="005F5981">
        <w:rPr>
          <w:lang w:eastAsia="zh-CN"/>
        </w:rPr>
        <w:t xml:space="preserve"> tasks</w:t>
      </w:r>
      <w:r w:rsidR="00B44F81">
        <w:rPr>
          <w:lang w:eastAsia="zh-CN"/>
        </w:rPr>
        <w:t xml:space="preserve">, leading to </w:t>
      </w:r>
      <w:r w:rsidR="009A224E">
        <w:rPr>
          <w:lang w:eastAsia="zh-CN"/>
        </w:rPr>
        <w:t xml:space="preserve">poor model </w:t>
      </w:r>
      <w:r w:rsidR="00B44F81">
        <w:rPr>
          <w:lang w:eastAsia="zh-CN"/>
        </w:rPr>
        <w:t>performance</w:t>
      </w:r>
      <w:r w:rsidR="009A224E">
        <w:rPr>
          <w:lang w:eastAsia="zh-CN"/>
        </w:rPr>
        <w:t xml:space="preserve"> when </w:t>
      </w:r>
      <w:r w:rsidR="00F41253">
        <w:rPr>
          <w:lang w:eastAsia="zh-CN"/>
        </w:rPr>
        <w:t xml:space="preserve">a large number of </w:t>
      </w:r>
      <w:r w:rsidR="009A224E">
        <w:rPr>
          <w:lang w:eastAsia="zh-CN"/>
        </w:rPr>
        <w:t xml:space="preserve">data are </w:t>
      </w:r>
      <w:r w:rsidR="00F41253">
        <w:rPr>
          <w:lang w:eastAsia="zh-CN"/>
        </w:rPr>
        <w:t>missing</w:t>
      </w:r>
      <w:r w:rsidR="001C5FD4" w:rsidRPr="000B4378">
        <w:rPr>
          <w:lang w:eastAsia="zh-CN"/>
        </w:rPr>
        <w:t xml:space="preserve">. </w:t>
      </w:r>
      <w:r w:rsidR="00A46FED">
        <w:rPr>
          <w:rFonts w:hint="eastAsia"/>
          <w:lang w:eastAsia="zh-CN"/>
        </w:rPr>
        <w:t>Instead</w:t>
      </w:r>
      <w:r w:rsidR="00A46FED">
        <w:rPr>
          <w:lang w:eastAsia="zh-CN"/>
        </w:rPr>
        <w:t xml:space="preserve">, </w:t>
      </w:r>
      <w:bookmarkStart w:id="2" w:name="_Hlk95414704"/>
      <w:r w:rsidR="001C5FD4" w:rsidRPr="000B4378">
        <w:rPr>
          <w:lang w:eastAsia="zh-CN"/>
        </w:rPr>
        <w:t>multi-task learning</w:t>
      </w:r>
      <w:r w:rsidR="007A2AA5">
        <w:rPr>
          <w:lang w:eastAsia="zh-CN"/>
        </w:rPr>
        <w:t xml:space="preserve"> (MTL)</w:t>
      </w:r>
      <w:r w:rsidR="00182CF9" w:rsidRPr="000B4378">
        <w:rPr>
          <w:lang w:eastAsia="zh-CN"/>
        </w:rPr>
        <w:t xml:space="preserve"> </w:t>
      </w:r>
      <w:r w:rsidR="001C5FD4" w:rsidRPr="000B4378">
        <w:rPr>
          <w:lang w:eastAsia="zh-CN"/>
        </w:rPr>
        <w:t>is designed to</w:t>
      </w:r>
      <w:bookmarkEnd w:id="2"/>
      <w:r w:rsidR="001C5FD4" w:rsidRPr="000B4378">
        <w:rPr>
          <w:lang w:eastAsia="zh-CN"/>
        </w:rPr>
        <w:t xml:space="preserve"> share </w:t>
      </w:r>
      <w:r w:rsidR="002828CA">
        <w:rPr>
          <w:lang w:eastAsia="zh-CN"/>
        </w:rPr>
        <w:t xml:space="preserve">common </w:t>
      </w:r>
      <w:r w:rsidR="00FF7749">
        <w:rPr>
          <w:lang w:eastAsia="zh-CN"/>
        </w:rPr>
        <w:t>information</w:t>
      </w:r>
      <w:r w:rsidR="00FF7749" w:rsidRPr="000B4378">
        <w:rPr>
          <w:lang w:eastAsia="zh-CN"/>
        </w:rPr>
        <w:t xml:space="preserve"> </w:t>
      </w:r>
      <w:r w:rsidR="001C5FD4" w:rsidRPr="000B4378">
        <w:rPr>
          <w:lang w:eastAsia="zh-CN"/>
        </w:rPr>
        <w:t xml:space="preserve">between </w:t>
      </w:r>
      <w:r w:rsidR="009A224E">
        <w:rPr>
          <w:lang w:eastAsia="zh-CN"/>
        </w:rPr>
        <w:t xml:space="preserve">related </w:t>
      </w:r>
      <w:r w:rsidR="001C5FD4" w:rsidRPr="000B4378">
        <w:rPr>
          <w:lang w:eastAsia="zh-CN"/>
        </w:rPr>
        <w:t xml:space="preserve">individual </w:t>
      </w:r>
      <w:r w:rsidR="002828CA">
        <w:rPr>
          <w:lang w:eastAsia="zh-CN"/>
        </w:rPr>
        <w:t>tasks</w:t>
      </w:r>
      <w:r w:rsidR="00B44F81">
        <w:rPr>
          <w:lang w:eastAsia="zh-CN"/>
        </w:rPr>
        <w:t xml:space="preserve"> </w:t>
      </w:r>
      <w:r w:rsidR="005B238F">
        <w:rPr>
          <w:lang w:eastAsia="zh-CN"/>
        </w:rPr>
        <w:fldChar w:fldCharType="begin"/>
      </w:r>
      <w:r w:rsidR="00126838">
        <w:rPr>
          <w:lang w:eastAsia="zh-CN"/>
        </w:rPr>
        <w:instrText xml:space="preserve"> ADDIN ZOTERO_ITEM CSL_CITATION {"citationID":"tp2yca8R","properties":{"formattedCitation":"[34]","plainCitation":"[34]","noteIndex":0},"citationItems":[{"id":224,"uris":["http://zotero.org/users/8967118/items/VNDSCCI5"],"uri":["http://zotero.org/users/8967118/items/VNDSCCI5"],"itemData":{"id":224,"type":"article-journal","abstract":"Multitask Learning is an approach to inductive transfer that improves generalization by using the domain information contained in the training signals of related tasks as an inductive bias. It does this by learning tasks in parallel while using a shared representation; what is learned for each task can help other tasks be learned better. This paper reviews prior work on MTL, presents new evidence that MTL in backprop nets discovers task relatedness without the need of supervisory signals, and presents new results for MTL with k-nearest neighbor and kernel regression. In this paper we demonstrate multitask learning in three domains. We explain how multitask learning works, and show that there are many opportunities for multitask learning in real domains. We present an algorithm and results for multitask learning with case-based methods like k-nearest neighbor and kernel regression, and sketch an algorithm for multitask learning in decision trees. Because multitask learning works, can be applied to many different kinds of domains, and can be used with different learning algorithms, we conjecture there will be many opportunities for its use on real-world problems.","container-title":"Machine Learning","DOI":"10.1023/A:1007379606734","ISSN":"1573-0565","issue":"1","journalAbbreviation":"Machine Learning","language":"en","page":"41-75","source":"Springer Link","title":"Multitask Learning","volume":"28","author":[{"family":"Caruana","given":"Rich"}],"issued":{"date-parts":[["1997",7,1]]},"citation-key":"caruana_multitask_1997"}}],"schema":"https://github.com/citation-style-language/schema/raw/master/csl-citation.json"} </w:instrText>
      </w:r>
      <w:r w:rsidR="005B238F">
        <w:rPr>
          <w:lang w:eastAsia="zh-CN"/>
        </w:rPr>
        <w:fldChar w:fldCharType="separate"/>
      </w:r>
      <w:r w:rsidR="00126838" w:rsidRPr="00126838">
        <w:t>[34]</w:t>
      </w:r>
      <w:r w:rsidR="005B238F">
        <w:rPr>
          <w:lang w:eastAsia="zh-CN"/>
        </w:rPr>
        <w:fldChar w:fldCharType="end"/>
      </w:r>
      <w:r w:rsidR="001C5FD4" w:rsidRPr="000B4378">
        <w:rPr>
          <w:lang w:eastAsia="zh-CN"/>
        </w:rPr>
        <w:t xml:space="preserve">. </w:t>
      </w:r>
      <w:r w:rsidR="00D36EA6">
        <w:rPr>
          <w:lang w:eastAsia="zh-CN"/>
        </w:rPr>
        <w:t xml:space="preserve">Yu et al. </w:t>
      </w:r>
      <w:r w:rsidR="00CC67B2">
        <w:rPr>
          <w:lang w:eastAsia="zh-CN"/>
        </w:rPr>
        <w:fldChar w:fldCharType="begin"/>
      </w:r>
      <w:r w:rsidR="00126838">
        <w:rPr>
          <w:lang w:eastAsia="zh-CN"/>
        </w:rPr>
        <w:instrText xml:space="preserve"> ADDIN ZOTERO_ITEM CSL_CITATION {"citationID":"QMv62I62","properties":{"formattedCitation":"[35]","plainCitation":"[35]","noteIndex":0},"citationItems":[{"id":226,"uris":["http://zotero.org/users/8967118/items/8MKX8SZK"],"uri":["http://zotero.org/users/8967118/items/8MKX8SZK"],"itemData":{"id":226,"type":"paper-conference","abstract":"We consider the problem of multi-task learning, that is, learning multiple related functions. Our approach is based on a hierarchical Bayesian framework, that exploits the equivalence between parametric linear models and nonparametric Gaussian processes (GPs). The resulting models can be learned easily via an EM-algorithm. Empirical studies on multi-label text categorization suggest that the presented models allow accurate solutions of these multi-task problems.","collection-title":"ICML '05","container-title":"Proceedings of the 22nd international conference on Machine learning","DOI":"10.1145/1102351.1102479","event-place":"New York, NY, USA","ISBN":"978-1-59593-180-1","page":"1012–1019","publisher":"Association for Computing Machinery","publisher-place":"New York, NY, USA","source":"ACM Digital Library","title":"Learning Gaussian processes from multiple tasks","URL":"https://doi.org/10.1145/1102351.1102479","author":[{"family":"Yu","given":"Kai"},{"family":"Tresp","given":"Volker"},{"family":"Schwaighofer","given":"Anton"}],"accessed":{"date-parts":[["2022",1,21]]},"issued":{"date-parts":[["2005",8,7]]},"citation-key":"yu_learning_2005"}}],"schema":"https://github.com/citation-style-language/schema/raw/master/csl-citation.json"} </w:instrText>
      </w:r>
      <w:r w:rsidR="00CC67B2">
        <w:rPr>
          <w:lang w:eastAsia="zh-CN"/>
        </w:rPr>
        <w:fldChar w:fldCharType="separate"/>
      </w:r>
      <w:r w:rsidR="00126838" w:rsidRPr="00126838">
        <w:t>[35]</w:t>
      </w:r>
      <w:r w:rsidR="00CC67B2">
        <w:rPr>
          <w:lang w:eastAsia="zh-CN"/>
        </w:rPr>
        <w:fldChar w:fldCharType="end"/>
      </w:r>
      <w:r w:rsidR="001C5FD4" w:rsidRPr="000B4378">
        <w:rPr>
          <w:lang w:eastAsia="zh-CN"/>
        </w:rPr>
        <w:t xml:space="preserve"> </w:t>
      </w:r>
      <w:r w:rsidR="006E1975">
        <w:rPr>
          <w:lang w:eastAsia="zh-CN"/>
        </w:rPr>
        <w:t xml:space="preserve">adopted a </w:t>
      </w:r>
      <w:r w:rsidR="006E1975" w:rsidRPr="000B4378">
        <w:rPr>
          <w:lang w:eastAsia="zh-CN"/>
        </w:rPr>
        <w:t xml:space="preserve">gaussian process from multiple tasks </w:t>
      </w:r>
      <w:r w:rsidR="006E1975">
        <w:rPr>
          <w:lang w:eastAsia="zh-CN"/>
        </w:rPr>
        <w:t>to characterize common features among the tasks</w:t>
      </w:r>
      <w:r w:rsidR="001C5FD4" w:rsidRPr="000B4378">
        <w:rPr>
          <w:lang w:eastAsia="zh-CN"/>
        </w:rPr>
        <w:t xml:space="preserve">, </w:t>
      </w:r>
      <w:r w:rsidR="006E1975">
        <w:rPr>
          <w:lang w:eastAsia="zh-CN"/>
        </w:rPr>
        <w:t xml:space="preserve">and </w:t>
      </w:r>
      <w:r w:rsidR="001C5FD4" w:rsidRPr="000B4378">
        <w:rPr>
          <w:lang w:eastAsia="zh-CN"/>
        </w:rPr>
        <w:t xml:space="preserve">then </w:t>
      </w:r>
      <w:r w:rsidR="006E1975">
        <w:rPr>
          <w:lang w:eastAsia="zh-CN"/>
        </w:rPr>
        <w:t>applied</w:t>
      </w:r>
      <w:r w:rsidR="006E1975" w:rsidRPr="000B4378">
        <w:rPr>
          <w:lang w:eastAsia="zh-CN"/>
        </w:rPr>
        <w:t xml:space="preserve"> </w:t>
      </w:r>
      <w:r w:rsidR="001C5FD4" w:rsidRPr="000B4378">
        <w:rPr>
          <w:lang w:eastAsia="zh-CN"/>
        </w:rPr>
        <w:t xml:space="preserve">the </w:t>
      </w:r>
      <w:bookmarkStart w:id="3" w:name="_Hlk95722548"/>
      <w:r w:rsidR="00515106" w:rsidRPr="00515106">
        <w:rPr>
          <w:lang w:eastAsia="zh-CN"/>
        </w:rPr>
        <w:t>maximum a posteriori based expectation-maximum</w:t>
      </w:r>
      <w:bookmarkEnd w:id="3"/>
      <w:r w:rsidR="00515106" w:rsidRPr="00515106">
        <w:rPr>
          <w:lang w:eastAsia="zh-CN"/>
        </w:rPr>
        <w:t xml:space="preserve"> (MAP-EM)  </w:t>
      </w:r>
      <w:r w:rsidR="001C5FD4" w:rsidRPr="000B4378">
        <w:rPr>
          <w:lang w:eastAsia="zh-CN"/>
        </w:rPr>
        <w:t xml:space="preserve">algorithm to estimate </w:t>
      </w:r>
      <w:r w:rsidR="006E1975">
        <w:rPr>
          <w:lang w:eastAsia="zh-CN"/>
        </w:rPr>
        <w:t xml:space="preserve">model </w:t>
      </w:r>
      <w:r w:rsidR="001C5FD4" w:rsidRPr="000B4378">
        <w:rPr>
          <w:lang w:eastAsia="zh-CN"/>
        </w:rPr>
        <w:t>parameters.</w:t>
      </w:r>
      <w:r w:rsidR="003B6CAF">
        <w:rPr>
          <w:lang w:eastAsia="zh-CN"/>
        </w:rPr>
        <w:t xml:space="preserve"> </w:t>
      </w:r>
      <w:r w:rsidR="00FF7749">
        <w:rPr>
          <w:lang w:eastAsia="zh-CN"/>
        </w:rPr>
        <w:t>Such</w:t>
      </w:r>
      <w:r w:rsidR="003B6CAF">
        <w:rPr>
          <w:lang w:eastAsia="zh-CN"/>
        </w:rPr>
        <w:t xml:space="preserve"> capacity </w:t>
      </w:r>
      <w:r w:rsidR="0086135B">
        <w:rPr>
          <w:lang w:eastAsia="zh-CN"/>
        </w:rPr>
        <w:t>in</w:t>
      </w:r>
      <w:r w:rsidR="003B6CAF">
        <w:rPr>
          <w:lang w:eastAsia="zh-CN"/>
        </w:rPr>
        <w:t xml:space="preserve"> capturing </w:t>
      </w:r>
      <w:r w:rsidR="00326962" w:rsidRPr="00CB4386">
        <w:rPr>
          <w:lang w:eastAsia="zh-CN"/>
        </w:rPr>
        <w:t>dependency</w:t>
      </w:r>
      <w:r w:rsidR="00326962">
        <w:rPr>
          <w:lang w:eastAsia="zh-CN"/>
        </w:rPr>
        <w:t xml:space="preserve"> and </w:t>
      </w:r>
      <w:r w:rsidR="00326962" w:rsidRPr="00CB4386">
        <w:rPr>
          <w:lang w:eastAsia="zh-CN"/>
        </w:rPr>
        <w:t>heterogeneity</w:t>
      </w:r>
      <w:r w:rsidR="003B6CAF">
        <w:rPr>
          <w:lang w:eastAsia="zh-CN"/>
        </w:rPr>
        <w:t xml:space="preserve"> </w:t>
      </w:r>
      <w:r w:rsidR="00285E60">
        <w:rPr>
          <w:lang w:eastAsia="zh-CN"/>
        </w:rPr>
        <w:t xml:space="preserve">from related tasks </w:t>
      </w:r>
      <w:r w:rsidR="00C77BE4">
        <w:rPr>
          <w:lang w:eastAsia="zh-CN"/>
        </w:rPr>
        <w:t>allows</w:t>
      </w:r>
      <w:r w:rsidR="00285E60">
        <w:rPr>
          <w:lang w:eastAsia="zh-CN"/>
        </w:rPr>
        <w:t xml:space="preserve"> </w:t>
      </w:r>
      <w:r w:rsidR="000B758C">
        <w:rPr>
          <w:lang w:eastAsia="zh-CN"/>
        </w:rPr>
        <w:t>MTL</w:t>
      </w:r>
      <w:r w:rsidR="00285E60">
        <w:rPr>
          <w:lang w:eastAsia="zh-CN"/>
        </w:rPr>
        <w:t xml:space="preserve"> </w:t>
      </w:r>
      <w:r w:rsidR="00C77BE4">
        <w:rPr>
          <w:lang w:eastAsia="zh-CN"/>
        </w:rPr>
        <w:t xml:space="preserve">to achieve a </w:t>
      </w:r>
      <w:r w:rsidR="000C29B3">
        <w:rPr>
          <w:lang w:eastAsia="zh-CN"/>
        </w:rPr>
        <w:t xml:space="preserve">better performance than </w:t>
      </w:r>
      <w:r w:rsidR="000B758C">
        <w:rPr>
          <w:lang w:eastAsia="zh-CN"/>
        </w:rPr>
        <w:t>STL</w:t>
      </w:r>
      <w:r w:rsidR="005D55DB">
        <w:rPr>
          <w:lang w:eastAsia="zh-CN"/>
        </w:rPr>
        <w:t xml:space="preserve"> </w:t>
      </w:r>
      <w:r w:rsidR="00710BC5">
        <w:rPr>
          <w:lang w:eastAsia="zh-CN"/>
        </w:rPr>
        <w:t xml:space="preserve">for </w:t>
      </w:r>
      <w:r w:rsidR="005D55DB">
        <w:rPr>
          <w:lang w:eastAsia="zh-CN"/>
        </w:rPr>
        <w:t>handling incomplete datasets</w:t>
      </w:r>
      <w:r w:rsidR="009E0441">
        <w:rPr>
          <w:lang w:eastAsia="zh-CN"/>
        </w:rPr>
        <w:t xml:space="preserve">. For </w:t>
      </w:r>
      <w:r w:rsidR="00C533E4">
        <w:rPr>
          <w:lang w:eastAsia="zh-CN"/>
        </w:rPr>
        <w:t xml:space="preserve">instance, </w:t>
      </w:r>
      <w:r w:rsidR="00C82D11">
        <w:rPr>
          <w:rFonts w:hint="eastAsia"/>
          <w:lang w:eastAsia="zh-CN"/>
        </w:rPr>
        <w:t>Wan</w:t>
      </w:r>
      <w:r w:rsidR="00822DF6">
        <w:rPr>
          <w:lang w:eastAsia="zh-CN"/>
        </w:rPr>
        <w:t xml:space="preserve"> et al. </w:t>
      </w:r>
      <w:r w:rsidR="002F3047">
        <w:rPr>
          <w:lang w:eastAsia="zh-CN"/>
        </w:rPr>
        <w:fldChar w:fldCharType="begin"/>
      </w:r>
      <w:r w:rsidR="00126838">
        <w:rPr>
          <w:lang w:eastAsia="zh-CN"/>
        </w:rPr>
        <w:instrText xml:space="preserve"> ADDIN ZOTERO_ITEM CSL_CITATION {"citationID":"G9p72Rip","properties":{"formattedCitation":"[36]","plainCitation":"[36]","noteIndex":0},"citationItems":[{"id":275,"uris":["http://zotero.org/users/8967118/items/FDAPZP36"],"uri":["http://zotero.org/users/8967118/items/FDAPZP36"],"itemData":{"id":275,"type":"article-journal","abstract":"Reconstruction of structural health monitoring data is a challenging task, since it involves time series data forecasting especially in the case with a large block of missing data. In this study, we propose a novel methodology for structural health monitoring data recovery in the context of Bayesian multi-task learning with multi-dimensional Gaussian process prior. The proposed methodology stands to model a series of tasks simultaneously rather than modeling each task independently while explicitly encoding the correlations among tasks that can be learnt efficiently from data. The primary advantage of Bayesian multi-task learning for data reconstruction is that it makes more efficient use of the data available and gives rise to enhanced reconstruction capability by making use of the underlying task relatedness. Since the modeling performance of the Gaussian process–based Bayesian approach heavily relies on the selected covariance function, particular focus has been laid on the influences of various kinds of covariance functions including the unblended and composite (hybrid) ones on reconstruction performance. The instrumented Canton Tower of 600 m high is used as a test bed to illustrate the effectiveness of the proposed method in reconstruction of structural health monitoring data. The traditional Bayesian single-task learning approach is also implemented for comparison purpose. The reconstruction results of the structural health monitoring data show that the proposed Bayesian multi-task learning methodology affords an excellent performance, while the Bayesian single-task learning method is unreliable in certain cases; yet, the selection of covariance function has a significant impact on the reconstruction performance of the proposed methodology. The work presented in this study also gains insight into how to choose an appropriate covariance function for reconstruction of missing structural health monitoring data.","container-title":"Structural Health Monitoring","DOI":"10.1177/1475921718794953","ISSN":"1475-9217","issue":"4","journalAbbreviation":"Structural Health Monitoring","language":"en","note":"publisher: SAGE Publications","page":"1282-1309","source":"SAGE Journals","title":"Bayesian multi-task learning methodology for reconstruction of structural health monitoring data","volume":"18","author":[{"family":"Wan","given":"Hua-Ping"},{"family":"Ni","given":"Yi-Qing"}],"issued":{"date-parts":[["2019",7,1]]},"citation-key":"wan_bayesian_2019"}}],"schema":"https://github.com/citation-style-language/schema/raw/master/csl-citation.json"} </w:instrText>
      </w:r>
      <w:r w:rsidR="002F3047">
        <w:rPr>
          <w:lang w:eastAsia="zh-CN"/>
        </w:rPr>
        <w:fldChar w:fldCharType="separate"/>
      </w:r>
      <w:r w:rsidR="00126838" w:rsidRPr="00126838">
        <w:t>[36]</w:t>
      </w:r>
      <w:r w:rsidR="002F3047">
        <w:rPr>
          <w:lang w:eastAsia="zh-CN"/>
        </w:rPr>
        <w:fldChar w:fldCharType="end"/>
      </w:r>
      <w:r w:rsidR="00822DF6">
        <w:rPr>
          <w:lang w:eastAsia="zh-CN"/>
        </w:rPr>
        <w:t xml:space="preserve"> proposed </w:t>
      </w:r>
      <w:r w:rsidR="00710BC5">
        <w:rPr>
          <w:lang w:eastAsia="zh-CN"/>
        </w:rPr>
        <w:t xml:space="preserve">a </w:t>
      </w:r>
      <w:r w:rsidR="00822DF6" w:rsidRPr="00822DF6">
        <w:rPr>
          <w:lang w:eastAsia="zh-CN"/>
        </w:rPr>
        <w:t xml:space="preserve">Bayesian </w:t>
      </w:r>
      <w:r w:rsidR="000B758C">
        <w:rPr>
          <w:lang w:eastAsia="zh-CN"/>
        </w:rPr>
        <w:t>MTL</w:t>
      </w:r>
      <w:r w:rsidR="00822DF6" w:rsidRPr="00822DF6">
        <w:rPr>
          <w:lang w:eastAsia="zh-CN"/>
        </w:rPr>
        <w:t xml:space="preserve"> </w:t>
      </w:r>
      <w:r w:rsidR="00710BC5">
        <w:rPr>
          <w:lang w:eastAsia="zh-CN"/>
        </w:rPr>
        <w:t xml:space="preserve">model </w:t>
      </w:r>
      <w:r w:rsidR="00822DF6">
        <w:rPr>
          <w:lang w:eastAsia="zh-CN"/>
        </w:rPr>
        <w:t xml:space="preserve">to reconstruct </w:t>
      </w:r>
      <w:r w:rsidR="009E0441">
        <w:rPr>
          <w:lang w:eastAsia="zh-CN"/>
        </w:rPr>
        <w:t xml:space="preserve">the incomplete </w:t>
      </w:r>
      <w:r w:rsidR="009B6A74">
        <w:rPr>
          <w:lang w:eastAsia="zh-CN"/>
        </w:rPr>
        <w:t>datasets</w:t>
      </w:r>
      <w:r w:rsidR="00710BC5">
        <w:rPr>
          <w:lang w:eastAsia="zh-CN"/>
        </w:rPr>
        <w:t xml:space="preserve"> </w:t>
      </w:r>
      <w:r w:rsidR="00976C99">
        <w:rPr>
          <w:lang w:eastAsia="zh-CN"/>
        </w:rPr>
        <w:t xml:space="preserve">for </w:t>
      </w:r>
      <w:r w:rsidR="00710BC5">
        <w:rPr>
          <w:lang w:eastAsia="zh-CN"/>
        </w:rPr>
        <w:t>s</w:t>
      </w:r>
      <w:r w:rsidR="00710BC5" w:rsidRPr="00B75E56">
        <w:rPr>
          <w:lang w:eastAsia="zh-CN"/>
        </w:rPr>
        <w:t>tructural health monitoring</w:t>
      </w:r>
      <w:r w:rsidR="0072028C">
        <w:rPr>
          <w:lang w:eastAsia="zh-CN"/>
        </w:rPr>
        <w:t>, and validated</w:t>
      </w:r>
      <w:r w:rsidR="009B6A74">
        <w:rPr>
          <w:lang w:eastAsia="zh-CN"/>
        </w:rPr>
        <w:t xml:space="preserve"> that</w:t>
      </w:r>
      <w:r w:rsidR="0072028C">
        <w:rPr>
          <w:lang w:eastAsia="zh-CN"/>
        </w:rPr>
        <w:t xml:space="preserve"> </w:t>
      </w:r>
      <w:r w:rsidR="00710BC5">
        <w:rPr>
          <w:lang w:eastAsia="zh-CN"/>
        </w:rPr>
        <w:t>the model had</w:t>
      </w:r>
      <w:r w:rsidR="0072028C">
        <w:rPr>
          <w:lang w:eastAsia="zh-CN"/>
        </w:rPr>
        <w:t xml:space="preserve"> better performance </w:t>
      </w:r>
      <w:r w:rsidR="00710BC5">
        <w:rPr>
          <w:lang w:eastAsia="zh-CN"/>
        </w:rPr>
        <w:t>than</w:t>
      </w:r>
      <w:r w:rsidR="0072028C">
        <w:rPr>
          <w:lang w:eastAsia="zh-CN"/>
        </w:rPr>
        <w:t xml:space="preserve"> </w:t>
      </w:r>
      <w:r w:rsidR="0072028C" w:rsidRPr="0072028C">
        <w:rPr>
          <w:lang w:eastAsia="zh-CN"/>
        </w:rPr>
        <w:t xml:space="preserve">traditional Bayesian </w:t>
      </w:r>
      <w:r w:rsidR="000B758C">
        <w:rPr>
          <w:lang w:eastAsia="zh-CN"/>
        </w:rPr>
        <w:t xml:space="preserve">STL </w:t>
      </w:r>
      <w:r w:rsidR="00976C99">
        <w:rPr>
          <w:lang w:eastAsia="zh-CN"/>
        </w:rPr>
        <w:t>model</w:t>
      </w:r>
      <w:r w:rsidR="0072028C">
        <w:rPr>
          <w:lang w:eastAsia="zh-CN"/>
        </w:rPr>
        <w:t xml:space="preserve">. </w:t>
      </w:r>
      <w:r w:rsidR="00002803">
        <w:rPr>
          <w:lang w:eastAsia="zh-CN"/>
        </w:rPr>
        <w:t>Moreover</w:t>
      </w:r>
      <w:r w:rsidR="001C5FD4" w:rsidRPr="000B4378">
        <w:rPr>
          <w:lang w:eastAsia="zh-CN"/>
        </w:rPr>
        <w:t>,</w:t>
      </w:r>
      <w:r w:rsidR="00A5658C">
        <w:rPr>
          <w:lang w:eastAsia="zh-CN"/>
        </w:rPr>
        <w:t xml:space="preserve"> </w:t>
      </w:r>
      <w:r w:rsidR="000B758C">
        <w:rPr>
          <w:lang w:eastAsia="zh-CN"/>
        </w:rPr>
        <w:t>MTL</w:t>
      </w:r>
      <w:r w:rsidR="001C5FD4" w:rsidRPr="000B4378">
        <w:rPr>
          <w:lang w:eastAsia="zh-CN"/>
        </w:rPr>
        <w:t xml:space="preserve"> has been </w:t>
      </w:r>
      <w:r w:rsidR="007E07F8">
        <w:rPr>
          <w:lang w:eastAsia="zh-CN"/>
        </w:rPr>
        <w:t>applied to</w:t>
      </w:r>
      <w:r w:rsidR="001C5FD4" w:rsidRPr="000B4378">
        <w:rPr>
          <w:lang w:eastAsia="zh-CN"/>
        </w:rPr>
        <w:t xml:space="preserve"> </w:t>
      </w:r>
      <w:r w:rsidR="00430361">
        <w:t xml:space="preserve">areas that </w:t>
      </w:r>
      <w:r w:rsidR="00326962">
        <w:t xml:space="preserve">are </w:t>
      </w:r>
      <w:r w:rsidR="00430361">
        <w:t>relat</w:t>
      </w:r>
      <w:r w:rsidR="00FE18BE">
        <w:t>ed</w:t>
      </w:r>
      <w:r w:rsidR="00430361">
        <w:t xml:space="preserve"> to </w:t>
      </w:r>
      <w:r w:rsidR="00430361" w:rsidRPr="00430361">
        <w:rPr>
          <w:lang w:eastAsia="zh-CN"/>
        </w:rPr>
        <w:t>degradation process</w:t>
      </w:r>
      <w:r w:rsidR="00D451EE">
        <w:rPr>
          <w:lang w:eastAsia="zh-CN"/>
        </w:rPr>
        <w:t xml:space="preserve">, e.g., </w:t>
      </w:r>
      <w:r w:rsidR="00D451EE" w:rsidRPr="00D451EE">
        <w:rPr>
          <w:lang w:eastAsia="zh-CN"/>
        </w:rPr>
        <w:t>Alzheimer</w:t>
      </w:r>
      <w:r w:rsidR="00FE18BE">
        <w:rPr>
          <w:lang w:eastAsia="zh-CN"/>
        </w:rPr>
        <w:t>’</w:t>
      </w:r>
      <w:r w:rsidR="00D451EE" w:rsidRPr="00D451EE">
        <w:rPr>
          <w:lang w:eastAsia="zh-CN"/>
        </w:rPr>
        <w:t>s disease (AD) neuroimaging</w:t>
      </w:r>
      <w:r w:rsidR="001C5FD4" w:rsidRPr="000B4378">
        <w:rPr>
          <w:lang w:eastAsia="zh-CN"/>
        </w:rPr>
        <w:t xml:space="preserve"> </w:t>
      </w:r>
      <w:r w:rsidR="00CC67B2">
        <w:rPr>
          <w:lang w:eastAsia="zh-CN"/>
        </w:rPr>
        <w:fldChar w:fldCharType="begin"/>
      </w:r>
      <w:r w:rsidR="00DC1CF8">
        <w:rPr>
          <w:lang w:eastAsia="zh-CN"/>
        </w:rPr>
        <w:instrText xml:space="preserve"> ADDIN ZOTERO_ITEM CSL_CITATION {"citationID":"9l8Xrb61","properties":{"formattedCitation":"[37]","plainCitation":"[37]","noteIndex":0},"citationItems":[{"id":298,"uris":["http://zotero.org/users/8967118/items/JU4ULLNN"],"uri":["http://zotero.org/users/8967118/items/JU4ULLNN"],"itemData":{"id":298,"type":"article-journal","abstract":"This article focuses on individualized degradation modeling and prognostics for a heterogeneous group, where each individual unit shows a distinct degradation process. Existing degradation models usually treat each unit separately and do not fully utilize the distinct characteristics of each individual. In this study, we propose a generic framework to handle the heterogeneity across units by effectively leveraging the intrinsic covariate information, which is closely related to the unit's degradation process. Specifically, we employ a multivariate Gaussian process (MGP) to nonparametrically establish the relation between the covariate information and degradation process. Through modeling the unit similarities based on the covariates, efficient information transfer among units is enabled for better degradation modeling and prognostics, as the collected degradation signals from one unit can be shared with the entire heterogeneous group. A theoretical justification for the proposed model is also investigated. Simulation studies are presented to evaluate the parameter estimation accuracy and the sensitivity of the proposed method. A case study on the Alzheimer's disease (AD) neuroimaging initiative data set is further conducted, which demonstrates the advantage of the proposed method over existing benchmark approaches.","container-title":"IEEE Transactions on Automation Science and Engineering","DOI":"10.1109/TASE.2021.3070532","ISSN":"1558-3783","note":"event: IEEE Transactions on Automation Science and Engineering","page":"1-16","source":"IEEE Xplore","title":"Individualized Degradation Modeling and Prognostics in a Heterogeneous Group via Incorporating Intrinsic Covariate Information","author":[{"family":"Kim","given":"Minhee"},{"family":"Song","given":"Changyue"},{"family":"Liu","given":"Kaibo"}],"issued":{"date-parts":[["2021"]]},"citation-key":"kim_individualized_2021-1"}}],"schema":"https://github.com/citation-style-language/schema/raw/master/csl-citation.json"} </w:instrText>
      </w:r>
      <w:r w:rsidR="00CC67B2">
        <w:rPr>
          <w:lang w:eastAsia="zh-CN"/>
        </w:rPr>
        <w:fldChar w:fldCharType="separate"/>
      </w:r>
      <w:r w:rsidR="00DC1CF8" w:rsidRPr="00DC1CF8">
        <w:t>[37]</w:t>
      </w:r>
      <w:r w:rsidR="00CC67B2">
        <w:rPr>
          <w:lang w:eastAsia="zh-CN"/>
        </w:rPr>
        <w:fldChar w:fldCharType="end"/>
      </w:r>
      <w:r w:rsidR="001C5FD4" w:rsidRPr="000B4378">
        <w:rPr>
          <w:lang w:eastAsia="zh-CN"/>
        </w:rPr>
        <w:t xml:space="preserve">, </w:t>
      </w:r>
      <w:r w:rsidR="001C5FD4" w:rsidRPr="000B4378">
        <w:t>solar panel PV</w:t>
      </w:r>
      <w:r w:rsidR="001C5FD4" w:rsidRPr="000B4378">
        <w:rPr>
          <w:lang w:eastAsia="zh-CN"/>
        </w:rPr>
        <w:t xml:space="preserve"> </w:t>
      </w:r>
      <w:r w:rsidR="00CC67B2">
        <w:rPr>
          <w:lang w:eastAsia="zh-CN"/>
        </w:rPr>
        <w:fldChar w:fldCharType="begin"/>
      </w:r>
      <w:r w:rsidR="00126838">
        <w:rPr>
          <w:lang w:eastAsia="zh-CN"/>
        </w:rPr>
        <w:instrText xml:space="preserve"> ADDIN ZOTERO_ITEM CSL_CITATION {"citationID":"6lph9dHx","properties":{"formattedCitation":"[38]","plainCitation":"[38]","noteIndex":0},"citationItems":[{"id":48,"uris":["http://zotero.org/users/8967118/items/V78F36MB"],"uri":["http://zotero.org/users/8967118/items/V78F36MB"],"itemData":{"id":48,"type":"article-journal","abstract":"Time-series modeling of PV output for solar panels can help solar panel owners understand the power systems’ time-varying behavior and be prepared for the load demand. The time-series forecast/prediction can become challenging due to many missing observations or a lack of historical records that are not sufficient to establish statistical models. Increasing PV measurement frequency over a longer period increases the cost in the detection of the PV fluctuation. This paper proposes an efficient approach to iterative multi-task learning for time series (MTL-GP-TS) that improves prediction of the PV output without increasing measurement efforts by sharing the information among PV data from multiple similar solar panels. The proposed iterative MTL-GP-TS model learns/imputes unobserved or missing values in a dataset of time series associated with the solar panel of interest to predict the PV trend. Additionally, the method improves and generalizes the traditional multi-task learning for Gaussian Process to the learning of both global trend and local irregular components in time series. A real-world case study demonstrated that the proposed method could result in substantial improvement of predictions over conventional approaches. The paper also discusses the selection of parameters and data sources when implementing the proposed algorithm.","container-title":"Applied Energy","DOI":"10.1016/j.apenergy.2017.12.058","ISSN":"0306-2619","journalAbbreviation":"Applied Energy","language":"en","page":"654-662","source":"ScienceDirect","title":"Iterative multi-task learning for time-series modeling of solar panel PV outputs","volume":"212","author":[{"family":"Shireen","given":"Tahasin"},{"family":"Shao","given":"Chenhui"},{"family":"Wang","given":"Hui"},{"family":"Li","given":"Jingjing"},{"family":"Zhang","given":"Xi"},{"family":"Li","given":"Mingyang"}],"issued":{"date-parts":[["2018",2,15]]},"citation-key":"shireen_iterative_2018"}}],"schema":"https://github.com/citation-style-language/schema/raw/master/csl-citation.json"} </w:instrText>
      </w:r>
      <w:r w:rsidR="00CC67B2">
        <w:rPr>
          <w:lang w:eastAsia="zh-CN"/>
        </w:rPr>
        <w:fldChar w:fldCharType="separate"/>
      </w:r>
      <w:r w:rsidR="00126838" w:rsidRPr="00126838">
        <w:t>[38]</w:t>
      </w:r>
      <w:r w:rsidR="00CC67B2">
        <w:rPr>
          <w:lang w:eastAsia="zh-CN"/>
        </w:rPr>
        <w:fldChar w:fldCharType="end"/>
      </w:r>
      <w:r w:rsidR="001C5FD4" w:rsidRPr="000B4378">
        <w:rPr>
          <w:lang w:eastAsia="zh-CN"/>
        </w:rPr>
        <w:t>, aircraft engine</w:t>
      </w:r>
      <w:r w:rsidR="00976C99">
        <w:rPr>
          <w:lang w:eastAsia="zh-CN"/>
        </w:rPr>
        <w:t>s</w:t>
      </w:r>
      <w:r w:rsidR="001C5FD4" w:rsidRPr="000B4378">
        <w:rPr>
          <w:lang w:eastAsia="zh-CN"/>
        </w:rPr>
        <w:t xml:space="preserve"> </w:t>
      </w:r>
      <w:r w:rsidR="00CC67B2">
        <w:rPr>
          <w:lang w:eastAsia="zh-CN"/>
        </w:rPr>
        <w:fldChar w:fldCharType="begin"/>
      </w:r>
      <w:r w:rsidR="00126838">
        <w:rPr>
          <w:lang w:eastAsia="zh-CN"/>
        </w:rPr>
        <w:instrText xml:space="preserve"> ADDIN ZOTERO_ITEM CSL_CITATION {"citationID":"gOen6VBl","properties":{"formattedCitation":"[39]","plainCitation":"[39]","noteIndex":0},"citationItems":[{"id":42,"uris":["http://zotero.org/users/8967118/items/8AB6QHKJ"],"uri":["http://zotero.org/users/8967118/items/8AB6QHKJ"],"itemData":{"id":42,"type":"article-journal","abstract":"Predicting remaining useful life (RUL) is crucial for system maintenance. Condition monitoring makes not only degradation data available for RUL estimation but also categorized health status data for health state identification. However, RUL prediction has been treated as an independent process in most cases even though potential relevance exists with health status detection process. In this paper, we propose a convolution neural network based multi-task learning method to reflect the relatedness of RUL estimation with health status detection process. The proposed method applied to the C-MAPSS dataset for aero-engine unit prognostics supported superior performances to existing baseline models.","container-title":"Journal of Intelligent Manufacturing","DOI":"10.1007/s10845-020-01630-w","ISSN":"1572-8145","issue":"8","journalAbbreviation":"J Intell Manuf","language":"en","page":"2169-2179","source":"Springer Link","title":"Multitask learning for health condition identification and remaining useful life prediction: deep convolutional neural network approach","title-short":"Multitask learning for health condition identification and remaining useful life prediction","volume":"32","author":[{"family":"Kim","given":"Tae San"},{"family":"Sohn","given":"So Young"}],"issued":{"date-parts":[["2021",12,1]]},"citation-key":"kim_multitask_2021"}}],"schema":"https://github.com/citation-style-language/schema/raw/master/csl-citation.json"} </w:instrText>
      </w:r>
      <w:r w:rsidR="00CC67B2">
        <w:rPr>
          <w:lang w:eastAsia="zh-CN"/>
        </w:rPr>
        <w:fldChar w:fldCharType="separate"/>
      </w:r>
      <w:r w:rsidR="00126838" w:rsidRPr="00126838">
        <w:t>[39]</w:t>
      </w:r>
      <w:r w:rsidR="00CC67B2">
        <w:rPr>
          <w:lang w:eastAsia="zh-CN"/>
        </w:rPr>
        <w:fldChar w:fldCharType="end"/>
      </w:r>
      <w:r w:rsidR="004845F2" w:rsidRPr="000B4378">
        <w:rPr>
          <w:lang w:eastAsia="zh-CN"/>
        </w:rPr>
        <w:t xml:space="preserve"> etc</w:t>
      </w:r>
      <w:r w:rsidR="001C5FD4" w:rsidRPr="000B4378">
        <w:rPr>
          <w:lang w:eastAsia="zh-CN"/>
        </w:rPr>
        <w:t xml:space="preserve">. However, these methods </w:t>
      </w:r>
      <w:r w:rsidR="00002803">
        <w:rPr>
          <w:lang w:eastAsia="zh-CN"/>
        </w:rPr>
        <w:t>either ignore</w:t>
      </w:r>
      <w:r w:rsidR="001C5FD4" w:rsidRPr="000B4378">
        <w:rPr>
          <w:lang w:eastAsia="zh-CN"/>
        </w:rPr>
        <w:t xml:space="preserve"> data fusion </w:t>
      </w:r>
      <w:r w:rsidR="00002803">
        <w:rPr>
          <w:lang w:eastAsia="zh-CN"/>
        </w:rPr>
        <w:t>from</w:t>
      </w:r>
      <w:r w:rsidR="00002803" w:rsidRPr="000B4378">
        <w:rPr>
          <w:lang w:eastAsia="zh-CN"/>
        </w:rPr>
        <w:t xml:space="preserve"> </w:t>
      </w:r>
      <w:r w:rsidR="001C5FD4" w:rsidRPr="000B4378">
        <w:rPr>
          <w:lang w:eastAsia="zh-CN"/>
        </w:rPr>
        <w:t>multiple sensor signals</w:t>
      </w:r>
      <w:r w:rsidR="00002803">
        <w:rPr>
          <w:lang w:eastAsia="zh-CN"/>
        </w:rPr>
        <w:t xml:space="preserve"> to construct HI</w:t>
      </w:r>
      <w:r w:rsidR="001C5FD4" w:rsidRPr="000B4378">
        <w:rPr>
          <w:lang w:eastAsia="zh-CN"/>
        </w:rPr>
        <w:t xml:space="preserve"> or divide </w:t>
      </w:r>
      <w:bookmarkStart w:id="4" w:name="_Hlk93393096"/>
      <w:r w:rsidR="001C5FD4" w:rsidRPr="000B4378">
        <w:rPr>
          <w:lang w:eastAsia="zh-CN"/>
        </w:rPr>
        <w:t xml:space="preserve">degradation </w:t>
      </w:r>
      <w:r w:rsidR="00797FE1">
        <w:rPr>
          <w:lang w:eastAsia="zh-CN"/>
        </w:rPr>
        <w:t>modeling</w:t>
      </w:r>
      <w:r w:rsidR="001C5FD4" w:rsidRPr="000B4378">
        <w:rPr>
          <w:lang w:eastAsia="zh-CN"/>
        </w:rPr>
        <w:t xml:space="preserve"> and </w:t>
      </w:r>
      <w:bookmarkEnd w:id="4"/>
      <w:r w:rsidR="00797FE1">
        <w:rPr>
          <w:lang w:eastAsia="zh-CN"/>
        </w:rPr>
        <w:t xml:space="preserve">data fusion </w:t>
      </w:r>
      <w:r w:rsidR="001C5FD4" w:rsidRPr="000B4378">
        <w:rPr>
          <w:lang w:eastAsia="zh-CN"/>
        </w:rPr>
        <w:t xml:space="preserve">into two </w:t>
      </w:r>
      <w:r w:rsidR="0026588B">
        <w:rPr>
          <w:lang w:eastAsia="zh-CN"/>
        </w:rPr>
        <w:t xml:space="preserve">independent </w:t>
      </w:r>
      <w:r w:rsidR="001C5FD4" w:rsidRPr="000B4378">
        <w:rPr>
          <w:lang w:eastAsia="zh-CN"/>
        </w:rPr>
        <w:t xml:space="preserve">parts, </w:t>
      </w:r>
      <w:r w:rsidR="00083DEF">
        <w:rPr>
          <w:lang w:eastAsia="zh-CN"/>
        </w:rPr>
        <w:t xml:space="preserve">leading to poor </w:t>
      </w:r>
      <w:r w:rsidR="001C5FD4" w:rsidRPr="000B4378">
        <w:rPr>
          <w:lang w:eastAsia="zh-CN"/>
        </w:rPr>
        <w:t xml:space="preserve">RUL </w:t>
      </w:r>
      <w:r w:rsidR="00083DEF">
        <w:rPr>
          <w:lang w:eastAsia="zh-CN"/>
        </w:rPr>
        <w:t>prediction results</w:t>
      </w:r>
      <w:r w:rsidR="001C5FD4" w:rsidRPr="000B4378">
        <w:rPr>
          <w:lang w:eastAsia="zh-CN"/>
        </w:rPr>
        <w:t>.</w:t>
      </w:r>
    </w:p>
    <w:p w14:paraId="5693CD85" w14:textId="71BC665C" w:rsidR="001C5FD4" w:rsidRPr="00234DF0" w:rsidRDefault="001C5FD4" w:rsidP="005019FF">
      <w:pPr>
        <w:pStyle w:val="Text"/>
        <w:ind w:firstLine="204"/>
      </w:pPr>
      <w:bookmarkStart w:id="5" w:name="_Hlk95591875"/>
      <w:r w:rsidRPr="000B4378">
        <w:t xml:space="preserve">To fill the research gap, </w:t>
      </w:r>
      <w:r w:rsidRPr="000B4378">
        <w:rPr>
          <w:lang w:eastAsia="zh-CN"/>
        </w:rPr>
        <w:t xml:space="preserve">this paper develops a </w:t>
      </w:r>
      <w:r w:rsidRPr="000B4378">
        <w:t>data fusion-based multi-task learning method for degradation modeling and prognostics of machines based on multiple sensor signals.</w:t>
      </w:r>
      <w:r w:rsidR="004E54FA">
        <w:t xml:space="preserve"> </w:t>
      </w:r>
      <w:r w:rsidR="00D01FFD">
        <w:t>Specifically</w:t>
      </w:r>
      <w:r w:rsidR="00711FDD">
        <w:t xml:space="preserve">, </w:t>
      </w:r>
      <w:r w:rsidR="000022FA">
        <w:t xml:space="preserve">we </w:t>
      </w:r>
      <w:r w:rsidR="00711FDD">
        <w:t>adopt</w:t>
      </w:r>
      <w:r w:rsidR="00892EF4" w:rsidRPr="00892EF4">
        <w:t xml:space="preserve"> </w:t>
      </w:r>
      <w:r w:rsidR="00D01FFD">
        <w:t>a</w:t>
      </w:r>
      <w:r w:rsidR="00D01FFD" w:rsidRPr="00892EF4">
        <w:t xml:space="preserve"> </w:t>
      </w:r>
      <w:r w:rsidR="00892EF4" w:rsidRPr="00892EF4">
        <w:t xml:space="preserve">quadratic polynomial model to </w:t>
      </w:r>
      <w:r w:rsidR="00005B71">
        <w:lastRenderedPageBreak/>
        <w:t>characterize</w:t>
      </w:r>
      <w:r w:rsidR="00892EF4" w:rsidRPr="00892EF4">
        <w:t xml:space="preserve"> the degradation </w:t>
      </w:r>
      <w:r w:rsidR="00892EF4">
        <w:t>processes</w:t>
      </w:r>
      <w:r w:rsidR="00711FDD">
        <w:t xml:space="preserve"> </w:t>
      </w:r>
      <w:r w:rsidR="008C14DE">
        <w:t>of</w:t>
      </w:r>
      <w:r w:rsidR="00711FDD">
        <w:t xml:space="preserve"> </w:t>
      </w:r>
      <w:r w:rsidR="00D01FFD">
        <w:t>machines based on the HI</w:t>
      </w:r>
      <w:r w:rsidR="008B676A">
        <w:t xml:space="preserve"> </w:t>
      </w:r>
      <w:r w:rsidR="008C14DE">
        <w:t xml:space="preserve">constructed by </w:t>
      </w:r>
      <w:r w:rsidR="00D01FFD">
        <w:t xml:space="preserve">a </w:t>
      </w:r>
      <w:r w:rsidR="008C14DE">
        <w:t>linear fusion model.</w:t>
      </w:r>
      <w:r w:rsidR="00C45BE1">
        <w:t xml:space="preserve"> </w:t>
      </w:r>
      <w:r w:rsidR="00B94767" w:rsidRPr="00B94767">
        <w:t xml:space="preserve">Considering the </w:t>
      </w:r>
      <w:r w:rsidR="00CB4386" w:rsidRPr="00CB4386">
        <w:t>dependency and heterogeneity</w:t>
      </w:r>
      <w:r w:rsidR="00B94767" w:rsidRPr="00B94767">
        <w:t xml:space="preserve"> among </w:t>
      </w:r>
      <w:r w:rsidR="00D32D05">
        <w:t>machines</w:t>
      </w:r>
      <w:r w:rsidR="00D32D05" w:rsidRPr="00B94767">
        <w:t xml:space="preserve"> </w:t>
      </w:r>
      <w:r w:rsidR="00B94767" w:rsidRPr="00B94767">
        <w:t xml:space="preserve">under </w:t>
      </w:r>
      <w:r w:rsidR="00D01FFD">
        <w:t xml:space="preserve">the </w:t>
      </w:r>
      <w:r w:rsidR="00B94767" w:rsidRPr="00B94767">
        <w:t xml:space="preserve">same </w:t>
      </w:r>
      <w:r w:rsidR="00D01FFD" w:rsidRPr="000B4378">
        <w:t>operational and environmental</w:t>
      </w:r>
      <w:r w:rsidR="00D01FFD" w:rsidRPr="00B94767">
        <w:t xml:space="preserve"> </w:t>
      </w:r>
      <w:r w:rsidR="00B94767" w:rsidRPr="00B94767">
        <w:t>condition,</w:t>
      </w:r>
      <w:r w:rsidR="00711FDD">
        <w:t xml:space="preserve"> we </w:t>
      </w:r>
      <w:r w:rsidR="009F7604" w:rsidRPr="009F7604">
        <w:t xml:space="preserve">innovatively </w:t>
      </w:r>
      <w:r w:rsidR="00D01FFD">
        <w:t xml:space="preserve">integrate </w:t>
      </w:r>
      <w:r w:rsidR="005A02D5">
        <w:t xml:space="preserve">the MTL </w:t>
      </w:r>
      <w:r w:rsidR="00D01FFD">
        <w:t>into</w:t>
      </w:r>
      <w:r w:rsidR="009F7604">
        <w:t xml:space="preserve"> the degradation model </w:t>
      </w:r>
      <w:r w:rsidR="005A02D5">
        <w:t xml:space="preserve">and </w:t>
      </w:r>
      <w:r w:rsidR="009F7604" w:rsidRPr="009F7604">
        <w:t xml:space="preserve">assume </w:t>
      </w:r>
      <w:r w:rsidR="009168C9">
        <w:t>the</w:t>
      </w:r>
      <w:r w:rsidR="00B3098C">
        <w:t xml:space="preserve"> </w:t>
      </w:r>
      <w:r w:rsidR="009F7604" w:rsidRPr="009F7604">
        <w:t xml:space="preserve">model parameters of all </w:t>
      </w:r>
      <w:r w:rsidR="009760C6">
        <w:t>machines</w:t>
      </w:r>
      <w:r w:rsidR="009F7604" w:rsidRPr="009F7604">
        <w:t xml:space="preserve"> follow a common multivariate Gaussian distribution.</w:t>
      </w:r>
      <w:r w:rsidR="00FE455F">
        <w:rPr>
          <w:rFonts w:hint="eastAsia"/>
        </w:rPr>
        <w:t xml:space="preserve"> </w:t>
      </w:r>
      <w:r w:rsidR="00FE455F">
        <w:t>For parameter estimation</w:t>
      </w:r>
      <w:r w:rsidR="00561EBC">
        <w:t xml:space="preserve">, </w:t>
      </w:r>
      <w:r w:rsidR="00375D68">
        <w:t xml:space="preserve">we </w:t>
      </w:r>
      <w:r w:rsidR="006C4DCD">
        <w:t xml:space="preserve">develop </w:t>
      </w:r>
      <w:r w:rsidR="00716DFA">
        <w:t xml:space="preserve">a unique </w:t>
      </w:r>
      <w:r w:rsidR="00375D68" w:rsidRPr="00375D68">
        <w:t>quadratic optim</w:t>
      </w:r>
      <w:r w:rsidR="00F24530">
        <w:t>i</w:t>
      </w:r>
      <w:r w:rsidR="00375D68" w:rsidRPr="00375D68">
        <w:t>zation-integ</w:t>
      </w:r>
      <w:r w:rsidR="00AD2697">
        <w:t>r</w:t>
      </w:r>
      <w:r w:rsidR="00375D68" w:rsidRPr="00375D68">
        <w:t xml:space="preserve">ated </w:t>
      </w:r>
      <w:r w:rsidR="00FE455F" w:rsidRPr="00515106">
        <w:rPr>
          <w:lang w:eastAsia="zh-CN"/>
        </w:rPr>
        <w:t>expectation-maximum</w:t>
      </w:r>
      <w:r w:rsidR="00FE455F" w:rsidRPr="00375D68" w:rsidDel="00FE455F">
        <w:t xml:space="preserve"> </w:t>
      </w:r>
      <w:r w:rsidR="00375D68">
        <w:t>(QOIEM)</w:t>
      </w:r>
      <w:r w:rsidR="00375D68" w:rsidRPr="00375D68">
        <w:t xml:space="preserve"> algorithm</w:t>
      </w:r>
      <w:r w:rsidR="00375D68">
        <w:t>.</w:t>
      </w:r>
      <w:r w:rsidR="00D60CAE">
        <w:t xml:space="preserve"> </w:t>
      </w:r>
      <w:r w:rsidR="006316CC" w:rsidRPr="005019FF">
        <w:t xml:space="preserve">In the QOIEM, quadratic programming, which </w:t>
      </w:r>
      <w:r w:rsidR="006316CC" w:rsidRPr="005019FF">
        <w:rPr>
          <w:lang w:eastAsia="zh-CN"/>
        </w:rPr>
        <w:t>considers the properties for HI construction</w:t>
      </w:r>
      <w:r w:rsidR="006316CC" w:rsidRPr="005019FF">
        <w:rPr>
          <w:shd w:val="clear" w:color="auto" w:fill="FFFFFF"/>
          <w:lang w:eastAsia="zh-CN"/>
        </w:rPr>
        <w:t xml:space="preserve"> including </w:t>
      </w:r>
      <w:r w:rsidR="00E17607" w:rsidRPr="00E17607">
        <w:rPr>
          <w:lang w:eastAsia="zh-CN"/>
        </w:rPr>
        <w:t>minimum</w:t>
      </w:r>
      <w:r w:rsidR="00E17607">
        <w:rPr>
          <w:lang w:eastAsia="zh-CN"/>
        </w:rPr>
        <w:t xml:space="preserve"> </w:t>
      </w:r>
      <w:r w:rsidR="006316CC" w:rsidRPr="004128C5">
        <w:rPr>
          <w:lang w:eastAsia="zh-CN"/>
        </w:rPr>
        <w:t>fitting errors</w:t>
      </w:r>
      <w:r w:rsidR="006316CC" w:rsidRPr="005019FF">
        <w:rPr>
          <w:rFonts w:hint="eastAsia"/>
        </w:rPr>
        <w:t>,</w:t>
      </w:r>
      <w:r w:rsidR="006316CC" w:rsidRPr="005019FF">
        <w:t xml:space="preserve"> </w:t>
      </w:r>
      <w:r w:rsidR="00AB258A" w:rsidRPr="00E17607">
        <w:rPr>
          <w:lang w:eastAsia="zh-CN"/>
        </w:rPr>
        <w:t>minimum</w:t>
      </w:r>
      <w:r w:rsidR="006316CC" w:rsidRPr="004128C5">
        <w:t xml:space="preserve"> variance at the failure time </w:t>
      </w:r>
      <w:r w:rsidR="006316CC" w:rsidRPr="005019FF">
        <w:t xml:space="preserve">and </w:t>
      </w:r>
      <w:r w:rsidR="005019FF" w:rsidRPr="004128C5">
        <w:t>m</w:t>
      </w:r>
      <w:r w:rsidR="006316CC" w:rsidRPr="004128C5">
        <w:t>onotonicity</w:t>
      </w:r>
      <w:r w:rsidR="006316CC" w:rsidRPr="005019FF">
        <w:t xml:space="preserve">, is integrated into </w:t>
      </w:r>
      <w:r w:rsidR="00D60CAE" w:rsidRPr="005019FF">
        <w:t xml:space="preserve">the MAP-EM algorithm to </w:t>
      </w:r>
      <w:r w:rsidR="008D411E" w:rsidRPr="005019FF">
        <w:t>update</w:t>
      </w:r>
      <w:r w:rsidR="00D60CAE" w:rsidRPr="005019FF">
        <w:t xml:space="preserve"> the parameters</w:t>
      </w:r>
      <w:r w:rsidR="005019FF" w:rsidRPr="005019FF">
        <w:t xml:space="preserve"> in the fusion model and degradation</w:t>
      </w:r>
      <w:r w:rsidR="00F039FD" w:rsidRPr="00F039FD">
        <w:t xml:space="preserve"> simultaneously</w:t>
      </w:r>
      <w:r w:rsidR="00D60CAE" w:rsidRPr="005019FF">
        <w:t>.</w:t>
      </w:r>
      <w:r w:rsidR="00D60CAE" w:rsidRPr="00D60CAE">
        <w:t xml:space="preserve"> </w:t>
      </w:r>
      <w:r w:rsidR="00307969">
        <w:rPr>
          <w:lang w:eastAsia="zh-CN"/>
        </w:rPr>
        <w:t>Finally</w:t>
      </w:r>
      <w:r w:rsidR="00B320F7">
        <w:rPr>
          <w:lang w:eastAsia="zh-CN"/>
        </w:rPr>
        <w:t>, g</w:t>
      </w:r>
      <w:r w:rsidRPr="000B4378">
        <w:rPr>
          <w:lang w:eastAsia="zh-CN"/>
        </w:rPr>
        <w:t xml:space="preserve">iven the constructed HI and </w:t>
      </w:r>
      <w:r w:rsidR="00A1689C">
        <w:rPr>
          <w:lang w:eastAsia="zh-CN"/>
        </w:rPr>
        <w:t>updated</w:t>
      </w:r>
      <w:r w:rsidR="00A1689C" w:rsidRPr="000B4378">
        <w:rPr>
          <w:lang w:eastAsia="zh-CN"/>
        </w:rPr>
        <w:t xml:space="preserve"> </w:t>
      </w:r>
      <w:r w:rsidRPr="000B4378">
        <w:rPr>
          <w:lang w:eastAsia="zh-CN"/>
        </w:rPr>
        <w:t xml:space="preserve">model parameters, the RUL </w:t>
      </w:r>
      <w:r w:rsidR="00A1689C">
        <w:rPr>
          <w:lang w:eastAsia="zh-CN"/>
        </w:rPr>
        <w:t xml:space="preserve">of </w:t>
      </w:r>
      <w:r w:rsidR="00C21AB0">
        <w:rPr>
          <w:lang w:eastAsia="zh-CN"/>
        </w:rPr>
        <w:t xml:space="preserve">machines </w:t>
      </w:r>
      <w:r w:rsidR="00A1689C" w:rsidRPr="000B4378">
        <w:rPr>
          <w:lang w:eastAsia="zh-CN"/>
        </w:rPr>
        <w:t>c</w:t>
      </w:r>
      <w:r w:rsidR="00A1689C">
        <w:rPr>
          <w:lang w:eastAsia="zh-CN"/>
        </w:rPr>
        <w:t>an</w:t>
      </w:r>
      <w:r w:rsidR="00A1689C" w:rsidRPr="000B4378">
        <w:rPr>
          <w:lang w:eastAsia="zh-CN"/>
        </w:rPr>
        <w:t xml:space="preserve"> </w:t>
      </w:r>
      <w:r w:rsidRPr="000B4378">
        <w:rPr>
          <w:lang w:eastAsia="zh-CN"/>
        </w:rPr>
        <w:t>be predicted correspondingly.</w:t>
      </w:r>
    </w:p>
    <w:bookmarkEnd w:id="5"/>
    <w:p w14:paraId="28B0E023" w14:textId="6BD17B75" w:rsidR="00F16E24" w:rsidRPr="00C96A10" w:rsidRDefault="001C5FD4" w:rsidP="007D7E24">
      <w:pPr>
        <w:pStyle w:val="Text"/>
        <w:ind w:firstLine="204"/>
        <w:rPr>
          <w:lang w:eastAsia="zh-CN"/>
        </w:rPr>
      </w:pPr>
      <w:r w:rsidRPr="000B4378">
        <w:t xml:space="preserve">The proposed method addresses the challenges of </w:t>
      </w:r>
      <w:r w:rsidR="007C6A2A">
        <w:t xml:space="preserve">degradation modeling and </w:t>
      </w:r>
      <w:r w:rsidRPr="000B4378">
        <w:t xml:space="preserve">prognostics in the following three aspects: </w:t>
      </w:r>
      <w:r w:rsidRPr="000B4378">
        <w:rPr>
          <w:i/>
          <w:iCs/>
        </w:rPr>
        <w:t>First</w:t>
      </w:r>
      <w:r w:rsidRPr="000B4378">
        <w:rPr>
          <w:lang w:eastAsia="zh-CN"/>
        </w:rPr>
        <w:t>,</w:t>
      </w:r>
      <w:r w:rsidR="003D39F1" w:rsidRPr="000B4378">
        <w:rPr>
          <w:lang w:eastAsia="zh-CN"/>
        </w:rPr>
        <w:t xml:space="preserve"> </w:t>
      </w:r>
      <w:r w:rsidR="005C0B94">
        <w:rPr>
          <w:lang w:eastAsia="zh-CN"/>
        </w:rPr>
        <w:t>by fully considering</w:t>
      </w:r>
      <w:r w:rsidR="005C0B94" w:rsidRPr="005C0B94">
        <w:rPr>
          <w:lang w:eastAsia="zh-CN"/>
        </w:rPr>
        <w:t xml:space="preserve"> </w:t>
      </w:r>
      <w:r w:rsidR="005C0B94" w:rsidRPr="000B4378">
        <w:rPr>
          <w:lang w:eastAsia="zh-CN"/>
        </w:rPr>
        <w:t xml:space="preserve">the </w:t>
      </w:r>
      <w:r w:rsidR="00CB4386" w:rsidRPr="00CB4386">
        <w:rPr>
          <w:lang w:eastAsia="zh-CN"/>
        </w:rPr>
        <w:t>dependency and heterogeneity</w:t>
      </w:r>
      <w:r w:rsidR="005C0B94" w:rsidRPr="000B4378">
        <w:rPr>
          <w:lang w:eastAsia="zh-CN"/>
        </w:rPr>
        <w:t xml:space="preserve"> among </w:t>
      </w:r>
      <w:r w:rsidR="009760C6">
        <w:rPr>
          <w:lang w:eastAsia="zh-CN"/>
        </w:rPr>
        <w:t>machines</w:t>
      </w:r>
      <w:r w:rsidR="005C0B94">
        <w:rPr>
          <w:lang w:eastAsia="zh-CN"/>
        </w:rPr>
        <w:t xml:space="preserve"> under the same operational </w:t>
      </w:r>
      <w:r w:rsidR="009E40EA" w:rsidRPr="000B4378">
        <w:t>and environmental</w:t>
      </w:r>
      <w:r w:rsidR="009E40EA">
        <w:rPr>
          <w:lang w:eastAsia="zh-CN"/>
        </w:rPr>
        <w:t xml:space="preserve"> </w:t>
      </w:r>
      <w:r w:rsidR="005C0B94">
        <w:rPr>
          <w:lang w:eastAsia="zh-CN"/>
        </w:rPr>
        <w:t xml:space="preserve">condition, </w:t>
      </w:r>
      <w:r w:rsidR="003D39F1" w:rsidRPr="000B4378">
        <w:rPr>
          <w:lang w:eastAsia="zh-CN"/>
        </w:rPr>
        <w:t>t</w:t>
      </w:r>
      <w:r w:rsidRPr="000B4378">
        <w:rPr>
          <w:lang w:eastAsia="zh-CN"/>
        </w:rPr>
        <w:t xml:space="preserve">his </w:t>
      </w:r>
      <w:r w:rsidR="00D92A1F">
        <w:rPr>
          <w:rFonts w:hint="eastAsia"/>
          <w:lang w:eastAsia="zh-CN"/>
        </w:rPr>
        <w:t>p</w:t>
      </w:r>
      <w:r w:rsidR="00D92A1F">
        <w:rPr>
          <w:lang w:eastAsia="zh-CN"/>
        </w:rPr>
        <w:t>aper</w:t>
      </w:r>
      <w:r w:rsidRPr="000B4378">
        <w:rPr>
          <w:lang w:eastAsia="zh-CN"/>
        </w:rPr>
        <w:t xml:space="preserve"> </w:t>
      </w:r>
      <w:r w:rsidR="005C0B94">
        <w:rPr>
          <w:lang w:eastAsia="zh-CN"/>
        </w:rPr>
        <w:t>develop</w:t>
      </w:r>
      <w:r w:rsidR="00D92A1F">
        <w:rPr>
          <w:lang w:eastAsia="zh-CN"/>
        </w:rPr>
        <w:t>s</w:t>
      </w:r>
      <w:r w:rsidRPr="000B4378">
        <w:rPr>
          <w:lang w:eastAsia="zh-CN"/>
        </w:rPr>
        <w:t xml:space="preserve"> a data-level fusion based multi-task learning</w:t>
      </w:r>
      <w:r w:rsidR="00D92A1F">
        <w:rPr>
          <w:lang w:eastAsia="zh-CN"/>
        </w:rPr>
        <w:t xml:space="preserve"> method for</w:t>
      </w:r>
      <w:r w:rsidRPr="000B4378">
        <w:rPr>
          <w:lang w:eastAsia="zh-CN"/>
        </w:rPr>
        <w:t xml:space="preserve"> </w:t>
      </w:r>
      <w:r w:rsidR="00D92A1F">
        <w:rPr>
          <w:lang w:eastAsia="zh-CN"/>
        </w:rPr>
        <w:t>degradation modeling</w:t>
      </w:r>
      <w:r w:rsidR="005C0B94">
        <w:rPr>
          <w:lang w:eastAsia="zh-CN"/>
        </w:rPr>
        <w:t>, which</w:t>
      </w:r>
      <w:r w:rsidRPr="000B4378">
        <w:rPr>
          <w:lang w:eastAsia="zh-CN"/>
        </w:rPr>
        <w:t xml:space="preserve"> </w:t>
      </w:r>
      <w:r w:rsidR="005C0B94">
        <w:rPr>
          <w:lang w:eastAsia="zh-CN"/>
        </w:rPr>
        <w:t>proposes</w:t>
      </w:r>
      <w:r w:rsidR="005C0B94" w:rsidRPr="000B4378">
        <w:rPr>
          <w:lang w:eastAsia="zh-CN"/>
        </w:rPr>
        <w:t xml:space="preserve"> </w:t>
      </w:r>
      <w:bookmarkStart w:id="6" w:name="_Hlk94468494"/>
      <w:r w:rsidR="005C0B94">
        <w:rPr>
          <w:lang w:eastAsia="zh-CN"/>
        </w:rPr>
        <w:t xml:space="preserve">a quadratic </w:t>
      </w:r>
      <w:r w:rsidRPr="000B4378">
        <w:rPr>
          <w:lang w:eastAsia="zh-CN"/>
        </w:rPr>
        <w:t xml:space="preserve">polynomial model to </w:t>
      </w:r>
      <w:r w:rsidR="005C0B94">
        <w:rPr>
          <w:lang w:eastAsia="zh-CN"/>
        </w:rPr>
        <w:t>characterize the degradation status</w:t>
      </w:r>
      <w:bookmarkEnd w:id="6"/>
      <w:r w:rsidR="005C0B94">
        <w:rPr>
          <w:lang w:eastAsia="zh-CN"/>
        </w:rPr>
        <w:t xml:space="preserve"> of </w:t>
      </w:r>
      <w:r w:rsidR="009760C6">
        <w:rPr>
          <w:lang w:eastAsia="zh-CN"/>
        </w:rPr>
        <w:t>machines</w:t>
      </w:r>
      <w:r w:rsidR="005C0B94">
        <w:rPr>
          <w:lang w:eastAsia="zh-CN"/>
        </w:rPr>
        <w:t xml:space="preserve"> </w:t>
      </w:r>
      <w:r w:rsidRPr="000B4378">
        <w:rPr>
          <w:lang w:eastAsia="zh-CN"/>
        </w:rPr>
        <w:t xml:space="preserve">and assume the </w:t>
      </w:r>
      <w:r w:rsidR="005C0B94">
        <w:rPr>
          <w:lang w:eastAsia="zh-CN"/>
        </w:rPr>
        <w:t xml:space="preserve">model </w:t>
      </w:r>
      <w:r w:rsidRPr="000B4378">
        <w:rPr>
          <w:lang w:eastAsia="zh-CN"/>
        </w:rPr>
        <w:t>parameter</w:t>
      </w:r>
      <w:r w:rsidR="005C0B94">
        <w:rPr>
          <w:lang w:eastAsia="zh-CN"/>
        </w:rPr>
        <w:t>s</w:t>
      </w:r>
      <w:r w:rsidRPr="000B4378">
        <w:rPr>
          <w:lang w:eastAsia="zh-CN"/>
        </w:rPr>
        <w:t xml:space="preserve"> </w:t>
      </w:r>
      <w:r w:rsidR="005C0B94">
        <w:rPr>
          <w:lang w:eastAsia="zh-CN"/>
        </w:rPr>
        <w:t xml:space="preserve">of all </w:t>
      </w:r>
      <w:r w:rsidR="009760C6">
        <w:rPr>
          <w:lang w:eastAsia="zh-CN"/>
        </w:rPr>
        <w:t>machines</w:t>
      </w:r>
      <w:r w:rsidR="006D4790" w:rsidRPr="000B4378">
        <w:rPr>
          <w:lang w:eastAsia="zh-CN"/>
        </w:rPr>
        <w:t xml:space="preserve"> </w:t>
      </w:r>
      <w:r w:rsidR="005C0B94">
        <w:rPr>
          <w:lang w:eastAsia="zh-CN"/>
        </w:rPr>
        <w:t xml:space="preserve">follow a common </w:t>
      </w:r>
      <w:r w:rsidR="006D4790" w:rsidRPr="000B4378">
        <w:rPr>
          <w:lang w:eastAsia="zh-CN"/>
        </w:rPr>
        <w:t>multivariate</w:t>
      </w:r>
      <w:r w:rsidR="006D4790" w:rsidRPr="006D4790">
        <w:rPr>
          <w:lang w:eastAsia="zh-CN"/>
        </w:rPr>
        <w:t xml:space="preserve"> </w:t>
      </w:r>
      <w:r w:rsidR="006D4790" w:rsidRPr="000B4378">
        <w:rPr>
          <w:lang w:eastAsia="zh-CN"/>
        </w:rPr>
        <w:t>Gaussian distribution</w:t>
      </w:r>
      <w:r w:rsidR="006D4790">
        <w:rPr>
          <w:lang w:eastAsia="zh-CN"/>
        </w:rPr>
        <w:t xml:space="preserve">. </w:t>
      </w:r>
      <w:r w:rsidRPr="000B4378">
        <w:rPr>
          <w:i/>
        </w:rPr>
        <w:t>Second</w:t>
      </w:r>
      <w:r w:rsidRPr="000B4378">
        <w:t xml:space="preserve">, </w:t>
      </w:r>
      <w:r w:rsidR="00CF5DEC" w:rsidRPr="000B4378">
        <w:t xml:space="preserve">a </w:t>
      </w:r>
      <w:r w:rsidR="006E783D">
        <w:t xml:space="preserve">unique </w:t>
      </w:r>
      <w:r w:rsidR="00C60AB7">
        <w:t xml:space="preserve">QOIEM </w:t>
      </w:r>
      <w:r w:rsidR="00CF5DEC" w:rsidRPr="000B4378">
        <w:t xml:space="preserve">algorithm </w:t>
      </w:r>
      <w:r w:rsidR="00DE0C42">
        <w:t xml:space="preserve">is developed </w:t>
      </w:r>
      <w:r w:rsidR="00CF5DEC" w:rsidRPr="000B4378">
        <w:t>for parameter estimation</w:t>
      </w:r>
      <w:r w:rsidR="00C60AB7">
        <w:t xml:space="preserve">, which can achieve </w:t>
      </w:r>
      <w:r w:rsidR="00DD3548">
        <w:t>accurate parameter</w:t>
      </w:r>
      <w:r w:rsidR="00103B7A">
        <w:t xml:space="preserve"> estimation</w:t>
      </w:r>
      <w:r w:rsidR="00C60AB7">
        <w:t xml:space="preserve"> in the fusion model and the degradation model simultaneously</w:t>
      </w:r>
      <w:r w:rsidR="00DD3548">
        <w:t xml:space="preserve"> and have </w:t>
      </w:r>
      <w:r w:rsidR="009976F5">
        <w:t>satisfactory</w:t>
      </w:r>
      <w:r w:rsidR="00F96753">
        <w:t xml:space="preserve"> </w:t>
      </w:r>
      <w:r w:rsidR="00DD3548">
        <w:t>convergence performance</w:t>
      </w:r>
      <w:r w:rsidR="00F96753">
        <w:t xml:space="preserve"> in theory</w:t>
      </w:r>
      <w:r w:rsidR="00CF5DEC" w:rsidRPr="000B4378">
        <w:t xml:space="preserve">. </w:t>
      </w:r>
      <w:r w:rsidRPr="000B4378">
        <w:rPr>
          <w:i/>
          <w:iCs/>
        </w:rPr>
        <w:t>Third</w:t>
      </w:r>
      <w:r w:rsidRPr="000B4378">
        <w:rPr>
          <w:lang w:eastAsia="zh-CN"/>
        </w:rPr>
        <w:t xml:space="preserve">, </w:t>
      </w:r>
      <w:r w:rsidR="005C6A03">
        <w:rPr>
          <w:lang w:eastAsia="zh-CN"/>
        </w:rPr>
        <w:t xml:space="preserve">the proposed method </w:t>
      </w:r>
      <w:r w:rsidR="00876681">
        <w:rPr>
          <w:lang w:eastAsia="zh-CN"/>
        </w:rPr>
        <w:t>is capable to</w:t>
      </w:r>
      <w:r w:rsidR="00FC60A5">
        <w:rPr>
          <w:lang w:eastAsia="zh-CN"/>
        </w:rPr>
        <w:t xml:space="preserve"> make prognos</w:t>
      </w:r>
      <w:r w:rsidR="00AA77A2">
        <w:rPr>
          <w:lang w:eastAsia="zh-CN"/>
        </w:rPr>
        <w:t>t</w:t>
      </w:r>
      <w:r w:rsidR="00FC60A5">
        <w:rPr>
          <w:lang w:eastAsia="zh-CN"/>
        </w:rPr>
        <w:t>i</w:t>
      </w:r>
      <w:r w:rsidR="00AA77A2">
        <w:rPr>
          <w:lang w:eastAsia="zh-CN"/>
        </w:rPr>
        <w:t>c predictions</w:t>
      </w:r>
      <w:r w:rsidR="00FC60A5">
        <w:rPr>
          <w:lang w:eastAsia="zh-CN"/>
        </w:rPr>
        <w:t xml:space="preserve"> of </w:t>
      </w:r>
      <w:r w:rsidR="009760C6">
        <w:rPr>
          <w:lang w:eastAsia="zh-CN"/>
        </w:rPr>
        <w:t>machines</w:t>
      </w:r>
      <w:r w:rsidR="00FC60A5">
        <w:rPr>
          <w:lang w:eastAsia="zh-CN"/>
        </w:rPr>
        <w:t xml:space="preserve"> effectively when missing </w:t>
      </w:r>
      <w:r w:rsidR="00DE65A1">
        <w:rPr>
          <w:lang w:eastAsia="zh-CN"/>
        </w:rPr>
        <w:t xml:space="preserve">data </w:t>
      </w:r>
      <w:r w:rsidR="00FC60A5">
        <w:rPr>
          <w:lang w:eastAsia="zh-CN"/>
        </w:rPr>
        <w:t>exist in sensor signals, which</w:t>
      </w:r>
      <w:r w:rsidR="007A777D">
        <w:rPr>
          <w:lang w:eastAsia="zh-CN"/>
        </w:rPr>
        <w:t xml:space="preserve"> </w:t>
      </w:r>
      <w:r w:rsidR="005C6A03">
        <w:rPr>
          <w:lang w:eastAsia="zh-CN"/>
        </w:rPr>
        <w:t xml:space="preserve">has been </w:t>
      </w:r>
      <w:r w:rsidR="00BE5DBA">
        <w:rPr>
          <w:lang w:eastAsia="zh-CN"/>
        </w:rPr>
        <w:t>validate</w:t>
      </w:r>
      <w:r w:rsidR="005C6A03">
        <w:rPr>
          <w:lang w:eastAsia="zh-CN"/>
        </w:rPr>
        <w:t>d</w:t>
      </w:r>
      <w:r w:rsidR="00BE5DBA">
        <w:rPr>
          <w:lang w:eastAsia="zh-CN"/>
        </w:rPr>
        <w:t xml:space="preserve"> </w:t>
      </w:r>
      <w:r w:rsidR="00876681">
        <w:rPr>
          <w:lang w:eastAsia="zh-CN"/>
        </w:rPr>
        <w:t>through</w:t>
      </w:r>
      <w:r w:rsidRPr="000B4378">
        <w:rPr>
          <w:lang w:eastAsia="zh-CN"/>
        </w:rPr>
        <w:t xml:space="preserve"> numerical experiments and real case study on C-MAPSS data</w:t>
      </w:r>
      <w:r w:rsidR="00AB258A">
        <w:rPr>
          <w:lang w:eastAsia="zh-CN"/>
        </w:rPr>
        <w:t xml:space="preserve"> </w:t>
      </w:r>
      <w:r w:rsidR="00CB44E2">
        <w:rPr>
          <w:lang w:eastAsia="zh-CN"/>
        </w:rPr>
        <w:fldChar w:fldCharType="begin"/>
      </w:r>
      <w:r w:rsidR="00126838">
        <w:rPr>
          <w:lang w:eastAsia="zh-CN"/>
        </w:rPr>
        <w:instrText xml:space="preserve"> ADDIN ZOTERO_ITEM CSL_CITATION {"citationID":"GvpUOwJg","properties":{"formattedCitation":"[27]","plainCitation":"[27]","noteIndex":0},"citationItems":[{"id":239,"uris":["http://zotero.org/users/8967118/items/G46MEJ9N"],"uri":["http://zotero.org/users/8967118/items/G46MEJ9N"],"itemData":{"id":239,"type":"report","abstract":"This report is a Users Guide for version 2 of the NASA-developed Commercial Modular Aero-Propulsion System Simulation (C-MAPSS) software, which is a transient simulation of a large commercial turbofan engine (up to 90,000-lb thrust) with a realistic engine control system. The software supports easy access to health, control, and engine parameters through a graphical user interface (GUI). C-MAPSS v.2 has some enhancements over the original, including three actuators rather than one, the addition of actuator and sensor dynamics, and an improved controller, while retaining or improving on the convenience and user-friendliness of the original. C-MAPSS v.2 provides the user with a graphical turbofan engine simulation environment in which advanced algorithms can be implemented and tested. C-MAPSS can run user-specified transient simulations, and it can generate state-space linear models of the nonlinear engine model at an operating point. The code has a number of GUI screens that allow point-and-click operation, and have editable fields for user-specified input. The software includes an atmospheric model which allows simulation of engine operation at altitudes from sea level to 40,000 ft, Mach numbers from 0 to 0.90, and ambient temperatures from -60 to 103 F. The package also includes a power-management system that allows the engine to be operated over a wide range of thrust levels throughout the full range of flight conditions.","note":"NTRS Author Affiliations: N and R Engineering and Management Services, Saratoga Control Systems, ASRC Aerospace Corp., NASA Glenn Research Center\nNTRS Document ID: 20120003211\nNTRS Research Center: Glenn Research Center (GRC)","number":"E-18125","source":"NASA NTRS","title":"User's Guide for the Commercial Modular Aero-Propulsion System Simulation (C-MAPSS): Version 2","title-short":"User's Guide for the Commercial Modular Aero-Propulsion System Simulation (C-MAPSS)","URL":"https://ntrs.nasa.gov/citations/20120003211","author":[{"family":"Liu","given":"Yuan"},{"family":"Frederick","given":"Dean K."},{"family":"DeCastro","given":"Jonathan A."},{"family":"Litt","given":"Jonathan S."},{"family":"Chan","given":"William W."}],"accessed":{"date-parts":[["2022",1,22]]},"issued":{"date-parts":[["2012",3,1]]},"citation-key":"liu_users_2012"}}],"schema":"https://github.com/citation-style-language/schema/raw/master/csl-citation.json"} </w:instrText>
      </w:r>
      <w:r w:rsidR="00CB44E2">
        <w:rPr>
          <w:lang w:eastAsia="zh-CN"/>
        </w:rPr>
        <w:fldChar w:fldCharType="separate"/>
      </w:r>
      <w:r w:rsidR="00126838" w:rsidRPr="00126838">
        <w:t>[27]</w:t>
      </w:r>
      <w:r w:rsidR="00CB44E2">
        <w:rPr>
          <w:lang w:eastAsia="zh-CN"/>
        </w:rPr>
        <w:fldChar w:fldCharType="end"/>
      </w:r>
      <w:r w:rsidRPr="000B4378">
        <w:rPr>
          <w:lang w:eastAsia="zh-CN"/>
        </w:rPr>
        <w:t xml:space="preserve">. </w:t>
      </w:r>
      <w:r w:rsidR="00161079">
        <w:rPr>
          <w:lang w:eastAsia="zh-CN"/>
        </w:rPr>
        <w:t>Moreover, t</w:t>
      </w:r>
      <w:r w:rsidR="00236BBD">
        <w:rPr>
          <w:lang w:eastAsia="zh-CN"/>
        </w:rPr>
        <w:t xml:space="preserve">he </w:t>
      </w:r>
      <w:r w:rsidR="00236BBD" w:rsidRPr="000B4378">
        <w:rPr>
          <w:lang w:eastAsia="zh-CN"/>
        </w:rPr>
        <w:t xml:space="preserve">proposed method </w:t>
      </w:r>
      <w:r w:rsidR="00236BBD">
        <w:rPr>
          <w:lang w:eastAsia="zh-CN"/>
        </w:rPr>
        <w:t xml:space="preserve">has </w:t>
      </w:r>
      <w:r w:rsidRPr="000B4378">
        <w:rPr>
          <w:lang w:eastAsia="zh-CN"/>
        </w:rPr>
        <w:t>superior robustness</w:t>
      </w:r>
      <w:r w:rsidR="00C96A10">
        <w:rPr>
          <w:lang w:eastAsia="zh-CN"/>
        </w:rPr>
        <w:t xml:space="preserve"> for accurate RUL prediction</w:t>
      </w:r>
      <w:r w:rsidRPr="000B4378">
        <w:rPr>
          <w:lang w:eastAsia="zh-CN"/>
        </w:rPr>
        <w:t xml:space="preserve"> under different </w:t>
      </w:r>
      <w:r w:rsidR="00236BBD">
        <w:rPr>
          <w:lang w:eastAsia="zh-CN"/>
        </w:rPr>
        <w:t>ratios</w:t>
      </w:r>
      <w:r w:rsidR="00236BBD" w:rsidRPr="000B4378">
        <w:rPr>
          <w:lang w:eastAsia="zh-CN"/>
        </w:rPr>
        <w:t xml:space="preserve"> </w:t>
      </w:r>
      <w:r w:rsidRPr="000B4378">
        <w:rPr>
          <w:lang w:eastAsia="zh-CN"/>
        </w:rPr>
        <w:t xml:space="preserve">of missing data </w:t>
      </w:r>
      <w:r w:rsidR="00114989" w:rsidRPr="000B4378">
        <w:rPr>
          <w:lang w:eastAsia="zh-CN"/>
        </w:rPr>
        <w:t>compar</w:t>
      </w:r>
      <w:r w:rsidR="00114989">
        <w:rPr>
          <w:lang w:eastAsia="zh-CN"/>
        </w:rPr>
        <w:t>ed</w:t>
      </w:r>
      <w:r w:rsidR="00114989" w:rsidRPr="000B4378">
        <w:rPr>
          <w:lang w:eastAsia="zh-CN"/>
        </w:rPr>
        <w:t xml:space="preserve"> </w:t>
      </w:r>
      <w:r w:rsidR="00A35532">
        <w:rPr>
          <w:lang w:eastAsia="zh-CN"/>
        </w:rPr>
        <w:t>with</w:t>
      </w:r>
      <w:r w:rsidR="00A35532" w:rsidRPr="000B4378">
        <w:rPr>
          <w:lang w:eastAsia="zh-CN"/>
        </w:rPr>
        <w:t xml:space="preserve"> </w:t>
      </w:r>
      <w:r w:rsidR="00333127">
        <w:rPr>
          <w:lang w:eastAsia="zh-CN"/>
        </w:rPr>
        <w:t>state-of-the-art benchmarks</w:t>
      </w:r>
      <w:r w:rsidRPr="000B4378">
        <w:rPr>
          <w:lang w:eastAsia="zh-CN"/>
        </w:rPr>
        <w:t>.</w:t>
      </w:r>
    </w:p>
    <w:p w14:paraId="4C403F1B" w14:textId="16BB507C" w:rsidR="00DA72D7" w:rsidRPr="000B4378" w:rsidRDefault="001C5FD4" w:rsidP="00372AD9">
      <w:pPr>
        <w:pStyle w:val="Text"/>
        <w:ind w:firstLine="204"/>
        <w:rPr>
          <w:lang w:eastAsia="zh-CN"/>
        </w:rPr>
      </w:pPr>
      <w:r w:rsidRPr="000B4378">
        <w:t>The remainder of this paper is organized as follows. Section II introduces the proposed data fusion-based multitask learning method. Section III and IV present numerical experiments and a case study of aircraft gas turbine engines to evaluate the performance of the proposed method and compare it with existing benchmarks. Section V provides the conclusion and future work of this paper.</w:t>
      </w:r>
    </w:p>
    <w:p w14:paraId="09A3ACCD" w14:textId="77777777" w:rsidR="00C910C8" w:rsidRPr="000B4378" w:rsidRDefault="00C910C8" w:rsidP="00C910C8">
      <w:pPr>
        <w:pStyle w:val="1"/>
      </w:pPr>
      <w:r w:rsidRPr="000B4378">
        <w:t>Methodology</w:t>
      </w:r>
    </w:p>
    <w:p w14:paraId="6728F50F" w14:textId="7968D857" w:rsidR="00C910C8" w:rsidRPr="000B4378" w:rsidRDefault="00C910C8" w:rsidP="00C910C8">
      <w:pPr>
        <w:pStyle w:val="2"/>
      </w:pPr>
      <w:r w:rsidRPr="000B4378">
        <w:t xml:space="preserve">Model </w:t>
      </w:r>
      <w:r w:rsidR="00A643FC" w:rsidRPr="000B4378">
        <w:t>f</w:t>
      </w:r>
      <w:r w:rsidRPr="000B4378">
        <w:t>ormulation</w:t>
      </w:r>
    </w:p>
    <w:p w14:paraId="294E3052" w14:textId="3AEB9C77" w:rsidR="00C910C8" w:rsidRPr="009339D1" w:rsidRDefault="00F10D80" w:rsidP="009339D1">
      <w:pPr>
        <w:pStyle w:val="Text"/>
      </w:pPr>
      <w:r>
        <w:t>W</w:t>
      </w:r>
      <w:r w:rsidR="00AE69C6">
        <w:t xml:space="preserve">e </w:t>
      </w:r>
      <w:r w:rsidR="000A740D">
        <w:t>regard</w:t>
      </w:r>
      <w:r w:rsidR="00403182">
        <w:t xml:space="preserve"> </w:t>
      </w:r>
      <w:r w:rsidR="000A740D">
        <w:t>a group of units</w:t>
      </w:r>
      <w:r w:rsidR="00403182">
        <w:rPr>
          <w:rFonts w:hint="eastAsia"/>
          <w:lang w:eastAsia="zh-CN"/>
        </w:rPr>
        <w:t xml:space="preserve"> </w:t>
      </w:r>
      <w:r w:rsidR="00403182">
        <w:rPr>
          <w:lang w:eastAsia="zh-CN"/>
        </w:rPr>
        <w:t xml:space="preserve">as </w:t>
      </w:r>
      <w:r w:rsidR="000A740D">
        <w:rPr>
          <w:lang w:eastAsia="zh-CN"/>
        </w:rPr>
        <w:t xml:space="preserve">our </w:t>
      </w:r>
      <w:r w:rsidR="00403182" w:rsidRPr="00403182">
        <w:rPr>
          <w:lang w:eastAsia="zh-CN"/>
        </w:rPr>
        <w:t>research object</w:t>
      </w:r>
      <w:r w:rsidR="00271F28">
        <w:rPr>
          <w:lang w:eastAsia="zh-CN"/>
        </w:rPr>
        <w:t>s</w:t>
      </w:r>
      <w:r w:rsidR="002F662D">
        <w:rPr>
          <w:lang w:eastAsia="zh-CN"/>
        </w:rPr>
        <w:t>, which are able to represent</w:t>
      </w:r>
      <w:r w:rsidR="00271F28">
        <w:rPr>
          <w:lang w:eastAsia="zh-CN"/>
        </w:rPr>
        <w:t xml:space="preserve"> objects </w:t>
      </w:r>
      <w:r>
        <w:rPr>
          <w:lang w:eastAsia="zh-CN"/>
        </w:rPr>
        <w:t xml:space="preserve">(e.g., machines) </w:t>
      </w:r>
      <w:r w:rsidR="00271F28">
        <w:rPr>
          <w:lang w:eastAsia="zh-CN"/>
        </w:rPr>
        <w:t>in degradation processes in real pro</w:t>
      </w:r>
      <w:r w:rsidR="003108BD">
        <w:rPr>
          <w:lang w:eastAsia="zh-CN"/>
        </w:rPr>
        <w:t>duction cases</w:t>
      </w:r>
      <w:r w:rsidR="00CA71B8">
        <w:rPr>
          <w:lang w:eastAsia="zh-CN"/>
        </w:rPr>
        <w:t xml:space="preserve">. </w:t>
      </w:r>
      <w:r w:rsidR="00C910C8" w:rsidRPr="000B4378">
        <w:t xml:space="preserve">Following common settings in existing works </w:t>
      </w:r>
      <w:r w:rsidR="009805D6">
        <w:fldChar w:fldCharType="begin"/>
      </w:r>
      <w:r w:rsidR="009805D6">
        <w:instrText xml:space="preserve"> ADDIN ZOTERO_ITEM CSL_CITATION {"citationID":"vFDQpMun","properties":{"formattedCitation":"[9]","plainCitation":"[9]","noteIndex":0},"citationItems":[{"id":76,"uris":["http://zotero.org/users/8967118/items/6KDPPIBD"],"uri":["http://zotero.org/users/8967118/items/6KDPPIBD"],"itemData":{"id":76,"type":"article-journal","container-title":"Technometrics","DOI":"10.1080/00401706.2013.830074","ISSN":"0040-1706, 1537-2723","issue":"3","journalAbbreviation":"Technometrics","language":"en","page":"302-311","source":"DOI.org (Crossref)","title":"The inverse gaussian process as a degradation model","volume":"56","author":[{"family":"Ye","given":"Zhi-Sheng"},{"family":"Chen","given":"Nan"}],"issued":{"date-parts":[["2014",7,3]]},"citation-key":"Yeinversegaussianprocess2014"}}],"schema":"https://github.com/citation-style-language/schema/raw/master/csl-citation.json"} </w:instrText>
      </w:r>
      <w:r w:rsidR="009805D6">
        <w:fldChar w:fldCharType="separate"/>
      </w:r>
      <w:r w:rsidR="009805D6" w:rsidRPr="009805D6">
        <w:t>[9]</w:t>
      </w:r>
      <w:r w:rsidR="009805D6">
        <w:fldChar w:fldCharType="end"/>
      </w:r>
      <w:r w:rsidR="00C621D5" w:rsidRPr="000B4378">
        <w:t xml:space="preserve">, </w:t>
      </w:r>
      <w:r w:rsidR="009805D6">
        <w:fldChar w:fldCharType="begin"/>
      </w:r>
      <w:r w:rsidR="009805D6">
        <w:instrText xml:space="preserve"> ADDIN ZOTERO_ITEM CSL_CITATION {"citationID":"6OjXqlk1","properties":{"formattedCitation":"[11]","plainCitation":"[11]","noteIndex":0},"citationItems":[{"id":79,"uris":["http://zotero.org/users/8967118/items/8PIAJMYR"],"uri":["http://zotero.org/users/8967118/items/8PIAJMYR"],"itemData":{"id":79,"type":"article-journal","abstract":"Research on interpreting data communicated by smart sensors and distributed sensor networks, and utilizing these data streams in making critical decisions stands to provide significant advancements across a wide range of application domains such as maintenance management. In this paper, a stochastic degradation modeling framework is developed for computing and continuously updating residual life distributions of partially degraded components. The proposed degradation methodology combines population-specific degradation characteristics with component-specific sensory data acquired through condition monitoring in order to compute and continuously update remaining life distributions of partially degraded components. Two sensory updating procedures are developed and validated using real-world vibration-based degradation information acquired from rolling element thrust bearings. The results are compared with two benchmark policies and illustrate the benefits of the sensory updated degradation models proposed in this paper. Note for Practitioners-The proposed degradation-based prognostic methodology provides a comprehensive assessment of the current and future degradation states of partially degraded components by combining population-specific degradation or reliability information with real-time sensory health monitoring data. It is specifically beneficial for cases where degradation occurs in a cumulative manner and the degradation signal can be approximated by an exponential functional form. To implement this methodology, it is necessary: 1) to identify the physical phenomena associated with the evolution of the degradation process (spalling and wear herein); 2) choose the appropriate condition monitoring technology to monitor this phenomena (accelerometers); 3) identify a characteristic pattern in the sensory information to help develop a degradation signal (exponential growth); and 4) identify a failure threshold associated with the degradation signal. The first step in implementing this prognostic methodology is to obtain prior information related to stochastic parameters f the exponential model. This may require fitting some sample degradation signals with an exponential functional form and noting the values of the exponential parameters, or using subjective prior distributions. The second step is to acquire sensory information and begin updating the prior distribution. The updating frequency will dictate which expressions are used to compute the posterior distributions. Once the posterior means, variances, and correlation are computed, the truncated CDF of the residual life can be evaluated using (10) and (11). Note that the truncation is necessary to preclude negative values of the remaining life. Practitioners can implement this methodology using a simple spreadsheet. Since the residual life distributions are skewed, it is reasonable to utilize the median as a measure of the central tendency and, hence, an alternative estimate for the expected value of the remaining life","container-title":"IEEE Transactions on Automation Science and Engineering","DOI":"10.1109/TASE.2006.876609","ISSN":"1558-3783","issue":"4","note":"event: IEEE Transactions on Automation Science and Engineering","page":"382-393","source":"IEEE Xplore","title":"Sensory-updated residual life distributions for components with exponential degradation patterns","volume":"3","author":[{"family":"Gebraeel","given":"N."}],"issued":{"date-parts":[["2006",10]]},"citation-key":"GebraeelSensoryupdatedresiduallife2006"}}],"schema":"https://github.com/citation-style-language/schema/raw/master/csl-citation.json"} </w:instrText>
      </w:r>
      <w:r w:rsidR="009805D6">
        <w:fldChar w:fldCharType="separate"/>
      </w:r>
      <w:r w:rsidR="009805D6" w:rsidRPr="009805D6">
        <w:t>[11]</w:t>
      </w:r>
      <w:r w:rsidR="009805D6">
        <w:fldChar w:fldCharType="end"/>
      </w:r>
      <w:r w:rsidR="00C910C8" w:rsidRPr="000B4378">
        <w:t xml:space="preserve">, we define the failure time </w:t>
      </w:r>
      <m:oMath>
        <m:sSub>
          <m:sSubPr>
            <m:ctrlPr>
              <w:rPr>
                <w:rFonts w:ascii="Cambria Math" w:hAnsi="Cambria Math"/>
                <w:i/>
              </w:rPr>
            </m:ctrlPr>
          </m:sSubPr>
          <m:e>
            <m:r>
              <w:rPr>
                <w:rFonts w:ascii="Cambria Math" w:hAnsi="Cambria Math"/>
              </w:rPr>
              <m:t>τ</m:t>
            </m:r>
          </m:e>
          <m:sub>
            <m:r>
              <w:rPr>
                <w:rFonts w:ascii="Cambria Math" w:hAnsi="Cambria Math"/>
              </w:rPr>
              <m:t>l</m:t>
            </m:r>
          </m:sub>
        </m:sSub>
      </m:oMath>
      <w:r w:rsidR="00C910C8" w:rsidRPr="000B4378">
        <w:t xml:space="preserve"> of unit </w:t>
      </w:r>
      <m:oMath>
        <m:r>
          <w:rPr>
            <w:rFonts w:ascii="Cambria Math" w:hAnsi="Cambria Math"/>
          </w:rPr>
          <m:t>l</m:t>
        </m:r>
      </m:oMath>
      <w:r w:rsidR="00C910C8" w:rsidRPr="000B4378">
        <w:t xml:space="preserve"> as the time when the underlying degradation status </w:t>
      </w:r>
      <m:oMath>
        <m:sSub>
          <m:sSubPr>
            <m:ctrlPr>
              <w:rPr>
                <w:rFonts w:ascii="Cambria Math" w:eastAsiaTheme="minorHAnsi" w:hAnsi="Cambria Math"/>
                <w:i/>
              </w:rPr>
            </m:ctrlPr>
          </m:sSubPr>
          <m:e>
            <m:r>
              <w:rPr>
                <w:rFonts w:ascii="Cambria Math" w:hAnsi="Cambria Math"/>
              </w:rPr>
              <m:t>g</m:t>
            </m:r>
          </m:e>
          <m:sub>
            <m:r>
              <w:rPr>
                <w:rFonts w:ascii="Cambria Math" w:hAnsi="Cambria Math"/>
              </w:rPr>
              <m:t>l</m:t>
            </m:r>
          </m:sub>
        </m:sSub>
        <m:d>
          <m:dPr>
            <m:ctrlPr>
              <w:rPr>
                <w:rFonts w:ascii="Cambria Math" w:hAnsi="Cambria Math"/>
                <w:i/>
              </w:rPr>
            </m:ctrlPr>
          </m:dPr>
          <m:e>
            <m:r>
              <w:rPr>
                <w:rFonts w:ascii="Cambria Math" w:hAnsi="Cambria Math"/>
              </w:rPr>
              <m:t>t</m:t>
            </m:r>
          </m:e>
        </m:d>
      </m:oMath>
      <w:r w:rsidR="00C910C8" w:rsidRPr="000B4378">
        <w:t xml:space="preserve"> exceeds a predefined failure threshold</w:t>
      </w:r>
      <w:r w:rsidR="00EB1E10">
        <w:t xml:space="preserve"> </w:t>
      </w:r>
      <m:oMath>
        <m:r>
          <w:rPr>
            <w:rFonts w:ascii="Cambria Math" w:hAnsi="Cambria Math"/>
          </w:rPr>
          <m:t>D</m:t>
        </m:r>
      </m:oMath>
      <w:r w:rsidR="00C910C8" w:rsidRPr="000B4378">
        <w:t>:</w:t>
      </w:r>
    </w:p>
    <w:p w14:paraId="37A07489" w14:textId="77777777" w:rsidR="00C910C8" w:rsidRPr="000B4378" w:rsidRDefault="00C910C8" w:rsidP="00C910C8">
      <w:pPr>
        <w:pStyle w:val="Text"/>
      </w:pPr>
    </w:p>
    <w:p w14:paraId="21A36ED5" w14:textId="45DDC401" w:rsidR="00C910C8" w:rsidRPr="000B4378" w:rsidRDefault="00BB5F27" w:rsidP="00C910C8">
      <w:pPr>
        <w:pStyle w:val="Equation"/>
        <w:jc w:val="right"/>
      </w:pPr>
      <m:oMath>
        <m:sSub>
          <m:sSubPr>
            <m:ctrlPr>
              <w:rPr>
                <w:rFonts w:ascii="Cambria Math" w:hAnsi="Cambria Math"/>
                <w:i/>
              </w:rPr>
            </m:ctrlPr>
          </m:sSubPr>
          <m:e>
            <m:r>
              <w:rPr>
                <w:rFonts w:ascii="Cambria Math" w:hAnsi="Cambria Math"/>
              </w:rPr>
              <m:t>τ</m:t>
            </m:r>
          </m:e>
          <m:sub>
            <m:r>
              <w:rPr>
                <w:rFonts w:ascii="Cambria Math" w:hAnsi="Cambria Math"/>
              </w:rPr>
              <m:t>l</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argmin</m:t>
                </m:r>
              </m:e>
              <m:lim>
                <m:r>
                  <w:rPr>
                    <w:rFonts w:ascii="Cambria Math" w:hAnsi="Cambria Math"/>
                  </w:rPr>
                  <m:t>t</m:t>
                </m:r>
              </m:lim>
            </m:limLow>
          </m:fName>
          <m:e>
            <m:sSub>
              <m:sSubPr>
                <m:ctrlPr>
                  <w:rPr>
                    <w:rFonts w:ascii="Cambria Math" w:eastAsiaTheme="minorHAnsi" w:hAnsi="Cambria Math"/>
                    <w:i/>
                  </w:rPr>
                </m:ctrlPr>
              </m:sSubPr>
              <m:e>
                <m:r>
                  <w:rPr>
                    <w:rFonts w:ascii="Cambria Math" w:hAnsi="Cambria Math"/>
                  </w:rPr>
                  <m:t>g</m:t>
                </m:r>
              </m:e>
              <m:sub>
                <m:r>
                  <w:rPr>
                    <w:rFonts w:ascii="Cambria Math" w:hAnsi="Cambria Math"/>
                  </w:rPr>
                  <m:t>l</m:t>
                </m:r>
              </m:sub>
            </m:sSub>
            <m:d>
              <m:dPr>
                <m:ctrlPr>
                  <w:rPr>
                    <w:rFonts w:ascii="Cambria Math" w:hAnsi="Cambria Math"/>
                    <w:i/>
                  </w:rPr>
                </m:ctrlPr>
              </m:dPr>
              <m:e>
                <m:r>
                  <w:rPr>
                    <w:rFonts w:ascii="Cambria Math" w:hAnsi="Cambria Math"/>
                  </w:rPr>
                  <m:t>t</m:t>
                </m:r>
              </m:e>
            </m:d>
            <m:r>
              <m:rPr>
                <m:sty m:val="p"/>
              </m:rPr>
              <w:rPr>
                <w:rFonts w:ascii="Cambria Math" w:hAnsi="Cambria Math"/>
              </w:rPr>
              <m:t>≥</m:t>
            </m:r>
            <m:r>
              <w:rPr>
                <w:rFonts w:ascii="Cambria Math" w:hAnsi="Cambria Math"/>
              </w:rPr>
              <m:t>D</m:t>
            </m:r>
          </m:e>
        </m:func>
      </m:oMath>
      <w:proofErr w:type="gramStart"/>
      <w:r w:rsidR="00C910C8" w:rsidRPr="000B4378">
        <w:t xml:space="preserve">,   </w:t>
      </w:r>
      <w:proofErr w:type="gramEnd"/>
      <w:r w:rsidR="00C910C8" w:rsidRPr="000B4378">
        <w:t xml:space="preserve">                     (1)</w:t>
      </w:r>
    </w:p>
    <w:p w14:paraId="15DFAAA9" w14:textId="77777777" w:rsidR="00C910C8" w:rsidRPr="000B4378" w:rsidRDefault="00C910C8" w:rsidP="00C910C8">
      <w:pPr>
        <w:pStyle w:val="Text"/>
        <w:ind w:firstLine="0"/>
      </w:pPr>
    </w:p>
    <w:p w14:paraId="40A2E199" w14:textId="1FA481A2" w:rsidR="00C910C8" w:rsidRPr="000B4378" w:rsidRDefault="00C910C8" w:rsidP="00C910C8">
      <w:pPr>
        <w:pStyle w:val="Text"/>
        <w:ind w:firstLine="0"/>
      </w:pPr>
      <w:r w:rsidRPr="000B4378">
        <w:t xml:space="preserve">where the degradation status </w:t>
      </w:r>
      <m:oMath>
        <m:sSub>
          <m:sSubPr>
            <m:ctrlPr>
              <w:rPr>
                <w:rFonts w:ascii="Cambria Math" w:eastAsiaTheme="minorHAnsi" w:hAnsi="Cambria Math"/>
                <w:i/>
              </w:rPr>
            </m:ctrlPr>
          </m:sSubPr>
          <m:e>
            <m:r>
              <w:rPr>
                <w:rFonts w:ascii="Cambria Math" w:hAnsi="Cambria Math"/>
              </w:rPr>
              <m:t>g</m:t>
            </m:r>
          </m:e>
          <m:sub>
            <m:r>
              <w:rPr>
                <w:rFonts w:ascii="Cambria Math" w:hAnsi="Cambria Math"/>
              </w:rPr>
              <m:t>l</m:t>
            </m:r>
          </m:sub>
        </m:sSub>
        <m:d>
          <m:dPr>
            <m:ctrlPr>
              <w:rPr>
                <w:rFonts w:ascii="Cambria Math" w:hAnsi="Cambria Math"/>
                <w:i/>
              </w:rPr>
            </m:ctrlPr>
          </m:dPr>
          <m:e>
            <m:r>
              <w:rPr>
                <w:rFonts w:ascii="Cambria Math" w:hAnsi="Cambria Math"/>
              </w:rPr>
              <m:t>t</m:t>
            </m:r>
          </m:e>
        </m:d>
      </m:oMath>
      <w:r w:rsidRPr="000B4378">
        <w:t xml:space="preserve"> is a function of time </w:t>
      </w:r>
      <m:oMath>
        <m:r>
          <w:rPr>
            <w:rFonts w:ascii="Cambria Math" w:hAnsi="Cambria Math"/>
          </w:rPr>
          <m:t>t</m:t>
        </m:r>
      </m:oMath>
      <w:r w:rsidRPr="000B4378">
        <w:t xml:space="preserve">. </w:t>
      </w:r>
      <w:r w:rsidR="00E06F70" w:rsidRPr="000B4378">
        <w:t xml:space="preserve">We consider </w:t>
      </w:r>
      <w:r w:rsidRPr="000B4378">
        <w:t xml:space="preserve">units operate under </w:t>
      </w:r>
      <w:r w:rsidR="001D4882">
        <w:t xml:space="preserve">similar </w:t>
      </w:r>
      <w:r w:rsidR="00836D68">
        <w:t>or dependent</w:t>
      </w:r>
      <w:r w:rsidR="001D4882" w:rsidRPr="000B4378">
        <w:t xml:space="preserve"> </w:t>
      </w:r>
      <w:r w:rsidRPr="000B4378">
        <w:t>operational and environmental condition.</w:t>
      </w:r>
    </w:p>
    <w:p w14:paraId="43B57A02" w14:textId="23BBEC4B" w:rsidR="00C910C8" w:rsidRPr="000B4378" w:rsidRDefault="00C910C8" w:rsidP="00C910C8">
      <w:pPr>
        <w:pStyle w:val="Text"/>
      </w:pPr>
      <w:r w:rsidRPr="000B4378">
        <w:t xml:space="preserve">Following </w:t>
      </w:r>
      <w:bookmarkStart w:id="7" w:name="_Hlk25998373"/>
      <w:r w:rsidR="009805D6">
        <w:fldChar w:fldCharType="begin"/>
      </w:r>
      <w:r w:rsidR="009805D6">
        <w:instrText xml:space="preserve"> ADDIN ZOTERO_ITEM CSL_CITATION {"citationID":"iofnt0Cw","properties":{"formattedCitation":"[24]","plainCitation":"[24]","noteIndex":0},"citationItems":[{"id":53,"uris":["http://zotero.org/users/8967118/items/CYSTD8QT"],"uri":["http://zotero.org/users/8967118/items/CYSTD8QT"],"itemData":{"id":53,"type":"article-journal","abstract":"Prognostics involves the effective utilization of condition or performance-based sensor signals to accurately estimate the remaining lifetime of partially degraded systems and components. The rapid development of sensor technology, has led to the use of multiple sensors to monitor the condition of an engineering system. It is therefore important to develop methodologies capable of integrating data from multiple sensors with the goal of improving the accuracy of predicting remaining lifetime. Although numerous efforts have focused on developing feature-level and decision-level fusion methodologies for prognostics, little research has targeted the development of “data-level” fusion models. In this paper, we present a methodology for constructing a composite health index for characterizing the performance of a system through the fusion of multiple degradation-based sensor data. This methodology includes data selection, data processing, and data fusion steps that lead to an improved degradation-based prognostic model. Our goal is that the composite health index provides a much better characterization of the condition of a system compared to relying solely on data from an individual sensor. Our methodology was evaluated through a case study involving a degradation dataset of an aircraft gas turbine engine that was generated by the Commercial Modular Aero-Propulsion System Simulation (C-MAPSS).","container-title":"IEEE Transactions on Automation Science and Engineering","DOI":"10.1109/TASE.2013.2250282","ISSN":"1558-3783","issue":"3","note":"event: IEEE Transactions on Automation Science and Engineering","page":"652-664","source":"IEEE Xplore","title":"A data-level fusion model for developing composite health indices for degradation modeling and prognostic analysis","volume":"10","author":[{"family":"Liu","given":"Kaibo"},{"family":"Gebraeel","given":"Nagi Z."},{"family":"Shi","given":"Jianjun"}],"issued":{"date-parts":[["2013",7]]},"citation-key":"Liudatalevelfusionmodel2013"}}],"schema":"https://github.com/citation-style-language/schema/raw/master/csl-citation.json"} </w:instrText>
      </w:r>
      <w:r w:rsidR="009805D6">
        <w:fldChar w:fldCharType="separate"/>
      </w:r>
      <w:r w:rsidR="009805D6" w:rsidRPr="009805D6">
        <w:t>[24]</w:t>
      </w:r>
      <w:r w:rsidR="009805D6">
        <w:fldChar w:fldCharType="end"/>
      </w:r>
      <w:bookmarkEnd w:id="7"/>
      <w:r w:rsidRPr="000B4378">
        <w:t>, we present the definition of HI as follow</w:t>
      </w:r>
      <w:r w:rsidR="00DF45B2" w:rsidRPr="000B4378">
        <w:rPr>
          <w:rFonts w:hint="eastAsia"/>
          <w:lang w:eastAsia="zh-CN"/>
        </w:rPr>
        <w:t>s</w:t>
      </w:r>
      <w:r w:rsidRPr="000B4378">
        <w:t>.</w:t>
      </w:r>
      <w:r w:rsidR="007F6EA9">
        <w:t xml:space="preserve"> We denote</w:t>
      </w:r>
      <w:r w:rsidR="00F25327" w:rsidRPr="00F25327">
        <w:rPr>
          <w:rFonts w:ascii="Cambria Math" w:eastAsiaTheme="minorHAnsi" w:hAnsi="Cambria Math"/>
          <w:i/>
        </w:rPr>
        <w:t xml:space="preserve"> </w:t>
      </w:r>
      <m:oMath>
        <m:sSub>
          <m:sSubPr>
            <m:ctrlPr>
              <w:rPr>
                <w:rFonts w:ascii="Cambria Math" w:eastAsiaTheme="minorHAnsi" w:hAnsi="Cambria Math"/>
                <w:i/>
              </w:rPr>
            </m:ctrlPr>
          </m:sSubPr>
          <m:e>
            <m:r>
              <m:rPr>
                <m:sty m:val="b"/>
              </m:rPr>
              <w:rPr>
                <w:rFonts w:ascii="Cambria Math" w:hAnsi="Cambria Math"/>
              </w:rPr>
              <m:t>x</m:t>
            </m:r>
            <m:ctrlPr>
              <w:rPr>
                <w:rFonts w:ascii="Cambria Math" w:hAnsi="Cambria Math"/>
                <w:b/>
              </w:rPr>
            </m:ctrlPr>
          </m:e>
          <m:sub>
            <m:r>
              <w:rPr>
                <w:rFonts w:ascii="Cambria Math" w:hAnsi="Cambria Math"/>
              </w:rPr>
              <m:t>l</m:t>
            </m:r>
          </m:sub>
        </m:sSub>
        <m:d>
          <m:dPr>
            <m:ctrlPr>
              <w:rPr>
                <w:rFonts w:ascii="Cambria Math" w:hAnsi="Cambria Math"/>
              </w:rPr>
            </m:ctrlPr>
          </m:dPr>
          <m:e>
            <m:r>
              <w:rPr>
                <w:rFonts w:ascii="Cambria Math" w:hAnsi="Cambria Math"/>
              </w:rPr>
              <m:t>t</m:t>
            </m:r>
            <m:ctrlPr>
              <w:rPr>
                <w:rFonts w:ascii="Cambria Math" w:hAnsi="Cambria Math"/>
                <w:i/>
              </w:rPr>
            </m:ctrlPr>
          </m:e>
        </m:d>
        <m:r>
          <w:rPr>
            <w:rFonts w:ascii="Cambria Math" w:hAnsi="Cambria Math"/>
          </w:rPr>
          <m:t>=</m:t>
        </m:r>
        <m:d>
          <m:dPr>
            <m:begChr m:val="["/>
            <m:endChr m:val="]"/>
            <m:ctrlPr>
              <w:rPr>
                <w:rFonts w:ascii="Cambria Math" w:hAnsi="Cambria Math"/>
              </w:rPr>
            </m:ctrlPr>
          </m:dPr>
          <m:e>
            <m:sSub>
              <m:sSubPr>
                <m:ctrlPr>
                  <w:rPr>
                    <w:rFonts w:ascii="Cambria Math" w:eastAsiaTheme="minorHAnsi" w:hAnsi="Cambria Math"/>
                    <w:i/>
                  </w:rPr>
                </m:ctrlPr>
              </m:sSubPr>
              <m:e>
                <m:r>
                  <w:rPr>
                    <w:rFonts w:ascii="Cambria Math" w:hAnsi="Cambria Math"/>
                  </w:rPr>
                  <m:t>x</m:t>
                </m:r>
                <m:ctrlPr>
                  <w:rPr>
                    <w:rFonts w:ascii="Cambria Math" w:hAnsi="Cambria Math"/>
                  </w:rPr>
                </m:ctrlPr>
              </m:e>
              <m:sub>
                <m:r>
                  <w:rPr>
                    <w:rFonts w:ascii="Cambria Math" w:hAnsi="Cambria Math"/>
                  </w:rPr>
                  <m:t>l1</m:t>
                </m:r>
              </m:sub>
            </m:sSub>
            <m:d>
              <m:dPr>
                <m:ctrlPr>
                  <w:rPr>
                    <w:rFonts w:ascii="Cambria Math" w:hAnsi="Cambria Math"/>
                  </w:rPr>
                </m:ctrlPr>
              </m:dPr>
              <m:e>
                <m:r>
                  <w:rPr>
                    <w:rFonts w:ascii="Cambria Math" w:hAnsi="Cambria Math"/>
                  </w:rPr>
                  <m:t>t</m:t>
                </m:r>
                <m:ctrlPr>
                  <w:rPr>
                    <w:rFonts w:ascii="Cambria Math" w:hAnsi="Cambria Math"/>
                    <w:i/>
                  </w:rPr>
                </m:ctrlPr>
              </m:e>
            </m:d>
            <m:r>
              <w:rPr>
                <w:rFonts w:ascii="Cambria Math" w:hAnsi="Cambria Math"/>
              </w:rPr>
              <m:t>,</m:t>
            </m:r>
            <m:r>
              <m:rPr>
                <m:sty m:val="p"/>
              </m:rPr>
              <w:rPr>
                <w:rFonts w:ascii="Cambria Math" w:hAnsi="Cambria Math"/>
              </w:rPr>
              <m:t>⋯</m:t>
            </m:r>
            <m:r>
              <w:rPr>
                <w:rFonts w:ascii="Cambria Math" w:hAnsi="Cambria Math"/>
              </w:rPr>
              <m:t>,</m:t>
            </m:r>
            <m:sSub>
              <m:sSubPr>
                <m:ctrlPr>
                  <w:rPr>
                    <w:rFonts w:ascii="Cambria Math" w:eastAsiaTheme="minorHAnsi" w:hAnsi="Cambria Math"/>
                    <w:i/>
                  </w:rPr>
                </m:ctrlPr>
              </m:sSubPr>
              <m:e>
                <m:r>
                  <w:rPr>
                    <w:rFonts w:ascii="Cambria Math" w:hAnsi="Cambria Math"/>
                  </w:rPr>
                  <m:t>x</m:t>
                </m:r>
                <m:ctrlPr>
                  <w:rPr>
                    <w:rFonts w:ascii="Cambria Math" w:hAnsi="Cambria Math"/>
                    <w:i/>
                  </w:rPr>
                </m:ctrlPr>
              </m:e>
              <m:sub>
                <m:r>
                  <w:rPr>
                    <w:rFonts w:ascii="Cambria Math" w:hAnsi="Cambria Math"/>
                  </w:rPr>
                  <m:t>lm</m:t>
                </m:r>
              </m:sub>
            </m:sSub>
            <m:d>
              <m:dPr>
                <m:ctrlPr>
                  <w:rPr>
                    <w:rFonts w:ascii="Cambria Math" w:hAnsi="Cambria Math"/>
                  </w:rPr>
                </m:ctrlPr>
              </m:dPr>
              <m:e>
                <m:r>
                  <w:rPr>
                    <w:rFonts w:ascii="Cambria Math" w:hAnsi="Cambria Math"/>
                  </w:rPr>
                  <m:t>t</m:t>
                </m:r>
                <m:ctrlPr>
                  <w:rPr>
                    <w:rFonts w:ascii="Cambria Math" w:hAnsi="Cambria Math"/>
                    <w:i/>
                  </w:rPr>
                </m:ctrlPr>
              </m:e>
            </m:d>
            <m:ctrlPr>
              <w:rPr>
                <w:rFonts w:ascii="Cambria Math" w:hAnsi="Cambria Math"/>
                <w:i/>
              </w:rPr>
            </m:ctrlPr>
          </m:e>
        </m:d>
        <m:r>
          <m:rPr>
            <m:sty m:val="p"/>
          </m:rPr>
          <w:rPr>
            <w:rFonts w:ascii="Cambria Math" w:hAnsi="Cambria Math" w:hint="eastAsia"/>
          </w:rPr>
          <m:t>∈</m:t>
        </m:r>
        <m:sSup>
          <m:sSupPr>
            <m:ctrlPr>
              <w:rPr>
                <w:rFonts w:ascii="Cambria Math" w:hAnsi="Cambria Math"/>
                <w:i/>
              </w:rPr>
            </m:ctrlPr>
          </m:sSupPr>
          <m:e>
            <m:r>
              <w:rPr>
                <w:rFonts w:ascii="Cambria Math" w:hAnsi="Cambria Math"/>
              </w:rPr>
              <m:t>R</m:t>
            </m:r>
            <m:ctrlPr>
              <w:rPr>
                <w:rFonts w:ascii="Cambria Math" w:hAnsi="Cambria Math"/>
              </w:rPr>
            </m:ctrlPr>
          </m:e>
          <m:sup>
            <m:r>
              <w:rPr>
                <w:rFonts w:ascii="Cambria Math" w:hAnsi="Cambria Math"/>
              </w:rPr>
              <m:t>1</m:t>
            </m:r>
            <m:r>
              <m:rPr>
                <m:sty m:val="p"/>
              </m:rPr>
              <w:rPr>
                <w:rFonts w:ascii="Cambria Math" w:hAnsi="Cambria Math" w:hint="eastAsia"/>
              </w:rPr>
              <m:t>×</m:t>
            </m:r>
            <m:r>
              <w:rPr>
                <w:rFonts w:ascii="Cambria Math" w:hAnsi="Cambria Math"/>
              </w:rPr>
              <m:t>m</m:t>
            </m:r>
          </m:sup>
        </m:sSup>
      </m:oMath>
      <w:r w:rsidR="00F25327" w:rsidRPr="000B4378">
        <w:t xml:space="preserve"> </w:t>
      </w:r>
      <w:r w:rsidR="007F6EA9">
        <w:t>as</w:t>
      </w:r>
      <w:r w:rsidR="00F25327" w:rsidRPr="000B4378">
        <w:t xml:space="preserve"> a vector of sensor signals collected from </w:t>
      </w:r>
      <m:oMath>
        <m:r>
          <w:rPr>
            <w:rFonts w:ascii="Cambria Math" w:hAnsi="Cambria Math"/>
          </w:rPr>
          <m:t>m</m:t>
        </m:r>
      </m:oMath>
      <w:r w:rsidR="00F25327" w:rsidRPr="000B4378">
        <w:t xml:space="preserve"> sensors of unit </w:t>
      </w:r>
      <m:oMath>
        <m:r>
          <w:rPr>
            <w:rFonts w:ascii="Cambria Math" w:hAnsi="Cambria Math"/>
          </w:rPr>
          <m:t>l</m:t>
        </m:r>
      </m:oMath>
      <w:r w:rsidR="00F25327" w:rsidRPr="000B4378">
        <w:t xml:space="preserve"> at time </w:t>
      </w:r>
      <m:oMath>
        <m:r>
          <w:rPr>
            <w:rFonts w:ascii="Cambria Math" w:hAnsi="Cambria Math"/>
          </w:rPr>
          <m:t>t</m:t>
        </m:r>
      </m:oMath>
      <w:r w:rsidR="00F25327" w:rsidRPr="000B4378">
        <w:t>.</w:t>
      </w:r>
      <w:r w:rsidRPr="000B4378">
        <w:t xml:space="preserve"> We assume the degradation status </w:t>
      </w:r>
      <m:oMath>
        <m:sSub>
          <m:sSubPr>
            <m:ctrlPr>
              <w:rPr>
                <w:rFonts w:ascii="Cambria Math" w:eastAsiaTheme="minorHAnsi" w:hAnsi="Cambria Math"/>
                <w:i/>
              </w:rPr>
            </m:ctrlPr>
          </m:sSubPr>
          <m:e>
            <m:r>
              <w:rPr>
                <w:rFonts w:ascii="Cambria Math" w:hAnsi="Cambria Math"/>
              </w:rPr>
              <m:t>g</m:t>
            </m:r>
          </m:e>
          <m:sub>
            <m:r>
              <w:rPr>
                <w:rFonts w:ascii="Cambria Math" w:hAnsi="Cambria Math"/>
              </w:rPr>
              <m:t>l</m:t>
            </m:r>
          </m:sub>
        </m:sSub>
        <m:d>
          <m:dPr>
            <m:ctrlPr>
              <w:rPr>
                <w:rFonts w:ascii="Cambria Math" w:hAnsi="Cambria Math"/>
                <w:i/>
              </w:rPr>
            </m:ctrlPr>
          </m:dPr>
          <m:e>
            <m:r>
              <w:rPr>
                <w:rFonts w:ascii="Cambria Math" w:hAnsi="Cambria Math"/>
              </w:rPr>
              <m:t>t</m:t>
            </m:r>
          </m:e>
        </m:d>
      </m:oMath>
      <w:r w:rsidRPr="000B4378">
        <w:t xml:space="preserve"> can be recovered from a fusion function </w:t>
      </w:r>
      <m:oMath>
        <m:r>
          <m:rPr>
            <m:sty m:val="p"/>
          </m:rPr>
          <w:rPr>
            <w:rFonts w:ascii="Cambria Math" w:eastAsiaTheme="minorHAnsi" w:hAnsi="Cambria Math"/>
          </w:rPr>
          <m:t>z</m:t>
        </m:r>
        <m:d>
          <m:dPr>
            <m:ctrlPr>
              <w:rPr>
                <w:rFonts w:ascii="Cambria Math" w:hAnsi="Cambria Math" w:cs="宋体"/>
              </w:rPr>
            </m:ctrlPr>
          </m:dPr>
          <m:e>
            <m:sSub>
              <m:sSubPr>
                <m:ctrlPr>
                  <w:rPr>
                    <w:rFonts w:ascii="Cambria Math" w:eastAsiaTheme="minorHAnsi" w:hAnsi="Cambria Math"/>
                    <w:i/>
                  </w:rPr>
                </m:ctrlPr>
              </m:sSubPr>
              <m:e>
                <m:r>
                  <m:rPr>
                    <m:sty m:val="b"/>
                  </m:rPr>
                  <w:rPr>
                    <w:rFonts w:ascii="Cambria Math" w:hAnsi="Cambria Math"/>
                  </w:rPr>
                  <m:t>x</m:t>
                </m:r>
                <m:ctrlPr>
                  <w:rPr>
                    <w:rFonts w:ascii="Cambria Math" w:hAnsi="Cambria Math"/>
                    <w:b/>
                    <w:i/>
                  </w:rPr>
                </m:ctrlPr>
              </m:e>
              <m:sub>
                <m:r>
                  <w:rPr>
                    <w:rFonts w:ascii="Cambria Math" w:hAnsi="Cambria Math"/>
                  </w:rPr>
                  <m:t>l</m:t>
                </m:r>
              </m:sub>
            </m:sSub>
            <m:d>
              <m:dPr>
                <m:ctrlPr>
                  <w:rPr>
                    <w:rFonts w:ascii="Cambria Math" w:hAnsi="Cambria Math"/>
                  </w:rPr>
                </m:ctrlPr>
              </m:dPr>
              <m:e>
                <m:r>
                  <w:rPr>
                    <w:rFonts w:ascii="Cambria Math" w:hAnsi="Cambria Math"/>
                  </w:rPr>
                  <m:t>t</m:t>
                </m:r>
                <m:ctrlPr>
                  <w:rPr>
                    <w:rFonts w:ascii="Cambria Math" w:hAnsi="Cambria Math"/>
                    <w:i/>
                  </w:rPr>
                </m:ctrlPr>
              </m:e>
            </m:d>
            <m:ctrlPr>
              <w:rPr>
                <w:rFonts w:ascii="Cambria Math" w:eastAsiaTheme="minorHAnsi" w:hAnsi="Cambria Math"/>
                <w:i/>
              </w:rPr>
            </m:ctrlPr>
          </m:e>
        </m:d>
      </m:oMath>
      <w:r w:rsidRPr="000B4378">
        <w:t xml:space="preserve"> of multiple sensor signals with the contamination of white noises, i.e.,</w:t>
      </w:r>
    </w:p>
    <w:p w14:paraId="241666E2" w14:textId="77777777" w:rsidR="00C910C8" w:rsidRPr="000B4378" w:rsidRDefault="00C910C8" w:rsidP="00C910C8">
      <w:pPr>
        <w:pStyle w:val="Text"/>
      </w:pPr>
    </w:p>
    <w:p w14:paraId="0A75C2DF" w14:textId="4C22272A" w:rsidR="00C910C8" w:rsidRPr="000B4378" w:rsidRDefault="00BB5F27" w:rsidP="00C910C8">
      <w:pPr>
        <w:pStyle w:val="Equation"/>
        <w:jc w:val="right"/>
      </w:pPr>
      <m:oMath>
        <m:sSub>
          <m:sSubPr>
            <m:ctrlPr>
              <w:rPr>
                <w:rFonts w:ascii="Cambria Math" w:eastAsiaTheme="minorHAnsi" w:hAnsi="Cambria Math"/>
                <w:i/>
              </w:rPr>
            </m:ctrlPr>
          </m:sSubPr>
          <m:e>
            <m:r>
              <w:rPr>
                <w:rFonts w:ascii="Cambria Math" w:hAnsi="Cambria Math"/>
              </w:rPr>
              <m:t>g</m:t>
            </m: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eastAsiaTheme="minorHAnsi" w:hAnsi="Cambria Math"/>
          </w:rPr>
          <m:t>z</m:t>
        </m:r>
        <m:d>
          <m:dPr>
            <m:ctrlPr>
              <w:rPr>
                <w:rFonts w:ascii="Cambria Math" w:hAnsi="Cambria Math" w:cs="宋体"/>
              </w:rPr>
            </m:ctrlPr>
          </m:dPr>
          <m:e>
            <m:sSub>
              <m:sSubPr>
                <m:ctrlPr>
                  <w:rPr>
                    <w:rFonts w:ascii="Cambria Math" w:eastAsiaTheme="minorHAnsi" w:hAnsi="Cambria Math"/>
                    <w:i/>
                  </w:rPr>
                </m:ctrlPr>
              </m:sSubPr>
              <m:e>
                <m:r>
                  <m:rPr>
                    <m:sty m:val="b"/>
                  </m:rPr>
                  <w:rPr>
                    <w:rFonts w:ascii="Cambria Math" w:hAnsi="Cambria Math"/>
                  </w:rPr>
                  <m:t>x</m:t>
                </m:r>
                <m:ctrlPr>
                  <w:rPr>
                    <w:rFonts w:ascii="Cambria Math" w:hAnsi="Cambria Math"/>
                    <w:b/>
                    <w:i/>
                  </w:rPr>
                </m:ctrlPr>
              </m:e>
              <m:sub>
                <m:r>
                  <w:rPr>
                    <w:rFonts w:ascii="Cambria Math" w:hAnsi="Cambria Math"/>
                  </w:rPr>
                  <m:t>l</m:t>
                </m:r>
              </m:sub>
            </m:sSub>
            <m:d>
              <m:dPr>
                <m:ctrlPr>
                  <w:rPr>
                    <w:rFonts w:ascii="Cambria Math" w:hAnsi="Cambria Math"/>
                  </w:rPr>
                </m:ctrlPr>
              </m:dPr>
              <m:e>
                <m:r>
                  <w:rPr>
                    <w:rFonts w:ascii="Cambria Math" w:hAnsi="Cambria Math"/>
                  </w:rPr>
                  <m:t>t</m:t>
                </m:r>
                <m:ctrlPr>
                  <w:rPr>
                    <w:rFonts w:ascii="Cambria Math" w:hAnsi="Cambria Math"/>
                    <w:i/>
                  </w:rPr>
                </m:ctrlPr>
              </m:e>
            </m:d>
            <m:ctrlPr>
              <w:rPr>
                <w:rFonts w:ascii="Cambria Math" w:eastAsiaTheme="minorHAnsi" w:hAnsi="Cambria Math"/>
                <w:i/>
              </w:rPr>
            </m:ctrlPr>
          </m:e>
        </m:d>
        <m:r>
          <w:rPr>
            <w:rFonts w:ascii="Cambria Math" w:eastAsiaTheme="minorHAnsi" w:hAnsi="Cambria Math"/>
          </w:rPr>
          <m:t>-</m:t>
        </m:r>
        <m:sSub>
          <m:sSubPr>
            <m:ctrlPr>
              <w:rPr>
                <w:rFonts w:ascii="Cambria Math" w:eastAsiaTheme="minorHAnsi" w:hAnsi="Cambria Math"/>
                <w:i/>
              </w:rPr>
            </m:ctrlPr>
          </m:sSubPr>
          <m:e>
            <m:r>
              <w:rPr>
                <w:rFonts w:ascii="Cambria Math" w:hAnsi="Cambria Math"/>
              </w:rPr>
              <m:t>ε</m:t>
            </m: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m:t>
        </m:r>
      </m:oMath>
      <w:r w:rsidR="00C910C8" w:rsidRPr="000B4378">
        <w:t xml:space="preserve">     </w:t>
      </w:r>
      <w:r w:rsidR="00DF45B2" w:rsidRPr="000B4378">
        <w:t xml:space="preserve">             </w:t>
      </w:r>
      <w:r w:rsidR="00C910C8" w:rsidRPr="000B4378">
        <w:t xml:space="preserve">          (2)</w:t>
      </w:r>
    </w:p>
    <w:p w14:paraId="24DD597D" w14:textId="77777777" w:rsidR="007F6EA9" w:rsidRPr="000B4378" w:rsidRDefault="007F6EA9" w:rsidP="00C910C8">
      <w:pPr>
        <w:pStyle w:val="Text"/>
        <w:ind w:firstLine="0"/>
      </w:pPr>
    </w:p>
    <w:p w14:paraId="39F7EE94" w14:textId="02FB0F17" w:rsidR="00C910C8" w:rsidRPr="000B4378" w:rsidRDefault="007F6EA9" w:rsidP="00C910C8">
      <w:pPr>
        <w:pStyle w:val="Text"/>
        <w:ind w:firstLine="0"/>
      </w:pPr>
      <w:r>
        <w:t xml:space="preserve">The </w:t>
      </w:r>
      <w:r w:rsidR="00C910C8" w:rsidRPr="000B4378">
        <w:t xml:space="preserve">fusion function </w:t>
      </w:r>
      <m:oMath>
        <m:r>
          <m:rPr>
            <m:sty m:val="p"/>
          </m:rPr>
          <w:rPr>
            <w:rFonts w:ascii="Cambria Math" w:eastAsiaTheme="minorHAnsi" w:hAnsi="Cambria Math"/>
          </w:rPr>
          <m:t>z</m:t>
        </m:r>
        <m:d>
          <m:dPr>
            <m:ctrlPr>
              <w:rPr>
                <w:rFonts w:ascii="Cambria Math" w:hAnsi="Cambria Math" w:cs="宋体"/>
              </w:rPr>
            </m:ctrlPr>
          </m:dPr>
          <m:e>
            <m:sSub>
              <m:sSubPr>
                <m:ctrlPr>
                  <w:rPr>
                    <w:rFonts w:ascii="Cambria Math" w:eastAsiaTheme="minorHAnsi" w:hAnsi="Cambria Math"/>
                    <w:i/>
                  </w:rPr>
                </m:ctrlPr>
              </m:sSubPr>
              <m:e>
                <m:r>
                  <m:rPr>
                    <m:sty m:val="b"/>
                  </m:rPr>
                  <w:rPr>
                    <w:rFonts w:ascii="Cambria Math" w:hAnsi="Cambria Math"/>
                  </w:rPr>
                  <m:t>x</m:t>
                </m:r>
                <m:ctrlPr>
                  <w:rPr>
                    <w:rFonts w:ascii="Cambria Math" w:hAnsi="Cambria Math"/>
                    <w:b/>
                    <w:i/>
                  </w:rPr>
                </m:ctrlPr>
              </m:e>
              <m:sub>
                <m:r>
                  <w:rPr>
                    <w:rFonts w:ascii="Cambria Math" w:hAnsi="Cambria Math"/>
                  </w:rPr>
                  <m:t>l</m:t>
                </m:r>
              </m:sub>
            </m:sSub>
            <m:d>
              <m:dPr>
                <m:ctrlPr>
                  <w:rPr>
                    <w:rFonts w:ascii="Cambria Math" w:hAnsi="Cambria Math"/>
                  </w:rPr>
                </m:ctrlPr>
              </m:dPr>
              <m:e>
                <m:r>
                  <w:rPr>
                    <w:rFonts w:ascii="Cambria Math" w:hAnsi="Cambria Math"/>
                  </w:rPr>
                  <m:t>t</m:t>
                </m:r>
                <m:ctrlPr>
                  <w:rPr>
                    <w:rFonts w:ascii="Cambria Math" w:hAnsi="Cambria Math"/>
                    <w:i/>
                  </w:rPr>
                </m:ctrlPr>
              </m:e>
            </m:d>
            <m:ctrlPr>
              <w:rPr>
                <w:rFonts w:ascii="Cambria Math" w:eastAsiaTheme="minorHAnsi" w:hAnsi="Cambria Math"/>
                <w:i/>
              </w:rPr>
            </m:ctrlPr>
          </m:e>
        </m:d>
      </m:oMath>
      <w:r w:rsidR="002925A8" w:rsidRPr="000B4378">
        <w:rPr>
          <w:rFonts w:hint="eastAsia"/>
          <w:lang w:eastAsia="zh-CN"/>
        </w:rPr>
        <w:t xml:space="preserve"> </w:t>
      </w:r>
      <w:r w:rsidR="00C910C8" w:rsidRPr="000B4378">
        <w:t xml:space="preserve">is a function of sensor signals </w:t>
      </w:r>
      <m:oMath>
        <m:sSub>
          <m:sSubPr>
            <m:ctrlPr>
              <w:rPr>
                <w:rFonts w:ascii="Cambria Math" w:eastAsiaTheme="minorHAnsi" w:hAnsi="Cambria Math"/>
                <w:i/>
              </w:rPr>
            </m:ctrlPr>
          </m:sSubPr>
          <m:e>
            <m:r>
              <m:rPr>
                <m:sty m:val="b"/>
              </m:rPr>
              <w:rPr>
                <w:rFonts w:ascii="Cambria Math" w:hAnsi="Cambria Math"/>
              </w:rPr>
              <m:t>x</m:t>
            </m:r>
          </m:e>
          <m:sub>
            <m:r>
              <w:rPr>
                <w:rFonts w:ascii="Cambria Math" w:hAnsi="Cambria Math"/>
              </w:rPr>
              <m:t>l</m:t>
            </m:r>
          </m:sub>
        </m:sSub>
        <m:d>
          <m:dPr>
            <m:ctrlPr>
              <w:rPr>
                <w:rFonts w:ascii="Cambria Math" w:hAnsi="Cambria Math"/>
                <w:i/>
              </w:rPr>
            </m:ctrlPr>
          </m:dPr>
          <m:e>
            <m:r>
              <w:rPr>
                <w:rFonts w:ascii="Cambria Math" w:hAnsi="Cambria Math"/>
              </w:rPr>
              <m:t>t</m:t>
            </m:r>
          </m:e>
        </m:d>
      </m:oMath>
      <w:r w:rsidR="00E06F70" w:rsidRPr="000B4378">
        <w:rPr>
          <w:lang w:eastAsia="zh-CN"/>
        </w:rPr>
        <w:t xml:space="preserve">. </w:t>
      </w:r>
      <m:oMath>
        <m:sSub>
          <m:sSubPr>
            <m:ctrlPr>
              <w:rPr>
                <w:rFonts w:ascii="Cambria Math" w:eastAsiaTheme="minorHAnsi" w:hAnsi="Cambria Math"/>
                <w:i/>
              </w:rPr>
            </m:ctrlPr>
          </m:sSubPr>
          <m:e>
            <m:r>
              <w:rPr>
                <w:rFonts w:ascii="Cambria Math" w:hAnsi="Cambria Math"/>
              </w:rPr>
              <m:t>ε</m:t>
            </m:r>
          </m:e>
          <m:sub>
            <m:r>
              <w:rPr>
                <w:rFonts w:ascii="Cambria Math" w:hAnsi="Cambria Math"/>
              </w:rPr>
              <m:t>l</m:t>
            </m:r>
          </m:sub>
        </m:sSub>
        <m:d>
          <m:dPr>
            <m:ctrlPr>
              <w:rPr>
                <w:rFonts w:ascii="Cambria Math" w:hAnsi="Cambria Math"/>
                <w:i/>
              </w:rPr>
            </m:ctrlPr>
          </m:dPr>
          <m:e>
            <m:r>
              <w:rPr>
                <w:rFonts w:ascii="Cambria Math" w:hAnsi="Cambria Math"/>
              </w:rPr>
              <m:t>t</m:t>
            </m:r>
          </m:e>
        </m:d>
      </m:oMath>
      <w:r w:rsidR="00C910C8" w:rsidRPr="000B4378">
        <w:t xml:space="preserve"> denotes the noise of unit </w:t>
      </w:r>
      <m:oMath>
        <m:r>
          <w:rPr>
            <w:rFonts w:ascii="Cambria Math" w:hAnsi="Cambria Math"/>
          </w:rPr>
          <m:t>l</m:t>
        </m:r>
      </m:oMath>
      <w:r w:rsidR="00C910C8" w:rsidRPr="000B4378">
        <w:t xml:space="preserve"> at time </w:t>
      </w:r>
      <m:oMath>
        <m:r>
          <w:rPr>
            <w:rFonts w:ascii="Cambria Math" w:hAnsi="Cambria Math"/>
          </w:rPr>
          <m:t>t</m:t>
        </m:r>
      </m:oMath>
      <w:r w:rsidR="00DF45B2" w:rsidRPr="000B4378">
        <w:t>,</w:t>
      </w:r>
      <w:r w:rsidR="00C910C8" w:rsidRPr="000B4378">
        <w:t xml:space="preserve"> where </w:t>
      </w:r>
      <m:oMath>
        <m:sSub>
          <m:sSubPr>
            <m:ctrlPr>
              <w:rPr>
                <w:rFonts w:ascii="Cambria Math" w:eastAsiaTheme="minorHAnsi" w:hAnsi="Cambria Math"/>
                <w:i/>
              </w:rPr>
            </m:ctrlPr>
          </m:sSubPr>
          <m:e>
            <m:r>
              <w:rPr>
                <w:rFonts w:ascii="Cambria Math" w:hAnsi="Cambria Math"/>
              </w:rPr>
              <m:t>ε</m:t>
            </m: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~N</m:t>
        </m:r>
        <m:d>
          <m:dPr>
            <m:ctrlPr>
              <w:rPr>
                <w:rFonts w:ascii="Cambria Math" w:hAnsi="Cambria Math"/>
                <w:i/>
              </w:rPr>
            </m:ctrlPr>
          </m:dPr>
          <m:e>
            <m:r>
              <w:rPr>
                <w:rFonts w:ascii="Cambria Math" w:hAnsi="Cambria Math"/>
              </w:rPr>
              <m:t>0,</m:t>
            </m:r>
            <m:sSup>
              <m:sSupPr>
                <m:ctrlPr>
                  <w:rPr>
                    <w:rFonts w:ascii="Cambria Math" w:hAnsi="Cambria Math"/>
                    <w:i/>
                  </w:rPr>
                </m:ctrlPr>
              </m:sSupPr>
              <m:e>
                <m:r>
                  <w:rPr>
                    <w:rFonts w:ascii="Cambria Math" w:hAnsi="Cambria Math"/>
                  </w:rPr>
                  <m:t>σ</m:t>
                </m:r>
              </m:e>
              <m:sup>
                <m:r>
                  <w:rPr>
                    <w:rFonts w:ascii="Cambria Math" w:hAnsi="Cambria Math"/>
                  </w:rPr>
                  <m:t>2</m:t>
                </m:r>
              </m:sup>
            </m:sSup>
          </m:e>
        </m:d>
      </m:oMath>
      <w:r w:rsidR="00C910C8" w:rsidRPr="000B4378">
        <w:t xml:space="preserve">. </w:t>
      </w:r>
      <w:r w:rsidR="00C910C8" w:rsidRPr="000B4378">
        <w:rPr>
          <w:rFonts w:hint="eastAsia"/>
          <w:lang w:eastAsia="zh-CN"/>
        </w:rPr>
        <w:t>I</w:t>
      </w:r>
      <w:r w:rsidR="00C910C8" w:rsidRPr="000B4378">
        <w:rPr>
          <w:lang w:eastAsia="zh-CN"/>
        </w:rPr>
        <w:t>n particular</w:t>
      </w:r>
      <w:r w:rsidR="00C910C8" w:rsidRPr="000B4378">
        <w:t>, we define HI as a combination of multiple sensor signals by the fusion function:</w:t>
      </w:r>
    </w:p>
    <w:p w14:paraId="778888FE" w14:textId="77777777" w:rsidR="00C910C8" w:rsidRPr="000B4378" w:rsidRDefault="00C910C8" w:rsidP="00C910C8">
      <w:pPr>
        <w:pStyle w:val="Text"/>
      </w:pPr>
    </w:p>
    <w:bookmarkStart w:id="8" w:name="_Hlk93395837"/>
    <w:p w14:paraId="4BFC6153" w14:textId="50D3EF61" w:rsidR="00C910C8" w:rsidRPr="000B4378" w:rsidRDefault="00BB5F27" w:rsidP="00C910C8">
      <w:pPr>
        <w:pStyle w:val="Equation"/>
        <w:jc w:val="right"/>
      </w:pPr>
      <m:oMath>
        <m:sSub>
          <m:sSubPr>
            <m:ctrlPr>
              <w:rPr>
                <w:rFonts w:ascii="Cambria Math" w:hAnsi="Cambria Math"/>
                <w:i/>
              </w:rPr>
            </m:ctrlPr>
          </m:sSubPr>
          <m:e>
            <m:r>
              <w:rPr>
                <w:rFonts w:ascii="Cambria Math" w:hAnsi="Cambria Math"/>
              </w:rPr>
              <m:t>h</m:t>
            </m:r>
          </m:e>
          <m:sub>
            <m:r>
              <w:rPr>
                <w:rFonts w:ascii="Cambria Math" w:hAnsi="Cambria Math"/>
              </w:rPr>
              <m:t>l</m:t>
            </m:r>
          </m:sub>
        </m:sSub>
        <m:d>
          <m:dPr>
            <m:ctrlPr>
              <w:rPr>
                <w:rFonts w:ascii="Cambria Math" w:eastAsiaTheme="minorHAnsi" w:hAnsi="Cambria Math"/>
                <w:i/>
              </w:rPr>
            </m:ctrlPr>
          </m:dPr>
          <m:e>
            <m:r>
              <w:rPr>
                <w:rFonts w:ascii="Cambria Math" w:eastAsiaTheme="minorHAnsi" w:hAnsi="Cambria Math"/>
              </w:rPr>
              <m:t>t</m:t>
            </m:r>
          </m:e>
        </m:d>
        <w:bookmarkEnd w:id="8"/>
        <m:r>
          <w:rPr>
            <w:rFonts w:ascii="Cambria Math" w:eastAsiaTheme="minorHAnsi" w:hAnsi="Cambria Math"/>
          </w:rPr>
          <m:t>=</m:t>
        </m:r>
        <m:r>
          <m:rPr>
            <m:sty m:val="p"/>
          </m:rPr>
          <w:rPr>
            <w:rFonts w:ascii="Cambria Math" w:eastAsiaTheme="minorHAnsi" w:hAnsi="Cambria Math"/>
          </w:rPr>
          <m:t>z</m:t>
        </m:r>
        <m:d>
          <m:dPr>
            <m:ctrlPr>
              <w:rPr>
                <w:rFonts w:ascii="Cambria Math" w:eastAsiaTheme="minorHAnsi" w:hAnsi="Cambria Math"/>
                <w:i/>
              </w:rPr>
            </m:ctrlPr>
          </m:dPr>
          <m:e>
            <w:bookmarkStart w:id="9" w:name="_Hlk93406263"/>
            <m:sSub>
              <m:sSubPr>
                <m:ctrlPr>
                  <w:rPr>
                    <w:rFonts w:ascii="Cambria Math" w:eastAsiaTheme="minorHAnsi" w:hAnsi="Cambria Math"/>
                    <w:i/>
                  </w:rPr>
                </m:ctrlPr>
              </m:sSubPr>
              <m:e>
                <m:r>
                  <m:rPr>
                    <m:sty m:val="b"/>
                  </m:rPr>
                  <w:rPr>
                    <w:rFonts w:ascii="Cambria Math" w:hAnsi="Cambria Math"/>
                  </w:rPr>
                  <m:t>x</m:t>
                </m:r>
              </m:e>
              <m:sub>
                <m:r>
                  <w:rPr>
                    <w:rFonts w:ascii="Cambria Math" w:hAnsi="Cambria Math"/>
                  </w:rPr>
                  <m:t>l</m:t>
                </m:r>
              </m:sub>
            </m:sSub>
            <w:bookmarkEnd w:id="9"/>
            <m:d>
              <m:dPr>
                <m:ctrlPr>
                  <w:rPr>
                    <w:rFonts w:ascii="Cambria Math" w:hAnsi="Cambria Math"/>
                    <w:i/>
                  </w:rPr>
                </m:ctrlPr>
              </m:dPr>
              <m:e>
                <m:r>
                  <w:rPr>
                    <w:rFonts w:ascii="Cambria Math" w:hAnsi="Cambria Math"/>
                  </w:rPr>
                  <m:t>t</m:t>
                </m:r>
              </m:e>
            </m:d>
          </m:e>
        </m:d>
      </m:oMath>
      <w:proofErr w:type="gramStart"/>
      <w:r w:rsidR="00F96B74" w:rsidRPr="000B4378">
        <w:rPr>
          <w:rFonts w:hint="eastAsia"/>
        </w:rPr>
        <w:t>,</w:t>
      </w:r>
      <w:r w:rsidR="00C910C8" w:rsidRPr="000B4378">
        <w:t xml:space="preserve">   </w:t>
      </w:r>
      <w:proofErr w:type="gramEnd"/>
      <w:r w:rsidR="00C910C8" w:rsidRPr="000B4378">
        <w:t xml:space="preserve">          </w:t>
      </w:r>
      <w:r w:rsidR="00F96B74" w:rsidRPr="000B4378">
        <w:t xml:space="preserve">      </w:t>
      </w:r>
      <w:r w:rsidR="00C910C8" w:rsidRPr="000B4378">
        <w:t xml:space="preserve">             (3)</w:t>
      </w:r>
    </w:p>
    <w:p w14:paraId="2C2E7A1B" w14:textId="77777777" w:rsidR="00C910C8" w:rsidRPr="000B4378" w:rsidRDefault="00C910C8" w:rsidP="00C910C8">
      <w:pPr>
        <w:pStyle w:val="Text"/>
        <w:ind w:firstLine="0"/>
        <w:rPr>
          <w:lang w:eastAsia="zh-CN"/>
        </w:rPr>
      </w:pPr>
    </w:p>
    <w:p w14:paraId="0E0F2631" w14:textId="7340412B" w:rsidR="00C910C8" w:rsidRPr="000B4378" w:rsidRDefault="00C910C8" w:rsidP="00C910C8">
      <w:pPr>
        <w:pStyle w:val="Text"/>
        <w:ind w:firstLine="0"/>
      </w:pPr>
      <w:r w:rsidRPr="000B4378">
        <w:t xml:space="preserve">where </w:t>
      </w:r>
      <m:oMath>
        <m:sSub>
          <m:sSubPr>
            <m:ctrlPr>
              <w:rPr>
                <w:rFonts w:ascii="Cambria Math" w:hAnsi="Cambria Math"/>
                <w:i/>
              </w:rPr>
            </m:ctrlPr>
          </m:sSubPr>
          <m:e>
            <m:r>
              <w:rPr>
                <w:rFonts w:ascii="Cambria Math" w:hAnsi="Cambria Math"/>
              </w:rPr>
              <m:t>h</m:t>
            </m:r>
          </m:e>
          <m:sub>
            <m:r>
              <w:rPr>
                <w:rFonts w:ascii="Cambria Math" w:hAnsi="Cambria Math"/>
              </w:rPr>
              <m:t>l</m:t>
            </m:r>
          </m:sub>
        </m:sSub>
        <m:d>
          <m:dPr>
            <m:ctrlPr>
              <w:rPr>
                <w:rFonts w:ascii="Cambria Math" w:eastAsiaTheme="minorHAnsi" w:hAnsi="Cambria Math"/>
                <w:i/>
              </w:rPr>
            </m:ctrlPr>
          </m:dPr>
          <m:e>
            <m:r>
              <w:rPr>
                <w:rFonts w:ascii="Cambria Math" w:eastAsiaTheme="minorHAnsi" w:hAnsi="Cambria Math"/>
              </w:rPr>
              <m:t>t</m:t>
            </m:r>
          </m:e>
        </m:d>
      </m:oMath>
      <w:r w:rsidRPr="000B4378">
        <w:t xml:space="preserve"> denotes the HI of unit</w:t>
      </w:r>
      <w:r w:rsidR="00B80584" w:rsidRPr="000B4378">
        <w:t xml:space="preserve"> </w:t>
      </w:r>
      <m:oMath>
        <m:r>
          <w:rPr>
            <w:rFonts w:ascii="Cambria Math" w:hAnsi="Cambria Math"/>
          </w:rPr>
          <m:t>l</m:t>
        </m:r>
      </m:oMath>
      <w:r w:rsidRPr="000B4378">
        <w:t xml:space="preserve"> at time </w:t>
      </w:r>
      <m:oMath>
        <m:r>
          <w:rPr>
            <w:rFonts w:ascii="Cambria Math" w:hAnsi="Cambria Math"/>
          </w:rPr>
          <m:t>t</m:t>
        </m:r>
      </m:oMath>
      <w:r w:rsidRPr="000B4378">
        <w:t>. To summarize, the relation between the HI and the underlying degradation status can be expressed as follows:</w:t>
      </w:r>
    </w:p>
    <w:p w14:paraId="7638EB1B" w14:textId="500218CC" w:rsidR="00C910C8" w:rsidRPr="000B4378" w:rsidRDefault="00C910C8" w:rsidP="00C910C8">
      <w:pPr>
        <w:pStyle w:val="Text"/>
      </w:pPr>
    </w:p>
    <w:bookmarkStart w:id="10" w:name="_Hlk25997812"/>
    <w:p w14:paraId="00A06BB0" w14:textId="4D2E7781" w:rsidR="00C910C8" w:rsidRPr="000B4378" w:rsidRDefault="00BB5F27" w:rsidP="00C910C8">
      <w:pPr>
        <w:pStyle w:val="Equation"/>
        <w:jc w:val="right"/>
      </w:pPr>
      <m:oMath>
        <m:sSub>
          <m:sSubPr>
            <m:ctrlPr>
              <w:rPr>
                <w:rFonts w:ascii="Cambria Math" w:hAnsi="Cambria Math"/>
                <w:i/>
              </w:rPr>
            </m:ctrlPr>
          </m:sSubPr>
          <m:e>
            <m:r>
              <w:rPr>
                <w:rFonts w:ascii="Cambria Math" w:hAnsi="Cambria Math"/>
              </w:rPr>
              <m:t>h</m:t>
            </m:r>
          </m:e>
          <m:sub>
            <m:r>
              <w:rPr>
                <w:rFonts w:ascii="Cambria Math" w:hAnsi="Cambria Math"/>
              </w:rPr>
              <m:t>l</m:t>
            </m:r>
          </m:sub>
        </m:sSub>
        <m:d>
          <m:dPr>
            <m:ctrlPr>
              <w:rPr>
                <w:rFonts w:ascii="Cambria Math" w:eastAsiaTheme="minorHAnsi" w:hAnsi="Cambria Math"/>
                <w:i/>
              </w:rPr>
            </m:ctrlPr>
          </m:dPr>
          <m:e>
            <m:r>
              <w:rPr>
                <w:rFonts w:ascii="Cambria Math" w:eastAsiaTheme="minorHAnsi" w:hAnsi="Cambria Math"/>
              </w:rPr>
              <m:t>t</m:t>
            </m:r>
          </m:e>
        </m:d>
        <w:bookmarkEnd w:id="10"/>
        <m:r>
          <w:rPr>
            <w:rFonts w:ascii="Cambria Math" w:eastAsiaTheme="minorHAnsi" w:hAnsi="Cambria Math"/>
          </w:rPr>
          <m:t>=</m:t>
        </m:r>
        <m:r>
          <m:rPr>
            <m:sty m:val="p"/>
          </m:rPr>
          <w:rPr>
            <w:rFonts w:ascii="Cambria Math" w:eastAsiaTheme="minorHAnsi" w:hAnsi="Cambria Math"/>
          </w:rPr>
          <m:t>z</m:t>
        </m:r>
        <m:d>
          <m:dPr>
            <m:ctrlPr>
              <w:rPr>
                <w:rFonts w:ascii="Cambria Math" w:hAnsi="Cambria Math" w:cs="宋体"/>
              </w:rPr>
            </m:ctrlPr>
          </m:dPr>
          <m:e>
            <m:sSub>
              <m:sSubPr>
                <m:ctrlPr>
                  <w:rPr>
                    <w:rFonts w:ascii="Cambria Math" w:eastAsiaTheme="minorHAnsi" w:hAnsi="Cambria Math"/>
                    <w:i/>
                  </w:rPr>
                </m:ctrlPr>
              </m:sSubPr>
              <m:e>
                <m:r>
                  <m:rPr>
                    <m:sty m:val="b"/>
                  </m:rPr>
                  <w:rPr>
                    <w:rFonts w:ascii="Cambria Math" w:hAnsi="Cambria Math"/>
                  </w:rPr>
                  <m:t>x</m:t>
                </m:r>
                <m:ctrlPr>
                  <w:rPr>
                    <w:rFonts w:ascii="Cambria Math" w:hAnsi="Cambria Math"/>
                    <w:b/>
                    <w:i/>
                  </w:rPr>
                </m:ctrlPr>
              </m:e>
              <m:sub>
                <m:r>
                  <w:rPr>
                    <w:rFonts w:ascii="Cambria Math" w:hAnsi="Cambria Math"/>
                  </w:rPr>
                  <m:t>l</m:t>
                </m:r>
              </m:sub>
            </m:sSub>
            <m:d>
              <m:dPr>
                <m:ctrlPr>
                  <w:rPr>
                    <w:rFonts w:ascii="Cambria Math" w:hAnsi="Cambria Math"/>
                  </w:rPr>
                </m:ctrlPr>
              </m:dPr>
              <m:e>
                <m:r>
                  <w:rPr>
                    <w:rFonts w:ascii="Cambria Math" w:hAnsi="Cambria Math"/>
                  </w:rPr>
                  <m:t>t</m:t>
                </m:r>
                <m:ctrlPr>
                  <w:rPr>
                    <w:rFonts w:ascii="Cambria Math" w:hAnsi="Cambria Math"/>
                    <w:i/>
                  </w:rPr>
                </m:ctrlPr>
              </m:e>
            </m:d>
            <m:ctrlPr>
              <w:rPr>
                <w:rFonts w:ascii="Cambria Math" w:eastAsiaTheme="minorHAnsi" w:hAnsi="Cambria Math"/>
                <w:i/>
              </w:rPr>
            </m:ctrlPr>
          </m:e>
        </m:d>
        <m:r>
          <w:rPr>
            <w:rFonts w:ascii="Cambria Math" w:eastAsiaTheme="minorHAnsi" w:hAnsi="Cambria Math"/>
          </w:rPr>
          <m:t>=</m:t>
        </m:r>
        <m:sSub>
          <m:sSubPr>
            <m:ctrlPr>
              <w:rPr>
                <w:rFonts w:ascii="Cambria Math" w:eastAsiaTheme="minorHAnsi" w:hAnsi="Cambria Math"/>
                <w:i/>
              </w:rPr>
            </m:ctrlPr>
          </m:sSubPr>
          <m:e>
            <m:r>
              <w:rPr>
                <w:rFonts w:ascii="Cambria Math" w:hAnsi="Cambria Math"/>
              </w:rPr>
              <m:t>g</m:t>
            </m: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eastAsiaTheme="minorHAnsi" w:hAnsi="Cambria Math"/>
                <w:i/>
              </w:rPr>
            </m:ctrlPr>
          </m:sSubPr>
          <m:e>
            <m:r>
              <w:rPr>
                <w:rFonts w:ascii="Cambria Math" w:hAnsi="Cambria Math"/>
              </w:rPr>
              <m:t>ε</m:t>
            </m: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m:t>
        </m:r>
      </m:oMath>
      <w:r w:rsidR="00C910C8" w:rsidRPr="000B4378">
        <w:t xml:space="preserve">        </w:t>
      </w:r>
      <w:r w:rsidR="00480F30" w:rsidRPr="000B4378">
        <w:t xml:space="preserve">         </w:t>
      </w:r>
      <w:r w:rsidR="00C910C8" w:rsidRPr="000B4378">
        <w:t xml:space="preserve">     (4)</w:t>
      </w:r>
    </w:p>
    <w:p w14:paraId="6F24C264" w14:textId="6BEF233C" w:rsidR="004320B1" w:rsidRPr="000B4378" w:rsidRDefault="004320B1" w:rsidP="004320B1">
      <w:pPr>
        <w:pStyle w:val="Text"/>
        <w:ind w:firstLine="0"/>
        <w:rPr>
          <w:lang w:eastAsia="zh-CN"/>
        </w:rPr>
      </w:pPr>
    </w:p>
    <w:p w14:paraId="4676667F" w14:textId="1CEFAFE3" w:rsidR="000C5092" w:rsidRPr="000C5092" w:rsidRDefault="000F05CD" w:rsidP="008B009F">
      <w:pPr>
        <w:pStyle w:val="2"/>
        <w:jc w:val="both"/>
      </w:pPr>
      <w:r w:rsidRPr="000B4378">
        <w:rPr>
          <w:noProof/>
          <w:lang w:eastAsia="zh-CN"/>
        </w:rPr>
        <w:t xml:space="preserve">Data fusion-based </w:t>
      </w:r>
      <w:bookmarkStart w:id="11" w:name="_Hlk90291899"/>
      <w:r w:rsidRPr="000B4378">
        <w:rPr>
          <w:noProof/>
          <w:lang w:eastAsia="zh-CN"/>
        </w:rPr>
        <w:t>multitask learning for HI</w:t>
      </w:r>
      <w:bookmarkEnd w:id="11"/>
      <w:r w:rsidRPr="000B4378">
        <w:rPr>
          <w:noProof/>
          <w:lang w:eastAsia="zh-CN"/>
        </w:rPr>
        <w:t xml:space="preserve"> const</w:t>
      </w:r>
      <w:r w:rsidR="0067030F" w:rsidRPr="000B4378">
        <w:rPr>
          <w:noProof/>
          <w:lang w:eastAsia="zh-CN"/>
        </w:rPr>
        <w:t>r</w:t>
      </w:r>
      <w:r w:rsidRPr="000B4378">
        <w:rPr>
          <w:noProof/>
          <w:lang w:eastAsia="zh-CN"/>
        </w:rPr>
        <w:t>uction and degradation modeling</w:t>
      </w:r>
    </w:p>
    <w:p w14:paraId="44E6D77F" w14:textId="66E57837" w:rsidR="00F161C8" w:rsidRPr="000B4378" w:rsidRDefault="00850047" w:rsidP="00F161C8">
      <w:pPr>
        <w:ind w:firstLineChars="100" w:firstLine="200"/>
        <w:jc w:val="both"/>
        <w:rPr>
          <w:rFonts w:eastAsia="宋体"/>
          <w:sz w:val="20"/>
          <w:szCs w:val="20"/>
        </w:rPr>
      </w:pPr>
      <w:r w:rsidRPr="00C42A3D">
        <w:rPr>
          <w:rFonts w:eastAsia="宋体"/>
          <w:sz w:val="20"/>
          <w:szCs w:val="20"/>
        </w:rPr>
        <w:t xml:space="preserve">We consider a group of units under </w:t>
      </w:r>
      <w:r w:rsidR="007772EA">
        <w:rPr>
          <w:rFonts w:eastAsia="宋体"/>
          <w:sz w:val="20"/>
          <w:szCs w:val="20"/>
        </w:rPr>
        <w:t>dependent</w:t>
      </w:r>
      <w:r w:rsidR="00C50B05">
        <w:rPr>
          <w:rFonts w:eastAsia="宋体"/>
          <w:sz w:val="20"/>
          <w:szCs w:val="20"/>
        </w:rPr>
        <w:t xml:space="preserve"> </w:t>
      </w:r>
      <w:r w:rsidRPr="00C42A3D">
        <w:rPr>
          <w:rFonts w:eastAsia="宋体"/>
          <w:sz w:val="20"/>
          <w:szCs w:val="20"/>
        </w:rPr>
        <w:t xml:space="preserve">operational and environmental conditions and therefore </w:t>
      </w:r>
      <w:r w:rsidR="00EB7AD5" w:rsidRPr="00C42A3D">
        <w:rPr>
          <w:rFonts w:eastAsia="宋体"/>
          <w:sz w:val="20"/>
          <w:szCs w:val="20"/>
        </w:rPr>
        <w:t>their</w:t>
      </w:r>
      <w:r w:rsidR="00A35A7C" w:rsidRPr="00C42A3D">
        <w:rPr>
          <w:rFonts w:eastAsia="宋体"/>
          <w:sz w:val="20"/>
          <w:szCs w:val="20"/>
        </w:rPr>
        <w:t xml:space="preserve"> degradation statuses have </w:t>
      </w:r>
      <w:r w:rsidR="007772EA">
        <w:rPr>
          <w:rFonts w:eastAsia="宋体"/>
          <w:sz w:val="20"/>
          <w:szCs w:val="20"/>
        </w:rPr>
        <w:t>dependent</w:t>
      </w:r>
      <w:r w:rsidR="007772EA" w:rsidRPr="00C42A3D">
        <w:rPr>
          <w:rFonts w:eastAsia="宋体"/>
          <w:sz w:val="20"/>
          <w:szCs w:val="20"/>
        </w:rPr>
        <w:t xml:space="preserve"> </w:t>
      </w:r>
      <w:r w:rsidR="00A35A7C" w:rsidRPr="00C42A3D">
        <w:rPr>
          <w:rFonts w:eastAsia="宋体"/>
          <w:sz w:val="20"/>
          <w:szCs w:val="20"/>
        </w:rPr>
        <w:t>profiles.</w:t>
      </w:r>
      <w:r w:rsidR="00A35A7C" w:rsidRPr="00A35A7C">
        <w:t xml:space="preserve"> </w:t>
      </w:r>
      <w:r w:rsidR="00A35A7C" w:rsidRPr="00A35A7C">
        <w:rPr>
          <w:rFonts w:eastAsia="宋体"/>
          <w:sz w:val="20"/>
          <w:szCs w:val="20"/>
        </w:rPr>
        <w:t xml:space="preserve">Without loss of generality, </w:t>
      </w:r>
      <w:r w:rsidR="00F54076">
        <w:rPr>
          <w:rFonts w:eastAsia="宋体"/>
          <w:sz w:val="20"/>
          <w:szCs w:val="20"/>
        </w:rPr>
        <w:t>we</w:t>
      </w:r>
      <w:r w:rsidR="00A35A7C" w:rsidRPr="00A35A7C">
        <w:rPr>
          <w:rFonts w:eastAsia="宋体"/>
          <w:sz w:val="20"/>
          <w:szCs w:val="20"/>
        </w:rPr>
        <w:t xml:space="preserve"> consider </w:t>
      </w:r>
      <m:oMath>
        <m:r>
          <w:rPr>
            <w:rFonts w:ascii="Cambria Math" w:eastAsia="宋体" w:hAnsi="Cambria Math"/>
            <w:sz w:val="20"/>
            <w:szCs w:val="20"/>
          </w:rPr>
          <m:t>L</m:t>
        </m:r>
      </m:oMath>
      <w:r w:rsidR="00A35A7C">
        <w:rPr>
          <w:rFonts w:eastAsia="宋体" w:hint="eastAsia"/>
          <w:sz w:val="20"/>
          <w:szCs w:val="20"/>
        </w:rPr>
        <w:t xml:space="preserve"> </w:t>
      </w:r>
      <w:r w:rsidR="00A35A7C" w:rsidRPr="00A35A7C">
        <w:rPr>
          <w:rFonts w:eastAsia="宋体"/>
          <w:sz w:val="20"/>
          <w:szCs w:val="20"/>
        </w:rPr>
        <w:t>units with similar degradation statuses.</w:t>
      </w:r>
      <w:r w:rsidR="00F54076">
        <w:rPr>
          <w:rFonts w:eastAsia="宋体"/>
          <w:sz w:val="20"/>
          <w:szCs w:val="20"/>
        </w:rPr>
        <w:t xml:space="preserve"> </w:t>
      </w:r>
      <w:r w:rsidR="00EA30D1">
        <w:rPr>
          <w:rFonts w:eastAsia="宋体"/>
          <w:sz w:val="20"/>
          <w:szCs w:val="20"/>
        </w:rPr>
        <w:t xml:space="preserve">For each unit </w:t>
      </w:r>
      <m:oMath>
        <m:r>
          <w:rPr>
            <w:rFonts w:ascii="Cambria Math" w:eastAsia="宋体" w:hAnsi="Cambria Math"/>
            <w:sz w:val="20"/>
            <w:szCs w:val="20"/>
          </w:rPr>
          <m:t>l</m:t>
        </m:r>
      </m:oMath>
      <w:r w:rsidR="00EB7AD5">
        <w:rPr>
          <w:rFonts w:eastAsia="宋体" w:hint="eastAsia"/>
          <w:sz w:val="20"/>
          <w:szCs w:val="20"/>
        </w:rPr>
        <w:t xml:space="preserve"> </w:t>
      </w:r>
      <w:r w:rsidR="00DD34E0">
        <w:rPr>
          <w:rFonts w:eastAsia="宋体"/>
          <w:sz w:val="20"/>
          <w:szCs w:val="20"/>
        </w:rPr>
        <w:t>(</w:t>
      </w:r>
      <m:oMath>
        <m:r>
          <w:rPr>
            <w:rFonts w:ascii="Cambria Math" w:eastAsia="宋体" w:hAnsi="Cambria Math"/>
            <w:sz w:val="20"/>
            <w:szCs w:val="20"/>
          </w:rPr>
          <m:t>l=1, ⋯, L</m:t>
        </m:r>
      </m:oMath>
      <w:r w:rsidR="00DD34E0">
        <w:rPr>
          <w:rFonts w:eastAsia="宋体" w:hint="eastAsia"/>
          <w:sz w:val="20"/>
          <w:szCs w:val="20"/>
        </w:rPr>
        <w:t>)</w:t>
      </w:r>
      <w:r w:rsidR="00DD34E0">
        <w:rPr>
          <w:rFonts w:eastAsia="宋体"/>
          <w:sz w:val="20"/>
          <w:szCs w:val="20"/>
        </w:rPr>
        <w:t xml:space="preserve"> </w:t>
      </w:r>
      <w:r w:rsidR="00EB7AD5">
        <w:rPr>
          <w:rFonts w:eastAsia="宋体"/>
          <w:sz w:val="20"/>
          <w:szCs w:val="20"/>
        </w:rPr>
        <w:t xml:space="preserve">that has </w:t>
      </w:r>
      <m:oMath>
        <m:sSub>
          <m:sSubPr>
            <m:ctrlPr>
              <w:rPr>
                <w:rFonts w:ascii="Cambria Math" w:eastAsia="宋体" w:hAnsi="Cambria Math"/>
                <w:i/>
                <w:sz w:val="20"/>
                <w:szCs w:val="20"/>
              </w:rPr>
            </m:ctrlPr>
          </m:sSubPr>
          <m:e>
            <m:r>
              <w:rPr>
                <w:rFonts w:ascii="Cambria Math" w:eastAsia="宋体" w:hAnsi="Cambria Math"/>
                <w:sz w:val="20"/>
                <w:szCs w:val="20"/>
              </w:rPr>
              <m:t>n</m:t>
            </m:r>
          </m:e>
          <m:sub>
            <m:r>
              <w:rPr>
                <w:rFonts w:ascii="Cambria Math" w:eastAsia="宋体" w:hAnsi="Cambria Math"/>
                <w:sz w:val="20"/>
                <w:szCs w:val="20"/>
              </w:rPr>
              <m:t>l</m:t>
            </m:r>
          </m:sub>
        </m:sSub>
      </m:oMath>
      <w:r w:rsidR="00EB7AD5" w:rsidRPr="000B4378">
        <w:rPr>
          <w:rFonts w:eastAsia="宋体" w:hint="eastAsia"/>
          <w:sz w:val="20"/>
          <w:szCs w:val="20"/>
        </w:rPr>
        <w:t xml:space="preserve"> </w:t>
      </w:r>
      <w:r w:rsidR="00EB7AD5" w:rsidRPr="000B4378">
        <w:rPr>
          <w:rFonts w:eastAsia="宋体"/>
          <w:sz w:val="20"/>
          <w:szCs w:val="20"/>
        </w:rPr>
        <w:t xml:space="preserve">observed time </w:t>
      </w:r>
      <w:r w:rsidR="001919E9">
        <w:rPr>
          <w:rFonts w:eastAsia="宋体"/>
          <w:sz w:val="20"/>
          <w:szCs w:val="20"/>
        </w:rPr>
        <w:t>points</w:t>
      </w:r>
      <w:r w:rsidR="00EA30D1">
        <w:rPr>
          <w:rFonts w:eastAsia="宋体" w:hint="eastAsia"/>
          <w:sz w:val="20"/>
          <w:szCs w:val="20"/>
        </w:rPr>
        <w:t>,</w:t>
      </w:r>
      <w:r w:rsidR="00EA30D1">
        <w:rPr>
          <w:rFonts w:eastAsia="宋体"/>
          <w:sz w:val="20"/>
          <w:szCs w:val="20"/>
        </w:rPr>
        <w:t xml:space="preserve"> we</w:t>
      </w:r>
      <w:r w:rsidR="00F161C8" w:rsidRPr="000B4378">
        <w:rPr>
          <w:rFonts w:eastAsia="宋体"/>
          <w:sz w:val="20"/>
          <w:szCs w:val="20"/>
        </w:rPr>
        <w:t xml:space="preserve"> adopt the quadratic polynomial </w:t>
      </w:r>
      <w:r w:rsidR="00A37CD1">
        <w:rPr>
          <w:rFonts w:eastAsia="宋体"/>
          <w:sz w:val="20"/>
          <w:szCs w:val="20"/>
        </w:rPr>
        <w:t xml:space="preserve">degradation </w:t>
      </w:r>
      <w:r w:rsidR="00F161C8" w:rsidRPr="000B4378">
        <w:rPr>
          <w:rFonts w:eastAsia="宋体"/>
          <w:sz w:val="20"/>
          <w:szCs w:val="20"/>
        </w:rPr>
        <w:t xml:space="preserve">model to describe </w:t>
      </w:r>
      <w:r w:rsidR="0060581C">
        <w:rPr>
          <w:rFonts w:eastAsia="宋体"/>
          <w:sz w:val="20"/>
          <w:szCs w:val="20"/>
        </w:rPr>
        <w:t xml:space="preserve">its </w:t>
      </w:r>
      <w:r w:rsidR="00F161C8" w:rsidRPr="000B4378">
        <w:rPr>
          <w:rFonts w:eastAsia="宋体"/>
          <w:sz w:val="20"/>
          <w:szCs w:val="20"/>
        </w:rPr>
        <w:t xml:space="preserve">degradation </w:t>
      </w:r>
      <w:r w:rsidR="00935DF7">
        <w:rPr>
          <w:rFonts w:eastAsia="宋体"/>
          <w:sz w:val="20"/>
          <w:szCs w:val="20"/>
        </w:rPr>
        <w:t xml:space="preserve">status </w:t>
      </w:r>
      <w:r w:rsidR="00634394" w:rsidRPr="000B4378">
        <w:rPr>
          <w:rFonts w:eastAsia="宋体"/>
          <w:sz w:val="20"/>
          <w:szCs w:val="20"/>
        </w:rPr>
        <w:t>based on empirical studies and trend analysis of sensor signals</w:t>
      </w:r>
      <w:r w:rsidR="00935DF7">
        <w:rPr>
          <w:rFonts w:eastAsia="宋体"/>
          <w:sz w:val="20"/>
          <w:szCs w:val="20"/>
        </w:rPr>
        <w:t xml:space="preserve"> </w:t>
      </w:r>
      <w:r w:rsidR="00724072">
        <w:rPr>
          <w:rFonts w:eastAsia="宋体"/>
          <w:sz w:val="20"/>
          <w:szCs w:val="20"/>
        </w:rPr>
        <w:fldChar w:fldCharType="begin"/>
      </w:r>
      <w:r w:rsidR="00724072">
        <w:rPr>
          <w:rFonts w:eastAsia="宋体"/>
          <w:sz w:val="20"/>
          <w:szCs w:val="20"/>
        </w:rPr>
        <w:instrText xml:space="preserve"> ADDIN ZOTERO_ITEM CSL_CITATION {"citationID":"q3L38hdn","properties":{"formattedCitation":"[24]","plainCitation":"[24]","noteIndex":0},"citationItems":[{"id":53,"uris":["http://zotero.org/users/8967118/items/CYSTD8QT"],"uri":["http://zotero.org/users/8967118/items/CYSTD8QT"],"itemData":{"id":53,"type":"article-journal","abstract":"Prognostics involves the effective utilization of condition or performance-based sensor signals to accurately estimate the remaining lifetime of partially degraded systems and components. The rapid development of sensor technology, has led to the use of multiple sensors to monitor the condition of an engineering system. It is therefore important to develop methodologies capable of integrating data from multiple sensors with the goal of improving the accuracy of predicting remaining lifetime. Although numerous efforts have focused on developing feature-level and decision-level fusion methodologies for prognostics, little research has targeted the development of “data-level” fusion models. In this paper, we present a methodology for constructing a composite health index for characterizing the performance of a system through the fusion of multiple degradation-based sensor data. This methodology includes data selection, data processing, and data fusion steps that lead to an improved degradation-based prognostic model. Our goal is that the composite health index provides a much better characterization of the condition of a system compared to relying solely on data from an individual sensor. Our methodology was evaluated through a case study involving a degradation dataset of an aircraft gas turbine engine that was generated by the Commercial Modular Aero-Propulsion System Simulation (C-MAPSS).","container-title":"IEEE Transactions on Automation Science and Engineering","DOI":"10.1109/TASE.2013.2250282","ISSN":"1558-3783","issue":"3","note":"event: IEEE Transactions on Automation Science and Engineering","page":"652-664","source":"IEEE Xplore","title":"A data-level fusion model for developing composite health indices for degradation modeling and prognostic analysis","volume":"10","author":[{"family":"Liu","given":"Kaibo"},{"family":"Gebraeel","given":"Nagi Z."},{"family":"Shi","given":"Jianjun"}],"issued":{"date-parts":[["2013",7]]},"citation-key":"Liudatalevelfusionmodel2013"}}],"schema":"https://github.com/citation-style-language/schema/raw/master/csl-citation.json"} </w:instrText>
      </w:r>
      <w:r w:rsidR="00724072">
        <w:rPr>
          <w:rFonts w:eastAsia="宋体"/>
          <w:sz w:val="20"/>
          <w:szCs w:val="20"/>
        </w:rPr>
        <w:fldChar w:fldCharType="separate"/>
      </w:r>
      <w:r w:rsidR="00724072" w:rsidRPr="00724072">
        <w:rPr>
          <w:rFonts w:eastAsia="宋体"/>
          <w:sz w:val="20"/>
        </w:rPr>
        <w:t>[24]</w:t>
      </w:r>
      <w:r w:rsidR="00724072">
        <w:rPr>
          <w:rFonts w:eastAsia="宋体"/>
          <w:sz w:val="20"/>
          <w:szCs w:val="20"/>
        </w:rPr>
        <w:fldChar w:fldCharType="end"/>
      </w:r>
      <w:r w:rsidR="00F161C8" w:rsidRPr="000B4378">
        <w:rPr>
          <w:rFonts w:eastAsia="宋体"/>
          <w:sz w:val="20"/>
          <w:szCs w:val="20"/>
        </w:rPr>
        <w:t>:</w:t>
      </w:r>
    </w:p>
    <w:p w14:paraId="6C7B4E97" w14:textId="5B247E65" w:rsidR="00D345A4" w:rsidRDefault="00D345A4" w:rsidP="008B009F">
      <w:pPr>
        <w:jc w:val="right"/>
        <w:rPr>
          <w:rFonts w:eastAsia="宋体"/>
          <w:sz w:val="20"/>
          <w:szCs w:val="20"/>
        </w:rPr>
      </w:pPr>
    </w:p>
    <w:p w14:paraId="1E71E827" w14:textId="19C38CC7" w:rsidR="00F161C8" w:rsidRPr="000B4378" w:rsidRDefault="00BB5F27" w:rsidP="002E3720">
      <w:pPr>
        <w:ind w:firstLineChars="100" w:firstLine="200"/>
        <w:jc w:val="right"/>
        <w:rPr>
          <w:rFonts w:eastAsia="宋体"/>
          <w:sz w:val="20"/>
          <w:szCs w:val="20"/>
        </w:rPr>
      </w:pPr>
      <m:oMath>
        <m:sSub>
          <m:sSubPr>
            <m:ctrlPr>
              <w:rPr>
                <w:rFonts w:ascii="Cambria Math" w:eastAsia="宋体" w:hAnsi="Cambria Math"/>
                <w:i/>
                <w:sz w:val="20"/>
                <w:szCs w:val="20"/>
              </w:rPr>
            </m:ctrlPr>
          </m:sSubPr>
          <m:e>
            <m:r>
              <w:rPr>
                <w:rFonts w:ascii="Cambria Math" w:eastAsia="宋体" w:hAnsi="Cambria Math"/>
                <w:sz w:val="20"/>
                <w:szCs w:val="20"/>
              </w:rPr>
              <m:t>g</m:t>
            </m:r>
          </m:e>
          <m:sub>
            <m:r>
              <w:rPr>
                <w:rFonts w:ascii="Cambria Math" w:eastAsia="宋体" w:hAnsi="Cambria Math"/>
                <w:sz w:val="20"/>
                <w:szCs w:val="20"/>
              </w:rPr>
              <m:t>l</m:t>
            </m:r>
          </m:sub>
        </m:sSub>
        <m:d>
          <m:dPr>
            <m:ctrlPr>
              <w:rPr>
                <w:rFonts w:ascii="Cambria Math" w:eastAsia="宋体" w:hAnsi="Cambria Math"/>
                <w:i/>
                <w:sz w:val="20"/>
                <w:szCs w:val="20"/>
              </w:rPr>
            </m:ctrlPr>
          </m:dPr>
          <m:e>
            <m:r>
              <w:rPr>
                <w:rFonts w:ascii="Cambria Math" w:eastAsia="宋体" w:hAnsi="Cambria Math"/>
                <w:sz w:val="20"/>
                <w:szCs w:val="20"/>
              </w:rPr>
              <m:t>t</m:t>
            </m:r>
          </m:e>
        </m:d>
        <m:r>
          <w:rPr>
            <w:rFonts w:ascii="Cambria Math" w:eastAsia="宋体"/>
            <w:sz w:val="20"/>
            <w:szCs w:val="20"/>
          </w:rPr>
          <m:t>=</m:t>
        </m:r>
        <m:r>
          <m:rPr>
            <m:sty m:val="bi"/>
          </m:rPr>
          <w:rPr>
            <w:rFonts w:ascii="Cambria Math" w:eastAsia="宋体" w:hAnsi="Cambria Math"/>
            <w:sz w:val="20"/>
            <w:szCs w:val="20"/>
          </w:rPr>
          <m:t>ϕ</m:t>
        </m:r>
        <m:d>
          <m:dPr>
            <m:ctrlPr>
              <w:rPr>
                <w:rFonts w:ascii="Cambria Math" w:eastAsia="宋体" w:hAnsi="Cambria Math"/>
                <w:i/>
                <w:sz w:val="20"/>
                <w:szCs w:val="20"/>
              </w:rPr>
            </m:ctrlPr>
          </m:dPr>
          <m:e>
            <m:r>
              <w:rPr>
                <w:rFonts w:ascii="Cambria Math" w:eastAsia="宋体"/>
                <w:sz w:val="20"/>
                <w:szCs w:val="20"/>
              </w:rPr>
              <m:t>t</m:t>
            </m:r>
            <m:ctrlPr>
              <w:rPr>
                <w:rFonts w:ascii="Cambria Math" w:eastAsia="宋体" w:hAnsi="Cambria Math" w:hint="eastAsia"/>
                <w:i/>
                <w:sz w:val="20"/>
                <w:szCs w:val="20"/>
              </w:rPr>
            </m:ctrlPr>
          </m:e>
        </m:d>
        <m:sSub>
          <m:sSubPr>
            <m:ctrlPr>
              <w:rPr>
                <w:rFonts w:ascii="Cambria Math" w:eastAsia="宋体" w:hAnsi="Cambria Math"/>
                <w:i/>
                <w:sz w:val="20"/>
                <w:szCs w:val="20"/>
              </w:rPr>
            </m:ctrlPr>
          </m:sSubPr>
          <m:e>
            <m:r>
              <m:rPr>
                <m:sty m:val="b"/>
              </m:rPr>
              <w:rPr>
                <w:rFonts w:ascii="Cambria Math" w:eastAsia="宋体" w:hAnsi="Cambria Math" w:hint="eastAsia"/>
                <w:sz w:val="20"/>
                <w:szCs w:val="20"/>
              </w:rPr>
              <m:t>Γ</m:t>
            </m:r>
            <m:ctrlPr>
              <w:rPr>
                <w:rFonts w:ascii="Cambria Math" w:eastAsia="宋体" w:hAnsi="Cambria Math" w:hint="eastAsia"/>
                <w:sz w:val="20"/>
                <w:szCs w:val="20"/>
              </w:rPr>
            </m:ctrlPr>
          </m:e>
          <m:sub>
            <m:r>
              <w:rPr>
                <w:rFonts w:ascii="Cambria Math" w:eastAsia="宋体" w:hAnsi="Cambria Math"/>
                <w:sz w:val="20"/>
                <w:szCs w:val="20"/>
              </w:rPr>
              <m:t>l</m:t>
            </m:r>
          </m:sub>
        </m:sSub>
      </m:oMath>
      <w:proofErr w:type="gramStart"/>
      <w:r w:rsidR="00D345A4">
        <w:rPr>
          <w:rFonts w:eastAsia="宋体" w:hint="eastAsia"/>
          <w:sz w:val="20"/>
          <w:szCs w:val="20"/>
        </w:rPr>
        <w:t>,</w:t>
      </w:r>
      <w:r w:rsidR="00D345A4">
        <w:rPr>
          <w:rFonts w:eastAsia="宋体"/>
          <w:sz w:val="20"/>
          <w:szCs w:val="20"/>
        </w:rPr>
        <w:t xml:space="preserve">   </w:t>
      </w:r>
      <w:proofErr w:type="gramEnd"/>
      <w:r w:rsidR="00D345A4">
        <w:rPr>
          <w:rFonts w:eastAsia="宋体"/>
          <w:sz w:val="20"/>
          <w:szCs w:val="20"/>
        </w:rPr>
        <w:t xml:space="preserve">                  </w:t>
      </w:r>
      <w:r w:rsidR="002E3720" w:rsidRPr="000B4378">
        <w:rPr>
          <w:rFonts w:eastAsia="宋体"/>
          <w:sz w:val="20"/>
          <w:szCs w:val="20"/>
        </w:rPr>
        <w:t xml:space="preserve">             </w:t>
      </w:r>
      <w:r w:rsidR="002E3720" w:rsidRPr="000B4378">
        <w:rPr>
          <w:rFonts w:eastAsia="宋体" w:hint="eastAsia"/>
          <w:sz w:val="20"/>
          <w:szCs w:val="20"/>
        </w:rPr>
        <w:t>(</w:t>
      </w:r>
      <w:r w:rsidR="002E3720" w:rsidRPr="000B4378">
        <w:rPr>
          <w:rFonts w:eastAsia="宋体"/>
          <w:sz w:val="20"/>
          <w:szCs w:val="20"/>
        </w:rPr>
        <w:t>5)</w:t>
      </w:r>
    </w:p>
    <w:p w14:paraId="12E3DFC9" w14:textId="77777777" w:rsidR="00F161C8" w:rsidRPr="000B4378" w:rsidRDefault="00F161C8" w:rsidP="00F161C8">
      <w:pPr>
        <w:jc w:val="both"/>
        <w:rPr>
          <w:rFonts w:eastAsia="宋体"/>
          <w:sz w:val="20"/>
          <w:szCs w:val="20"/>
        </w:rPr>
      </w:pPr>
    </w:p>
    <w:p w14:paraId="4B0CDDA9" w14:textId="1BFD6C9C" w:rsidR="00F161C8" w:rsidRPr="000B70CF" w:rsidRDefault="00F161C8" w:rsidP="000B70CF">
      <w:r w:rsidRPr="000B4378">
        <w:rPr>
          <w:rFonts w:eastAsia="宋体"/>
          <w:sz w:val="20"/>
          <w:szCs w:val="20"/>
        </w:rPr>
        <w:t xml:space="preserve">where </w:t>
      </w:r>
      <m:oMath>
        <m:r>
          <m:rPr>
            <m:sty m:val="bi"/>
          </m:rPr>
          <w:rPr>
            <w:rFonts w:ascii="Cambria Math" w:eastAsia="宋体" w:hAnsi="Cambria Math"/>
            <w:sz w:val="20"/>
            <w:szCs w:val="20"/>
          </w:rPr>
          <m:t>ϕ</m:t>
        </m:r>
        <m:d>
          <m:dPr>
            <m:ctrlPr>
              <w:rPr>
                <w:rFonts w:ascii="Cambria Math" w:eastAsia="宋体" w:hAnsi="Cambria Math"/>
                <w:i/>
                <w:sz w:val="20"/>
                <w:szCs w:val="20"/>
              </w:rPr>
            </m:ctrlPr>
          </m:dPr>
          <m:e>
            <m:r>
              <w:rPr>
                <w:rFonts w:ascii="Cambria Math" w:eastAsia="宋体"/>
                <w:sz w:val="20"/>
                <w:szCs w:val="20"/>
              </w:rPr>
              <m:t>t</m:t>
            </m:r>
            <m:ctrlPr>
              <w:rPr>
                <w:rFonts w:ascii="Cambria Math" w:eastAsia="宋体" w:hAnsi="Cambria Math" w:hint="eastAsia"/>
                <w:i/>
                <w:sz w:val="20"/>
                <w:szCs w:val="20"/>
              </w:rPr>
            </m:ctrlPr>
          </m:e>
        </m:d>
        <m:r>
          <w:rPr>
            <w:rFonts w:ascii="Cambria Math" w:eastAsia="宋体"/>
            <w:sz w:val="20"/>
            <w:szCs w:val="20"/>
          </w:rPr>
          <m:t>=</m:t>
        </m:r>
        <m:d>
          <m:dPr>
            <m:begChr m:val="["/>
            <m:endChr m:val="]"/>
            <m:ctrlPr>
              <w:rPr>
                <w:rFonts w:ascii="Cambria Math" w:eastAsia="宋体" w:hAnsi="Cambria Math"/>
                <w:i/>
                <w:sz w:val="20"/>
                <w:szCs w:val="20"/>
              </w:rPr>
            </m:ctrlPr>
          </m:dPr>
          <m:e>
            <m:r>
              <w:rPr>
                <w:rFonts w:ascii="Cambria Math" w:eastAsia="宋体"/>
                <w:sz w:val="20"/>
                <w:szCs w:val="20"/>
              </w:rPr>
              <m:t xml:space="preserve">1, t, </m:t>
            </m:r>
            <m:sSup>
              <m:sSupPr>
                <m:ctrlPr>
                  <w:rPr>
                    <w:rFonts w:ascii="Cambria Math" w:eastAsia="宋体" w:hAnsi="Cambria Math"/>
                    <w:i/>
                    <w:sz w:val="20"/>
                    <w:szCs w:val="20"/>
                  </w:rPr>
                </m:ctrlPr>
              </m:sSupPr>
              <m:e>
                <m:r>
                  <w:rPr>
                    <w:rFonts w:ascii="Cambria Math" w:eastAsia="宋体"/>
                    <w:sz w:val="20"/>
                    <w:szCs w:val="20"/>
                  </w:rPr>
                  <m:t>t</m:t>
                </m:r>
              </m:e>
              <m:sup>
                <m:r>
                  <w:rPr>
                    <w:rFonts w:ascii="Cambria Math" w:eastAsia="宋体"/>
                    <w:sz w:val="20"/>
                    <w:szCs w:val="20"/>
                  </w:rPr>
                  <m:t>2</m:t>
                </m:r>
              </m:sup>
            </m:sSup>
          </m:e>
        </m:d>
        <m:r>
          <m:rPr>
            <m:sty m:val="p"/>
          </m:rPr>
          <w:rPr>
            <w:rFonts w:ascii="Cambria Math" w:eastAsia="宋体" w:hAnsi="Cambria Math" w:hint="eastAsia"/>
            <w:sz w:val="20"/>
            <w:szCs w:val="20"/>
          </w:rPr>
          <m:t>∈</m:t>
        </m:r>
        <m:sSup>
          <m:sSupPr>
            <m:ctrlPr>
              <w:rPr>
                <w:rFonts w:ascii="Cambria Math" w:eastAsia="宋体" w:hAnsi="Cambria Math"/>
                <w:i/>
                <w:sz w:val="20"/>
                <w:szCs w:val="20"/>
              </w:rPr>
            </m:ctrlPr>
          </m:sSupPr>
          <m:e>
            <m:r>
              <w:rPr>
                <w:rFonts w:ascii="Cambria Math" w:eastAsia="宋体" w:hAnsi="Cambria Math"/>
                <w:sz w:val="20"/>
                <w:szCs w:val="20"/>
              </w:rPr>
              <m:t>R</m:t>
            </m:r>
            <m:ctrlPr>
              <w:rPr>
                <w:rFonts w:ascii="Cambria Math" w:eastAsia="宋体" w:hAnsi="Cambria Math"/>
                <w:sz w:val="20"/>
                <w:szCs w:val="20"/>
              </w:rPr>
            </m:ctrlPr>
          </m:e>
          <m:sup>
            <m:r>
              <w:rPr>
                <w:rFonts w:ascii="Cambria Math" w:eastAsia="宋体" w:hAnsi="Cambria Math"/>
                <w:sz w:val="20"/>
                <w:szCs w:val="20"/>
              </w:rPr>
              <m:t>1</m:t>
            </m:r>
            <m:r>
              <m:rPr>
                <m:sty m:val="p"/>
              </m:rPr>
              <w:rPr>
                <w:rFonts w:ascii="Cambria Math" w:eastAsia="宋体" w:hAnsi="Cambria Math" w:hint="eastAsia"/>
                <w:sz w:val="20"/>
                <w:szCs w:val="20"/>
              </w:rPr>
              <m:t>×</m:t>
            </m:r>
            <m:r>
              <w:rPr>
                <w:rFonts w:ascii="Cambria Math" w:eastAsia="宋体" w:hAnsi="Cambria Math" w:hint="eastAsia"/>
                <w:sz w:val="20"/>
                <w:szCs w:val="20"/>
              </w:rPr>
              <m:t>3</m:t>
            </m:r>
          </m:sup>
        </m:sSup>
      </m:oMath>
      <w:r w:rsidR="00143C21">
        <w:rPr>
          <w:rFonts w:eastAsia="宋体" w:hint="eastAsia"/>
          <w:sz w:val="20"/>
          <w:szCs w:val="20"/>
        </w:rPr>
        <w:t xml:space="preserve"> </w:t>
      </w:r>
      <w:r w:rsidR="00143C21">
        <w:rPr>
          <w:rFonts w:eastAsia="宋体"/>
          <w:sz w:val="20"/>
          <w:szCs w:val="20"/>
        </w:rPr>
        <w:t xml:space="preserve">is the </w:t>
      </w:r>
      <w:r w:rsidR="0060581C">
        <w:rPr>
          <w:rFonts w:eastAsia="宋体"/>
          <w:sz w:val="20"/>
          <w:szCs w:val="20"/>
        </w:rPr>
        <w:t xml:space="preserve">vector of </w:t>
      </w:r>
      <w:r w:rsidR="00143C21" w:rsidRPr="000B4378">
        <w:rPr>
          <w:rFonts w:eastAsia="宋体"/>
          <w:sz w:val="20"/>
          <w:szCs w:val="20"/>
        </w:rPr>
        <w:t>quadratic</w:t>
      </w:r>
      <w:r w:rsidR="00143C21">
        <w:rPr>
          <w:rFonts w:eastAsia="宋体"/>
          <w:sz w:val="20"/>
          <w:szCs w:val="20"/>
        </w:rPr>
        <w:t xml:space="preserve"> basis function at time </w:t>
      </w:r>
      <m:oMath>
        <m:r>
          <w:rPr>
            <w:rFonts w:ascii="Cambria Math" w:eastAsia="宋体"/>
            <w:sz w:val="20"/>
            <w:szCs w:val="20"/>
          </w:rPr>
          <m:t>t</m:t>
        </m:r>
      </m:oMath>
      <w:r w:rsidR="00143C21">
        <w:rPr>
          <w:rFonts w:eastAsia="宋体" w:hint="eastAsia"/>
          <w:sz w:val="20"/>
          <w:szCs w:val="20"/>
        </w:rPr>
        <w:t>,</w:t>
      </w:r>
      <w:r w:rsidR="006074BD">
        <w:rPr>
          <w:rFonts w:eastAsia="宋体"/>
          <w:sz w:val="20"/>
          <w:szCs w:val="20"/>
        </w:rPr>
        <w:t xml:space="preserve"> with </w:t>
      </w:r>
      <m:oMath>
        <m:r>
          <w:rPr>
            <w:rFonts w:ascii="Cambria Math" w:eastAsia="宋体" w:hAnsi="Cambria Math"/>
            <w:sz w:val="20"/>
            <w:szCs w:val="20"/>
          </w:rPr>
          <m:t>t=</m:t>
        </m:r>
        <m:sSub>
          <m:sSubPr>
            <m:ctrlPr>
              <w:rPr>
                <w:rFonts w:ascii="Cambria Math" w:eastAsia="宋体" w:hAnsi="Cambria Math"/>
                <w:i/>
                <w:sz w:val="20"/>
                <w:szCs w:val="20"/>
              </w:rPr>
            </m:ctrlPr>
          </m:sSubPr>
          <m:e>
            <m:r>
              <w:rPr>
                <w:rFonts w:ascii="Cambria Math" w:eastAsia="宋体" w:hAnsi="Cambria Math"/>
                <w:sz w:val="20"/>
                <w:szCs w:val="20"/>
              </w:rPr>
              <m:t>t</m:t>
            </m:r>
          </m:e>
          <m:sub>
            <m:r>
              <w:rPr>
                <w:rFonts w:ascii="Cambria Math" w:eastAsia="宋体" w:hAnsi="Cambria Math"/>
                <w:sz w:val="20"/>
                <w:szCs w:val="20"/>
              </w:rPr>
              <m:t>1</m:t>
            </m:r>
          </m:sub>
        </m:sSub>
        <m:sSub>
          <m:sSubPr>
            <m:ctrlPr>
              <w:rPr>
                <w:rFonts w:ascii="Cambria Math" w:eastAsia="宋体" w:hAnsi="Cambria Math"/>
                <w:i/>
                <w:sz w:val="20"/>
                <w:szCs w:val="20"/>
              </w:rPr>
            </m:ctrlPr>
          </m:sSubPr>
          <m:e>
            <m:r>
              <w:rPr>
                <w:rFonts w:ascii="Cambria Math" w:eastAsia="宋体" w:hAnsi="Cambria Math"/>
                <w:sz w:val="20"/>
                <w:szCs w:val="20"/>
              </w:rPr>
              <m:t>,t</m:t>
            </m:r>
          </m:e>
          <m:sub>
            <m:r>
              <w:rPr>
                <w:rFonts w:ascii="Cambria Math" w:eastAsia="宋体" w:hAnsi="Cambria Math"/>
                <w:sz w:val="20"/>
                <w:szCs w:val="20"/>
              </w:rPr>
              <m:t>2</m:t>
            </m:r>
          </m:sub>
        </m:sSub>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t</m:t>
            </m:r>
          </m:e>
          <m:sub>
            <m:sSub>
              <m:sSubPr>
                <m:ctrlPr>
                  <w:rPr>
                    <w:rFonts w:ascii="Cambria Math" w:eastAsia="宋体" w:hAnsi="Cambria Math"/>
                    <w:i/>
                    <w:sz w:val="20"/>
                    <w:szCs w:val="20"/>
                  </w:rPr>
                </m:ctrlPr>
              </m:sSubPr>
              <m:e>
                <m:r>
                  <w:rPr>
                    <w:rFonts w:ascii="Cambria Math" w:eastAsia="宋体" w:hAnsi="Cambria Math"/>
                    <w:sz w:val="20"/>
                    <w:szCs w:val="20"/>
                  </w:rPr>
                  <m:t>n</m:t>
                </m:r>
              </m:e>
              <m:sub>
                <m:r>
                  <w:rPr>
                    <w:rFonts w:ascii="Cambria Math" w:eastAsia="宋体" w:hAnsi="Cambria Math"/>
                    <w:sz w:val="20"/>
                    <w:szCs w:val="20"/>
                  </w:rPr>
                  <m:t>l</m:t>
                </m:r>
              </m:sub>
            </m:sSub>
          </m:sub>
        </m:sSub>
      </m:oMath>
      <w:r w:rsidR="006074BD">
        <w:rPr>
          <w:rFonts w:eastAsiaTheme="minorEastAsia" w:hint="eastAsia"/>
        </w:rPr>
        <w:t>,</w:t>
      </w:r>
      <w:r w:rsidR="0060581C">
        <w:rPr>
          <w:rFonts w:eastAsiaTheme="minorEastAsia"/>
        </w:rPr>
        <w:t xml:space="preserve"> </w:t>
      </w:r>
      <w:r w:rsidR="00143C21">
        <w:rPr>
          <w:rFonts w:eastAsia="宋体"/>
          <w:sz w:val="20"/>
          <w:szCs w:val="20"/>
        </w:rPr>
        <w:t xml:space="preserve">and </w:t>
      </w:r>
      <w:bookmarkStart w:id="12" w:name="_Hlk94727326"/>
      <m:oMath>
        <m:sSub>
          <m:sSubPr>
            <m:ctrlPr>
              <w:rPr>
                <w:rFonts w:ascii="Cambria Math" w:eastAsia="宋体" w:hAnsi="Cambria Math"/>
                <w:i/>
                <w:sz w:val="20"/>
                <w:szCs w:val="20"/>
              </w:rPr>
            </m:ctrlPr>
          </m:sSubPr>
          <m:e>
            <m:r>
              <m:rPr>
                <m:sty m:val="b"/>
              </m:rPr>
              <w:rPr>
                <w:rFonts w:ascii="Cambria Math" w:eastAsia="宋体" w:hAnsi="Cambria Math" w:hint="eastAsia"/>
                <w:sz w:val="20"/>
                <w:szCs w:val="20"/>
              </w:rPr>
              <m:t>Γ</m:t>
            </m:r>
            <m:ctrlPr>
              <w:rPr>
                <w:rFonts w:ascii="Cambria Math" w:eastAsia="宋体" w:hAnsi="Cambria Math" w:hint="eastAsia"/>
                <w:sz w:val="20"/>
                <w:szCs w:val="20"/>
              </w:rPr>
            </m:ctrlPr>
          </m:e>
          <m:sub>
            <m:r>
              <w:rPr>
                <w:rFonts w:ascii="Cambria Math" w:eastAsia="宋体" w:hAnsi="Cambria Math"/>
                <w:sz w:val="20"/>
                <w:szCs w:val="20"/>
              </w:rPr>
              <m:t>l</m:t>
            </m:r>
          </m:sub>
        </m:sSub>
        <m:r>
          <w:rPr>
            <w:rFonts w:ascii="Cambria Math" w:eastAsia="宋体" w:hAnsi="Cambria Math"/>
            <w:sz w:val="20"/>
            <w:szCs w:val="20"/>
          </w:rPr>
          <m:t>=</m:t>
        </m:r>
        <m:sSup>
          <m:sSupPr>
            <m:ctrlPr>
              <w:rPr>
                <w:rFonts w:ascii="Cambria Math" w:eastAsia="宋体" w:hAnsi="Cambria Math"/>
                <w:i/>
                <w:sz w:val="20"/>
                <w:szCs w:val="20"/>
                <w:lang w:eastAsia="en-US"/>
              </w:rPr>
            </m:ctrlPr>
          </m:sSupPr>
          <m:e>
            <m:d>
              <m:dPr>
                <m:begChr m:val="["/>
                <m:endChr m:val="]"/>
                <m:ctrlPr>
                  <w:rPr>
                    <w:rFonts w:ascii="Cambria Math" w:eastAsia="宋体" w:hAnsi="Cambria Math"/>
                    <w:i/>
                    <w:sz w:val="20"/>
                    <w:szCs w:val="20"/>
                    <w:lang w:eastAsia="en-US"/>
                  </w:rPr>
                </m:ctrlPr>
              </m:dPr>
              <m:e>
                <m:sSubSup>
                  <m:sSubSupPr>
                    <m:ctrlPr>
                      <w:rPr>
                        <w:rFonts w:ascii="Cambria Math" w:eastAsia="宋体" w:hAnsi="Cambria Math"/>
                        <w:i/>
                        <w:sz w:val="20"/>
                        <w:szCs w:val="20"/>
                        <w:lang w:eastAsia="en-US"/>
                      </w:rPr>
                    </m:ctrlPr>
                  </m:sSubSupPr>
                  <m:e>
                    <m:r>
                      <w:rPr>
                        <w:rFonts w:ascii="Cambria Math" w:eastAsia="宋体" w:hAnsi="Cambria Math"/>
                        <w:sz w:val="20"/>
                        <w:szCs w:val="20"/>
                        <w:lang w:eastAsia="en-US"/>
                      </w:rPr>
                      <m:t>γ</m:t>
                    </m:r>
                  </m:e>
                  <m:sub>
                    <m:r>
                      <w:rPr>
                        <w:rFonts w:ascii="Cambria Math" w:eastAsia="宋体" w:hAnsi="Cambria Math"/>
                        <w:sz w:val="20"/>
                        <w:szCs w:val="20"/>
                        <w:lang w:eastAsia="en-US"/>
                      </w:rPr>
                      <m:t>l</m:t>
                    </m:r>
                  </m:sub>
                  <m:sup>
                    <m:d>
                      <m:dPr>
                        <m:ctrlPr>
                          <w:rPr>
                            <w:rFonts w:ascii="Cambria Math" w:eastAsia="宋体" w:hAnsi="Cambria Math"/>
                            <w:i/>
                            <w:sz w:val="20"/>
                            <w:szCs w:val="20"/>
                            <w:lang w:eastAsia="en-US"/>
                          </w:rPr>
                        </m:ctrlPr>
                      </m:dPr>
                      <m:e>
                        <m:r>
                          <w:rPr>
                            <w:rFonts w:ascii="Cambria Math" w:eastAsia="宋体" w:hAnsi="Cambria Math"/>
                            <w:sz w:val="20"/>
                            <w:szCs w:val="20"/>
                            <w:lang w:eastAsia="en-US"/>
                          </w:rPr>
                          <m:t>0</m:t>
                        </m:r>
                      </m:e>
                    </m:d>
                  </m:sup>
                </m:sSubSup>
                <m:r>
                  <m:rPr>
                    <m:sty m:val="p"/>
                  </m:rPr>
                  <w:rPr>
                    <w:rFonts w:ascii="Cambria Math" w:eastAsia="宋体" w:hAnsi="Cambria Math"/>
                    <w:sz w:val="20"/>
                    <w:szCs w:val="20"/>
                    <w:lang w:eastAsia="en-US"/>
                  </w:rPr>
                  <m:t>,</m:t>
                </m:r>
                <m:sSubSup>
                  <m:sSubSupPr>
                    <m:ctrlPr>
                      <w:rPr>
                        <w:rFonts w:ascii="Cambria Math" w:eastAsia="宋体" w:hAnsi="Cambria Math"/>
                        <w:sz w:val="20"/>
                        <w:szCs w:val="20"/>
                        <w:lang w:eastAsia="en-US"/>
                      </w:rPr>
                    </m:ctrlPr>
                  </m:sSubSupPr>
                  <m:e>
                    <m:r>
                      <w:rPr>
                        <w:rFonts w:ascii="Cambria Math" w:eastAsia="宋体" w:hAnsi="Cambria Math"/>
                        <w:sz w:val="20"/>
                        <w:szCs w:val="20"/>
                        <w:lang w:eastAsia="en-US"/>
                      </w:rPr>
                      <m:t>γ</m:t>
                    </m:r>
                  </m:e>
                  <m:sub>
                    <m:r>
                      <w:rPr>
                        <w:rFonts w:ascii="Cambria Math" w:eastAsia="宋体" w:hAnsi="Cambria Math"/>
                        <w:sz w:val="20"/>
                        <w:szCs w:val="20"/>
                        <w:lang w:eastAsia="en-US"/>
                      </w:rPr>
                      <m:t>l</m:t>
                    </m:r>
                  </m:sub>
                  <m:sup>
                    <m:d>
                      <m:dPr>
                        <m:ctrlPr>
                          <w:rPr>
                            <w:rFonts w:ascii="Cambria Math" w:eastAsia="宋体" w:hAnsi="Cambria Math"/>
                            <w:sz w:val="20"/>
                            <w:szCs w:val="20"/>
                            <w:lang w:eastAsia="en-US"/>
                          </w:rPr>
                        </m:ctrlPr>
                      </m:dPr>
                      <m:e>
                        <m:r>
                          <m:rPr>
                            <m:sty m:val="p"/>
                          </m:rPr>
                          <w:rPr>
                            <w:rFonts w:ascii="Cambria Math" w:eastAsia="宋体" w:hAnsi="Cambria Math"/>
                            <w:sz w:val="20"/>
                            <w:szCs w:val="20"/>
                            <w:lang w:eastAsia="en-US"/>
                          </w:rPr>
                          <m:t>1</m:t>
                        </m:r>
                      </m:e>
                    </m:d>
                  </m:sup>
                </m:sSubSup>
                <m:r>
                  <m:rPr>
                    <m:sty m:val="p"/>
                  </m:rPr>
                  <w:rPr>
                    <w:rFonts w:ascii="Cambria Math" w:eastAsia="宋体" w:hAnsi="Cambria Math"/>
                    <w:sz w:val="20"/>
                    <w:szCs w:val="20"/>
                    <w:lang w:eastAsia="en-US"/>
                  </w:rPr>
                  <m:t>,</m:t>
                </m:r>
                <m:sSubSup>
                  <m:sSubSupPr>
                    <m:ctrlPr>
                      <w:rPr>
                        <w:rFonts w:ascii="Cambria Math" w:eastAsia="宋体" w:hAnsi="Cambria Math"/>
                        <w:sz w:val="20"/>
                        <w:szCs w:val="20"/>
                        <w:lang w:eastAsia="en-US"/>
                      </w:rPr>
                    </m:ctrlPr>
                  </m:sSubSupPr>
                  <m:e>
                    <m:r>
                      <w:rPr>
                        <w:rFonts w:ascii="Cambria Math" w:eastAsia="宋体" w:hAnsi="Cambria Math"/>
                        <w:sz w:val="20"/>
                        <w:szCs w:val="20"/>
                        <w:lang w:eastAsia="en-US"/>
                      </w:rPr>
                      <m:t>γ</m:t>
                    </m:r>
                  </m:e>
                  <m:sub>
                    <m:r>
                      <w:rPr>
                        <w:rFonts w:ascii="Cambria Math" w:eastAsia="宋体" w:hAnsi="Cambria Math"/>
                        <w:sz w:val="20"/>
                        <w:szCs w:val="20"/>
                        <w:lang w:eastAsia="en-US"/>
                      </w:rPr>
                      <m:t>l</m:t>
                    </m:r>
                  </m:sub>
                  <m:sup>
                    <m:d>
                      <m:dPr>
                        <m:ctrlPr>
                          <w:rPr>
                            <w:rFonts w:ascii="Cambria Math" w:eastAsia="宋体" w:hAnsi="Cambria Math"/>
                            <w:sz w:val="20"/>
                            <w:szCs w:val="20"/>
                            <w:lang w:eastAsia="en-US"/>
                          </w:rPr>
                        </m:ctrlPr>
                      </m:dPr>
                      <m:e>
                        <m:r>
                          <m:rPr>
                            <m:sty m:val="p"/>
                          </m:rPr>
                          <w:rPr>
                            <w:rFonts w:ascii="Cambria Math" w:eastAsia="宋体" w:hAnsi="Cambria Math"/>
                            <w:sz w:val="20"/>
                            <w:szCs w:val="20"/>
                            <w:lang w:eastAsia="en-US"/>
                          </w:rPr>
                          <m:t>2</m:t>
                        </m:r>
                      </m:e>
                    </m:d>
                  </m:sup>
                </m:sSubSup>
              </m:e>
            </m:d>
          </m:e>
          <m:sup>
            <m:r>
              <m:rPr>
                <m:sty m:val="p"/>
              </m:rPr>
              <w:rPr>
                <w:rFonts w:ascii="Cambria Math" w:eastAsia="宋体" w:hAnsi="Cambria Math"/>
                <w:sz w:val="20"/>
                <w:szCs w:val="20"/>
                <w:lang w:eastAsia="en-US"/>
              </w:rPr>
              <m:t>T</m:t>
            </m:r>
          </m:sup>
        </m:sSup>
      </m:oMath>
      <w:r w:rsidRPr="000B4378">
        <w:rPr>
          <w:rFonts w:eastAsia="宋体" w:hint="eastAsia"/>
          <w:sz w:val="20"/>
          <w:szCs w:val="20"/>
        </w:rPr>
        <w:t xml:space="preserve"> </w:t>
      </w:r>
      <m:oMath>
        <m:r>
          <m:rPr>
            <m:sty m:val="p"/>
          </m:rPr>
          <w:rPr>
            <w:rFonts w:ascii="Cambria Math" w:eastAsia="宋体" w:hAnsi="Cambria Math" w:hint="eastAsia"/>
            <w:sz w:val="20"/>
            <w:szCs w:val="20"/>
          </w:rPr>
          <m:t>∈</m:t>
        </m:r>
        <m:sSup>
          <m:sSupPr>
            <m:ctrlPr>
              <w:rPr>
                <w:rFonts w:ascii="Cambria Math" w:eastAsia="宋体" w:hAnsi="Cambria Math"/>
                <w:i/>
                <w:sz w:val="20"/>
                <w:szCs w:val="20"/>
              </w:rPr>
            </m:ctrlPr>
          </m:sSupPr>
          <m:e>
            <m:r>
              <w:rPr>
                <w:rFonts w:ascii="Cambria Math" w:eastAsia="宋体" w:hAnsi="Cambria Math"/>
                <w:sz w:val="20"/>
                <w:szCs w:val="20"/>
              </w:rPr>
              <m:t>R</m:t>
            </m:r>
            <m:ctrlPr>
              <w:rPr>
                <w:rFonts w:ascii="Cambria Math" w:eastAsia="宋体" w:hAnsi="Cambria Math"/>
                <w:sz w:val="20"/>
                <w:szCs w:val="20"/>
              </w:rPr>
            </m:ctrlPr>
          </m:e>
          <m:sup>
            <m:r>
              <w:rPr>
                <w:rFonts w:ascii="Cambria Math" w:eastAsia="宋体" w:hAnsi="Cambria Math"/>
                <w:sz w:val="20"/>
                <w:szCs w:val="20"/>
              </w:rPr>
              <m:t>3</m:t>
            </m:r>
            <m:r>
              <m:rPr>
                <m:sty m:val="p"/>
              </m:rPr>
              <w:rPr>
                <w:rFonts w:ascii="Cambria Math" w:eastAsia="宋体" w:hAnsi="Cambria Math" w:hint="eastAsia"/>
                <w:sz w:val="20"/>
                <w:szCs w:val="20"/>
              </w:rPr>
              <m:t>×</m:t>
            </m:r>
            <m:r>
              <w:rPr>
                <w:rFonts w:ascii="Cambria Math" w:eastAsia="宋体" w:hAnsi="Cambria Math"/>
                <w:sz w:val="20"/>
                <w:szCs w:val="20"/>
              </w:rPr>
              <m:t>1</m:t>
            </m:r>
          </m:sup>
        </m:sSup>
      </m:oMath>
      <w:r w:rsidR="00A20ED4">
        <w:rPr>
          <w:rFonts w:eastAsia="宋体" w:hint="eastAsia"/>
          <w:sz w:val="20"/>
          <w:szCs w:val="20"/>
        </w:rPr>
        <w:t xml:space="preserve"> </w:t>
      </w:r>
      <w:r w:rsidR="00A20ED4">
        <w:rPr>
          <w:rFonts w:eastAsia="宋体"/>
          <w:sz w:val="20"/>
          <w:szCs w:val="20"/>
        </w:rPr>
        <w:t>is</w:t>
      </w:r>
      <w:r w:rsidR="00A20ED4" w:rsidRPr="000B4378">
        <w:rPr>
          <w:rFonts w:eastAsia="宋体"/>
          <w:sz w:val="20"/>
          <w:szCs w:val="20"/>
        </w:rPr>
        <w:t xml:space="preserve"> </w:t>
      </w:r>
      <w:r w:rsidR="001006D4">
        <w:rPr>
          <w:rFonts w:eastAsia="宋体"/>
          <w:sz w:val="20"/>
          <w:szCs w:val="20"/>
        </w:rPr>
        <w:t>the vector of model</w:t>
      </w:r>
      <w:r w:rsidR="00D57E54">
        <w:rPr>
          <w:rFonts w:eastAsia="宋体"/>
          <w:sz w:val="20"/>
          <w:szCs w:val="20"/>
        </w:rPr>
        <w:t xml:space="preserve"> </w:t>
      </w:r>
      <w:proofErr w:type="gramStart"/>
      <w:r w:rsidRPr="000B4378">
        <w:rPr>
          <w:rFonts w:eastAsia="宋体"/>
          <w:sz w:val="20"/>
          <w:szCs w:val="20"/>
        </w:rPr>
        <w:t>parameters.</w:t>
      </w:r>
      <w:bookmarkEnd w:id="12"/>
      <w:proofErr w:type="gramEnd"/>
    </w:p>
    <w:p w14:paraId="0B9ECECD" w14:textId="2C904D8A" w:rsidR="00802B39" w:rsidRPr="00875757" w:rsidRDefault="00254F7C" w:rsidP="00875757">
      <w:pPr>
        <w:ind w:firstLineChars="100" w:firstLine="200"/>
        <w:jc w:val="both"/>
        <w:rPr>
          <w:rFonts w:eastAsia="宋体"/>
          <w:sz w:val="20"/>
          <w:szCs w:val="20"/>
        </w:rPr>
      </w:pPr>
      <w:r w:rsidRPr="000B4378">
        <w:rPr>
          <w:rFonts w:eastAsia="宋体"/>
          <w:sz w:val="20"/>
          <w:szCs w:val="20"/>
        </w:rPr>
        <w:t xml:space="preserve">Since HI represents the </w:t>
      </w:r>
      <w:r w:rsidR="006D64C6">
        <w:rPr>
          <w:rFonts w:eastAsia="宋体"/>
          <w:sz w:val="20"/>
          <w:szCs w:val="20"/>
        </w:rPr>
        <w:t>health status</w:t>
      </w:r>
      <w:r w:rsidRPr="000B4378">
        <w:rPr>
          <w:rFonts w:eastAsia="宋体"/>
          <w:sz w:val="20"/>
          <w:szCs w:val="20"/>
        </w:rPr>
        <w:t xml:space="preserve"> of each unit, we</w:t>
      </w:r>
      <w:r w:rsidR="00B80584" w:rsidRPr="000B4378">
        <w:rPr>
          <w:rFonts w:eastAsia="宋体"/>
          <w:sz w:val="20"/>
          <w:szCs w:val="20"/>
        </w:rPr>
        <w:t xml:space="preserve"> design HI by setting the </w:t>
      </w:r>
      <w:bookmarkStart w:id="13" w:name="OLE_LINK1"/>
      <w:bookmarkStart w:id="14" w:name="OLE_LINK2"/>
      <w:r w:rsidR="00B80584" w:rsidRPr="000B4378">
        <w:rPr>
          <w:rFonts w:eastAsia="宋体"/>
          <w:sz w:val="20"/>
          <w:szCs w:val="20"/>
        </w:rPr>
        <w:t>weight coefficient</w:t>
      </w:r>
      <w:bookmarkEnd w:id="13"/>
      <w:bookmarkEnd w:id="14"/>
      <w:r w:rsidR="00B80584" w:rsidRPr="000B4378">
        <w:rPr>
          <w:rFonts w:eastAsia="宋体"/>
          <w:sz w:val="20"/>
          <w:szCs w:val="20"/>
        </w:rPr>
        <w:t xml:space="preserve"> </w:t>
      </w:r>
      <m:oMath>
        <m:r>
          <m:rPr>
            <m:sty m:val="b"/>
          </m:rPr>
          <w:rPr>
            <w:rFonts w:ascii="Cambria Math" w:eastAsia="宋体" w:hAnsi="Cambria Math"/>
            <w:sz w:val="20"/>
            <w:szCs w:val="20"/>
          </w:rPr>
          <m:t>w</m:t>
        </m:r>
        <m:r>
          <m:rPr>
            <m:sty m:val="p"/>
          </m:rPr>
          <w:rPr>
            <w:rFonts w:ascii="Cambria Math" w:eastAsia="宋体" w:hAnsi="Cambria Math" w:hint="eastAsia"/>
            <w:sz w:val="20"/>
            <w:szCs w:val="20"/>
          </w:rPr>
          <m:t>∈</m:t>
        </m:r>
        <m:sSup>
          <m:sSupPr>
            <m:ctrlPr>
              <w:rPr>
                <w:rFonts w:ascii="Cambria Math" w:eastAsia="宋体" w:hAnsi="Cambria Math"/>
                <w:i/>
                <w:sz w:val="20"/>
                <w:szCs w:val="20"/>
              </w:rPr>
            </m:ctrlPr>
          </m:sSupPr>
          <m:e>
            <m:r>
              <w:rPr>
                <w:rFonts w:ascii="Cambria Math" w:eastAsia="宋体" w:hAnsi="Cambria Math"/>
                <w:sz w:val="20"/>
                <w:szCs w:val="20"/>
              </w:rPr>
              <m:t>R</m:t>
            </m:r>
            <m:ctrlPr>
              <w:rPr>
                <w:rFonts w:ascii="Cambria Math" w:eastAsia="宋体" w:hAnsi="Cambria Math"/>
                <w:sz w:val="20"/>
                <w:szCs w:val="20"/>
              </w:rPr>
            </m:ctrlPr>
          </m:e>
          <m:sup>
            <m:r>
              <w:rPr>
                <w:rFonts w:ascii="Cambria Math" w:eastAsia="宋体" w:hAnsi="Cambria Math"/>
                <w:sz w:val="20"/>
                <w:szCs w:val="20"/>
              </w:rPr>
              <m:t>m</m:t>
            </m:r>
            <m:r>
              <m:rPr>
                <m:sty m:val="p"/>
              </m:rPr>
              <w:rPr>
                <w:rFonts w:ascii="Cambria Math" w:eastAsia="宋体" w:hAnsi="Cambria Math" w:hint="eastAsia"/>
                <w:sz w:val="20"/>
                <w:szCs w:val="20"/>
              </w:rPr>
              <m:t>×</m:t>
            </m:r>
            <m:r>
              <w:rPr>
                <w:rFonts w:ascii="Cambria Math" w:eastAsia="宋体" w:hAnsi="Cambria Math"/>
                <w:sz w:val="20"/>
                <w:szCs w:val="20"/>
              </w:rPr>
              <m:t>1</m:t>
            </m:r>
          </m:sup>
        </m:sSup>
      </m:oMath>
      <w:r w:rsidR="00E45591" w:rsidRPr="000B4378">
        <w:rPr>
          <w:rFonts w:eastAsia="宋体" w:hint="eastAsia"/>
          <w:sz w:val="20"/>
          <w:szCs w:val="20"/>
        </w:rPr>
        <w:t xml:space="preserve"> </w:t>
      </w:r>
      <w:r w:rsidR="00B80584" w:rsidRPr="000B4378">
        <w:rPr>
          <w:rFonts w:eastAsia="宋体"/>
          <w:sz w:val="20"/>
          <w:szCs w:val="20"/>
        </w:rPr>
        <w:t xml:space="preserve">to </w:t>
      </w:r>
      <w:r w:rsidRPr="000B4378">
        <w:rPr>
          <w:rFonts w:eastAsia="宋体"/>
          <w:sz w:val="20"/>
          <w:szCs w:val="20"/>
        </w:rPr>
        <w:t xml:space="preserve">linearly superimpose </w:t>
      </w:r>
      <m:oMath>
        <m:sSub>
          <m:sSubPr>
            <m:ctrlPr>
              <w:rPr>
                <w:rFonts w:ascii="Cambria Math" w:eastAsia="宋体" w:hAnsi="Cambria Math"/>
                <w:sz w:val="20"/>
                <w:szCs w:val="20"/>
              </w:rPr>
            </m:ctrlPr>
          </m:sSubPr>
          <m:e>
            <m:r>
              <m:rPr>
                <m:sty m:val="b"/>
              </m:rPr>
              <w:rPr>
                <w:rFonts w:ascii="Cambria Math" w:eastAsia="宋体" w:hAnsi="Cambria Math"/>
                <w:sz w:val="20"/>
                <w:szCs w:val="20"/>
              </w:rPr>
              <m:t>x</m:t>
            </m:r>
          </m:e>
          <m:sub>
            <m:r>
              <w:rPr>
                <w:rFonts w:ascii="Cambria Math" w:eastAsia="宋体" w:hAnsi="Cambria Math"/>
                <w:sz w:val="20"/>
                <w:szCs w:val="20"/>
              </w:rPr>
              <m:t>l</m:t>
            </m:r>
          </m:sub>
        </m:sSub>
        <m:d>
          <m:dPr>
            <m:ctrlPr>
              <w:rPr>
                <w:rFonts w:ascii="Cambria Math" w:eastAsia="宋体" w:hAnsi="Cambria Math"/>
                <w:sz w:val="20"/>
                <w:szCs w:val="20"/>
              </w:rPr>
            </m:ctrlPr>
          </m:dPr>
          <m:e>
            <m:r>
              <w:rPr>
                <w:rFonts w:ascii="Cambria Math" w:eastAsia="宋体" w:hAnsi="Cambria Math"/>
                <w:sz w:val="20"/>
                <w:szCs w:val="20"/>
              </w:rPr>
              <m:t>t</m:t>
            </m:r>
          </m:e>
        </m:d>
        <m:r>
          <w:rPr>
            <w:rFonts w:ascii="Cambria Math" w:eastAsia="宋体" w:hAnsi="Cambria Math"/>
            <w:sz w:val="20"/>
            <w:szCs w:val="20"/>
          </w:rPr>
          <m:t xml:space="preserve"> </m:t>
        </m:r>
      </m:oMath>
      <w:r w:rsidR="00F443BD">
        <w:rPr>
          <w:rFonts w:eastAsia="宋体" w:hint="eastAsia"/>
          <w:sz w:val="20"/>
          <w:szCs w:val="20"/>
        </w:rPr>
        <w:t>foll</w:t>
      </w:r>
      <w:r w:rsidR="00F443BD">
        <w:rPr>
          <w:rFonts w:eastAsia="宋体"/>
          <w:sz w:val="20"/>
          <w:szCs w:val="20"/>
        </w:rPr>
        <w:t>owing [24]</w:t>
      </w:r>
      <w:r w:rsidRPr="000B4378">
        <w:rPr>
          <w:rFonts w:eastAsia="宋体" w:hint="eastAsia"/>
          <w:sz w:val="20"/>
          <w:szCs w:val="20"/>
        </w:rPr>
        <w:t>,</w:t>
      </w:r>
      <w:r w:rsidRPr="000B4378">
        <w:rPr>
          <w:rFonts w:eastAsia="宋体"/>
          <w:sz w:val="20"/>
          <w:szCs w:val="20"/>
        </w:rPr>
        <w:t xml:space="preserve"> </w:t>
      </w:r>
      <w:r w:rsidR="006D64C6">
        <w:rPr>
          <w:rFonts w:eastAsia="宋体"/>
          <w:sz w:val="20"/>
          <w:szCs w:val="20"/>
        </w:rPr>
        <w:t xml:space="preserve">and </w:t>
      </w:r>
      <w:r w:rsidR="00925FD5" w:rsidRPr="000B4378">
        <w:rPr>
          <w:rFonts w:eastAsia="宋体"/>
          <w:sz w:val="20"/>
          <w:szCs w:val="20"/>
        </w:rPr>
        <w:t>thus</w:t>
      </w:r>
      <w:r w:rsidRPr="000B4378">
        <w:rPr>
          <w:rFonts w:eastAsia="宋体"/>
          <w:sz w:val="20"/>
          <w:szCs w:val="20"/>
        </w:rPr>
        <w:t xml:space="preserve"> </w:t>
      </w:r>
      <m:oMath>
        <m:sSub>
          <m:sSubPr>
            <m:ctrlPr>
              <w:rPr>
                <w:rFonts w:ascii="Cambria Math" w:eastAsia="宋体" w:hAnsi="Cambria Math"/>
                <w:i/>
                <w:sz w:val="20"/>
                <w:szCs w:val="20"/>
              </w:rPr>
            </m:ctrlPr>
          </m:sSubPr>
          <m:e>
            <m:r>
              <w:rPr>
                <w:rFonts w:ascii="Cambria Math" w:eastAsia="宋体" w:hAnsi="Cambria Math"/>
                <w:sz w:val="20"/>
                <w:szCs w:val="20"/>
              </w:rPr>
              <m:t>h</m:t>
            </m:r>
          </m:e>
          <m:sub>
            <m:r>
              <w:rPr>
                <w:rFonts w:ascii="Cambria Math" w:eastAsia="宋体" w:hAnsi="Cambria Math"/>
                <w:sz w:val="20"/>
                <w:szCs w:val="20"/>
              </w:rPr>
              <m:t>l</m:t>
            </m:r>
          </m:sub>
        </m:sSub>
        <m:d>
          <m:dPr>
            <m:ctrlPr>
              <w:rPr>
                <w:rFonts w:ascii="Cambria Math" w:eastAsia="宋体" w:hAnsi="Cambria Math"/>
                <w:i/>
                <w:sz w:val="20"/>
                <w:szCs w:val="20"/>
              </w:rPr>
            </m:ctrlPr>
          </m:dPr>
          <m:e>
            <m:r>
              <w:rPr>
                <w:rFonts w:ascii="Cambria Math" w:eastAsia="宋体" w:hAnsi="Cambria Math"/>
                <w:sz w:val="20"/>
                <w:szCs w:val="20"/>
              </w:rPr>
              <m:t>t</m:t>
            </m:r>
          </m:e>
        </m:d>
      </m:oMath>
      <w:r w:rsidR="00EF216C" w:rsidRPr="000B4378">
        <w:rPr>
          <w:rFonts w:eastAsia="宋体" w:hint="eastAsia"/>
          <w:sz w:val="20"/>
          <w:szCs w:val="20"/>
        </w:rPr>
        <w:t xml:space="preserve"> </w:t>
      </w:r>
      <w:r w:rsidR="008248B9" w:rsidRPr="000B4378">
        <w:rPr>
          <w:rFonts w:eastAsia="宋体"/>
          <w:sz w:val="20"/>
          <w:szCs w:val="20"/>
        </w:rPr>
        <w:t xml:space="preserve">can be </w:t>
      </w:r>
      <w:r w:rsidR="00925FD5" w:rsidRPr="000B4378">
        <w:rPr>
          <w:rFonts w:eastAsia="宋体"/>
          <w:sz w:val="20"/>
          <w:szCs w:val="20"/>
        </w:rPr>
        <w:t>represented</w:t>
      </w:r>
      <w:r w:rsidR="008248B9" w:rsidRPr="000B4378">
        <w:rPr>
          <w:rFonts w:eastAsia="宋体"/>
          <w:sz w:val="20"/>
          <w:szCs w:val="20"/>
        </w:rPr>
        <w:t xml:space="preserve"> </w:t>
      </w:r>
      <w:r w:rsidR="00925FD5" w:rsidRPr="000B4378">
        <w:rPr>
          <w:rFonts w:eastAsia="宋体"/>
          <w:sz w:val="20"/>
          <w:szCs w:val="20"/>
        </w:rPr>
        <w:t>as</w:t>
      </w:r>
      <w:r w:rsidR="008248B9" w:rsidRPr="000B4378">
        <w:rPr>
          <w:rFonts w:eastAsia="宋体"/>
          <w:sz w:val="20"/>
          <w:szCs w:val="20"/>
        </w:rPr>
        <w:t xml:space="preserve"> </w:t>
      </w:r>
    </w:p>
    <w:p w14:paraId="4BC4375C" w14:textId="77777777" w:rsidR="008248B9" w:rsidRPr="000B4378" w:rsidRDefault="008248B9" w:rsidP="00FF3DE2">
      <w:pPr>
        <w:rPr>
          <w:rFonts w:eastAsia="宋体"/>
          <w:sz w:val="20"/>
          <w:szCs w:val="20"/>
        </w:rPr>
      </w:pPr>
    </w:p>
    <w:p w14:paraId="62B04D01" w14:textId="5E4F60C9" w:rsidR="008248B9" w:rsidRPr="000B4378" w:rsidRDefault="00BB5F27" w:rsidP="002E3720">
      <w:pPr>
        <w:ind w:firstLineChars="600" w:firstLine="1200"/>
        <w:jc w:val="right"/>
        <w:rPr>
          <w:rFonts w:eastAsia="宋体"/>
          <w:sz w:val="20"/>
          <w:szCs w:val="20"/>
        </w:rPr>
      </w:pPr>
      <m:oMath>
        <m:sSub>
          <m:sSubPr>
            <m:ctrlPr>
              <w:rPr>
                <w:rFonts w:ascii="Cambria Math" w:eastAsia="宋体" w:hAnsi="Cambria Math"/>
                <w:i/>
                <w:sz w:val="20"/>
                <w:szCs w:val="20"/>
              </w:rPr>
            </m:ctrlPr>
          </m:sSubPr>
          <m:e>
            <m:r>
              <w:rPr>
                <w:rFonts w:ascii="Cambria Math" w:eastAsia="宋体" w:hAnsi="Cambria Math"/>
                <w:sz w:val="20"/>
                <w:szCs w:val="20"/>
              </w:rPr>
              <m:t>h</m:t>
            </m:r>
          </m:e>
          <m:sub>
            <m:r>
              <w:rPr>
                <w:rFonts w:ascii="Cambria Math" w:eastAsia="宋体" w:hAnsi="Cambria Math"/>
                <w:sz w:val="20"/>
                <w:szCs w:val="20"/>
              </w:rPr>
              <m:t>l</m:t>
            </m:r>
          </m:sub>
        </m:sSub>
        <m:d>
          <m:dPr>
            <m:ctrlPr>
              <w:rPr>
                <w:rFonts w:ascii="Cambria Math" w:eastAsia="宋体" w:hAnsi="Cambria Math"/>
                <w:i/>
                <w:sz w:val="20"/>
                <w:szCs w:val="20"/>
              </w:rPr>
            </m:ctrlPr>
          </m:dPr>
          <m:e>
            <m:r>
              <w:rPr>
                <w:rFonts w:ascii="Cambria Math" w:eastAsia="宋体" w:hAnsi="Cambria Math"/>
                <w:sz w:val="20"/>
                <w:szCs w:val="20"/>
              </w:rPr>
              <m:t>t</m:t>
            </m:r>
          </m:e>
        </m:d>
        <m:r>
          <w:rPr>
            <w:rFonts w:ascii="Cambria Math" w:eastAsia="宋体" w:hAnsi="Cambria Math"/>
            <w:sz w:val="20"/>
            <w:szCs w:val="20"/>
          </w:rPr>
          <m:t>=</m:t>
        </m:r>
        <m:r>
          <m:rPr>
            <m:sty m:val="p"/>
          </m:rPr>
          <w:rPr>
            <w:rFonts w:ascii="Cambria Math" w:eastAsia="宋体" w:hAnsi="Cambria Math"/>
            <w:sz w:val="20"/>
            <w:szCs w:val="20"/>
          </w:rPr>
          <m:t>z</m:t>
        </m:r>
        <m:d>
          <m:dPr>
            <m:ctrlPr>
              <w:rPr>
                <w:rFonts w:ascii="Cambria Math" w:eastAsia="宋体" w:hAnsi="Cambria Math"/>
                <w:sz w:val="20"/>
                <w:szCs w:val="20"/>
              </w:rPr>
            </m:ctrlPr>
          </m:dPr>
          <m:e>
            <m:sSub>
              <m:sSubPr>
                <m:ctrlPr>
                  <w:rPr>
                    <w:rFonts w:ascii="Cambria Math" w:eastAsia="宋体" w:hAnsi="Cambria Math"/>
                    <w:i/>
                    <w:sz w:val="20"/>
                    <w:szCs w:val="20"/>
                  </w:rPr>
                </m:ctrlPr>
              </m:sSubPr>
              <m:e>
                <m:r>
                  <m:rPr>
                    <m:sty m:val="b"/>
                  </m:rPr>
                  <w:rPr>
                    <w:rFonts w:ascii="Cambria Math" w:eastAsia="宋体" w:hAnsi="Cambria Math"/>
                    <w:sz w:val="20"/>
                    <w:szCs w:val="20"/>
                  </w:rPr>
                  <m:t>x</m:t>
                </m:r>
                <m:ctrlPr>
                  <w:rPr>
                    <w:rFonts w:ascii="Cambria Math" w:eastAsia="宋体" w:hAnsi="Cambria Math"/>
                    <w:b/>
                    <w:i/>
                    <w:sz w:val="20"/>
                    <w:szCs w:val="20"/>
                  </w:rPr>
                </m:ctrlPr>
              </m:e>
              <m:sub>
                <m:r>
                  <w:rPr>
                    <w:rFonts w:ascii="Cambria Math" w:eastAsia="宋体" w:hAnsi="Cambria Math"/>
                    <w:sz w:val="20"/>
                    <w:szCs w:val="20"/>
                  </w:rPr>
                  <m:t>l</m:t>
                </m:r>
              </m:sub>
            </m:sSub>
            <m:d>
              <m:dPr>
                <m:ctrlPr>
                  <w:rPr>
                    <w:rFonts w:ascii="Cambria Math" w:eastAsia="宋体" w:hAnsi="Cambria Math"/>
                    <w:sz w:val="20"/>
                    <w:szCs w:val="20"/>
                  </w:rPr>
                </m:ctrlPr>
              </m:dPr>
              <m:e>
                <m:r>
                  <w:rPr>
                    <w:rFonts w:ascii="Cambria Math" w:eastAsia="宋体" w:hAnsi="Cambria Math"/>
                    <w:sz w:val="20"/>
                    <w:szCs w:val="20"/>
                  </w:rPr>
                  <m:t>t</m:t>
                </m:r>
                <m:ctrlPr>
                  <w:rPr>
                    <w:rFonts w:ascii="Cambria Math" w:eastAsia="宋体" w:hAnsi="Cambria Math"/>
                    <w:i/>
                    <w:sz w:val="20"/>
                    <w:szCs w:val="20"/>
                  </w:rPr>
                </m:ctrlPr>
              </m:e>
            </m:d>
            <m:ctrlPr>
              <w:rPr>
                <w:rFonts w:ascii="Cambria Math" w:eastAsia="宋体" w:hAnsi="Cambria Math"/>
                <w:i/>
                <w:sz w:val="20"/>
                <w:szCs w:val="20"/>
              </w:rPr>
            </m:ctrlPr>
          </m:e>
        </m:d>
        <m:r>
          <w:rPr>
            <w:rFonts w:ascii="Cambria Math" w:eastAsia="宋体" w:hAnsi="Cambria Math"/>
            <w:sz w:val="20"/>
            <w:szCs w:val="20"/>
          </w:rPr>
          <m:t>=</m:t>
        </m:r>
        <m:sSub>
          <m:sSubPr>
            <m:ctrlPr>
              <w:rPr>
                <w:rFonts w:ascii="Cambria Math" w:eastAsia="宋体" w:hAnsi="Cambria Math"/>
                <w:sz w:val="20"/>
                <w:szCs w:val="20"/>
              </w:rPr>
            </m:ctrlPr>
          </m:sSubPr>
          <m:e>
            <m:r>
              <m:rPr>
                <m:sty m:val="b"/>
              </m:rPr>
              <w:rPr>
                <w:rFonts w:ascii="Cambria Math" w:eastAsia="宋体" w:hAnsi="Cambria Math"/>
                <w:sz w:val="20"/>
                <w:szCs w:val="20"/>
              </w:rPr>
              <m:t>x</m:t>
            </m:r>
          </m:e>
          <m:sub>
            <m:r>
              <w:rPr>
                <w:rFonts w:ascii="Cambria Math" w:eastAsia="宋体" w:hAnsi="Cambria Math"/>
                <w:sz w:val="20"/>
                <w:szCs w:val="20"/>
              </w:rPr>
              <m:t>l</m:t>
            </m:r>
          </m:sub>
        </m:sSub>
        <m:d>
          <m:dPr>
            <m:ctrlPr>
              <w:rPr>
                <w:rFonts w:ascii="Cambria Math" w:eastAsia="宋体" w:hAnsi="Cambria Math"/>
                <w:sz w:val="20"/>
                <w:szCs w:val="20"/>
              </w:rPr>
            </m:ctrlPr>
          </m:dPr>
          <m:e>
            <m:r>
              <w:rPr>
                <w:rFonts w:ascii="Cambria Math" w:eastAsia="宋体" w:hAnsi="Cambria Math"/>
                <w:sz w:val="20"/>
                <w:szCs w:val="20"/>
              </w:rPr>
              <m:t>t</m:t>
            </m:r>
          </m:e>
        </m:d>
        <m:r>
          <m:rPr>
            <m:sty m:val="b"/>
          </m:rPr>
          <w:rPr>
            <w:rFonts w:ascii="Cambria Math" w:eastAsia="宋体" w:hAnsi="Cambria Math"/>
            <w:sz w:val="20"/>
            <w:szCs w:val="20"/>
          </w:rPr>
          <m:t>w</m:t>
        </m:r>
      </m:oMath>
      <w:proofErr w:type="gramStart"/>
      <w:r w:rsidR="0007535E">
        <w:rPr>
          <w:rFonts w:eastAsia="宋体"/>
          <w:bCs/>
          <w:sz w:val="20"/>
          <w:szCs w:val="20"/>
        </w:rPr>
        <w:t>,</w:t>
      </w:r>
      <w:r w:rsidR="002E3720" w:rsidRPr="000B4378">
        <w:rPr>
          <w:rFonts w:eastAsia="宋体"/>
          <w:b/>
          <w:sz w:val="20"/>
          <w:szCs w:val="20"/>
        </w:rPr>
        <w:t xml:space="preserve">   </w:t>
      </w:r>
      <w:proofErr w:type="gramEnd"/>
      <w:r w:rsidR="002E3720" w:rsidRPr="000B4378">
        <w:rPr>
          <w:rFonts w:eastAsia="宋体"/>
          <w:b/>
          <w:sz w:val="20"/>
          <w:szCs w:val="20"/>
        </w:rPr>
        <w:t xml:space="preserve">                       </w:t>
      </w:r>
      <w:r w:rsidR="002E3720" w:rsidRPr="000B4378">
        <w:rPr>
          <w:rFonts w:eastAsia="宋体" w:hint="eastAsia"/>
          <w:bCs/>
          <w:sz w:val="20"/>
          <w:szCs w:val="20"/>
        </w:rPr>
        <w:t>(</w:t>
      </w:r>
      <w:r w:rsidR="002E3720" w:rsidRPr="000B4378">
        <w:rPr>
          <w:rFonts w:eastAsia="宋体"/>
          <w:bCs/>
          <w:sz w:val="20"/>
          <w:szCs w:val="20"/>
        </w:rPr>
        <w:t>6)</w:t>
      </w:r>
    </w:p>
    <w:p w14:paraId="06B4EBF8" w14:textId="77777777" w:rsidR="007B59F3" w:rsidRPr="000B4378" w:rsidRDefault="007B59F3" w:rsidP="00A7631F">
      <w:pPr>
        <w:jc w:val="both"/>
        <w:rPr>
          <w:rFonts w:eastAsia="宋体"/>
          <w:sz w:val="20"/>
          <w:szCs w:val="20"/>
        </w:rPr>
      </w:pPr>
    </w:p>
    <w:p w14:paraId="740A0B22" w14:textId="6628B349" w:rsidR="00093B13" w:rsidRPr="000B4378" w:rsidRDefault="0007535E" w:rsidP="00A7631F">
      <w:pPr>
        <w:jc w:val="both"/>
        <w:rPr>
          <w:rFonts w:eastAsia="宋体"/>
          <w:sz w:val="20"/>
          <w:szCs w:val="20"/>
        </w:rPr>
      </w:pPr>
      <w:r>
        <w:rPr>
          <w:rFonts w:eastAsia="宋体"/>
          <w:sz w:val="20"/>
          <w:szCs w:val="20"/>
        </w:rPr>
        <w:t xml:space="preserve">where </w:t>
      </w:r>
      <m:oMath>
        <m:sSub>
          <m:sSubPr>
            <m:ctrlPr>
              <w:rPr>
                <w:rFonts w:ascii="Cambria Math" w:eastAsia="宋体" w:hAnsi="Cambria Math"/>
                <w:i/>
                <w:sz w:val="20"/>
                <w:szCs w:val="20"/>
              </w:rPr>
            </m:ctrlPr>
          </m:sSubPr>
          <m:e>
            <m:r>
              <w:rPr>
                <w:rFonts w:ascii="Cambria Math" w:eastAsia="宋体" w:hAnsi="Cambria Math"/>
                <w:sz w:val="20"/>
                <w:szCs w:val="20"/>
              </w:rPr>
              <m:t>h</m:t>
            </m:r>
          </m:e>
          <m:sub>
            <m:r>
              <w:rPr>
                <w:rFonts w:ascii="Cambria Math" w:eastAsia="宋体" w:hAnsi="Cambria Math"/>
                <w:sz w:val="20"/>
                <w:szCs w:val="20"/>
              </w:rPr>
              <m:t>l</m:t>
            </m:r>
          </m:sub>
        </m:sSub>
        <m:d>
          <m:dPr>
            <m:ctrlPr>
              <w:rPr>
                <w:rFonts w:ascii="Cambria Math" w:eastAsia="宋体" w:hAnsi="Cambria Math"/>
                <w:i/>
                <w:sz w:val="20"/>
                <w:szCs w:val="20"/>
              </w:rPr>
            </m:ctrlPr>
          </m:dPr>
          <m:e>
            <m:r>
              <w:rPr>
                <w:rFonts w:ascii="Cambria Math" w:eastAsia="宋体" w:hAnsi="Cambria Math"/>
                <w:sz w:val="20"/>
                <w:szCs w:val="20"/>
              </w:rPr>
              <m:t>t</m:t>
            </m:r>
          </m:e>
        </m:d>
      </m:oMath>
      <w:r>
        <w:rPr>
          <w:rFonts w:eastAsia="宋体" w:hint="eastAsia"/>
          <w:sz w:val="20"/>
          <w:szCs w:val="20"/>
        </w:rPr>
        <w:t xml:space="preserve"> </w:t>
      </w:r>
      <w:r>
        <w:rPr>
          <w:rFonts w:eastAsia="宋体"/>
          <w:sz w:val="20"/>
          <w:szCs w:val="20"/>
        </w:rPr>
        <w:t xml:space="preserve">is the HI at </w:t>
      </w:r>
      <w:r w:rsidRPr="0007535E">
        <w:rPr>
          <w:rFonts w:eastAsia="宋体"/>
          <w:sz w:val="20"/>
          <w:szCs w:val="20"/>
        </w:rPr>
        <w:t xml:space="preserve">time </w:t>
      </w:r>
      <m:oMath>
        <m:r>
          <w:rPr>
            <w:rFonts w:ascii="Cambria Math" w:eastAsia="宋体" w:hAnsi="Cambria Math"/>
            <w:sz w:val="20"/>
            <w:szCs w:val="20"/>
          </w:rPr>
          <m:t>t</m:t>
        </m:r>
      </m:oMath>
      <w:r>
        <w:rPr>
          <w:rFonts w:eastAsia="宋体" w:hint="eastAsia"/>
          <w:sz w:val="20"/>
          <w:szCs w:val="20"/>
        </w:rPr>
        <w:t>.</w:t>
      </w:r>
      <w:r w:rsidR="007F6EA9">
        <w:rPr>
          <w:rFonts w:eastAsia="宋体"/>
          <w:sz w:val="20"/>
          <w:szCs w:val="20"/>
        </w:rPr>
        <w:t xml:space="preserve"> T</w:t>
      </w:r>
      <w:r w:rsidR="007F6EA9" w:rsidRPr="007F6EA9">
        <w:rPr>
          <w:rFonts w:eastAsia="宋体"/>
          <w:sz w:val="20"/>
          <w:szCs w:val="20"/>
        </w:rPr>
        <w:t xml:space="preserve">he extension to nonlinear fusion functions </w:t>
      </w:r>
      <w:r w:rsidR="007F6EA9">
        <w:rPr>
          <w:rFonts w:eastAsia="宋体"/>
          <w:sz w:val="20"/>
          <w:szCs w:val="20"/>
        </w:rPr>
        <w:t xml:space="preserve">can be implemented by setting kernel functions or developing new models, which will be the focus of future study and omitted here. </w:t>
      </w:r>
      <w:r w:rsidR="004E2FAD">
        <w:rPr>
          <w:rFonts w:eastAsia="宋体"/>
          <w:sz w:val="20"/>
          <w:szCs w:val="20"/>
        </w:rPr>
        <w:t>According to (4), (5) and (6), t</w:t>
      </w:r>
      <w:r w:rsidR="004E2FAD">
        <w:rPr>
          <w:rFonts w:eastAsia="宋体" w:hint="eastAsia"/>
          <w:sz w:val="20"/>
          <w:szCs w:val="20"/>
        </w:rPr>
        <w:t>he</w:t>
      </w:r>
      <w:r w:rsidR="004E2FAD">
        <w:rPr>
          <w:rFonts w:eastAsia="宋体"/>
          <w:sz w:val="20"/>
          <w:szCs w:val="20"/>
        </w:rPr>
        <w:t xml:space="preserve"> relationship among the HI, multiple sensor signals and </w:t>
      </w:r>
      <w:r w:rsidR="004E2FAD" w:rsidRPr="000B4378">
        <w:rPr>
          <w:rFonts w:eastAsia="宋体"/>
          <w:sz w:val="20"/>
          <w:szCs w:val="20"/>
        </w:rPr>
        <w:t xml:space="preserve">degradation </w:t>
      </w:r>
      <w:r w:rsidR="004E2FAD">
        <w:rPr>
          <w:rFonts w:eastAsia="宋体"/>
          <w:sz w:val="20"/>
          <w:szCs w:val="20"/>
        </w:rPr>
        <w:t xml:space="preserve">status </w:t>
      </w:r>
      <w:r w:rsidR="00730857" w:rsidRPr="004E2FAD">
        <w:rPr>
          <w:rFonts w:eastAsia="宋体"/>
          <w:sz w:val="20"/>
          <w:szCs w:val="20"/>
        </w:rPr>
        <w:t xml:space="preserve">of unit </w:t>
      </w:r>
      <m:oMath>
        <m:r>
          <w:rPr>
            <w:rFonts w:ascii="Cambria Math" w:eastAsia="宋体" w:hAnsi="Cambria Math"/>
            <w:sz w:val="20"/>
            <w:szCs w:val="20"/>
          </w:rPr>
          <m:t>l</m:t>
        </m:r>
      </m:oMath>
      <w:r w:rsidR="00730857" w:rsidRPr="004E2FAD">
        <w:rPr>
          <w:rFonts w:eastAsia="宋体" w:hint="eastAsia"/>
          <w:sz w:val="20"/>
          <w:szCs w:val="20"/>
        </w:rPr>
        <w:t xml:space="preserve"> </w:t>
      </w:r>
      <w:r w:rsidR="004D512A" w:rsidRPr="004E2FAD">
        <w:rPr>
          <w:rFonts w:eastAsia="宋体"/>
          <w:sz w:val="20"/>
          <w:szCs w:val="20"/>
        </w:rPr>
        <w:t xml:space="preserve">can be </w:t>
      </w:r>
      <w:r w:rsidR="004E2FAD">
        <w:rPr>
          <w:rFonts w:eastAsia="宋体"/>
          <w:sz w:val="20"/>
          <w:szCs w:val="20"/>
        </w:rPr>
        <w:t>expressed</w:t>
      </w:r>
      <w:r w:rsidR="004E2FAD" w:rsidRPr="004E2FAD">
        <w:rPr>
          <w:rFonts w:eastAsia="宋体"/>
          <w:sz w:val="20"/>
          <w:szCs w:val="20"/>
        </w:rPr>
        <w:t xml:space="preserve"> </w:t>
      </w:r>
      <w:r w:rsidR="00730857" w:rsidRPr="004E2FAD">
        <w:rPr>
          <w:rFonts w:eastAsia="宋体"/>
          <w:sz w:val="20"/>
          <w:szCs w:val="20"/>
        </w:rPr>
        <w:t xml:space="preserve">by a matrix form </w:t>
      </w:r>
      <w:r w:rsidR="004E2FAD">
        <w:rPr>
          <w:rFonts w:eastAsia="宋体"/>
          <w:sz w:val="20"/>
          <w:szCs w:val="20"/>
        </w:rPr>
        <w:t>when</w:t>
      </w:r>
      <w:r w:rsidR="008E3268" w:rsidRPr="004E2FAD">
        <w:rPr>
          <w:rFonts w:eastAsia="宋体"/>
          <w:sz w:val="20"/>
          <w:szCs w:val="20"/>
        </w:rPr>
        <w:t xml:space="preserve"> there are </w:t>
      </w:r>
      <m:oMath>
        <m:sSub>
          <m:sSubPr>
            <m:ctrlPr>
              <w:rPr>
                <w:rFonts w:ascii="Cambria Math" w:eastAsia="宋体" w:hAnsi="Cambria Math"/>
                <w:i/>
                <w:sz w:val="20"/>
                <w:szCs w:val="20"/>
              </w:rPr>
            </m:ctrlPr>
          </m:sSubPr>
          <m:e>
            <m:r>
              <w:rPr>
                <w:rFonts w:ascii="Cambria Math" w:eastAsia="宋体" w:hAnsi="Cambria Math"/>
                <w:sz w:val="20"/>
                <w:szCs w:val="20"/>
              </w:rPr>
              <m:t>n</m:t>
            </m:r>
          </m:e>
          <m:sub>
            <m:r>
              <w:rPr>
                <w:rFonts w:ascii="Cambria Math" w:eastAsia="宋体" w:hAnsi="Cambria Math"/>
                <w:sz w:val="20"/>
                <w:szCs w:val="20"/>
              </w:rPr>
              <m:t>l</m:t>
            </m:r>
          </m:sub>
        </m:sSub>
      </m:oMath>
      <w:r w:rsidR="008E3268" w:rsidRPr="004E2FAD">
        <w:rPr>
          <w:rFonts w:eastAsia="宋体" w:hint="eastAsia"/>
          <w:sz w:val="20"/>
          <w:szCs w:val="20"/>
        </w:rPr>
        <w:t xml:space="preserve"> </w:t>
      </w:r>
      <w:r w:rsidR="008E3268" w:rsidRPr="004E2FAD">
        <w:rPr>
          <w:rFonts w:eastAsia="宋体"/>
          <w:sz w:val="20"/>
          <w:szCs w:val="20"/>
        </w:rPr>
        <w:t xml:space="preserve">observed time points </w:t>
      </w:r>
      <w:r w:rsidR="004D512A" w:rsidRPr="004E2FAD">
        <w:rPr>
          <w:rFonts w:eastAsia="宋体"/>
          <w:sz w:val="20"/>
          <w:szCs w:val="20"/>
        </w:rPr>
        <w:t>as follows:</w:t>
      </w:r>
    </w:p>
    <w:p w14:paraId="70CBB06D" w14:textId="77777777" w:rsidR="00DC5A72" w:rsidRPr="000B4378" w:rsidRDefault="00DC5A72" w:rsidP="00A7631F">
      <w:pPr>
        <w:jc w:val="both"/>
        <w:rPr>
          <w:rFonts w:eastAsia="宋体"/>
          <w:sz w:val="20"/>
          <w:szCs w:val="20"/>
        </w:rPr>
      </w:pPr>
    </w:p>
    <w:p w14:paraId="228A82F1" w14:textId="0AA8EA87" w:rsidR="00B9274B" w:rsidRPr="000B4378" w:rsidRDefault="00BB5F27" w:rsidP="00A7631F">
      <w:pPr>
        <w:jc w:val="right"/>
        <w:rPr>
          <w:rFonts w:eastAsia="宋体"/>
          <w:sz w:val="20"/>
          <w:szCs w:val="20"/>
        </w:rPr>
      </w:pPr>
      <m:oMath>
        <m:sSub>
          <m:sSubPr>
            <m:ctrlPr>
              <w:rPr>
                <w:rFonts w:ascii="Cambria Math" w:eastAsia="宋体" w:hAnsi="Cambria Math"/>
                <w:i/>
                <w:sz w:val="20"/>
                <w:szCs w:val="20"/>
              </w:rPr>
            </m:ctrlPr>
          </m:sSubPr>
          <m:e>
            <m:r>
              <m:rPr>
                <m:sty m:val="b"/>
              </m:rPr>
              <w:rPr>
                <w:rFonts w:ascii="Cambria Math" w:eastAsia="宋体" w:hAnsi="Cambria Math"/>
                <w:sz w:val="20"/>
                <w:szCs w:val="20"/>
              </w:rPr>
              <m:t>h</m:t>
            </m:r>
          </m:e>
          <m:sub>
            <m:r>
              <w:rPr>
                <w:rFonts w:ascii="Cambria Math" w:eastAsia="宋体" w:hAnsi="Cambria Math"/>
                <w:sz w:val="20"/>
                <w:szCs w:val="20"/>
              </w:rPr>
              <m:t>l</m:t>
            </m:r>
          </m:sub>
        </m:sSub>
        <m:r>
          <w:rPr>
            <w:rFonts w:ascii="Cambria Math" w:eastAsia="宋体" w:hAnsi="Cambria Math"/>
            <w:sz w:val="20"/>
            <w:szCs w:val="20"/>
          </w:rPr>
          <m:t>=</m:t>
        </m:r>
        <m:sSub>
          <m:sSubPr>
            <m:ctrlPr>
              <w:rPr>
                <w:rFonts w:ascii="Cambria Math" w:eastAsia="宋体" w:hAnsi="Cambria Math"/>
                <w:sz w:val="20"/>
                <w:szCs w:val="20"/>
              </w:rPr>
            </m:ctrlPr>
          </m:sSubPr>
          <m:e>
            <m:r>
              <m:rPr>
                <m:sty m:val="b"/>
              </m:rPr>
              <w:rPr>
                <w:rFonts w:ascii="Cambria Math" w:eastAsia="宋体" w:hAnsi="Cambria Math"/>
                <w:sz w:val="20"/>
                <w:szCs w:val="20"/>
              </w:rPr>
              <m:t>x</m:t>
            </m:r>
          </m:e>
          <m:sub>
            <m:r>
              <w:rPr>
                <w:rFonts w:ascii="Cambria Math" w:eastAsia="宋体" w:hAnsi="Cambria Math"/>
                <w:sz w:val="20"/>
                <w:szCs w:val="20"/>
              </w:rPr>
              <m:t>l</m:t>
            </m:r>
          </m:sub>
        </m:sSub>
        <m:r>
          <m:rPr>
            <m:sty m:val="b"/>
          </m:rPr>
          <w:rPr>
            <w:rFonts w:ascii="Cambria Math" w:eastAsia="宋体" w:hAnsi="Cambria Math"/>
            <w:sz w:val="20"/>
            <w:szCs w:val="20"/>
          </w:rPr>
          <m:t>w</m:t>
        </m:r>
        <m:r>
          <w:rPr>
            <w:rFonts w:ascii="Cambria Math" w:eastAsia="宋体" w:hAnsi="Cambria Math"/>
            <w:sz w:val="20"/>
            <w:szCs w:val="20"/>
          </w:rPr>
          <m:t>=</m:t>
        </m:r>
        <m:sSub>
          <m:sSubPr>
            <m:ctrlPr>
              <w:rPr>
                <w:rFonts w:ascii="Cambria Math" w:eastAsia="宋体" w:hAnsi="Cambria Math"/>
                <w:i/>
                <w:sz w:val="20"/>
                <w:szCs w:val="20"/>
              </w:rPr>
            </m:ctrlPr>
          </m:sSubPr>
          <m:e>
            <m:r>
              <m:rPr>
                <m:sty m:val="b"/>
              </m:rPr>
              <w:rPr>
                <w:rFonts w:ascii="Cambria Math" w:eastAsia="宋体" w:hAnsi="Cambria Math" w:hint="eastAsia"/>
                <w:sz w:val="20"/>
                <w:szCs w:val="20"/>
              </w:rPr>
              <m:t>Φ</m:t>
            </m:r>
          </m:e>
          <m:sub>
            <m:r>
              <w:rPr>
                <w:rFonts w:ascii="Cambria Math" w:eastAsia="宋体" w:hAnsi="Cambria Math"/>
                <w:sz w:val="20"/>
                <w:szCs w:val="20"/>
              </w:rPr>
              <m:t>l</m:t>
            </m:r>
          </m:sub>
        </m:sSub>
        <m:sSub>
          <m:sSubPr>
            <m:ctrlPr>
              <w:rPr>
                <w:rFonts w:ascii="Cambria Math" w:eastAsia="宋体" w:hAnsi="Cambria Math"/>
                <w:i/>
                <w:sz w:val="20"/>
                <w:szCs w:val="20"/>
              </w:rPr>
            </m:ctrlPr>
          </m:sSubPr>
          <m:e>
            <m:r>
              <m:rPr>
                <m:sty m:val="b"/>
              </m:rPr>
              <w:rPr>
                <w:rFonts w:ascii="Cambria Math" w:eastAsia="宋体" w:hAnsi="Cambria Math" w:hint="eastAsia"/>
                <w:sz w:val="20"/>
                <w:szCs w:val="20"/>
              </w:rPr>
              <m:t>Γ</m:t>
            </m:r>
            <m:ctrlPr>
              <w:rPr>
                <w:rFonts w:ascii="Cambria Math" w:eastAsia="宋体" w:hAnsi="Cambria Math" w:hint="eastAsia"/>
                <w:sz w:val="20"/>
                <w:szCs w:val="20"/>
              </w:rPr>
            </m:ctrlPr>
          </m:e>
          <m:sub>
            <m:r>
              <w:rPr>
                <w:rFonts w:ascii="Cambria Math" w:eastAsia="宋体" w:hAnsi="Cambria Math"/>
                <w:sz w:val="20"/>
                <w:szCs w:val="20"/>
              </w:rPr>
              <m:t>l</m:t>
            </m:r>
          </m:sub>
        </m:sSub>
        <m:r>
          <w:rPr>
            <w:rFonts w:ascii="Cambria Math" w:eastAsia="宋体" w:hAnsi="Cambria Math"/>
            <w:sz w:val="20"/>
            <w:szCs w:val="20"/>
          </w:rPr>
          <m:t>+</m:t>
        </m:r>
        <m:sSub>
          <m:sSubPr>
            <m:ctrlPr>
              <w:rPr>
                <w:rFonts w:ascii="Cambria Math" w:eastAsia="宋体" w:hAnsi="Cambria Math"/>
                <w:i/>
                <w:sz w:val="20"/>
                <w:szCs w:val="20"/>
              </w:rPr>
            </m:ctrlPr>
          </m:sSubPr>
          <m:e>
            <m:r>
              <m:rPr>
                <m:sty m:val="b"/>
              </m:rPr>
              <w:rPr>
                <w:rFonts w:ascii="Cambria Math" w:eastAsia="宋体" w:hAnsi="Cambria Math"/>
                <w:sz w:val="20"/>
                <w:szCs w:val="20"/>
              </w:rPr>
              <m:t>ϵ</m:t>
            </m:r>
          </m:e>
          <m:sub>
            <m:r>
              <w:rPr>
                <w:rFonts w:ascii="Cambria Math" w:eastAsia="宋体" w:hAnsi="Cambria Math"/>
                <w:sz w:val="20"/>
                <w:szCs w:val="20"/>
              </w:rPr>
              <m:t>l</m:t>
            </m:r>
          </m:sub>
        </m:sSub>
      </m:oMath>
      <w:proofErr w:type="gramStart"/>
      <w:r w:rsidR="009A2C86" w:rsidRPr="000B4378">
        <w:rPr>
          <w:rFonts w:eastAsia="宋体" w:hint="eastAsia"/>
          <w:sz w:val="20"/>
          <w:szCs w:val="20"/>
        </w:rPr>
        <w:t>,</w:t>
      </w:r>
      <w:r w:rsidR="009A2C86" w:rsidRPr="000B4378">
        <w:rPr>
          <w:rFonts w:eastAsia="宋体"/>
          <w:sz w:val="20"/>
          <w:szCs w:val="20"/>
        </w:rPr>
        <w:t xml:space="preserve">   </w:t>
      </w:r>
      <w:proofErr w:type="gramEnd"/>
      <w:r w:rsidR="009A2C86" w:rsidRPr="000B4378">
        <w:rPr>
          <w:rFonts w:eastAsia="宋体"/>
          <w:sz w:val="20"/>
          <w:szCs w:val="20"/>
        </w:rPr>
        <w:t xml:space="preserve">                   </w:t>
      </w:r>
      <w:r w:rsidR="004E2FAD">
        <w:rPr>
          <w:rFonts w:eastAsia="宋体"/>
          <w:sz w:val="20"/>
          <w:szCs w:val="20"/>
        </w:rPr>
        <w:t xml:space="preserve"> </w:t>
      </w:r>
      <w:r w:rsidR="009A2C86" w:rsidRPr="000B4378">
        <w:rPr>
          <w:rFonts w:eastAsia="宋体"/>
          <w:sz w:val="20"/>
          <w:szCs w:val="20"/>
        </w:rPr>
        <w:t xml:space="preserve">      (</w:t>
      </w:r>
      <w:r w:rsidR="002E3720" w:rsidRPr="000B4378">
        <w:rPr>
          <w:rFonts w:eastAsia="宋体"/>
          <w:sz w:val="20"/>
          <w:szCs w:val="20"/>
        </w:rPr>
        <w:t>7</w:t>
      </w:r>
      <w:r w:rsidR="009A2C86" w:rsidRPr="000B4378">
        <w:rPr>
          <w:rFonts w:eastAsia="宋体"/>
          <w:sz w:val="20"/>
          <w:szCs w:val="20"/>
        </w:rPr>
        <w:t>)</w:t>
      </w:r>
    </w:p>
    <w:p w14:paraId="23DE260C" w14:textId="77777777" w:rsidR="00991415" w:rsidRPr="000B4378" w:rsidRDefault="00991415" w:rsidP="00A7631F">
      <w:pPr>
        <w:jc w:val="both"/>
        <w:rPr>
          <w:rFonts w:eastAsia="宋体"/>
          <w:sz w:val="20"/>
          <w:szCs w:val="20"/>
        </w:rPr>
      </w:pPr>
    </w:p>
    <w:p w14:paraId="6C895417" w14:textId="6C1766AE" w:rsidR="004A4F82" w:rsidRPr="000B4378" w:rsidRDefault="00991415" w:rsidP="00A7631F">
      <w:pPr>
        <w:jc w:val="both"/>
        <w:rPr>
          <w:rFonts w:eastAsia="宋体"/>
          <w:sz w:val="20"/>
          <w:szCs w:val="20"/>
        </w:rPr>
      </w:pPr>
      <w:r w:rsidRPr="000B4378">
        <w:rPr>
          <w:rFonts w:eastAsia="宋体"/>
          <w:sz w:val="20"/>
          <w:szCs w:val="20"/>
        </w:rPr>
        <w:t xml:space="preserve">where  </w:t>
      </w:r>
      <m:oMath>
        <m:sSub>
          <m:sSubPr>
            <m:ctrlPr>
              <w:rPr>
                <w:rFonts w:ascii="Cambria Math" w:eastAsia="宋体" w:hAnsi="Cambria Math"/>
                <w:i/>
                <w:sz w:val="20"/>
                <w:szCs w:val="20"/>
              </w:rPr>
            </m:ctrlPr>
          </m:sSubPr>
          <m:e>
            <m:r>
              <m:rPr>
                <m:sty m:val="b"/>
              </m:rPr>
              <w:rPr>
                <w:rFonts w:ascii="Cambria Math" w:eastAsia="宋体" w:hAnsi="Cambria Math"/>
                <w:sz w:val="20"/>
                <w:szCs w:val="20"/>
              </w:rPr>
              <m:t>h</m:t>
            </m:r>
          </m:e>
          <m:sub>
            <m:r>
              <w:rPr>
                <w:rFonts w:ascii="Cambria Math" w:eastAsia="宋体" w:hAnsi="Cambria Math"/>
                <w:sz w:val="20"/>
                <w:szCs w:val="20"/>
              </w:rPr>
              <m:t>l</m:t>
            </m:r>
          </m:sub>
        </m:sSub>
        <m:r>
          <w:rPr>
            <w:rFonts w:ascii="Cambria Math" w:eastAsia="宋体" w:hAnsi="Cambria Math"/>
            <w:sz w:val="20"/>
            <w:szCs w:val="20"/>
          </w:rPr>
          <m:t>=</m:t>
        </m:r>
        <m:sSup>
          <m:sSupPr>
            <m:ctrlPr>
              <w:rPr>
                <w:rFonts w:ascii="Cambria Math" w:eastAsia="宋体" w:hAnsi="Cambria Math"/>
                <w:i/>
                <w:sz w:val="20"/>
                <w:szCs w:val="20"/>
              </w:rPr>
            </m:ctrlPr>
          </m:sSupPr>
          <m:e>
            <m:d>
              <m:dPr>
                <m:begChr m:val="["/>
                <m:endChr m:val="]"/>
                <m:ctrlPr>
                  <w:rPr>
                    <w:rFonts w:ascii="Cambria Math" w:eastAsia="宋体" w:hAnsi="Cambria Math"/>
                    <w:sz w:val="20"/>
                    <w:szCs w:val="20"/>
                  </w:rPr>
                </m:ctrlPr>
              </m:dPr>
              <m:e>
                <m:sSub>
                  <m:sSubPr>
                    <m:ctrlPr>
                      <w:rPr>
                        <w:rFonts w:ascii="Cambria Math" w:eastAsia="宋体" w:hAnsi="Cambria Math"/>
                        <w:i/>
                        <w:sz w:val="20"/>
                        <w:szCs w:val="20"/>
                      </w:rPr>
                    </m:ctrlPr>
                  </m:sSubPr>
                  <m:e>
                    <m:r>
                      <w:rPr>
                        <w:rFonts w:ascii="Cambria Math" w:eastAsia="宋体" w:hAnsi="Cambria Math"/>
                        <w:sz w:val="20"/>
                        <w:szCs w:val="20"/>
                      </w:rPr>
                      <m:t>h</m:t>
                    </m:r>
                  </m:e>
                  <m:sub>
                    <m:r>
                      <w:rPr>
                        <w:rFonts w:ascii="Cambria Math" w:eastAsia="宋体" w:hAnsi="Cambria Math"/>
                        <w:sz w:val="20"/>
                        <w:szCs w:val="20"/>
                      </w:rPr>
                      <m:t>l</m:t>
                    </m:r>
                  </m:sub>
                </m:sSub>
                <m:d>
                  <m:dPr>
                    <m:ctrlPr>
                      <w:rPr>
                        <w:rFonts w:ascii="Cambria Math" w:eastAsia="宋体" w:hAnsi="Cambria Math"/>
                        <w:i/>
                        <w:sz w:val="20"/>
                        <w:szCs w:val="20"/>
                      </w:rPr>
                    </m:ctrlPr>
                  </m:dPr>
                  <m:e>
                    <m:sSub>
                      <m:sSubPr>
                        <m:ctrlPr>
                          <w:rPr>
                            <w:rFonts w:ascii="Cambria Math" w:eastAsia="宋体" w:hAnsi="Cambria Math"/>
                            <w:i/>
                            <w:sz w:val="20"/>
                            <w:szCs w:val="20"/>
                          </w:rPr>
                        </m:ctrlPr>
                      </m:sSubPr>
                      <m:e>
                        <m:r>
                          <w:rPr>
                            <w:rFonts w:ascii="Cambria Math" w:eastAsia="宋体" w:hAnsi="Cambria Math"/>
                            <w:sz w:val="20"/>
                            <w:szCs w:val="20"/>
                          </w:rPr>
                          <m:t>t</m:t>
                        </m:r>
                      </m:e>
                      <m:sub>
                        <m:r>
                          <w:rPr>
                            <w:rFonts w:ascii="Cambria Math" w:eastAsia="宋体" w:hAnsi="Cambria Math"/>
                            <w:sz w:val="20"/>
                            <w:szCs w:val="20"/>
                          </w:rPr>
                          <m:t>1</m:t>
                        </m:r>
                      </m:sub>
                    </m:sSub>
                  </m:e>
                </m:d>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h</m:t>
                    </m:r>
                  </m:e>
                  <m:sub>
                    <m:r>
                      <w:rPr>
                        <w:rFonts w:ascii="Cambria Math" w:eastAsia="宋体" w:hAnsi="Cambria Math"/>
                        <w:sz w:val="20"/>
                        <w:szCs w:val="20"/>
                      </w:rPr>
                      <m:t>l</m:t>
                    </m:r>
                  </m:sub>
                </m:sSub>
                <m:d>
                  <m:dPr>
                    <m:ctrlPr>
                      <w:rPr>
                        <w:rFonts w:ascii="Cambria Math" w:eastAsia="宋体" w:hAnsi="Cambria Math"/>
                        <w:i/>
                        <w:sz w:val="20"/>
                        <w:szCs w:val="20"/>
                      </w:rPr>
                    </m:ctrlPr>
                  </m:dPr>
                  <m:e>
                    <m:sSub>
                      <m:sSubPr>
                        <m:ctrlPr>
                          <w:rPr>
                            <w:rFonts w:ascii="Cambria Math" w:eastAsia="宋体" w:hAnsi="Cambria Math"/>
                            <w:i/>
                            <w:sz w:val="20"/>
                            <w:szCs w:val="20"/>
                          </w:rPr>
                        </m:ctrlPr>
                      </m:sSubPr>
                      <m:e>
                        <m:r>
                          <w:rPr>
                            <w:rFonts w:ascii="Cambria Math" w:eastAsia="宋体" w:hAnsi="Cambria Math"/>
                            <w:sz w:val="20"/>
                            <w:szCs w:val="20"/>
                          </w:rPr>
                          <m:t>t</m:t>
                        </m:r>
                      </m:e>
                      <m:sub>
                        <m:r>
                          <w:rPr>
                            <w:rFonts w:ascii="Cambria Math" w:eastAsia="宋体" w:hAnsi="Cambria Math"/>
                            <w:sz w:val="20"/>
                            <w:szCs w:val="20"/>
                          </w:rPr>
                          <m:t>2</m:t>
                        </m:r>
                      </m:sub>
                    </m:sSub>
                  </m:e>
                </m:d>
                <m:r>
                  <w:rPr>
                    <w:rFonts w:ascii="Cambria Math" w:eastAsia="宋体" w:hAnsi="Cambria Math"/>
                    <w:sz w:val="20"/>
                    <w:szCs w:val="20"/>
                  </w:rPr>
                  <m:t>,</m:t>
                </m:r>
                <m:r>
                  <m:rPr>
                    <m:sty m:val="p"/>
                  </m:rP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h</m:t>
                    </m:r>
                    <m:ctrlPr>
                      <w:rPr>
                        <w:rFonts w:ascii="Cambria Math" w:eastAsia="宋体" w:hAnsi="Cambria Math"/>
                        <w:sz w:val="20"/>
                        <w:szCs w:val="20"/>
                      </w:rPr>
                    </m:ctrlPr>
                  </m:e>
                  <m:sub>
                    <m:r>
                      <w:rPr>
                        <w:rFonts w:ascii="Cambria Math" w:eastAsia="宋体" w:hAnsi="Cambria Math"/>
                        <w:sz w:val="20"/>
                        <w:szCs w:val="20"/>
                      </w:rPr>
                      <m:t>l</m:t>
                    </m:r>
                  </m:sub>
                </m:sSub>
                <m:d>
                  <m:dPr>
                    <m:ctrlPr>
                      <w:rPr>
                        <w:rFonts w:ascii="Cambria Math" w:eastAsia="宋体" w:hAnsi="Cambria Math"/>
                        <w:i/>
                        <w:sz w:val="20"/>
                        <w:szCs w:val="20"/>
                      </w:rPr>
                    </m:ctrlPr>
                  </m:dPr>
                  <m:e>
                    <m:sSub>
                      <m:sSubPr>
                        <m:ctrlPr>
                          <w:rPr>
                            <w:rFonts w:ascii="Cambria Math" w:eastAsia="宋体" w:hAnsi="Cambria Math"/>
                            <w:i/>
                            <w:sz w:val="20"/>
                            <w:szCs w:val="20"/>
                          </w:rPr>
                        </m:ctrlPr>
                      </m:sSubPr>
                      <m:e>
                        <m:r>
                          <w:rPr>
                            <w:rFonts w:ascii="Cambria Math" w:eastAsia="宋体" w:hAnsi="Cambria Math"/>
                            <w:sz w:val="20"/>
                            <w:szCs w:val="20"/>
                          </w:rPr>
                          <m:t>t</m:t>
                        </m:r>
                      </m:e>
                      <m:sub>
                        <m:sSub>
                          <m:sSubPr>
                            <m:ctrlPr>
                              <w:rPr>
                                <w:rFonts w:ascii="Cambria Math" w:eastAsia="宋体" w:hAnsi="Cambria Math"/>
                                <w:i/>
                                <w:sz w:val="20"/>
                                <w:szCs w:val="20"/>
                              </w:rPr>
                            </m:ctrlPr>
                          </m:sSubPr>
                          <m:e>
                            <m:r>
                              <w:rPr>
                                <w:rFonts w:ascii="Cambria Math" w:eastAsia="宋体" w:hAnsi="Cambria Math"/>
                                <w:sz w:val="20"/>
                                <w:szCs w:val="20"/>
                              </w:rPr>
                              <m:t>n</m:t>
                            </m:r>
                          </m:e>
                          <m:sub>
                            <m:r>
                              <w:rPr>
                                <w:rFonts w:ascii="Cambria Math" w:eastAsia="宋体" w:hAnsi="Cambria Math"/>
                                <w:sz w:val="20"/>
                                <w:szCs w:val="20"/>
                              </w:rPr>
                              <m:t>l</m:t>
                            </m:r>
                          </m:sub>
                        </m:sSub>
                      </m:sub>
                    </m:sSub>
                  </m:e>
                </m:d>
                <m:ctrlPr>
                  <w:rPr>
                    <w:rFonts w:ascii="Cambria Math" w:eastAsia="宋体" w:hAnsi="Cambria Math"/>
                    <w:i/>
                    <w:sz w:val="20"/>
                    <w:szCs w:val="20"/>
                  </w:rPr>
                </m:ctrlPr>
              </m:e>
            </m:d>
          </m:e>
          <m:sup>
            <m:r>
              <m:rPr>
                <m:nor/>
              </m:rPr>
              <w:rPr>
                <w:rFonts w:ascii="Cambria Math" w:eastAsia="宋体" w:hAnsi="Cambria Math"/>
                <w:sz w:val="20"/>
                <w:szCs w:val="20"/>
              </w:rPr>
              <m:t>T</m:t>
            </m:r>
          </m:sup>
        </m:sSup>
        <m:r>
          <m:rPr>
            <m:sty m:val="p"/>
          </m:rPr>
          <w:rPr>
            <w:rFonts w:ascii="Cambria Math" w:eastAsia="宋体" w:hAnsi="Cambria Math" w:hint="eastAsia"/>
            <w:sz w:val="20"/>
            <w:szCs w:val="20"/>
          </w:rPr>
          <m:t>∈</m:t>
        </m:r>
        <m:sSup>
          <m:sSupPr>
            <m:ctrlPr>
              <w:rPr>
                <w:rFonts w:ascii="Cambria Math" w:eastAsia="宋体" w:hAnsi="Cambria Math"/>
                <w:i/>
                <w:sz w:val="20"/>
                <w:szCs w:val="20"/>
              </w:rPr>
            </m:ctrlPr>
          </m:sSupPr>
          <m:e>
            <m:r>
              <w:rPr>
                <w:rFonts w:ascii="Cambria Math" w:eastAsia="宋体" w:hAnsi="Cambria Math"/>
                <w:sz w:val="20"/>
                <w:szCs w:val="20"/>
              </w:rPr>
              <m:t>R</m:t>
            </m:r>
            <m:ctrlPr>
              <w:rPr>
                <w:rFonts w:ascii="Cambria Math" w:eastAsia="宋体" w:hAnsi="Cambria Math"/>
                <w:sz w:val="20"/>
                <w:szCs w:val="20"/>
              </w:rPr>
            </m:ctrlPr>
          </m:e>
          <m:sup>
            <m:sSub>
              <m:sSubPr>
                <m:ctrlPr>
                  <w:rPr>
                    <w:rFonts w:ascii="Cambria Math" w:eastAsia="宋体" w:hAnsi="Cambria Math"/>
                    <w:i/>
                    <w:sz w:val="20"/>
                    <w:szCs w:val="20"/>
                  </w:rPr>
                </m:ctrlPr>
              </m:sSubPr>
              <m:e>
                <m:r>
                  <w:rPr>
                    <w:rFonts w:ascii="Cambria Math" w:eastAsia="宋体" w:hAnsi="Cambria Math"/>
                    <w:sz w:val="20"/>
                    <w:szCs w:val="20"/>
                  </w:rPr>
                  <m:t>n</m:t>
                </m:r>
              </m:e>
              <m:sub>
                <m:r>
                  <w:rPr>
                    <w:rFonts w:ascii="Cambria Math" w:eastAsia="宋体" w:hAnsi="Cambria Math"/>
                    <w:sz w:val="20"/>
                    <w:szCs w:val="20"/>
                  </w:rPr>
                  <m:t>l</m:t>
                </m:r>
              </m:sub>
            </m:sSub>
            <m:r>
              <m:rPr>
                <m:sty m:val="p"/>
              </m:rPr>
              <w:rPr>
                <w:rFonts w:ascii="Cambria Math" w:eastAsia="宋体" w:hAnsi="Cambria Math" w:hint="eastAsia"/>
                <w:sz w:val="20"/>
                <w:szCs w:val="20"/>
              </w:rPr>
              <m:t>×</m:t>
            </m:r>
            <m:r>
              <w:rPr>
                <w:rFonts w:ascii="Cambria Math" w:eastAsia="宋体" w:hAnsi="Cambria Math"/>
                <w:sz w:val="20"/>
                <w:szCs w:val="20"/>
              </w:rPr>
              <m:t>1</m:t>
            </m:r>
          </m:sup>
        </m:sSup>
        <m:r>
          <w:rPr>
            <w:rFonts w:ascii="Cambria Math" w:eastAsia="宋体" w:hAnsi="Cambria Math"/>
            <w:sz w:val="20"/>
            <w:szCs w:val="20"/>
          </w:rPr>
          <m:t xml:space="preserve"> </m:t>
        </m:r>
      </m:oMath>
      <w:r w:rsidRPr="000B4378">
        <w:rPr>
          <w:rFonts w:eastAsia="宋体"/>
          <w:sz w:val="20"/>
          <w:szCs w:val="20"/>
        </w:rPr>
        <w:t xml:space="preserve">denotes the vector of </w:t>
      </w:r>
      <m:oMath>
        <m:sSub>
          <m:sSubPr>
            <m:ctrlPr>
              <w:rPr>
                <w:rFonts w:ascii="Cambria Math" w:eastAsia="宋体" w:hAnsi="Cambria Math"/>
                <w:i/>
                <w:sz w:val="20"/>
                <w:szCs w:val="20"/>
              </w:rPr>
            </m:ctrlPr>
          </m:sSubPr>
          <m:e>
            <m:r>
              <w:rPr>
                <w:rFonts w:ascii="Cambria Math" w:eastAsia="宋体" w:hAnsi="Cambria Math"/>
                <w:sz w:val="20"/>
                <w:szCs w:val="20"/>
              </w:rPr>
              <m:t>h</m:t>
            </m:r>
          </m:e>
          <m:sub>
            <m:r>
              <w:rPr>
                <w:rFonts w:ascii="Cambria Math" w:eastAsia="宋体" w:hAnsi="Cambria Math"/>
                <w:sz w:val="20"/>
                <w:szCs w:val="20"/>
              </w:rPr>
              <m:t>l</m:t>
            </m:r>
          </m:sub>
        </m:sSub>
        <m:d>
          <m:dPr>
            <m:ctrlPr>
              <w:rPr>
                <w:rFonts w:ascii="Cambria Math" w:eastAsia="宋体" w:hAnsi="Cambria Math"/>
                <w:i/>
                <w:sz w:val="20"/>
                <w:szCs w:val="20"/>
              </w:rPr>
            </m:ctrlPr>
          </m:dPr>
          <m:e>
            <m:r>
              <w:rPr>
                <w:rFonts w:ascii="Cambria Math" w:eastAsia="宋体" w:hAnsi="Cambria Math"/>
                <w:sz w:val="20"/>
                <w:szCs w:val="20"/>
              </w:rPr>
              <m:t>t</m:t>
            </m:r>
          </m:e>
        </m:d>
      </m:oMath>
      <w:r w:rsidR="00843C6C" w:rsidRPr="000B4378">
        <w:rPr>
          <w:rFonts w:eastAsia="宋体"/>
          <w:sz w:val="20"/>
          <w:szCs w:val="20"/>
        </w:rPr>
        <w:t xml:space="preserve">, </w:t>
      </w:r>
      <m:oMath>
        <m:sSub>
          <m:sSubPr>
            <m:ctrlPr>
              <w:rPr>
                <w:rFonts w:ascii="Cambria Math" w:eastAsia="宋体" w:hAnsi="Cambria Math"/>
                <w:i/>
                <w:sz w:val="20"/>
                <w:szCs w:val="20"/>
              </w:rPr>
            </m:ctrlPr>
          </m:sSubPr>
          <m:e>
            <m:r>
              <m:rPr>
                <m:sty m:val="b"/>
              </m:rPr>
              <w:rPr>
                <w:rFonts w:ascii="Cambria Math" w:eastAsia="宋体" w:hAnsi="Cambria Math"/>
                <w:sz w:val="20"/>
                <w:szCs w:val="20"/>
              </w:rPr>
              <m:t>x</m:t>
            </m:r>
          </m:e>
          <m:sub>
            <m:r>
              <w:rPr>
                <w:rFonts w:ascii="Cambria Math" w:eastAsia="宋体" w:hAnsi="Cambria Math"/>
                <w:sz w:val="20"/>
                <w:szCs w:val="20"/>
              </w:rPr>
              <m:t>l</m:t>
            </m:r>
          </m:sub>
        </m:sSub>
        <m:r>
          <w:rPr>
            <w:rFonts w:ascii="Cambria Math" w:eastAsia="宋体" w:hAnsi="Cambria Math"/>
            <w:sz w:val="20"/>
            <w:szCs w:val="20"/>
          </w:rPr>
          <m:t>=</m:t>
        </m:r>
        <m:sSup>
          <m:sSupPr>
            <m:ctrlPr>
              <w:rPr>
                <w:rFonts w:ascii="Cambria Math" w:eastAsia="宋体" w:hAnsi="Cambria Math"/>
                <w:i/>
                <w:sz w:val="20"/>
                <w:szCs w:val="20"/>
              </w:rPr>
            </m:ctrlPr>
          </m:sSupPr>
          <m:e>
            <m:d>
              <m:dPr>
                <m:begChr m:val="["/>
                <m:endChr m:val="]"/>
                <m:ctrlPr>
                  <w:rPr>
                    <w:rFonts w:ascii="Cambria Math" w:eastAsia="宋体" w:hAnsi="Cambria Math"/>
                    <w:sz w:val="20"/>
                    <w:szCs w:val="20"/>
                  </w:rPr>
                </m:ctrlPr>
              </m:dPr>
              <m:e>
                <m:sSub>
                  <m:sSubPr>
                    <m:ctrlPr>
                      <w:rPr>
                        <w:rFonts w:ascii="Cambria Math" w:eastAsia="宋体" w:hAnsi="Cambria Math"/>
                        <w:i/>
                        <w:sz w:val="20"/>
                        <w:szCs w:val="20"/>
                      </w:rPr>
                    </m:ctrlPr>
                  </m:sSubPr>
                  <m:e>
                    <m:r>
                      <m:rPr>
                        <m:sty m:val="b"/>
                      </m:rPr>
                      <w:rPr>
                        <w:rFonts w:ascii="Cambria Math" w:eastAsia="宋体" w:hAnsi="Cambria Math"/>
                        <w:sz w:val="20"/>
                        <w:szCs w:val="20"/>
                      </w:rPr>
                      <m:t>x</m:t>
                    </m:r>
                    <m:ctrlPr>
                      <w:rPr>
                        <w:rFonts w:ascii="Cambria Math" w:eastAsia="宋体" w:hAnsi="Cambria Math"/>
                        <w:b/>
                        <w:i/>
                        <w:sz w:val="20"/>
                        <w:szCs w:val="20"/>
                      </w:rPr>
                    </m:ctrlPr>
                  </m:e>
                  <m:sub>
                    <m:r>
                      <w:rPr>
                        <w:rFonts w:ascii="Cambria Math" w:eastAsia="宋体" w:hAnsi="Cambria Math"/>
                        <w:sz w:val="20"/>
                        <w:szCs w:val="20"/>
                      </w:rPr>
                      <m:t>l</m:t>
                    </m:r>
                  </m:sub>
                </m:sSub>
                <m:d>
                  <m:dPr>
                    <m:ctrlPr>
                      <w:rPr>
                        <w:rFonts w:ascii="Cambria Math" w:eastAsia="宋体" w:hAnsi="Cambria Math"/>
                        <w:i/>
                        <w:sz w:val="20"/>
                        <w:szCs w:val="20"/>
                      </w:rPr>
                    </m:ctrlPr>
                  </m:dPr>
                  <m:e>
                    <m:sSub>
                      <m:sSubPr>
                        <m:ctrlPr>
                          <w:rPr>
                            <w:rFonts w:ascii="Cambria Math" w:eastAsia="宋体" w:hAnsi="Cambria Math"/>
                            <w:i/>
                            <w:sz w:val="20"/>
                            <w:szCs w:val="20"/>
                          </w:rPr>
                        </m:ctrlPr>
                      </m:sSubPr>
                      <m:e>
                        <m:r>
                          <w:rPr>
                            <w:rFonts w:ascii="Cambria Math" w:eastAsia="宋体" w:hAnsi="Cambria Math"/>
                            <w:sz w:val="20"/>
                            <w:szCs w:val="20"/>
                          </w:rPr>
                          <m:t>t</m:t>
                        </m:r>
                      </m:e>
                      <m:sub>
                        <m:r>
                          <w:rPr>
                            <w:rFonts w:ascii="Cambria Math" w:eastAsia="宋体" w:hAnsi="Cambria Math"/>
                            <w:sz w:val="20"/>
                            <w:szCs w:val="20"/>
                          </w:rPr>
                          <m:t>1</m:t>
                        </m:r>
                      </m:sub>
                    </m:sSub>
                  </m:e>
                </m:d>
                <m:r>
                  <w:rPr>
                    <w:rFonts w:ascii="Cambria Math" w:eastAsia="宋体" w:hAnsi="Cambria Math"/>
                    <w:sz w:val="20"/>
                    <w:szCs w:val="20"/>
                  </w:rPr>
                  <m:t>,</m:t>
                </m:r>
                <m:sSub>
                  <m:sSubPr>
                    <m:ctrlPr>
                      <w:rPr>
                        <w:rFonts w:ascii="Cambria Math" w:eastAsia="宋体" w:hAnsi="Cambria Math"/>
                        <w:i/>
                        <w:sz w:val="20"/>
                        <w:szCs w:val="20"/>
                      </w:rPr>
                    </m:ctrlPr>
                  </m:sSubPr>
                  <m:e>
                    <m:r>
                      <m:rPr>
                        <m:sty m:val="b"/>
                      </m:rPr>
                      <w:rPr>
                        <w:rFonts w:ascii="Cambria Math" w:eastAsia="宋体" w:hAnsi="Cambria Math"/>
                        <w:sz w:val="20"/>
                        <w:szCs w:val="20"/>
                      </w:rPr>
                      <m:t>x</m:t>
                    </m:r>
                    <m:ctrlPr>
                      <w:rPr>
                        <w:rFonts w:ascii="Cambria Math" w:eastAsia="宋体" w:hAnsi="Cambria Math"/>
                        <w:b/>
                        <w:i/>
                        <w:sz w:val="20"/>
                        <w:szCs w:val="20"/>
                      </w:rPr>
                    </m:ctrlPr>
                  </m:e>
                  <m:sub>
                    <m:r>
                      <w:rPr>
                        <w:rFonts w:ascii="Cambria Math" w:eastAsia="宋体" w:hAnsi="Cambria Math"/>
                        <w:sz w:val="20"/>
                        <w:szCs w:val="20"/>
                      </w:rPr>
                      <m:t>l</m:t>
                    </m:r>
                  </m:sub>
                </m:sSub>
                <m:d>
                  <m:dPr>
                    <m:ctrlPr>
                      <w:rPr>
                        <w:rFonts w:ascii="Cambria Math" w:eastAsia="宋体" w:hAnsi="Cambria Math"/>
                        <w:i/>
                        <w:sz w:val="20"/>
                        <w:szCs w:val="20"/>
                      </w:rPr>
                    </m:ctrlPr>
                  </m:dPr>
                  <m:e>
                    <m:sSub>
                      <m:sSubPr>
                        <m:ctrlPr>
                          <w:rPr>
                            <w:rFonts w:ascii="Cambria Math" w:eastAsia="宋体" w:hAnsi="Cambria Math"/>
                            <w:i/>
                            <w:sz w:val="20"/>
                            <w:szCs w:val="20"/>
                          </w:rPr>
                        </m:ctrlPr>
                      </m:sSubPr>
                      <m:e>
                        <m:r>
                          <w:rPr>
                            <w:rFonts w:ascii="Cambria Math" w:eastAsia="宋体" w:hAnsi="Cambria Math"/>
                            <w:sz w:val="20"/>
                            <w:szCs w:val="20"/>
                          </w:rPr>
                          <m:t>t</m:t>
                        </m:r>
                      </m:e>
                      <m:sub>
                        <m:r>
                          <w:rPr>
                            <w:rFonts w:ascii="Cambria Math" w:eastAsia="宋体" w:hAnsi="Cambria Math"/>
                            <w:sz w:val="20"/>
                            <w:szCs w:val="20"/>
                          </w:rPr>
                          <m:t>2</m:t>
                        </m:r>
                      </m:sub>
                    </m:sSub>
                  </m:e>
                </m:d>
                <m:r>
                  <w:rPr>
                    <w:rFonts w:ascii="Cambria Math" w:eastAsia="宋体" w:hAnsi="Cambria Math"/>
                    <w:sz w:val="20"/>
                    <w:szCs w:val="20"/>
                  </w:rPr>
                  <m:t>,</m:t>
                </m:r>
                <m:r>
                  <m:rPr>
                    <m:sty m:val="p"/>
                  </m:rPr>
                  <w:rPr>
                    <w:rFonts w:ascii="Cambria Math" w:eastAsia="宋体" w:hAnsi="Cambria Math"/>
                    <w:sz w:val="20"/>
                    <w:szCs w:val="20"/>
                  </w:rPr>
                  <m:t>⋯,</m:t>
                </m:r>
                <m:sSub>
                  <m:sSubPr>
                    <m:ctrlPr>
                      <w:rPr>
                        <w:rFonts w:ascii="Cambria Math" w:eastAsia="宋体" w:hAnsi="Cambria Math"/>
                        <w:i/>
                        <w:sz w:val="20"/>
                        <w:szCs w:val="20"/>
                      </w:rPr>
                    </m:ctrlPr>
                  </m:sSubPr>
                  <m:e>
                    <m:r>
                      <m:rPr>
                        <m:sty m:val="b"/>
                      </m:rPr>
                      <w:rPr>
                        <w:rFonts w:ascii="Cambria Math" w:eastAsia="宋体" w:hAnsi="Cambria Math"/>
                        <w:sz w:val="20"/>
                        <w:szCs w:val="20"/>
                      </w:rPr>
                      <m:t>x</m:t>
                    </m:r>
                    <m:ctrlPr>
                      <w:rPr>
                        <w:rFonts w:ascii="Cambria Math" w:eastAsia="宋体" w:hAnsi="Cambria Math"/>
                        <w:b/>
                        <w:i/>
                        <w:sz w:val="20"/>
                        <w:szCs w:val="20"/>
                      </w:rPr>
                    </m:ctrlPr>
                  </m:e>
                  <m:sub>
                    <m:r>
                      <w:rPr>
                        <w:rFonts w:ascii="Cambria Math" w:eastAsia="宋体" w:hAnsi="Cambria Math"/>
                        <w:sz w:val="20"/>
                        <w:szCs w:val="20"/>
                      </w:rPr>
                      <m:t>l</m:t>
                    </m:r>
                  </m:sub>
                </m:sSub>
                <m:d>
                  <m:dPr>
                    <m:ctrlPr>
                      <w:rPr>
                        <w:rFonts w:ascii="Cambria Math" w:eastAsia="宋体" w:hAnsi="Cambria Math"/>
                        <w:i/>
                        <w:sz w:val="20"/>
                        <w:szCs w:val="20"/>
                      </w:rPr>
                    </m:ctrlPr>
                  </m:dPr>
                  <m:e>
                    <m:sSub>
                      <m:sSubPr>
                        <m:ctrlPr>
                          <w:rPr>
                            <w:rFonts w:ascii="Cambria Math" w:eastAsia="宋体" w:hAnsi="Cambria Math"/>
                            <w:i/>
                            <w:sz w:val="20"/>
                            <w:szCs w:val="20"/>
                          </w:rPr>
                        </m:ctrlPr>
                      </m:sSubPr>
                      <m:e>
                        <m:r>
                          <w:rPr>
                            <w:rFonts w:ascii="Cambria Math" w:eastAsia="宋体" w:hAnsi="Cambria Math"/>
                            <w:sz w:val="20"/>
                            <w:szCs w:val="20"/>
                          </w:rPr>
                          <m:t>t</m:t>
                        </m:r>
                      </m:e>
                      <m:sub>
                        <m:sSub>
                          <m:sSubPr>
                            <m:ctrlPr>
                              <w:rPr>
                                <w:rFonts w:ascii="Cambria Math" w:eastAsia="宋体" w:hAnsi="Cambria Math"/>
                                <w:i/>
                                <w:sz w:val="20"/>
                                <w:szCs w:val="20"/>
                              </w:rPr>
                            </m:ctrlPr>
                          </m:sSubPr>
                          <m:e>
                            <m:r>
                              <w:rPr>
                                <w:rFonts w:ascii="Cambria Math" w:eastAsia="宋体" w:hAnsi="Cambria Math"/>
                                <w:sz w:val="20"/>
                                <w:szCs w:val="20"/>
                              </w:rPr>
                              <m:t>n</m:t>
                            </m:r>
                          </m:e>
                          <m:sub>
                            <m:r>
                              <w:rPr>
                                <w:rFonts w:ascii="Cambria Math" w:eastAsia="宋体" w:hAnsi="Cambria Math"/>
                                <w:sz w:val="20"/>
                                <w:szCs w:val="20"/>
                              </w:rPr>
                              <m:t>l</m:t>
                            </m:r>
                          </m:sub>
                        </m:sSub>
                      </m:sub>
                    </m:sSub>
                  </m:e>
                </m:d>
                <m:ctrlPr>
                  <w:rPr>
                    <w:rFonts w:ascii="Cambria Math" w:eastAsia="宋体" w:hAnsi="Cambria Math"/>
                    <w:i/>
                    <w:sz w:val="20"/>
                    <w:szCs w:val="20"/>
                  </w:rPr>
                </m:ctrlPr>
              </m:e>
            </m:d>
          </m:e>
          <m:sup>
            <m:r>
              <m:rPr>
                <m:nor/>
              </m:rPr>
              <w:rPr>
                <w:rFonts w:ascii="Cambria Math" w:eastAsia="宋体" w:hAnsi="Cambria Math"/>
                <w:sz w:val="20"/>
                <w:szCs w:val="20"/>
              </w:rPr>
              <m:t>T</m:t>
            </m:r>
          </m:sup>
        </m:sSup>
        <m:r>
          <m:rPr>
            <m:sty m:val="p"/>
          </m:rPr>
          <w:rPr>
            <w:rFonts w:ascii="Cambria Math" w:eastAsia="宋体" w:hAnsi="Cambria Math" w:hint="eastAsia"/>
            <w:sz w:val="20"/>
            <w:szCs w:val="20"/>
          </w:rPr>
          <m:t>∈</m:t>
        </m:r>
        <m:sSup>
          <m:sSupPr>
            <m:ctrlPr>
              <w:rPr>
                <w:rFonts w:ascii="Cambria Math" w:eastAsia="宋体" w:hAnsi="Cambria Math"/>
                <w:i/>
                <w:sz w:val="20"/>
                <w:szCs w:val="20"/>
              </w:rPr>
            </m:ctrlPr>
          </m:sSupPr>
          <m:e>
            <m:r>
              <w:rPr>
                <w:rFonts w:ascii="Cambria Math" w:eastAsia="宋体" w:hAnsi="Cambria Math"/>
                <w:sz w:val="20"/>
                <w:szCs w:val="20"/>
              </w:rPr>
              <m:t>R</m:t>
            </m:r>
            <m:ctrlPr>
              <w:rPr>
                <w:rFonts w:ascii="Cambria Math" w:eastAsia="宋体" w:hAnsi="Cambria Math"/>
                <w:sz w:val="20"/>
                <w:szCs w:val="20"/>
              </w:rPr>
            </m:ctrlPr>
          </m:e>
          <m:sup>
            <m:sSub>
              <m:sSubPr>
                <m:ctrlPr>
                  <w:rPr>
                    <w:rFonts w:ascii="Cambria Math" w:eastAsia="宋体" w:hAnsi="Cambria Math"/>
                    <w:i/>
                    <w:sz w:val="20"/>
                    <w:szCs w:val="20"/>
                  </w:rPr>
                </m:ctrlPr>
              </m:sSubPr>
              <m:e>
                <m:r>
                  <w:rPr>
                    <w:rFonts w:ascii="Cambria Math" w:eastAsia="宋体" w:hAnsi="Cambria Math"/>
                    <w:sz w:val="20"/>
                    <w:szCs w:val="20"/>
                  </w:rPr>
                  <m:t>n</m:t>
                </m:r>
              </m:e>
              <m:sub>
                <m:r>
                  <w:rPr>
                    <w:rFonts w:ascii="Cambria Math" w:eastAsia="宋体" w:hAnsi="Cambria Math"/>
                    <w:sz w:val="20"/>
                    <w:szCs w:val="20"/>
                  </w:rPr>
                  <m:t>l</m:t>
                </m:r>
              </m:sub>
            </m:sSub>
            <m:r>
              <m:rPr>
                <m:sty m:val="p"/>
              </m:rPr>
              <w:rPr>
                <w:rFonts w:ascii="Cambria Math" w:eastAsia="宋体" w:hAnsi="Cambria Math" w:hint="eastAsia"/>
                <w:sz w:val="20"/>
                <w:szCs w:val="20"/>
              </w:rPr>
              <m:t>×</m:t>
            </m:r>
            <m:r>
              <w:rPr>
                <w:rFonts w:ascii="Cambria Math" w:eastAsia="宋体" w:hAnsi="Cambria Math"/>
                <w:sz w:val="20"/>
                <w:szCs w:val="20"/>
              </w:rPr>
              <m:t>m</m:t>
            </m:r>
          </m:sup>
        </m:sSup>
      </m:oMath>
      <w:r w:rsidR="00935DD3">
        <w:rPr>
          <w:rFonts w:eastAsia="宋体" w:hint="eastAsia"/>
          <w:sz w:val="20"/>
          <w:szCs w:val="20"/>
        </w:rPr>
        <w:t xml:space="preserve"> </w:t>
      </w:r>
      <w:r w:rsidR="00D93BAB" w:rsidRPr="000B4378">
        <w:rPr>
          <w:rFonts w:eastAsia="宋体"/>
          <w:sz w:val="20"/>
          <w:szCs w:val="20"/>
        </w:rPr>
        <w:t xml:space="preserve">denotes the </w:t>
      </w:r>
      <w:r w:rsidR="00D93BAB">
        <w:rPr>
          <w:rFonts w:eastAsia="宋体"/>
          <w:sz w:val="20"/>
          <w:szCs w:val="20"/>
        </w:rPr>
        <w:t>matrix</w:t>
      </w:r>
      <w:r w:rsidR="00D93BAB" w:rsidRPr="000B4378">
        <w:rPr>
          <w:rFonts w:eastAsia="宋体"/>
          <w:sz w:val="20"/>
          <w:szCs w:val="20"/>
        </w:rPr>
        <w:t xml:space="preserve"> of </w:t>
      </w:r>
      <m:oMath>
        <m:sSub>
          <m:sSubPr>
            <m:ctrlPr>
              <w:rPr>
                <w:rFonts w:ascii="Cambria Math" w:eastAsia="宋体" w:hAnsi="Cambria Math"/>
                <w:i/>
                <w:sz w:val="20"/>
                <w:szCs w:val="20"/>
              </w:rPr>
            </m:ctrlPr>
          </m:sSubPr>
          <m:e>
            <m:r>
              <m:rPr>
                <m:sty m:val="b"/>
              </m:rPr>
              <w:rPr>
                <w:rFonts w:ascii="Cambria Math" w:eastAsia="宋体" w:hAnsi="Cambria Math"/>
                <w:sz w:val="20"/>
                <w:szCs w:val="20"/>
              </w:rPr>
              <m:t>x</m:t>
            </m:r>
            <m:ctrlPr>
              <w:rPr>
                <w:rFonts w:ascii="Cambria Math" w:eastAsia="宋体" w:hAnsi="Cambria Math"/>
                <w:b/>
                <w:i/>
                <w:sz w:val="20"/>
                <w:szCs w:val="20"/>
              </w:rPr>
            </m:ctrlPr>
          </m:e>
          <m:sub>
            <m:r>
              <w:rPr>
                <w:rFonts w:ascii="Cambria Math" w:eastAsia="宋体" w:hAnsi="Cambria Math"/>
                <w:sz w:val="20"/>
                <w:szCs w:val="20"/>
              </w:rPr>
              <m:t>l</m:t>
            </m:r>
          </m:sub>
        </m:sSub>
        <m:d>
          <m:dPr>
            <m:ctrlPr>
              <w:rPr>
                <w:rFonts w:ascii="Cambria Math" w:eastAsia="宋体" w:hAnsi="Cambria Math"/>
                <w:i/>
                <w:sz w:val="20"/>
                <w:szCs w:val="20"/>
              </w:rPr>
            </m:ctrlPr>
          </m:dPr>
          <m:e>
            <m:r>
              <w:rPr>
                <w:rFonts w:ascii="Cambria Math" w:eastAsia="宋体" w:hAnsi="Cambria Math"/>
                <w:sz w:val="20"/>
                <w:szCs w:val="20"/>
              </w:rPr>
              <m:t>t</m:t>
            </m:r>
          </m:e>
        </m:d>
      </m:oMath>
      <w:r w:rsidR="004A4127">
        <w:rPr>
          <w:rFonts w:eastAsia="宋体" w:hint="eastAsia"/>
          <w:sz w:val="20"/>
          <w:szCs w:val="20"/>
        </w:rPr>
        <w:t>,</w:t>
      </w:r>
      <w:r w:rsidR="004A4127">
        <w:rPr>
          <w:rFonts w:eastAsia="宋体"/>
          <w:sz w:val="20"/>
          <w:szCs w:val="20"/>
        </w:rPr>
        <w:t xml:space="preserve"> </w:t>
      </w:r>
      <m:oMath>
        <m:sSub>
          <m:sSubPr>
            <m:ctrlPr>
              <w:rPr>
                <w:rFonts w:ascii="Cambria Math" w:eastAsia="宋体" w:hAnsi="Cambria Math"/>
                <w:i/>
                <w:sz w:val="20"/>
                <w:szCs w:val="20"/>
              </w:rPr>
            </m:ctrlPr>
          </m:sSubPr>
          <m:e>
            <m:r>
              <m:rPr>
                <m:sty m:val="b"/>
              </m:rPr>
              <w:rPr>
                <w:rFonts w:ascii="Cambria Math" w:eastAsia="宋体" w:hAnsi="Cambria Math" w:hint="eastAsia"/>
                <w:sz w:val="20"/>
                <w:szCs w:val="20"/>
              </w:rPr>
              <m:t>Φ</m:t>
            </m:r>
            <m:ctrlPr>
              <w:rPr>
                <w:rFonts w:ascii="Cambria Math" w:eastAsia="宋体" w:hAnsi="Cambria Math" w:hint="eastAsia"/>
                <w:sz w:val="20"/>
                <w:szCs w:val="20"/>
              </w:rPr>
            </m:ctrlPr>
          </m:e>
          <m:sub>
            <m:r>
              <w:rPr>
                <w:rFonts w:ascii="Cambria Math" w:eastAsia="宋体" w:hAnsi="Cambria Math"/>
                <w:sz w:val="20"/>
                <w:szCs w:val="20"/>
              </w:rPr>
              <m:t>l</m:t>
            </m:r>
          </m:sub>
        </m:sSub>
        <m:r>
          <w:rPr>
            <w:rFonts w:ascii="Cambria Math" w:eastAsia="宋体" w:hAnsi="Cambria Math"/>
            <w:sz w:val="20"/>
            <w:szCs w:val="20"/>
          </w:rPr>
          <m:t>=</m:t>
        </m:r>
        <m:sSup>
          <m:sSupPr>
            <m:ctrlPr>
              <w:rPr>
                <w:rFonts w:ascii="Cambria Math" w:eastAsia="宋体" w:hAnsi="Cambria Math"/>
                <w:i/>
                <w:sz w:val="20"/>
                <w:szCs w:val="20"/>
              </w:rPr>
            </m:ctrlPr>
          </m:sSupPr>
          <m:e>
            <m:d>
              <m:dPr>
                <m:begChr m:val="["/>
                <m:endChr m:val="]"/>
                <m:ctrlPr>
                  <w:rPr>
                    <w:rFonts w:ascii="Cambria Math" w:eastAsia="宋体" w:hAnsi="Cambria Math"/>
                    <w:sz w:val="20"/>
                    <w:szCs w:val="20"/>
                  </w:rPr>
                </m:ctrlPr>
              </m:dPr>
              <m:e>
                <m:r>
                  <m:rPr>
                    <m:sty m:val="bi"/>
                  </m:rPr>
                  <w:rPr>
                    <w:rFonts w:ascii="Cambria Math" w:eastAsia="宋体" w:hAnsi="Cambria Math"/>
                    <w:sz w:val="20"/>
                    <w:szCs w:val="20"/>
                  </w:rPr>
                  <m:t>ϕ</m:t>
                </m:r>
                <m:d>
                  <m:dPr>
                    <m:ctrlPr>
                      <w:rPr>
                        <w:rFonts w:ascii="Cambria Math" w:eastAsia="宋体" w:hAnsi="Cambria Math"/>
                        <w:i/>
                        <w:sz w:val="20"/>
                        <w:szCs w:val="20"/>
                      </w:rPr>
                    </m:ctrlPr>
                  </m:dPr>
                  <m:e>
                    <m:sSub>
                      <m:sSubPr>
                        <m:ctrlPr>
                          <w:rPr>
                            <w:rFonts w:ascii="Cambria Math" w:eastAsia="宋体" w:hAnsi="Cambria Math"/>
                            <w:i/>
                            <w:sz w:val="20"/>
                            <w:szCs w:val="20"/>
                          </w:rPr>
                        </m:ctrlPr>
                      </m:sSubPr>
                      <m:e>
                        <m:r>
                          <w:rPr>
                            <w:rFonts w:ascii="Cambria Math" w:eastAsia="宋体" w:hAnsi="Cambria Math"/>
                            <w:sz w:val="20"/>
                            <w:szCs w:val="20"/>
                          </w:rPr>
                          <m:t>t</m:t>
                        </m:r>
                      </m:e>
                      <m:sub>
                        <m:r>
                          <w:rPr>
                            <w:rFonts w:ascii="Cambria Math" w:eastAsia="宋体" w:hAnsi="Cambria Math"/>
                            <w:sz w:val="20"/>
                            <w:szCs w:val="20"/>
                          </w:rPr>
                          <m:t>1</m:t>
                        </m:r>
                      </m:sub>
                    </m:sSub>
                  </m:e>
                </m:d>
                <m:r>
                  <w:rPr>
                    <w:rFonts w:ascii="Cambria Math" w:eastAsia="宋体" w:hAnsi="Cambria Math"/>
                    <w:sz w:val="20"/>
                    <w:szCs w:val="20"/>
                  </w:rPr>
                  <m:t>,</m:t>
                </m:r>
                <m:r>
                  <m:rPr>
                    <m:sty m:val="bi"/>
                  </m:rPr>
                  <w:rPr>
                    <w:rFonts w:ascii="Cambria Math" w:eastAsia="宋体" w:hAnsi="Cambria Math"/>
                    <w:sz w:val="20"/>
                    <w:szCs w:val="20"/>
                  </w:rPr>
                  <m:t>ϕ</m:t>
                </m:r>
                <m:d>
                  <m:dPr>
                    <m:ctrlPr>
                      <w:rPr>
                        <w:rFonts w:ascii="Cambria Math" w:eastAsia="宋体" w:hAnsi="Cambria Math"/>
                        <w:i/>
                        <w:sz w:val="20"/>
                        <w:szCs w:val="20"/>
                      </w:rPr>
                    </m:ctrlPr>
                  </m:dPr>
                  <m:e>
                    <m:sSub>
                      <m:sSubPr>
                        <m:ctrlPr>
                          <w:rPr>
                            <w:rFonts w:ascii="Cambria Math" w:eastAsia="宋体" w:hAnsi="Cambria Math"/>
                            <w:i/>
                            <w:sz w:val="20"/>
                            <w:szCs w:val="20"/>
                          </w:rPr>
                        </m:ctrlPr>
                      </m:sSubPr>
                      <m:e>
                        <m:r>
                          <w:rPr>
                            <w:rFonts w:ascii="Cambria Math" w:eastAsia="宋体" w:hAnsi="Cambria Math"/>
                            <w:sz w:val="20"/>
                            <w:szCs w:val="20"/>
                          </w:rPr>
                          <m:t>t</m:t>
                        </m:r>
                      </m:e>
                      <m:sub>
                        <m:r>
                          <w:rPr>
                            <w:rFonts w:ascii="Cambria Math" w:eastAsia="宋体" w:hAnsi="Cambria Math"/>
                            <w:sz w:val="20"/>
                            <w:szCs w:val="20"/>
                          </w:rPr>
                          <m:t>2</m:t>
                        </m:r>
                      </m:sub>
                    </m:sSub>
                  </m:e>
                </m:d>
                <m:r>
                  <w:rPr>
                    <w:rFonts w:ascii="Cambria Math" w:eastAsia="宋体" w:hAnsi="Cambria Math"/>
                    <w:sz w:val="20"/>
                    <w:szCs w:val="20"/>
                  </w:rPr>
                  <m:t>,</m:t>
                </m:r>
                <m:r>
                  <m:rPr>
                    <m:sty m:val="p"/>
                  </m:rPr>
                  <w:rPr>
                    <w:rFonts w:ascii="Cambria Math" w:eastAsia="宋体" w:hAnsi="Cambria Math"/>
                    <w:sz w:val="20"/>
                    <w:szCs w:val="20"/>
                  </w:rPr>
                  <m:t>⋯,</m:t>
                </m:r>
                <m:r>
                  <m:rPr>
                    <m:sty m:val="bi"/>
                  </m:rPr>
                  <w:rPr>
                    <w:rFonts w:ascii="Cambria Math" w:eastAsia="宋体" w:hAnsi="Cambria Math"/>
                    <w:sz w:val="20"/>
                    <w:szCs w:val="20"/>
                  </w:rPr>
                  <m:t>ϕ</m:t>
                </m:r>
                <m:d>
                  <m:dPr>
                    <m:ctrlPr>
                      <w:rPr>
                        <w:rFonts w:ascii="Cambria Math" w:eastAsia="宋体" w:hAnsi="Cambria Math"/>
                        <w:i/>
                        <w:sz w:val="20"/>
                        <w:szCs w:val="20"/>
                      </w:rPr>
                    </m:ctrlPr>
                  </m:dPr>
                  <m:e>
                    <m:sSub>
                      <m:sSubPr>
                        <m:ctrlPr>
                          <w:rPr>
                            <w:rFonts w:ascii="Cambria Math" w:eastAsia="宋体" w:hAnsi="Cambria Math"/>
                            <w:i/>
                            <w:sz w:val="20"/>
                            <w:szCs w:val="20"/>
                          </w:rPr>
                        </m:ctrlPr>
                      </m:sSubPr>
                      <m:e>
                        <m:r>
                          <w:rPr>
                            <w:rFonts w:ascii="Cambria Math" w:eastAsia="宋体" w:hAnsi="Cambria Math"/>
                            <w:sz w:val="20"/>
                            <w:szCs w:val="20"/>
                          </w:rPr>
                          <m:t>t</m:t>
                        </m:r>
                      </m:e>
                      <m:sub>
                        <m:sSub>
                          <m:sSubPr>
                            <m:ctrlPr>
                              <w:rPr>
                                <w:rFonts w:ascii="Cambria Math" w:eastAsia="宋体" w:hAnsi="Cambria Math"/>
                                <w:i/>
                                <w:sz w:val="20"/>
                                <w:szCs w:val="20"/>
                              </w:rPr>
                            </m:ctrlPr>
                          </m:sSubPr>
                          <m:e>
                            <m:r>
                              <w:rPr>
                                <w:rFonts w:ascii="Cambria Math" w:eastAsia="宋体" w:hAnsi="Cambria Math"/>
                                <w:sz w:val="20"/>
                                <w:szCs w:val="20"/>
                              </w:rPr>
                              <m:t>n</m:t>
                            </m:r>
                          </m:e>
                          <m:sub>
                            <m:r>
                              <w:rPr>
                                <w:rFonts w:ascii="Cambria Math" w:eastAsia="宋体" w:hAnsi="Cambria Math"/>
                                <w:sz w:val="20"/>
                                <w:szCs w:val="20"/>
                              </w:rPr>
                              <m:t>l</m:t>
                            </m:r>
                          </m:sub>
                        </m:sSub>
                      </m:sub>
                    </m:sSub>
                  </m:e>
                </m:d>
                <m:ctrlPr>
                  <w:rPr>
                    <w:rFonts w:ascii="Cambria Math" w:eastAsia="宋体" w:hAnsi="Cambria Math"/>
                    <w:i/>
                    <w:sz w:val="20"/>
                    <w:szCs w:val="20"/>
                  </w:rPr>
                </m:ctrlPr>
              </m:e>
            </m:d>
          </m:e>
          <m:sup>
            <m:r>
              <m:rPr>
                <m:nor/>
              </m:rPr>
              <w:rPr>
                <w:rFonts w:ascii="Cambria Math" w:eastAsia="宋体" w:hAnsi="Cambria Math"/>
                <w:sz w:val="20"/>
                <w:szCs w:val="20"/>
              </w:rPr>
              <m:t>T</m:t>
            </m:r>
          </m:sup>
        </m:sSup>
        <m:r>
          <m:rPr>
            <m:sty m:val="p"/>
          </m:rPr>
          <w:rPr>
            <w:rFonts w:ascii="Cambria Math" w:eastAsia="宋体" w:hAnsi="Cambria Math" w:hint="eastAsia"/>
            <w:sz w:val="20"/>
            <w:szCs w:val="20"/>
          </w:rPr>
          <m:t>∈</m:t>
        </m:r>
        <m:sSup>
          <m:sSupPr>
            <m:ctrlPr>
              <w:rPr>
                <w:rFonts w:ascii="Cambria Math" w:eastAsia="宋体" w:hAnsi="Cambria Math"/>
                <w:i/>
                <w:sz w:val="20"/>
                <w:szCs w:val="20"/>
              </w:rPr>
            </m:ctrlPr>
          </m:sSupPr>
          <m:e>
            <m:r>
              <w:rPr>
                <w:rFonts w:ascii="Cambria Math" w:eastAsia="宋体" w:hAnsi="Cambria Math"/>
                <w:sz w:val="20"/>
                <w:szCs w:val="20"/>
              </w:rPr>
              <m:t>R</m:t>
            </m:r>
            <m:ctrlPr>
              <w:rPr>
                <w:rFonts w:ascii="Cambria Math" w:eastAsia="宋体" w:hAnsi="Cambria Math"/>
                <w:sz w:val="20"/>
                <w:szCs w:val="20"/>
              </w:rPr>
            </m:ctrlPr>
          </m:e>
          <m:sup>
            <m:sSub>
              <m:sSubPr>
                <m:ctrlPr>
                  <w:rPr>
                    <w:rFonts w:ascii="Cambria Math" w:eastAsia="宋体" w:hAnsi="Cambria Math"/>
                    <w:i/>
                    <w:sz w:val="20"/>
                    <w:szCs w:val="20"/>
                  </w:rPr>
                </m:ctrlPr>
              </m:sSubPr>
              <m:e>
                <m:r>
                  <w:rPr>
                    <w:rFonts w:ascii="Cambria Math" w:eastAsia="宋体" w:hAnsi="Cambria Math"/>
                    <w:sz w:val="20"/>
                    <w:szCs w:val="20"/>
                  </w:rPr>
                  <m:t>n</m:t>
                </m:r>
              </m:e>
              <m:sub>
                <m:r>
                  <w:rPr>
                    <w:rFonts w:ascii="Cambria Math" w:eastAsia="宋体" w:hAnsi="Cambria Math"/>
                    <w:sz w:val="20"/>
                    <w:szCs w:val="20"/>
                  </w:rPr>
                  <m:t>l</m:t>
                </m:r>
              </m:sub>
            </m:sSub>
            <m:r>
              <m:rPr>
                <m:sty m:val="p"/>
              </m:rPr>
              <w:rPr>
                <w:rFonts w:ascii="Cambria Math" w:eastAsia="宋体" w:hAnsi="Cambria Math" w:hint="eastAsia"/>
                <w:sz w:val="20"/>
                <w:szCs w:val="20"/>
              </w:rPr>
              <m:t>×</m:t>
            </m:r>
            <m:r>
              <w:rPr>
                <w:rFonts w:ascii="Cambria Math" w:eastAsia="宋体" w:hAnsi="Cambria Math"/>
                <w:sz w:val="20"/>
                <w:szCs w:val="20"/>
              </w:rPr>
              <m:t>3</m:t>
            </m:r>
          </m:sup>
        </m:sSup>
      </m:oMath>
      <w:r w:rsidR="004A4127" w:rsidRPr="000B4378">
        <w:rPr>
          <w:rFonts w:eastAsia="宋体"/>
          <w:sz w:val="20"/>
          <w:szCs w:val="20"/>
        </w:rPr>
        <w:t xml:space="preserve"> denotes the </w:t>
      </w:r>
      <w:r w:rsidR="004A4127">
        <w:rPr>
          <w:rFonts w:eastAsia="宋体"/>
          <w:sz w:val="20"/>
          <w:szCs w:val="20"/>
        </w:rPr>
        <w:t>matrix</w:t>
      </w:r>
      <w:r w:rsidR="004A4127" w:rsidRPr="000B4378">
        <w:rPr>
          <w:rFonts w:eastAsia="宋体"/>
          <w:sz w:val="20"/>
          <w:szCs w:val="20"/>
        </w:rPr>
        <w:t xml:space="preserve"> of </w:t>
      </w:r>
      <m:oMath>
        <m:r>
          <m:rPr>
            <m:sty m:val="bi"/>
          </m:rPr>
          <w:rPr>
            <w:rFonts w:ascii="Cambria Math" w:eastAsia="宋体" w:hAnsi="Cambria Math"/>
            <w:sz w:val="20"/>
            <w:szCs w:val="20"/>
          </w:rPr>
          <m:t>ϕ</m:t>
        </m:r>
        <m:d>
          <m:dPr>
            <m:ctrlPr>
              <w:rPr>
                <w:rFonts w:ascii="Cambria Math" w:eastAsia="宋体" w:hAnsi="Cambria Math"/>
                <w:i/>
                <w:sz w:val="20"/>
                <w:szCs w:val="20"/>
              </w:rPr>
            </m:ctrlPr>
          </m:dPr>
          <m:e>
            <m:r>
              <w:rPr>
                <w:rFonts w:ascii="Cambria Math" w:eastAsia="宋体" w:hAnsi="Cambria Math"/>
                <w:sz w:val="20"/>
                <w:szCs w:val="20"/>
              </w:rPr>
              <m:t>t</m:t>
            </m:r>
          </m:e>
        </m:d>
      </m:oMath>
      <w:r w:rsidR="008E3268">
        <w:rPr>
          <w:rFonts w:eastAsia="宋体" w:hint="eastAsia"/>
          <w:sz w:val="20"/>
          <w:szCs w:val="20"/>
        </w:rPr>
        <w:t>,</w:t>
      </w:r>
      <w:r w:rsidR="008E3268">
        <w:rPr>
          <w:rFonts w:eastAsia="宋体"/>
          <w:sz w:val="20"/>
          <w:szCs w:val="20"/>
        </w:rPr>
        <w:t xml:space="preserve"> </w:t>
      </w:r>
      <w:r w:rsidR="00A5226A">
        <w:rPr>
          <w:rFonts w:eastAsia="宋体"/>
          <w:sz w:val="20"/>
          <w:szCs w:val="20"/>
        </w:rPr>
        <w:t>and</w:t>
      </w:r>
      <w:r w:rsidR="00D93BAB">
        <w:rPr>
          <w:rFonts w:eastAsia="宋体" w:hint="eastAsia"/>
          <w:sz w:val="20"/>
          <w:szCs w:val="20"/>
        </w:rPr>
        <w:t xml:space="preserve"> </w:t>
      </w:r>
      <m:oMath>
        <m:sSub>
          <m:sSubPr>
            <m:ctrlPr>
              <w:rPr>
                <w:rFonts w:ascii="Cambria Math" w:eastAsia="宋体" w:hAnsi="Cambria Math"/>
                <w:i/>
                <w:sz w:val="20"/>
                <w:szCs w:val="20"/>
              </w:rPr>
            </m:ctrlPr>
          </m:sSubPr>
          <m:e>
            <m:r>
              <m:rPr>
                <m:sty m:val="b"/>
              </m:rPr>
              <w:rPr>
                <w:rFonts w:ascii="Cambria Math" w:eastAsia="宋体" w:hAnsi="Cambria Math"/>
                <w:sz w:val="20"/>
                <w:szCs w:val="20"/>
              </w:rPr>
              <m:t>ϵ</m:t>
            </m:r>
            <m:ctrlPr>
              <w:rPr>
                <w:rFonts w:ascii="Cambria Math" w:eastAsia="宋体" w:hAnsi="Cambria Math"/>
                <w:sz w:val="20"/>
                <w:szCs w:val="20"/>
              </w:rPr>
            </m:ctrlPr>
          </m:e>
          <m:sub>
            <m:r>
              <w:rPr>
                <w:rFonts w:ascii="Cambria Math" w:eastAsia="宋体" w:hAnsi="Cambria Math"/>
                <w:sz w:val="20"/>
                <w:szCs w:val="20"/>
              </w:rPr>
              <m:t>l</m:t>
            </m:r>
          </m:sub>
        </m:sSub>
        <m:r>
          <w:rPr>
            <w:rFonts w:ascii="Cambria Math" w:eastAsia="宋体" w:hAnsi="Cambria Math"/>
            <w:sz w:val="20"/>
            <w:szCs w:val="20"/>
          </w:rPr>
          <m:t>=</m:t>
        </m:r>
        <m:sSup>
          <m:sSupPr>
            <m:ctrlPr>
              <w:rPr>
                <w:rFonts w:ascii="Cambria Math" w:eastAsia="宋体" w:hAnsi="Cambria Math"/>
                <w:i/>
                <w:sz w:val="20"/>
                <w:szCs w:val="20"/>
              </w:rPr>
            </m:ctrlPr>
          </m:sSupPr>
          <m:e>
            <m:d>
              <m:dPr>
                <m:begChr m:val="["/>
                <m:endChr m:val="]"/>
                <m:ctrlPr>
                  <w:rPr>
                    <w:rFonts w:ascii="Cambria Math" w:eastAsia="宋体" w:hAnsi="Cambria Math"/>
                    <w:sz w:val="20"/>
                    <w:szCs w:val="20"/>
                  </w:rPr>
                </m:ctrlPr>
              </m:dPr>
              <m:e>
                <m:sSub>
                  <m:sSubPr>
                    <m:ctrlPr>
                      <w:rPr>
                        <w:rFonts w:ascii="Cambria Math" w:eastAsia="宋体" w:hAnsi="Cambria Math"/>
                        <w:i/>
                        <w:sz w:val="20"/>
                        <w:szCs w:val="20"/>
                      </w:rPr>
                    </m:ctrlPr>
                  </m:sSubPr>
                  <m:e>
                    <m:r>
                      <w:rPr>
                        <w:rFonts w:ascii="Cambria Math" w:eastAsia="宋体" w:hAnsi="Cambria Math"/>
                        <w:sz w:val="20"/>
                        <w:szCs w:val="20"/>
                      </w:rPr>
                      <m:t>ε</m:t>
                    </m:r>
                  </m:e>
                  <m:sub>
                    <m:r>
                      <w:rPr>
                        <w:rFonts w:ascii="Cambria Math" w:eastAsia="宋体" w:hAnsi="Cambria Math"/>
                        <w:sz w:val="20"/>
                        <w:szCs w:val="20"/>
                      </w:rPr>
                      <m:t>l</m:t>
                    </m:r>
                  </m:sub>
                </m:sSub>
                <m:d>
                  <m:dPr>
                    <m:ctrlPr>
                      <w:rPr>
                        <w:rFonts w:ascii="Cambria Math" w:eastAsia="宋体" w:hAnsi="Cambria Math"/>
                        <w:i/>
                        <w:sz w:val="20"/>
                        <w:szCs w:val="20"/>
                      </w:rPr>
                    </m:ctrlPr>
                  </m:dPr>
                  <m:e>
                    <m:sSub>
                      <m:sSubPr>
                        <m:ctrlPr>
                          <w:rPr>
                            <w:rFonts w:ascii="Cambria Math" w:eastAsia="宋体" w:hAnsi="Cambria Math"/>
                            <w:i/>
                            <w:sz w:val="20"/>
                            <w:szCs w:val="20"/>
                          </w:rPr>
                        </m:ctrlPr>
                      </m:sSubPr>
                      <m:e>
                        <m:r>
                          <w:rPr>
                            <w:rFonts w:ascii="Cambria Math" w:eastAsia="宋体" w:hAnsi="Cambria Math"/>
                            <w:sz w:val="20"/>
                            <w:szCs w:val="20"/>
                          </w:rPr>
                          <m:t>t</m:t>
                        </m:r>
                      </m:e>
                      <m:sub>
                        <m:r>
                          <w:rPr>
                            <w:rFonts w:ascii="Cambria Math" w:eastAsia="宋体" w:hAnsi="Cambria Math"/>
                            <w:sz w:val="20"/>
                            <w:szCs w:val="20"/>
                          </w:rPr>
                          <m:t>1</m:t>
                        </m:r>
                      </m:sub>
                    </m:sSub>
                  </m:e>
                </m:d>
                <m: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ε</m:t>
                    </m:r>
                  </m:e>
                  <m:sub>
                    <m:r>
                      <w:rPr>
                        <w:rFonts w:ascii="Cambria Math" w:eastAsia="宋体" w:hAnsi="Cambria Math"/>
                        <w:sz w:val="20"/>
                        <w:szCs w:val="20"/>
                      </w:rPr>
                      <m:t>l</m:t>
                    </m:r>
                  </m:sub>
                </m:sSub>
                <m:d>
                  <m:dPr>
                    <m:ctrlPr>
                      <w:rPr>
                        <w:rFonts w:ascii="Cambria Math" w:eastAsia="宋体" w:hAnsi="Cambria Math"/>
                        <w:i/>
                        <w:sz w:val="20"/>
                        <w:szCs w:val="20"/>
                      </w:rPr>
                    </m:ctrlPr>
                  </m:dPr>
                  <m:e>
                    <m:sSub>
                      <m:sSubPr>
                        <m:ctrlPr>
                          <w:rPr>
                            <w:rFonts w:ascii="Cambria Math" w:eastAsia="宋体" w:hAnsi="Cambria Math"/>
                            <w:i/>
                            <w:sz w:val="20"/>
                            <w:szCs w:val="20"/>
                          </w:rPr>
                        </m:ctrlPr>
                      </m:sSubPr>
                      <m:e>
                        <m:r>
                          <w:rPr>
                            <w:rFonts w:ascii="Cambria Math" w:eastAsia="宋体" w:hAnsi="Cambria Math"/>
                            <w:sz w:val="20"/>
                            <w:szCs w:val="20"/>
                          </w:rPr>
                          <m:t>t</m:t>
                        </m:r>
                      </m:e>
                      <m:sub>
                        <m:r>
                          <w:rPr>
                            <w:rFonts w:ascii="Cambria Math" w:eastAsia="宋体" w:hAnsi="Cambria Math"/>
                            <w:sz w:val="20"/>
                            <w:szCs w:val="20"/>
                          </w:rPr>
                          <m:t>2</m:t>
                        </m:r>
                      </m:sub>
                    </m:sSub>
                  </m:e>
                </m:d>
                <m:r>
                  <w:rPr>
                    <w:rFonts w:ascii="Cambria Math" w:eastAsia="宋体" w:hAnsi="Cambria Math"/>
                    <w:sz w:val="20"/>
                    <w:szCs w:val="20"/>
                  </w:rPr>
                  <m:t>,</m:t>
                </m:r>
                <m:r>
                  <m:rPr>
                    <m:sty m:val="p"/>
                  </m:rPr>
                  <w:rPr>
                    <w:rFonts w:ascii="Cambria Math" w:eastAsia="宋体"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ε</m:t>
                    </m:r>
                    <m:ctrlPr>
                      <w:rPr>
                        <w:rFonts w:ascii="Cambria Math" w:eastAsia="宋体" w:hAnsi="Cambria Math"/>
                        <w:sz w:val="20"/>
                        <w:szCs w:val="20"/>
                      </w:rPr>
                    </m:ctrlPr>
                  </m:e>
                  <m:sub>
                    <m:r>
                      <w:rPr>
                        <w:rFonts w:ascii="Cambria Math" w:eastAsia="宋体" w:hAnsi="Cambria Math"/>
                        <w:sz w:val="20"/>
                        <w:szCs w:val="20"/>
                      </w:rPr>
                      <m:t>l</m:t>
                    </m:r>
                  </m:sub>
                </m:sSub>
                <m:d>
                  <m:dPr>
                    <m:ctrlPr>
                      <w:rPr>
                        <w:rFonts w:ascii="Cambria Math" w:eastAsia="宋体" w:hAnsi="Cambria Math"/>
                        <w:i/>
                        <w:sz w:val="20"/>
                        <w:szCs w:val="20"/>
                      </w:rPr>
                    </m:ctrlPr>
                  </m:dPr>
                  <m:e>
                    <m:sSub>
                      <m:sSubPr>
                        <m:ctrlPr>
                          <w:rPr>
                            <w:rFonts w:ascii="Cambria Math" w:eastAsia="宋体" w:hAnsi="Cambria Math"/>
                            <w:i/>
                            <w:sz w:val="20"/>
                            <w:szCs w:val="20"/>
                          </w:rPr>
                        </m:ctrlPr>
                      </m:sSubPr>
                      <m:e>
                        <m:r>
                          <w:rPr>
                            <w:rFonts w:ascii="Cambria Math" w:eastAsia="宋体" w:hAnsi="Cambria Math"/>
                            <w:sz w:val="20"/>
                            <w:szCs w:val="20"/>
                          </w:rPr>
                          <m:t>t</m:t>
                        </m:r>
                      </m:e>
                      <m:sub>
                        <m:sSub>
                          <m:sSubPr>
                            <m:ctrlPr>
                              <w:rPr>
                                <w:rFonts w:ascii="Cambria Math" w:eastAsia="宋体" w:hAnsi="Cambria Math"/>
                                <w:i/>
                                <w:sz w:val="20"/>
                                <w:szCs w:val="20"/>
                              </w:rPr>
                            </m:ctrlPr>
                          </m:sSubPr>
                          <m:e>
                            <m:r>
                              <w:rPr>
                                <w:rFonts w:ascii="Cambria Math" w:eastAsia="宋体" w:hAnsi="Cambria Math"/>
                                <w:sz w:val="20"/>
                                <w:szCs w:val="20"/>
                              </w:rPr>
                              <m:t>n</m:t>
                            </m:r>
                          </m:e>
                          <m:sub>
                            <m:r>
                              <w:rPr>
                                <w:rFonts w:ascii="Cambria Math" w:eastAsia="宋体" w:hAnsi="Cambria Math"/>
                                <w:sz w:val="20"/>
                                <w:szCs w:val="20"/>
                              </w:rPr>
                              <m:t>l</m:t>
                            </m:r>
                          </m:sub>
                        </m:sSub>
                      </m:sub>
                    </m:sSub>
                  </m:e>
                </m:d>
                <m:ctrlPr>
                  <w:rPr>
                    <w:rFonts w:ascii="Cambria Math" w:eastAsia="宋体" w:hAnsi="Cambria Math"/>
                    <w:i/>
                    <w:sz w:val="20"/>
                    <w:szCs w:val="20"/>
                  </w:rPr>
                </m:ctrlPr>
              </m:e>
            </m:d>
          </m:e>
          <m:sup>
            <m:r>
              <m:rPr>
                <m:nor/>
              </m:rPr>
              <w:rPr>
                <w:rFonts w:ascii="Cambria Math" w:eastAsia="宋体" w:hAnsi="Cambria Math"/>
                <w:sz w:val="20"/>
                <w:szCs w:val="20"/>
              </w:rPr>
              <m:t>T</m:t>
            </m:r>
          </m:sup>
        </m:sSup>
        <m:r>
          <m:rPr>
            <m:sty m:val="p"/>
          </m:rPr>
          <w:rPr>
            <w:rFonts w:ascii="Cambria Math" w:eastAsia="宋体" w:hAnsi="Cambria Math" w:hint="eastAsia"/>
            <w:sz w:val="20"/>
            <w:szCs w:val="20"/>
          </w:rPr>
          <m:t>∈</m:t>
        </m:r>
        <m:sSup>
          <m:sSupPr>
            <m:ctrlPr>
              <w:rPr>
                <w:rFonts w:ascii="Cambria Math" w:eastAsia="宋体" w:hAnsi="Cambria Math"/>
                <w:i/>
                <w:sz w:val="20"/>
                <w:szCs w:val="20"/>
              </w:rPr>
            </m:ctrlPr>
          </m:sSupPr>
          <m:e>
            <m:r>
              <w:rPr>
                <w:rFonts w:ascii="Cambria Math" w:eastAsia="宋体" w:hAnsi="Cambria Math"/>
                <w:sz w:val="20"/>
                <w:szCs w:val="20"/>
              </w:rPr>
              <m:t>R</m:t>
            </m:r>
            <m:ctrlPr>
              <w:rPr>
                <w:rFonts w:ascii="Cambria Math" w:eastAsia="宋体" w:hAnsi="Cambria Math"/>
                <w:sz w:val="20"/>
                <w:szCs w:val="20"/>
              </w:rPr>
            </m:ctrlPr>
          </m:e>
          <m:sup>
            <m:sSub>
              <m:sSubPr>
                <m:ctrlPr>
                  <w:rPr>
                    <w:rFonts w:ascii="Cambria Math" w:eastAsia="宋体" w:hAnsi="Cambria Math"/>
                    <w:i/>
                    <w:sz w:val="20"/>
                    <w:szCs w:val="20"/>
                  </w:rPr>
                </m:ctrlPr>
              </m:sSubPr>
              <m:e>
                <m:r>
                  <w:rPr>
                    <w:rFonts w:ascii="Cambria Math" w:eastAsia="宋体" w:hAnsi="Cambria Math"/>
                    <w:sz w:val="20"/>
                    <w:szCs w:val="20"/>
                  </w:rPr>
                  <m:t>n</m:t>
                </m:r>
              </m:e>
              <m:sub>
                <m:r>
                  <w:rPr>
                    <w:rFonts w:ascii="Cambria Math" w:eastAsia="宋体" w:hAnsi="Cambria Math"/>
                    <w:sz w:val="20"/>
                    <w:szCs w:val="20"/>
                  </w:rPr>
                  <m:t>l</m:t>
                </m:r>
              </m:sub>
            </m:sSub>
            <m:r>
              <m:rPr>
                <m:sty m:val="p"/>
              </m:rPr>
              <w:rPr>
                <w:rFonts w:ascii="Cambria Math" w:eastAsia="宋体" w:hAnsi="Cambria Math" w:hint="eastAsia"/>
                <w:sz w:val="20"/>
                <w:szCs w:val="20"/>
              </w:rPr>
              <m:t>×</m:t>
            </m:r>
            <m:r>
              <w:rPr>
                <w:rFonts w:ascii="Cambria Math" w:eastAsia="宋体" w:hAnsi="Cambria Math"/>
                <w:sz w:val="20"/>
                <w:szCs w:val="20"/>
              </w:rPr>
              <m:t>1</m:t>
            </m:r>
          </m:sup>
        </m:sSup>
        <m:r>
          <w:rPr>
            <w:rFonts w:ascii="Cambria Math" w:eastAsia="宋体" w:hAnsi="Cambria Math"/>
            <w:sz w:val="20"/>
            <w:szCs w:val="20"/>
          </w:rPr>
          <m:t xml:space="preserve"> </m:t>
        </m:r>
      </m:oMath>
      <w:r w:rsidR="008E3268" w:rsidRPr="000B4378">
        <w:rPr>
          <w:rFonts w:eastAsia="宋体"/>
          <w:sz w:val="20"/>
          <w:szCs w:val="20"/>
        </w:rPr>
        <w:t xml:space="preserve">denotes the vector of </w:t>
      </w:r>
      <m:oMath>
        <m:sSub>
          <m:sSubPr>
            <m:ctrlPr>
              <w:rPr>
                <w:rFonts w:ascii="Cambria Math" w:eastAsia="宋体" w:hAnsi="Cambria Math"/>
                <w:i/>
                <w:sz w:val="20"/>
                <w:szCs w:val="20"/>
              </w:rPr>
            </m:ctrlPr>
          </m:sSubPr>
          <m:e>
            <m:r>
              <w:rPr>
                <w:rFonts w:ascii="Cambria Math" w:eastAsia="宋体" w:hAnsi="Cambria Math"/>
                <w:sz w:val="20"/>
                <w:szCs w:val="20"/>
              </w:rPr>
              <m:t>ε</m:t>
            </m:r>
          </m:e>
          <m:sub>
            <m:r>
              <w:rPr>
                <w:rFonts w:ascii="Cambria Math" w:eastAsia="宋体" w:hAnsi="Cambria Math"/>
                <w:sz w:val="20"/>
                <w:szCs w:val="20"/>
              </w:rPr>
              <m:t>l</m:t>
            </m:r>
          </m:sub>
        </m:sSub>
        <m:d>
          <m:dPr>
            <m:ctrlPr>
              <w:rPr>
                <w:rFonts w:ascii="Cambria Math" w:eastAsia="宋体" w:hAnsi="Cambria Math"/>
                <w:i/>
                <w:sz w:val="20"/>
                <w:szCs w:val="20"/>
              </w:rPr>
            </m:ctrlPr>
          </m:dPr>
          <m:e>
            <m:r>
              <w:rPr>
                <w:rFonts w:ascii="Cambria Math" w:eastAsia="宋体" w:hAnsi="Cambria Math"/>
                <w:sz w:val="20"/>
                <w:szCs w:val="20"/>
              </w:rPr>
              <m:t>t</m:t>
            </m:r>
          </m:e>
        </m:d>
      </m:oMath>
      <w:r w:rsidR="00124B45" w:rsidRPr="000B4378">
        <w:rPr>
          <w:rFonts w:eastAsia="宋体"/>
          <w:sz w:val="20"/>
          <w:szCs w:val="20"/>
        </w:rPr>
        <w:t>.</w:t>
      </w:r>
    </w:p>
    <w:p w14:paraId="3AA6032B" w14:textId="7B71F8F7" w:rsidR="009A2C86" w:rsidRPr="000B4378" w:rsidRDefault="001B68E9">
      <w:pPr>
        <w:ind w:firstLineChars="100" w:firstLine="200"/>
        <w:jc w:val="both"/>
        <w:rPr>
          <w:rFonts w:eastAsia="宋体"/>
          <w:sz w:val="20"/>
          <w:szCs w:val="20"/>
        </w:rPr>
      </w:pPr>
      <w:r w:rsidRPr="000B4378">
        <w:rPr>
          <w:rFonts w:eastAsia="宋体"/>
          <w:sz w:val="20"/>
          <w:szCs w:val="20"/>
        </w:rPr>
        <w:t xml:space="preserve">To </w:t>
      </w:r>
      <w:r w:rsidR="00E35E1A">
        <w:rPr>
          <w:rFonts w:eastAsia="宋体"/>
          <w:sz w:val="20"/>
          <w:szCs w:val="20"/>
        </w:rPr>
        <w:t>characterize</w:t>
      </w:r>
      <w:r w:rsidR="00E35E1A" w:rsidRPr="000B4378">
        <w:rPr>
          <w:rFonts w:eastAsia="宋体"/>
          <w:sz w:val="20"/>
          <w:szCs w:val="20"/>
        </w:rPr>
        <w:t xml:space="preserve"> </w:t>
      </w:r>
      <w:r w:rsidRPr="000B4378">
        <w:rPr>
          <w:rFonts w:eastAsia="宋体"/>
          <w:sz w:val="20"/>
          <w:szCs w:val="20"/>
        </w:rPr>
        <w:t xml:space="preserve">the </w:t>
      </w:r>
      <w:r w:rsidR="00CB4386" w:rsidRPr="00CB4386">
        <w:rPr>
          <w:rFonts w:eastAsia="宋体"/>
          <w:sz w:val="20"/>
          <w:szCs w:val="20"/>
        </w:rPr>
        <w:t>dependency and heterogeneity</w:t>
      </w:r>
      <w:r w:rsidRPr="000B4378">
        <w:rPr>
          <w:rFonts w:eastAsia="宋体"/>
          <w:sz w:val="20"/>
          <w:szCs w:val="20"/>
        </w:rPr>
        <w:t xml:space="preserve"> among units</w:t>
      </w:r>
      <w:r>
        <w:rPr>
          <w:rFonts w:eastAsia="宋体"/>
          <w:sz w:val="20"/>
          <w:szCs w:val="20"/>
        </w:rPr>
        <w:t>, we integrate m</w:t>
      </w:r>
      <w:r w:rsidR="00C6593C" w:rsidRPr="000B4378">
        <w:rPr>
          <w:rFonts w:eastAsia="宋体"/>
          <w:sz w:val="20"/>
          <w:szCs w:val="20"/>
        </w:rPr>
        <w:t>ultitask learning</w:t>
      </w:r>
      <w:r>
        <w:rPr>
          <w:rFonts w:eastAsia="宋体"/>
          <w:sz w:val="20"/>
          <w:szCs w:val="20"/>
        </w:rPr>
        <w:t xml:space="preserve"> into the above model structure, which</w:t>
      </w:r>
      <w:r w:rsidR="00C6593C" w:rsidRPr="000B4378">
        <w:rPr>
          <w:rFonts w:eastAsia="宋体"/>
          <w:sz w:val="20"/>
          <w:szCs w:val="20"/>
        </w:rPr>
        <w:t xml:space="preserve"> aims at sharing knowledge gained in individual units. </w:t>
      </w:r>
      <w:r>
        <w:rPr>
          <w:rFonts w:eastAsia="宋体" w:hint="eastAsia"/>
          <w:sz w:val="20"/>
          <w:szCs w:val="20"/>
        </w:rPr>
        <w:t>S</w:t>
      </w:r>
      <w:r w:rsidRPr="001B68E9">
        <w:rPr>
          <w:rFonts w:eastAsia="宋体"/>
          <w:sz w:val="20"/>
          <w:szCs w:val="20"/>
        </w:rPr>
        <w:t>pecifically</w:t>
      </w:r>
      <w:r>
        <w:rPr>
          <w:rFonts w:eastAsia="宋体"/>
          <w:sz w:val="20"/>
          <w:szCs w:val="20"/>
        </w:rPr>
        <w:t>,</w:t>
      </w:r>
      <w:r w:rsidR="00495E0C">
        <w:rPr>
          <w:rFonts w:eastAsia="宋体"/>
          <w:sz w:val="20"/>
          <w:szCs w:val="20"/>
        </w:rPr>
        <w:t xml:space="preserve"> </w:t>
      </w:r>
      <w:r>
        <w:rPr>
          <w:rFonts w:eastAsia="宋体"/>
          <w:sz w:val="20"/>
          <w:szCs w:val="20"/>
        </w:rPr>
        <w:t>w</w:t>
      </w:r>
      <w:r w:rsidR="00124B45" w:rsidRPr="000B4378">
        <w:rPr>
          <w:rFonts w:eastAsia="宋体"/>
          <w:sz w:val="20"/>
          <w:szCs w:val="20"/>
        </w:rPr>
        <w:t xml:space="preserve">e </w:t>
      </w:r>
      <w:r w:rsidR="00D30E78">
        <w:rPr>
          <w:rFonts w:eastAsia="宋体"/>
          <w:sz w:val="20"/>
          <w:szCs w:val="20"/>
        </w:rPr>
        <w:t>consider</w:t>
      </w:r>
      <w:r w:rsidR="00D30E78" w:rsidRPr="000B4378">
        <w:rPr>
          <w:rFonts w:eastAsia="宋体"/>
          <w:sz w:val="20"/>
          <w:szCs w:val="20"/>
        </w:rPr>
        <w:t xml:space="preserve"> </w:t>
      </w:r>
      <w:r w:rsidR="00124B45" w:rsidRPr="000B4378">
        <w:rPr>
          <w:rFonts w:eastAsia="宋体"/>
          <w:sz w:val="20"/>
          <w:szCs w:val="20"/>
        </w:rPr>
        <w:t xml:space="preserve">that the </w:t>
      </w:r>
      <w:r>
        <w:rPr>
          <w:rFonts w:eastAsia="宋体"/>
          <w:sz w:val="20"/>
          <w:szCs w:val="20"/>
        </w:rPr>
        <w:t xml:space="preserve">model </w:t>
      </w:r>
      <w:r w:rsidR="00124B45" w:rsidRPr="000B4378">
        <w:rPr>
          <w:rFonts w:eastAsia="宋体"/>
          <w:sz w:val="20"/>
          <w:szCs w:val="20"/>
        </w:rPr>
        <w:t xml:space="preserve">parameter </w:t>
      </w:r>
      <m:oMath>
        <m:sSub>
          <m:sSubPr>
            <m:ctrlPr>
              <w:rPr>
                <w:rFonts w:ascii="Cambria Math" w:eastAsia="宋体" w:hAnsi="Cambria Math"/>
                <w:i/>
                <w:sz w:val="20"/>
                <w:szCs w:val="20"/>
              </w:rPr>
            </m:ctrlPr>
          </m:sSubPr>
          <m:e>
            <m:r>
              <m:rPr>
                <m:sty m:val="b"/>
              </m:rPr>
              <w:rPr>
                <w:rFonts w:ascii="Cambria Math" w:eastAsia="宋体" w:hAnsi="Cambria Math"/>
                <w:sz w:val="20"/>
                <w:szCs w:val="20"/>
              </w:rPr>
              <m:t>Γ</m:t>
            </m:r>
            <m:ctrlPr>
              <w:rPr>
                <w:rFonts w:ascii="Cambria Math" w:eastAsia="宋体" w:hAnsi="Cambria Math"/>
                <w:b/>
                <w:bCs/>
                <w:iCs/>
                <w:sz w:val="20"/>
                <w:szCs w:val="20"/>
              </w:rPr>
            </m:ctrlPr>
          </m:e>
          <m:sub>
            <m:r>
              <w:rPr>
                <w:rFonts w:ascii="Cambria Math" w:eastAsia="宋体" w:hAnsi="Cambria Math"/>
                <w:sz w:val="20"/>
                <w:szCs w:val="20"/>
              </w:rPr>
              <m:t>l</m:t>
            </m:r>
          </m:sub>
        </m:sSub>
      </m:oMath>
      <w:r w:rsidR="00124B45" w:rsidRPr="000B4378">
        <w:rPr>
          <w:rFonts w:eastAsia="宋体" w:hint="eastAsia"/>
          <w:sz w:val="20"/>
          <w:szCs w:val="20"/>
        </w:rPr>
        <w:t xml:space="preserve"> </w:t>
      </w:r>
      <w:r w:rsidR="00124B45" w:rsidRPr="000B4378">
        <w:rPr>
          <w:rFonts w:eastAsia="宋体"/>
          <w:sz w:val="20"/>
          <w:szCs w:val="20"/>
        </w:rPr>
        <w:t xml:space="preserve">of </w:t>
      </w:r>
      <w:r w:rsidR="00E14F23" w:rsidRPr="000B4378">
        <w:rPr>
          <w:rFonts w:eastAsia="宋体"/>
          <w:sz w:val="20"/>
          <w:szCs w:val="20"/>
        </w:rPr>
        <w:t>each</w:t>
      </w:r>
      <w:r w:rsidR="00124B45" w:rsidRPr="000B4378">
        <w:rPr>
          <w:rFonts w:eastAsia="宋体"/>
          <w:sz w:val="20"/>
          <w:szCs w:val="20"/>
        </w:rPr>
        <w:t xml:space="preserve"> unit </w:t>
      </w:r>
      <w:r w:rsidR="009341D9" w:rsidRPr="000B4378">
        <w:rPr>
          <w:rFonts w:eastAsia="宋体"/>
          <w:sz w:val="20"/>
          <w:szCs w:val="20"/>
        </w:rPr>
        <w:t xml:space="preserve">shares </w:t>
      </w:r>
      <w:r>
        <w:rPr>
          <w:rFonts w:eastAsia="宋体"/>
          <w:sz w:val="20"/>
          <w:szCs w:val="20"/>
        </w:rPr>
        <w:t xml:space="preserve">common </w:t>
      </w:r>
      <w:r w:rsidR="009341D9" w:rsidRPr="000B4378">
        <w:rPr>
          <w:rFonts w:eastAsia="宋体"/>
          <w:sz w:val="20"/>
          <w:szCs w:val="20"/>
        </w:rPr>
        <w:t>knowledge</w:t>
      </w:r>
      <w:r w:rsidR="00555042">
        <w:rPr>
          <w:rFonts w:eastAsia="宋体"/>
          <w:sz w:val="20"/>
          <w:szCs w:val="20"/>
        </w:rPr>
        <w:t xml:space="preserve"> (i.e., </w:t>
      </w:r>
      <w:r w:rsidR="00555042" w:rsidRPr="00555042">
        <w:rPr>
          <w:rFonts w:eastAsia="宋体"/>
          <w:sz w:val="20"/>
          <w:szCs w:val="20"/>
        </w:rPr>
        <w:t>dependency and heterogeneity</w:t>
      </w:r>
      <w:r w:rsidR="00555042">
        <w:rPr>
          <w:rFonts w:eastAsia="宋体"/>
          <w:sz w:val="20"/>
          <w:szCs w:val="20"/>
        </w:rPr>
        <w:t>)</w:t>
      </w:r>
      <w:r w:rsidR="009341D9" w:rsidRPr="000B4378">
        <w:rPr>
          <w:rFonts w:eastAsia="宋体"/>
          <w:sz w:val="20"/>
          <w:szCs w:val="20"/>
        </w:rPr>
        <w:t xml:space="preserve"> among units and</w:t>
      </w:r>
      <w:r w:rsidR="00D30E78">
        <w:rPr>
          <w:rFonts w:eastAsia="宋体"/>
          <w:sz w:val="20"/>
          <w:szCs w:val="20"/>
        </w:rPr>
        <w:t xml:space="preserve"> assume it</w:t>
      </w:r>
      <w:r w:rsidR="009341D9" w:rsidRPr="000B4378">
        <w:rPr>
          <w:rFonts w:eastAsia="宋体"/>
          <w:sz w:val="20"/>
          <w:szCs w:val="20"/>
        </w:rPr>
        <w:t xml:space="preserve"> </w:t>
      </w:r>
      <w:r w:rsidR="00124B45" w:rsidRPr="000B4378">
        <w:rPr>
          <w:rFonts w:eastAsia="宋体"/>
          <w:sz w:val="20"/>
          <w:szCs w:val="20"/>
        </w:rPr>
        <w:t>follows a multivariate normal distribution:</w:t>
      </w:r>
    </w:p>
    <w:p w14:paraId="17A39EF6" w14:textId="2F0ABD70" w:rsidR="009A2C86" w:rsidRPr="000B4378" w:rsidRDefault="00045B86" w:rsidP="009A2C86">
      <w:pPr>
        <w:ind w:firstLineChars="100" w:firstLine="200"/>
        <w:jc w:val="right"/>
        <w:rPr>
          <w:rFonts w:eastAsia="宋体"/>
          <w:sz w:val="20"/>
          <w:szCs w:val="20"/>
        </w:rPr>
      </w:pPr>
      <w:r w:rsidRPr="000B4378">
        <w:rPr>
          <w:rFonts w:eastAsia="宋体"/>
          <w:sz w:val="20"/>
          <w:szCs w:val="20"/>
        </w:rPr>
        <w:br/>
      </w:r>
      <m:oMath>
        <m:sSub>
          <m:sSubPr>
            <m:ctrlPr>
              <w:rPr>
                <w:rFonts w:ascii="Cambria Math" w:eastAsia="宋体" w:hAnsi="Cambria Math"/>
                <w:i/>
                <w:sz w:val="20"/>
                <w:szCs w:val="20"/>
              </w:rPr>
            </m:ctrlPr>
          </m:sSubPr>
          <m:e>
            <m:r>
              <m:rPr>
                <m:sty m:val="b"/>
              </m:rPr>
              <w:rPr>
                <w:rFonts w:ascii="Cambria Math" w:eastAsia="宋体" w:hAnsi="Cambria Math"/>
                <w:sz w:val="20"/>
                <w:szCs w:val="20"/>
              </w:rPr>
              <m:t>Γ</m:t>
            </m:r>
            <m:ctrlPr>
              <w:rPr>
                <w:rFonts w:ascii="Cambria Math" w:eastAsia="宋体" w:hAnsi="Cambria Math"/>
                <w:b/>
                <w:bCs/>
                <w:iCs/>
                <w:sz w:val="20"/>
                <w:szCs w:val="20"/>
              </w:rPr>
            </m:ctrlPr>
          </m:e>
          <m:sub>
            <m:r>
              <w:rPr>
                <w:rFonts w:ascii="Cambria Math" w:eastAsia="宋体" w:hAnsi="Cambria Math"/>
                <w:sz w:val="20"/>
                <w:szCs w:val="20"/>
              </w:rPr>
              <m:t>l</m:t>
            </m:r>
          </m:sub>
        </m:sSub>
        <m:r>
          <m:rPr>
            <m:sty m:val="p"/>
          </m:rPr>
          <w:rPr>
            <w:rFonts w:ascii="Cambria Math" w:eastAsia="宋体" w:hAnsi="Cambria Math" w:cs="Cambria Math"/>
            <w:sz w:val="20"/>
            <w:szCs w:val="20"/>
          </w:rPr>
          <m:t>∼</m:t>
        </m:r>
        <m:r>
          <w:rPr>
            <w:rFonts w:ascii="Cambria Math" w:eastAsia="宋体" w:hAnsi="Cambria Math"/>
            <w:sz w:val="20"/>
            <w:szCs w:val="20"/>
          </w:rPr>
          <m:t>N</m:t>
        </m:r>
        <m:d>
          <m:dPr>
            <m:ctrlPr>
              <w:rPr>
                <w:rFonts w:ascii="Cambria Math" w:eastAsia="宋体" w:hAnsi="Cambria Math"/>
                <w:i/>
                <w:sz w:val="20"/>
                <w:szCs w:val="20"/>
              </w:rPr>
            </m:ctrlPr>
          </m:dPr>
          <m:e>
            <m:sSub>
              <m:sSubPr>
                <m:ctrlPr>
                  <w:rPr>
                    <w:rFonts w:ascii="Cambria Math" w:eastAsia="宋体" w:hAnsi="Cambria Math"/>
                    <w:i/>
                    <w:sz w:val="20"/>
                    <w:szCs w:val="20"/>
                  </w:rPr>
                </m:ctrlPr>
              </m:sSubPr>
              <m:e>
                <m:r>
                  <m:rPr>
                    <m:sty m:val="b"/>
                  </m:rPr>
                  <w:rPr>
                    <w:rFonts w:ascii="Cambria Math" w:eastAsia="宋体" w:hAnsi="Cambria Math"/>
                    <w:sz w:val="20"/>
                    <w:szCs w:val="20"/>
                  </w:rPr>
                  <m:t>μ</m:t>
                </m:r>
              </m:e>
              <m:sub>
                <m:r>
                  <m:rPr>
                    <m:sty m:val="p"/>
                  </m:rPr>
                  <w:rPr>
                    <w:rFonts w:ascii="Cambria Math" w:eastAsia="宋体" w:hAnsi="Cambria Math"/>
                    <w:sz w:val="20"/>
                    <w:szCs w:val="20"/>
                  </w:rPr>
                  <m:t>Γ</m:t>
                </m:r>
              </m:sub>
            </m:sSub>
            <m:r>
              <w:rPr>
                <w:rFonts w:ascii="Cambria Math" w:eastAsia="宋体" w:hAnsi="Cambria Math"/>
                <w:sz w:val="20"/>
                <w:szCs w:val="20"/>
              </w:rPr>
              <m:t>,</m:t>
            </m:r>
            <m:sSub>
              <m:sSubPr>
                <m:ctrlPr>
                  <w:rPr>
                    <w:rFonts w:ascii="Cambria Math" w:eastAsia="宋体" w:hAnsi="Cambria Math"/>
                    <w:i/>
                    <w:sz w:val="20"/>
                    <w:szCs w:val="20"/>
                  </w:rPr>
                </m:ctrlPr>
              </m:sSubPr>
              <m:e>
                <m:r>
                  <m:rPr>
                    <m:sty m:val="b"/>
                  </m:rPr>
                  <w:rPr>
                    <w:rFonts w:ascii="Cambria Math" w:eastAsia="宋体" w:hAnsi="Cambria Math"/>
                    <w:sz w:val="20"/>
                    <w:szCs w:val="20"/>
                  </w:rPr>
                  <m:t>C</m:t>
                </m:r>
              </m:e>
              <m:sub>
                <m:r>
                  <m:rPr>
                    <m:sty m:val="p"/>
                  </m:rPr>
                  <w:rPr>
                    <w:rFonts w:ascii="Cambria Math" w:eastAsia="宋体" w:hAnsi="Cambria Math"/>
                    <w:sz w:val="20"/>
                    <w:szCs w:val="20"/>
                  </w:rPr>
                  <m:t>Γ</m:t>
                </m:r>
              </m:sub>
            </m:sSub>
          </m:e>
        </m:d>
      </m:oMath>
      <w:proofErr w:type="gramStart"/>
      <w:r w:rsidR="009A2C86" w:rsidRPr="000B4378">
        <w:rPr>
          <w:rFonts w:eastAsia="宋体" w:hint="eastAsia"/>
          <w:sz w:val="20"/>
          <w:szCs w:val="20"/>
        </w:rPr>
        <w:t>,</w:t>
      </w:r>
      <w:r w:rsidR="009A2C86" w:rsidRPr="000B4378">
        <w:rPr>
          <w:rFonts w:eastAsia="宋体"/>
          <w:sz w:val="20"/>
          <w:szCs w:val="20"/>
        </w:rPr>
        <w:t xml:space="preserve">   </w:t>
      </w:r>
      <w:proofErr w:type="gramEnd"/>
      <w:r w:rsidR="009A2C86" w:rsidRPr="000B4378">
        <w:rPr>
          <w:rFonts w:eastAsia="宋体"/>
          <w:sz w:val="20"/>
          <w:szCs w:val="20"/>
        </w:rPr>
        <w:t xml:space="preserve">                              (</w:t>
      </w:r>
      <w:r w:rsidR="002E3720" w:rsidRPr="000B4378">
        <w:rPr>
          <w:rFonts w:eastAsia="宋体"/>
          <w:sz w:val="20"/>
          <w:szCs w:val="20"/>
        </w:rPr>
        <w:t>8</w:t>
      </w:r>
      <w:r w:rsidR="009A2C86" w:rsidRPr="000B4378">
        <w:rPr>
          <w:rFonts w:eastAsia="宋体"/>
          <w:sz w:val="20"/>
          <w:szCs w:val="20"/>
        </w:rPr>
        <w:t>)</w:t>
      </w:r>
    </w:p>
    <w:p w14:paraId="6594853C" w14:textId="77777777" w:rsidR="00AB78B2" w:rsidRPr="000B4378" w:rsidRDefault="00AB78B2" w:rsidP="001E40BC">
      <w:pPr>
        <w:jc w:val="both"/>
        <w:rPr>
          <w:rFonts w:eastAsia="宋体"/>
          <w:sz w:val="20"/>
          <w:szCs w:val="20"/>
        </w:rPr>
      </w:pPr>
    </w:p>
    <w:p w14:paraId="38F2E0BA" w14:textId="19A28BED" w:rsidR="00A8459F" w:rsidRPr="000B4378" w:rsidRDefault="009A2C86" w:rsidP="001E40BC">
      <w:pPr>
        <w:jc w:val="both"/>
        <w:rPr>
          <w:rFonts w:eastAsia="宋体"/>
          <w:sz w:val="20"/>
          <w:szCs w:val="20"/>
        </w:rPr>
      </w:pPr>
      <w:r w:rsidRPr="000B4378">
        <w:rPr>
          <w:rFonts w:eastAsia="宋体"/>
          <w:sz w:val="20"/>
          <w:szCs w:val="20"/>
        </w:rPr>
        <w:t xml:space="preserve">where </w:t>
      </w:r>
      <m:oMath>
        <m:sSub>
          <m:sSubPr>
            <m:ctrlPr>
              <w:rPr>
                <w:rFonts w:ascii="Cambria Math" w:eastAsia="宋体" w:hAnsi="Cambria Math"/>
                <w:i/>
                <w:sz w:val="20"/>
                <w:szCs w:val="20"/>
              </w:rPr>
            </m:ctrlPr>
          </m:sSubPr>
          <m:e>
            <m:r>
              <m:rPr>
                <m:sty m:val="b"/>
              </m:rPr>
              <w:rPr>
                <w:rFonts w:ascii="Cambria Math" w:eastAsia="宋体" w:hAnsi="Cambria Math"/>
                <w:sz w:val="20"/>
                <w:szCs w:val="20"/>
              </w:rPr>
              <m:t>μ</m:t>
            </m:r>
          </m:e>
          <m:sub>
            <m:r>
              <m:rPr>
                <m:sty m:val="p"/>
              </m:rPr>
              <w:rPr>
                <w:rFonts w:ascii="Cambria Math" w:eastAsia="宋体" w:hAnsi="Cambria Math"/>
                <w:sz w:val="20"/>
                <w:szCs w:val="20"/>
              </w:rPr>
              <m:t>Γ</m:t>
            </m:r>
          </m:sub>
        </m:sSub>
        <m:r>
          <w:rPr>
            <w:rFonts w:ascii="Cambria Math" w:eastAsia="宋体" w:hAnsi="Cambria Math"/>
            <w:sz w:val="20"/>
            <w:szCs w:val="20"/>
          </w:rPr>
          <m:t xml:space="preserve"> </m:t>
        </m:r>
      </m:oMath>
      <w:r w:rsidR="00E04187">
        <w:rPr>
          <w:rFonts w:eastAsia="宋体"/>
          <w:sz w:val="20"/>
          <w:szCs w:val="20"/>
        </w:rPr>
        <w:t xml:space="preserve">and </w:t>
      </w:r>
      <m:oMath>
        <m:sSub>
          <m:sSubPr>
            <m:ctrlPr>
              <w:rPr>
                <w:rFonts w:ascii="Cambria Math" w:eastAsia="宋体" w:hAnsi="Cambria Math"/>
                <w:i/>
                <w:sz w:val="20"/>
                <w:szCs w:val="20"/>
              </w:rPr>
            </m:ctrlPr>
          </m:sSubPr>
          <m:e>
            <m:r>
              <m:rPr>
                <m:sty m:val="b"/>
              </m:rPr>
              <w:rPr>
                <w:rFonts w:ascii="Cambria Math" w:eastAsia="宋体" w:hAnsi="Cambria Math"/>
                <w:sz w:val="20"/>
                <w:szCs w:val="20"/>
              </w:rPr>
              <m:t>C</m:t>
            </m:r>
          </m:e>
          <m:sub>
            <m:r>
              <m:rPr>
                <m:sty m:val="p"/>
              </m:rPr>
              <w:rPr>
                <w:rFonts w:ascii="Cambria Math" w:eastAsia="宋体" w:hAnsi="Cambria Math"/>
                <w:sz w:val="20"/>
                <w:szCs w:val="20"/>
              </w:rPr>
              <m:t>Γ</m:t>
            </m:r>
          </m:sub>
        </m:sSub>
      </m:oMath>
      <w:r w:rsidR="00EA053D" w:rsidRPr="000B4378">
        <w:rPr>
          <w:rFonts w:eastAsia="宋体"/>
          <w:sz w:val="20"/>
          <w:szCs w:val="20"/>
        </w:rPr>
        <w:t xml:space="preserve"> are </w:t>
      </w:r>
      <w:r w:rsidR="005E0B5E" w:rsidRPr="000B4378">
        <w:rPr>
          <w:rFonts w:eastAsia="宋体"/>
          <w:sz w:val="20"/>
          <w:szCs w:val="20"/>
        </w:rPr>
        <w:t>mean</w:t>
      </w:r>
      <w:r w:rsidR="00EA053D" w:rsidRPr="000B4378">
        <w:rPr>
          <w:rFonts w:eastAsia="宋体"/>
          <w:sz w:val="20"/>
          <w:szCs w:val="20"/>
        </w:rPr>
        <w:t xml:space="preserve"> vector </w:t>
      </w:r>
      <w:r w:rsidR="005E0B5E" w:rsidRPr="000B4378">
        <w:rPr>
          <w:rFonts w:eastAsia="宋体"/>
          <w:sz w:val="20"/>
          <w:szCs w:val="20"/>
        </w:rPr>
        <w:t>and covariance</w:t>
      </w:r>
      <w:r w:rsidR="00EA053D" w:rsidRPr="000B4378">
        <w:rPr>
          <w:rFonts w:eastAsia="宋体"/>
          <w:sz w:val="20"/>
          <w:szCs w:val="20"/>
        </w:rPr>
        <w:t xml:space="preserve"> matrix</w:t>
      </w:r>
      <w:r w:rsidR="005E0B5E" w:rsidRPr="000B4378">
        <w:rPr>
          <w:rFonts w:eastAsia="宋体"/>
          <w:sz w:val="20"/>
          <w:szCs w:val="20"/>
        </w:rPr>
        <w:t xml:space="preserve"> of</w:t>
      </w:r>
      <w:r w:rsidR="00EA053D" w:rsidRPr="000B4378">
        <w:rPr>
          <w:rFonts w:eastAsia="宋体"/>
          <w:sz w:val="20"/>
          <w:szCs w:val="20"/>
        </w:rPr>
        <w:t xml:space="preserve"> </w:t>
      </w:r>
      <w:r w:rsidR="00E04187">
        <w:rPr>
          <w:rFonts w:eastAsia="宋体"/>
          <w:sz w:val="20"/>
          <w:szCs w:val="20"/>
        </w:rPr>
        <w:t xml:space="preserve">the </w:t>
      </w:r>
      <w:r w:rsidR="00EA053D" w:rsidRPr="000B4378">
        <w:rPr>
          <w:rFonts w:eastAsia="宋体"/>
          <w:sz w:val="20"/>
          <w:szCs w:val="20"/>
        </w:rPr>
        <w:t>multivariate normal distribution</w:t>
      </w:r>
      <w:r w:rsidR="000B055F">
        <w:rPr>
          <w:rFonts w:eastAsia="宋体"/>
          <w:sz w:val="20"/>
          <w:szCs w:val="20"/>
        </w:rPr>
        <w:t xml:space="preserve"> and represent the </w:t>
      </w:r>
      <w:r w:rsidR="000B055F" w:rsidRPr="000B055F">
        <w:rPr>
          <w:rFonts w:eastAsia="宋体"/>
          <w:sz w:val="20"/>
          <w:szCs w:val="20"/>
        </w:rPr>
        <w:t>dependency and heterogeneity</w:t>
      </w:r>
      <w:r w:rsidR="000B055F">
        <w:rPr>
          <w:rFonts w:eastAsia="宋体"/>
          <w:sz w:val="20"/>
          <w:szCs w:val="20"/>
        </w:rPr>
        <w:t xml:space="preserve"> </w:t>
      </w:r>
      <w:r w:rsidR="00A623D8">
        <w:rPr>
          <w:rFonts w:eastAsia="宋体"/>
          <w:sz w:val="20"/>
          <w:szCs w:val="20"/>
        </w:rPr>
        <w:t xml:space="preserve">between units </w:t>
      </w:r>
      <w:r w:rsidR="00555042">
        <w:rPr>
          <w:rFonts w:eastAsia="宋体"/>
          <w:sz w:val="20"/>
          <w:szCs w:val="20"/>
        </w:rPr>
        <w:t>respectively</w:t>
      </w:r>
      <w:r w:rsidR="00163815" w:rsidRPr="000B4378">
        <w:rPr>
          <w:rFonts w:eastAsia="宋体"/>
          <w:sz w:val="20"/>
          <w:szCs w:val="20"/>
        </w:rPr>
        <w:t xml:space="preserve">. </w:t>
      </w:r>
      <w:r w:rsidR="008E7D55" w:rsidRPr="000B4378">
        <w:rPr>
          <w:rFonts w:eastAsia="宋体"/>
          <w:sz w:val="20"/>
          <w:szCs w:val="20"/>
        </w:rPr>
        <w:t xml:space="preserve">According to </w:t>
      </w:r>
      <w:r w:rsidR="00724072">
        <w:rPr>
          <w:rFonts w:eastAsia="宋体"/>
          <w:sz w:val="20"/>
        </w:rPr>
        <w:fldChar w:fldCharType="begin"/>
      </w:r>
      <w:r w:rsidR="00126838">
        <w:rPr>
          <w:rFonts w:eastAsia="宋体"/>
          <w:sz w:val="20"/>
        </w:rPr>
        <w:instrText xml:space="preserve"> ADDIN ZOTERO_ITEM CSL_CITATION {"citationID":"zbEuSKyO","properties":{"formattedCitation":"[35]","plainCitation":"[35]","noteIndex":0},"citationItems":[{"id":226,"uris":["http://zotero.org/users/8967118/items/8MKX8SZK"],"uri":["http://zotero.org/users/8967118/items/8MKX8SZK"],"itemData":{"id":226,"type":"paper-conference","abstract":"We consider the problem of multi-task learning, that is, learning multiple related functions. Our approach is based on a hierarchical Bayesian framework, that exploits the equivalence between parametric linear models and nonparametric Gaussian processes (GPs). The resulting models can be learned easily via an EM-algorithm. Empirical studies on multi-label text categorization suggest that the presented models allow accurate solutions of these multi-task problems.","collection-title":"ICML '05","container-title":"Proceedings of the 22nd international conference on Machine learning","DOI":"10.1145/1102351.1102479","event-place":"New York, NY, USA","ISBN":"978-1-59593-180-1","page":"1012–1019","publisher":"Association for Computing Machinery","publisher-place":"New York, NY, USA","source":"ACM Digital Library","title":"Learning Gaussian processes from multiple tasks","URL":"https://doi.org/10.1145/1102351.1102479","author":[{"family":"Yu","given":"Kai"},{"family":"Tresp","given":"Volker"},{"family":"Schwaighofer","given":"Anton"}],"accessed":{"date-parts":[["2022",1,21]]},"issued":{"date-parts":[["2005",8,7]]},"citation-key":"yu_learning_2005"}}],"schema":"https://github.com/citation-style-language/schema/raw/master/csl-citation.json"} </w:instrText>
      </w:r>
      <w:r w:rsidR="00724072">
        <w:rPr>
          <w:rFonts w:eastAsia="宋体"/>
          <w:sz w:val="20"/>
        </w:rPr>
        <w:fldChar w:fldCharType="separate"/>
      </w:r>
      <w:r w:rsidR="00126838" w:rsidRPr="00126838">
        <w:rPr>
          <w:rFonts w:eastAsia="宋体"/>
          <w:sz w:val="20"/>
        </w:rPr>
        <w:t>[35]</w:t>
      </w:r>
      <w:r w:rsidR="00724072">
        <w:rPr>
          <w:rFonts w:eastAsia="宋体"/>
          <w:sz w:val="20"/>
        </w:rPr>
        <w:fldChar w:fldCharType="end"/>
      </w:r>
      <w:r w:rsidR="008E7D55" w:rsidRPr="000B4378">
        <w:rPr>
          <w:rFonts w:eastAsia="宋体"/>
          <w:sz w:val="20"/>
          <w:szCs w:val="20"/>
        </w:rPr>
        <w:t xml:space="preserve">, </w:t>
      </w:r>
      <w:r w:rsidR="00E85477" w:rsidRPr="000B4378">
        <w:rPr>
          <w:rFonts w:eastAsia="宋体"/>
          <w:sz w:val="20"/>
          <w:szCs w:val="20"/>
        </w:rPr>
        <w:t xml:space="preserve">we assume </w:t>
      </w:r>
      <w:r w:rsidR="008E7D55" w:rsidRPr="000B4378">
        <w:rPr>
          <w:rFonts w:eastAsia="宋体"/>
          <w:sz w:val="20"/>
          <w:szCs w:val="20"/>
        </w:rPr>
        <w:t xml:space="preserve">the </w:t>
      </w:r>
      <w:r w:rsidR="00E85477" w:rsidRPr="000B4378">
        <w:rPr>
          <w:rFonts w:eastAsia="宋体"/>
          <w:sz w:val="20"/>
          <w:szCs w:val="20"/>
        </w:rPr>
        <w:t>hyper</w:t>
      </w:r>
      <w:r w:rsidR="008E7D55" w:rsidRPr="000B4378">
        <w:rPr>
          <w:rFonts w:eastAsia="宋体"/>
          <w:sz w:val="20"/>
          <w:szCs w:val="20"/>
        </w:rPr>
        <w:t>prior distribution</w:t>
      </w:r>
      <w:r w:rsidR="007D249E" w:rsidRPr="000B4378">
        <w:rPr>
          <w:rFonts w:eastAsia="宋体"/>
          <w:sz w:val="20"/>
          <w:szCs w:val="20"/>
        </w:rPr>
        <w:t xml:space="preserve"> of</w:t>
      </w:r>
      <w:r w:rsidR="008E7D55" w:rsidRPr="000B4378">
        <w:rPr>
          <w:rFonts w:eastAsia="宋体"/>
          <w:sz w:val="20"/>
          <w:szCs w:val="20"/>
        </w:rPr>
        <w:t xml:space="preserve"> </w:t>
      </w:r>
      <m:oMath>
        <m:sSub>
          <m:sSubPr>
            <m:ctrlPr>
              <w:rPr>
                <w:rFonts w:ascii="Cambria Math" w:eastAsia="宋体" w:hAnsi="Cambria Math"/>
                <w:i/>
                <w:sz w:val="20"/>
                <w:szCs w:val="20"/>
              </w:rPr>
            </m:ctrlPr>
          </m:sSubPr>
          <m:e>
            <m:r>
              <m:rPr>
                <m:sty m:val="b"/>
              </m:rPr>
              <w:rPr>
                <w:rFonts w:ascii="Cambria Math" w:eastAsia="宋体" w:hAnsi="Cambria Math"/>
                <w:sz w:val="20"/>
                <w:szCs w:val="20"/>
              </w:rPr>
              <m:t>μ</m:t>
            </m:r>
          </m:e>
          <m:sub>
            <m:r>
              <m:rPr>
                <m:sty m:val="p"/>
              </m:rPr>
              <w:rPr>
                <w:rFonts w:ascii="Cambria Math" w:eastAsia="宋体" w:hAnsi="Cambria Math"/>
                <w:sz w:val="20"/>
                <w:szCs w:val="20"/>
              </w:rPr>
              <m:t>Γ</m:t>
            </m:r>
          </m:sub>
        </m:sSub>
      </m:oMath>
      <w:r w:rsidR="008E7D55" w:rsidRPr="000B4378">
        <w:rPr>
          <w:rFonts w:eastAsia="宋体"/>
          <w:sz w:val="20"/>
          <w:szCs w:val="20"/>
        </w:rPr>
        <w:t xml:space="preserve"> </w:t>
      </w:r>
      <w:r w:rsidR="00D31D75" w:rsidRPr="000B4378">
        <w:rPr>
          <w:rFonts w:eastAsia="宋体"/>
          <w:sz w:val="20"/>
          <w:szCs w:val="20"/>
        </w:rPr>
        <w:t xml:space="preserve">and </w:t>
      </w:r>
      <m:oMath>
        <m:sSub>
          <m:sSubPr>
            <m:ctrlPr>
              <w:rPr>
                <w:rFonts w:ascii="Cambria Math" w:eastAsia="宋体" w:hAnsi="Cambria Math"/>
                <w:i/>
                <w:sz w:val="20"/>
                <w:szCs w:val="20"/>
              </w:rPr>
            </m:ctrlPr>
          </m:sSubPr>
          <m:e>
            <m:r>
              <m:rPr>
                <m:sty m:val="b"/>
              </m:rPr>
              <w:rPr>
                <w:rFonts w:ascii="Cambria Math" w:eastAsia="宋体" w:hAnsi="Cambria Math"/>
                <w:sz w:val="20"/>
                <w:szCs w:val="20"/>
              </w:rPr>
              <m:t>C</m:t>
            </m:r>
          </m:e>
          <m:sub>
            <m:r>
              <m:rPr>
                <m:sty m:val="p"/>
              </m:rPr>
              <w:rPr>
                <w:rFonts w:ascii="Cambria Math" w:eastAsia="宋体" w:hAnsi="Cambria Math"/>
                <w:sz w:val="20"/>
                <w:szCs w:val="20"/>
              </w:rPr>
              <m:t>Γ</m:t>
            </m:r>
          </m:sub>
        </m:sSub>
      </m:oMath>
      <w:r w:rsidR="00C83E38">
        <w:rPr>
          <w:rFonts w:eastAsia="宋体" w:hint="eastAsia"/>
          <w:sz w:val="20"/>
          <w:szCs w:val="20"/>
        </w:rPr>
        <w:t xml:space="preserve"> </w:t>
      </w:r>
      <w:r w:rsidR="00484B03">
        <w:rPr>
          <w:rFonts w:eastAsia="宋体"/>
          <w:sz w:val="20"/>
          <w:szCs w:val="20"/>
        </w:rPr>
        <w:t>is</w:t>
      </w:r>
      <w:r w:rsidR="00484B03" w:rsidRPr="000B4378">
        <w:rPr>
          <w:rFonts w:eastAsia="宋体"/>
          <w:sz w:val="20"/>
          <w:szCs w:val="20"/>
        </w:rPr>
        <w:t xml:space="preserve"> </w:t>
      </w:r>
      <w:r w:rsidR="00045B86" w:rsidRPr="000B4378">
        <w:rPr>
          <w:rFonts w:eastAsia="宋体"/>
          <w:sz w:val="20"/>
          <w:szCs w:val="20"/>
        </w:rPr>
        <w:t>a normal-inverse Wishart</w:t>
      </w:r>
      <w:r w:rsidR="007D249E" w:rsidRPr="000B4378">
        <w:rPr>
          <w:rFonts w:eastAsia="宋体"/>
          <w:sz w:val="20"/>
          <w:szCs w:val="20"/>
        </w:rPr>
        <w:t xml:space="preserve"> </w:t>
      </w:r>
      <w:r w:rsidR="00045B86" w:rsidRPr="000B4378">
        <w:rPr>
          <w:rFonts w:eastAsia="宋体"/>
          <w:sz w:val="20"/>
          <w:szCs w:val="20"/>
        </w:rPr>
        <w:t xml:space="preserve">(IW) distribution, which is the </w:t>
      </w:r>
      <w:r w:rsidR="00A8459F" w:rsidRPr="000B4378">
        <w:rPr>
          <w:rFonts w:eastAsia="宋体"/>
          <w:sz w:val="20"/>
          <w:szCs w:val="20"/>
        </w:rPr>
        <w:t>conjugate</w:t>
      </w:r>
      <w:r w:rsidR="00045B86" w:rsidRPr="000B4378">
        <w:rPr>
          <w:rFonts w:eastAsia="宋体"/>
          <w:sz w:val="20"/>
          <w:szCs w:val="20"/>
        </w:rPr>
        <w:t xml:space="preserve"> prior for the multi</w:t>
      </w:r>
      <w:r w:rsidR="00A8459F" w:rsidRPr="000B4378">
        <w:rPr>
          <w:rFonts w:eastAsia="宋体"/>
          <w:sz w:val="20"/>
          <w:szCs w:val="20"/>
        </w:rPr>
        <w:t>variate Gaussian distribution</w:t>
      </w:r>
    </w:p>
    <w:p w14:paraId="3935FA29" w14:textId="77777777" w:rsidR="00B2087D" w:rsidRPr="000B4378" w:rsidRDefault="00B2087D" w:rsidP="00A7631F">
      <w:pPr>
        <w:jc w:val="both"/>
        <w:rPr>
          <w:rFonts w:eastAsia="宋体"/>
          <w:sz w:val="20"/>
          <w:szCs w:val="20"/>
        </w:rPr>
      </w:pPr>
    </w:p>
    <w:p w14:paraId="2A1C4692" w14:textId="78EAD0C2" w:rsidR="00A8459F" w:rsidRPr="000B4378" w:rsidRDefault="0035182F" w:rsidP="00A7631F">
      <w:pPr>
        <w:ind w:firstLineChars="100" w:firstLine="200"/>
        <w:jc w:val="right"/>
        <w:rPr>
          <w:rFonts w:eastAsia="宋体"/>
          <w:sz w:val="20"/>
          <w:szCs w:val="20"/>
        </w:rPr>
      </w:pPr>
      <m:oMath>
        <m:r>
          <w:rPr>
            <w:rFonts w:ascii="Cambria Math" w:eastAsia="宋体" w:hAnsi="Cambria Math"/>
            <w:sz w:val="20"/>
            <w:szCs w:val="20"/>
          </w:rPr>
          <m:t>(</m:t>
        </m:r>
        <m:sSub>
          <m:sSubPr>
            <m:ctrlPr>
              <w:rPr>
                <w:rFonts w:ascii="Cambria Math" w:eastAsia="宋体" w:hAnsi="Cambria Math"/>
                <w:i/>
                <w:sz w:val="20"/>
                <w:szCs w:val="20"/>
              </w:rPr>
            </m:ctrlPr>
          </m:sSubPr>
          <m:e>
            <m:r>
              <m:rPr>
                <m:sty m:val="b"/>
              </m:rPr>
              <w:rPr>
                <w:rFonts w:ascii="Cambria Math" w:eastAsia="宋体" w:hAnsi="Cambria Math"/>
                <w:sz w:val="20"/>
                <w:szCs w:val="20"/>
              </w:rPr>
              <m:t>μ</m:t>
            </m:r>
          </m:e>
          <m:sub>
            <m:r>
              <m:rPr>
                <m:sty m:val="p"/>
              </m:rPr>
              <w:rPr>
                <w:rFonts w:ascii="Cambria Math" w:eastAsia="宋体" w:hAnsi="Cambria Math"/>
                <w:sz w:val="20"/>
                <w:szCs w:val="20"/>
              </w:rPr>
              <m:t>Γ</m:t>
            </m:r>
          </m:sub>
        </m:sSub>
        <m:r>
          <w:rPr>
            <w:rFonts w:ascii="Cambria Math" w:eastAsia="宋体" w:hAnsi="Cambria Math"/>
            <w:sz w:val="20"/>
            <w:szCs w:val="20"/>
          </w:rPr>
          <m:t>,</m:t>
        </m:r>
        <m:sSub>
          <m:sSubPr>
            <m:ctrlPr>
              <w:rPr>
                <w:rFonts w:ascii="Cambria Math" w:eastAsia="宋体" w:hAnsi="Cambria Math"/>
                <w:i/>
                <w:sz w:val="20"/>
                <w:szCs w:val="20"/>
              </w:rPr>
            </m:ctrlPr>
          </m:sSubPr>
          <m:e>
            <m:r>
              <m:rPr>
                <m:sty m:val="b"/>
              </m:rPr>
              <w:rPr>
                <w:rFonts w:ascii="Cambria Math" w:eastAsia="宋体" w:hAnsi="Cambria Math"/>
                <w:sz w:val="20"/>
                <w:szCs w:val="20"/>
              </w:rPr>
              <m:t>C</m:t>
            </m:r>
          </m:e>
          <m:sub>
            <m:r>
              <m:rPr>
                <m:sty m:val="p"/>
              </m:rPr>
              <w:rPr>
                <w:rFonts w:ascii="Cambria Math" w:eastAsia="宋体" w:hAnsi="Cambria Math"/>
                <w:sz w:val="20"/>
                <w:szCs w:val="20"/>
              </w:rPr>
              <m:t>Γ</m:t>
            </m:r>
          </m:sub>
        </m:sSub>
        <m:r>
          <w:rPr>
            <w:rFonts w:ascii="Cambria Math" w:eastAsia="宋体" w:hAnsi="Cambria Math" w:cs="Cambria Math"/>
            <w:sz w:val="20"/>
            <w:szCs w:val="20"/>
          </w:rPr>
          <m:t>)∼N</m:t>
        </m:r>
        <m:d>
          <m:dPr>
            <m:ctrlPr>
              <w:rPr>
                <w:rFonts w:ascii="Cambria Math" w:eastAsia="宋体" w:hAnsi="Cambria Math" w:cs="Cambria Math"/>
                <w:i/>
                <w:sz w:val="20"/>
                <w:szCs w:val="20"/>
              </w:rPr>
            </m:ctrlPr>
          </m:dPr>
          <m:e>
            <m:sSub>
              <m:sSubPr>
                <m:ctrlPr>
                  <w:rPr>
                    <w:rFonts w:ascii="Cambria Math" w:eastAsia="宋体" w:hAnsi="Cambria Math"/>
                    <w:i/>
                    <w:sz w:val="20"/>
                    <w:szCs w:val="20"/>
                  </w:rPr>
                </m:ctrlPr>
              </m:sSubPr>
              <m:e>
                <m:r>
                  <m:rPr>
                    <m:sty m:val="b"/>
                  </m:rPr>
                  <w:rPr>
                    <w:rFonts w:ascii="Cambria Math" w:eastAsia="宋体" w:hAnsi="Cambria Math"/>
                    <w:sz w:val="20"/>
                    <w:szCs w:val="20"/>
                  </w:rPr>
                  <m:t>μ</m:t>
                </m:r>
              </m:e>
              <m:sub>
                <m:r>
                  <m:rPr>
                    <m:sty m:val="p"/>
                  </m:rPr>
                  <w:rPr>
                    <w:rFonts w:ascii="Cambria Math" w:eastAsia="宋体" w:hAnsi="Cambria Math"/>
                    <w:sz w:val="20"/>
                    <w:szCs w:val="20"/>
                  </w:rPr>
                  <m:t>Γ</m:t>
                </m:r>
              </m:sub>
            </m:sSub>
          </m:e>
          <m:e>
            <m:sSub>
              <m:sSubPr>
                <m:ctrlPr>
                  <w:rPr>
                    <w:rFonts w:ascii="Cambria Math" w:eastAsia="宋体" w:hAnsi="Cambria Math" w:cs="Cambria Math"/>
                    <w:iCs/>
                    <w:sz w:val="20"/>
                    <w:szCs w:val="20"/>
                  </w:rPr>
                </m:ctrlPr>
              </m:sSubPr>
              <m:e>
                <m:r>
                  <m:rPr>
                    <m:sty m:val="b"/>
                  </m:rPr>
                  <w:rPr>
                    <w:rFonts w:ascii="Cambria Math" w:eastAsia="宋体" w:hAnsi="Cambria Math" w:cs="Cambria Math"/>
                    <w:sz w:val="20"/>
                    <w:szCs w:val="20"/>
                  </w:rPr>
                  <m:t>μ</m:t>
                </m:r>
              </m:e>
              <m:sub>
                <m:sSub>
                  <m:sSubPr>
                    <m:ctrlPr>
                      <w:rPr>
                        <w:rFonts w:ascii="Cambria Math" w:eastAsia="宋体" w:hAnsi="Cambria Math" w:cs="Cambria Math"/>
                        <w:iCs/>
                        <w:sz w:val="20"/>
                        <w:szCs w:val="20"/>
                      </w:rPr>
                    </m:ctrlPr>
                  </m:sSubPr>
                  <m:e>
                    <m:r>
                      <m:rPr>
                        <m:sty m:val="p"/>
                      </m:rPr>
                      <w:rPr>
                        <w:rFonts w:ascii="Cambria Math" w:eastAsia="宋体" w:hAnsi="Cambria Math" w:cs="Cambria Math"/>
                        <w:sz w:val="20"/>
                        <w:szCs w:val="20"/>
                      </w:rPr>
                      <m:t>Γ</m:t>
                    </m:r>
                  </m:e>
                  <m:sub>
                    <m:r>
                      <m:rPr>
                        <m:sty m:val="p"/>
                      </m:rPr>
                      <w:rPr>
                        <w:rFonts w:ascii="Cambria Math" w:eastAsia="宋体" w:hAnsi="Cambria Math" w:cs="Cambria Math"/>
                        <w:sz w:val="20"/>
                        <w:szCs w:val="20"/>
                      </w:rPr>
                      <m:t>0</m:t>
                    </m:r>
                  </m:sub>
                </m:sSub>
              </m:sub>
            </m:sSub>
            <m:r>
              <w:rPr>
                <w:rFonts w:ascii="Cambria Math" w:eastAsia="宋体" w:hAnsi="Cambria Math" w:cs="Cambria Math"/>
                <w:sz w:val="20"/>
                <w:szCs w:val="20"/>
              </w:rPr>
              <m:t>,</m:t>
            </m:r>
            <m:f>
              <m:fPr>
                <m:ctrlPr>
                  <w:rPr>
                    <w:rFonts w:ascii="Cambria Math" w:eastAsia="宋体" w:hAnsi="Cambria Math" w:cs="Cambria Math"/>
                    <w:i/>
                    <w:sz w:val="20"/>
                    <w:szCs w:val="20"/>
                  </w:rPr>
                </m:ctrlPr>
              </m:fPr>
              <m:num>
                <m:r>
                  <w:rPr>
                    <w:rFonts w:ascii="Cambria Math" w:eastAsia="宋体" w:hAnsi="Cambria Math" w:cs="Cambria Math"/>
                    <w:sz w:val="20"/>
                    <w:szCs w:val="20"/>
                  </w:rPr>
                  <m:t>1</m:t>
                </m:r>
              </m:num>
              <m:den>
                <m:r>
                  <w:rPr>
                    <w:rFonts w:ascii="Cambria Math" w:eastAsia="宋体" w:hAnsi="Cambria Math" w:cs="Cambria Math"/>
                    <w:sz w:val="20"/>
                    <w:szCs w:val="20"/>
                  </w:rPr>
                  <m:t>β</m:t>
                </m:r>
              </m:den>
            </m:f>
            <m:sSub>
              <m:sSubPr>
                <m:ctrlPr>
                  <w:rPr>
                    <w:rFonts w:ascii="Cambria Math" w:eastAsia="宋体" w:hAnsi="Cambria Math" w:cs="Cambria Math"/>
                    <w:iCs/>
                    <w:sz w:val="20"/>
                    <w:szCs w:val="20"/>
                  </w:rPr>
                </m:ctrlPr>
              </m:sSubPr>
              <m:e>
                <m:r>
                  <m:rPr>
                    <m:sty m:val="b"/>
                  </m:rPr>
                  <w:rPr>
                    <w:rFonts w:ascii="Cambria Math" w:eastAsia="宋体" w:hAnsi="Cambria Math" w:cs="Cambria Math"/>
                    <w:sz w:val="20"/>
                    <w:szCs w:val="20"/>
                  </w:rPr>
                  <m:t>C</m:t>
                </m:r>
              </m:e>
              <m:sub>
                <m:r>
                  <m:rPr>
                    <m:sty m:val="p"/>
                  </m:rPr>
                  <w:rPr>
                    <w:rFonts w:ascii="Cambria Math" w:eastAsia="宋体" w:hAnsi="Cambria Math" w:cs="Cambria Math"/>
                    <w:sz w:val="20"/>
                    <w:szCs w:val="20"/>
                  </w:rPr>
                  <m:t>Γ</m:t>
                </m:r>
              </m:sub>
            </m:sSub>
          </m:e>
        </m:d>
        <m:r>
          <w:rPr>
            <w:rFonts w:ascii="Cambria Math" w:eastAsia="宋体" w:hAnsi="Cambria Math" w:cs="Cambria Math"/>
            <w:sz w:val="20"/>
            <w:szCs w:val="20"/>
          </w:rPr>
          <m:t>IW</m:t>
        </m:r>
        <m:d>
          <m:dPr>
            <m:ctrlPr>
              <w:rPr>
                <w:rFonts w:ascii="Cambria Math" w:eastAsia="宋体" w:hAnsi="Cambria Math" w:cs="Cambria Math"/>
                <w:iCs/>
                <w:sz w:val="20"/>
                <w:szCs w:val="20"/>
              </w:rPr>
            </m:ctrlPr>
          </m:dPr>
          <m:e>
            <m:sSub>
              <m:sSubPr>
                <m:ctrlPr>
                  <w:rPr>
                    <w:rFonts w:ascii="Cambria Math" w:eastAsia="宋体" w:hAnsi="Cambria Math" w:cs="Cambria Math"/>
                    <w:iCs/>
                    <w:sz w:val="20"/>
                    <w:szCs w:val="20"/>
                  </w:rPr>
                </m:ctrlPr>
              </m:sSubPr>
              <m:e>
                <m:r>
                  <m:rPr>
                    <m:sty m:val="b"/>
                  </m:rPr>
                  <w:rPr>
                    <w:rFonts w:ascii="Cambria Math" w:eastAsia="宋体" w:hAnsi="Cambria Math" w:cs="Cambria Math"/>
                    <w:sz w:val="20"/>
                    <w:szCs w:val="20"/>
                  </w:rPr>
                  <m:t>C</m:t>
                </m:r>
              </m:e>
              <m:sub>
                <m:r>
                  <m:rPr>
                    <m:sty m:val="p"/>
                  </m:rPr>
                  <w:rPr>
                    <w:rFonts w:ascii="Cambria Math" w:eastAsia="宋体" w:hAnsi="Cambria Math" w:cs="Cambria Math"/>
                    <w:sz w:val="20"/>
                    <w:szCs w:val="20"/>
                  </w:rPr>
                  <m:t>Γ</m:t>
                </m:r>
              </m:sub>
            </m:sSub>
          </m:e>
          <m:e>
            <m:sSub>
              <m:sSubPr>
                <m:ctrlPr>
                  <w:rPr>
                    <w:rFonts w:ascii="Cambria Math" w:eastAsia="宋体" w:hAnsi="Cambria Math" w:cs="Cambria Math"/>
                    <w:iCs/>
                    <w:sz w:val="20"/>
                    <w:szCs w:val="20"/>
                  </w:rPr>
                </m:ctrlPr>
              </m:sSubPr>
              <m:e>
                <m:r>
                  <m:rPr>
                    <m:sty m:val="b"/>
                  </m:rPr>
                  <w:rPr>
                    <w:rFonts w:ascii="Cambria Math" w:eastAsia="宋体" w:hAnsi="Cambria Math" w:cs="Cambria Math"/>
                    <w:sz w:val="20"/>
                    <w:szCs w:val="20"/>
                  </w:rPr>
                  <m:t>C</m:t>
                </m:r>
              </m:e>
              <m:sub>
                <m:sSub>
                  <m:sSubPr>
                    <m:ctrlPr>
                      <w:rPr>
                        <w:rFonts w:ascii="Cambria Math" w:eastAsia="宋体" w:hAnsi="Cambria Math" w:cs="Cambria Math"/>
                        <w:iCs/>
                        <w:sz w:val="20"/>
                        <w:szCs w:val="20"/>
                      </w:rPr>
                    </m:ctrlPr>
                  </m:sSubPr>
                  <m:e>
                    <m:r>
                      <m:rPr>
                        <m:sty m:val="p"/>
                      </m:rPr>
                      <w:rPr>
                        <w:rFonts w:ascii="Cambria Math" w:eastAsia="宋体" w:hAnsi="Cambria Math" w:cs="Cambria Math"/>
                        <w:sz w:val="20"/>
                        <w:szCs w:val="20"/>
                      </w:rPr>
                      <m:t>Γ</m:t>
                    </m:r>
                  </m:e>
                  <m:sub>
                    <m:r>
                      <m:rPr>
                        <m:sty m:val="p"/>
                      </m:rPr>
                      <w:rPr>
                        <w:rFonts w:ascii="Cambria Math" w:eastAsia="宋体" w:hAnsi="Cambria Math" w:cs="Cambria Math"/>
                        <w:sz w:val="20"/>
                        <w:szCs w:val="20"/>
                      </w:rPr>
                      <m:t>0</m:t>
                    </m:r>
                  </m:sub>
                </m:sSub>
              </m:sub>
            </m:sSub>
            <m:r>
              <w:rPr>
                <w:rFonts w:ascii="Cambria Math" w:eastAsia="宋体" w:hAnsi="Cambria Math" w:cs="Cambria Math"/>
                <w:sz w:val="20"/>
                <w:szCs w:val="20"/>
              </w:rPr>
              <m:t>,τ</m:t>
            </m:r>
          </m:e>
        </m:d>
      </m:oMath>
      <w:r w:rsidR="00C95784">
        <w:rPr>
          <w:rFonts w:eastAsia="宋体"/>
          <w:iCs/>
          <w:sz w:val="20"/>
          <w:szCs w:val="20"/>
        </w:rPr>
        <w:t>.</w:t>
      </w:r>
      <w:r w:rsidR="00A20058" w:rsidRPr="000B4378">
        <w:rPr>
          <w:rFonts w:eastAsia="宋体"/>
          <w:iCs/>
          <w:sz w:val="20"/>
          <w:szCs w:val="20"/>
        </w:rPr>
        <w:t xml:space="preserve">           (</w:t>
      </w:r>
      <w:r w:rsidR="002E3720" w:rsidRPr="000B4378">
        <w:rPr>
          <w:rFonts w:eastAsia="宋体"/>
          <w:iCs/>
          <w:sz w:val="20"/>
          <w:szCs w:val="20"/>
        </w:rPr>
        <w:t>9</w:t>
      </w:r>
      <w:r w:rsidR="00A20058" w:rsidRPr="000B4378">
        <w:rPr>
          <w:rFonts w:eastAsia="宋体"/>
          <w:iCs/>
          <w:sz w:val="20"/>
          <w:szCs w:val="20"/>
        </w:rPr>
        <w:t>)</w:t>
      </w:r>
    </w:p>
    <w:p w14:paraId="63AE3B89" w14:textId="77777777" w:rsidR="00B2087D" w:rsidRPr="000B4378" w:rsidRDefault="00B2087D" w:rsidP="00B2087D">
      <w:pPr>
        <w:jc w:val="both"/>
        <w:rPr>
          <w:rFonts w:eastAsia="宋体"/>
          <w:sz w:val="20"/>
          <w:szCs w:val="20"/>
        </w:rPr>
      </w:pPr>
    </w:p>
    <w:p w14:paraId="0D681A93" w14:textId="2331A8BD" w:rsidR="003045E5" w:rsidRPr="008D56A7" w:rsidRDefault="00C95784" w:rsidP="00734778">
      <w:pPr>
        <w:jc w:val="both"/>
        <w:rPr>
          <w:rFonts w:eastAsia="宋体"/>
          <w:sz w:val="20"/>
          <w:szCs w:val="20"/>
        </w:rPr>
      </w:pPr>
      <w:r>
        <w:rPr>
          <w:rFonts w:eastAsia="宋体"/>
          <w:sz w:val="20"/>
          <w:szCs w:val="20"/>
        </w:rPr>
        <w:t>H</w:t>
      </w:r>
      <w:r w:rsidR="00A8459F" w:rsidRPr="000B4378">
        <w:rPr>
          <w:rFonts w:eastAsia="宋体"/>
          <w:sz w:val="20"/>
          <w:szCs w:val="20"/>
        </w:rPr>
        <w:t>ere</w:t>
      </w:r>
      <w:r>
        <w:rPr>
          <w:rFonts w:eastAsia="宋体"/>
          <w:sz w:val="20"/>
          <w:szCs w:val="20"/>
        </w:rPr>
        <w:t>,</w:t>
      </w:r>
      <w:r w:rsidR="00A8459F" w:rsidRPr="000B4378">
        <w:rPr>
          <w:rFonts w:eastAsia="宋体"/>
          <w:sz w:val="20"/>
          <w:szCs w:val="20"/>
        </w:rPr>
        <w:t xml:space="preserve"> </w:t>
      </w:r>
      <m:oMath>
        <m:sSub>
          <m:sSubPr>
            <m:ctrlPr>
              <w:rPr>
                <w:rFonts w:ascii="Cambria Math" w:eastAsia="宋体" w:hAnsi="Cambria Math"/>
                <w:i/>
                <w:sz w:val="20"/>
                <w:szCs w:val="20"/>
              </w:rPr>
            </m:ctrlPr>
          </m:sSubPr>
          <m:e>
            <m:r>
              <m:rPr>
                <m:sty m:val="b"/>
              </m:rPr>
              <w:rPr>
                <w:rFonts w:ascii="Cambria Math" w:eastAsia="宋体" w:hAnsi="Cambria Math"/>
                <w:sz w:val="20"/>
                <w:szCs w:val="20"/>
              </w:rPr>
              <m:t>μ</m:t>
            </m:r>
          </m:e>
          <m:sub>
            <m:r>
              <m:rPr>
                <m:sty m:val="p"/>
              </m:rPr>
              <w:rPr>
                <w:rFonts w:ascii="Cambria Math" w:eastAsia="宋体" w:hAnsi="Cambria Math"/>
                <w:sz w:val="20"/>
                <w:szCs w:val="20"/>
              </w:rPr>
              <m:t>Γ</m:t>
            </m:r>
          </m:sub>
        </m:sSub>
      </m:oMath>
      <w:r w:rsidR="00362BB4" w:rsidRPr="000B4378">
        <w:rPr>
          <w:rFonts w:eastAsia="宋体"/>
          <w:sz w:val="20"/>
          <w:szCs w:val="20"/>
        </w:rPr>
        <w:t xml:space="preserve"> </w:t>
      </w:r>
      <w:r w:rsidR="00765C3B" w:rsidRPr="000B4378">
        <w:rPr>
          <w:rFonts w:eastAsia="宋体"/>
          <w:sz w:val="20"/>
          <w:szCs w:val="20"/>
        </w:rPr>
        <w:t>subject</w:t>
      </w:r>
      <w:r>
        <w:rPr>
          <w:rFonts w:eastAsia="宋体"/>
          <w:sz w:val="20"/>
          <w:szCs w:val="20"/>
        </w:rPr>
        <w:t>s</w:t>
      </w:r>
      <w:r w:rsidR="00765C3B" w:rsidRPr="000B4378">
        <w:rPr>
          <w:rFonts w:eastAsia="宋体"/>
          <w:sz w:val="20"/>
          <w:szCs w:val="20"/>
        </w:rPr>
        <w:t xml:space="preserve"> to multivariate normal distribution</w:t>
      </w:r>
      <w:r w:rsidR="00362BB4" w:rsidRPr="000B4378">
        <w:rPr>
          <w:rFonts w:eastAsia="宋体"/>
          <w:sz w:val="20"/>
          <w:szCs w:val="20"/>
        </w:rPr>
        <w:t xml:space="preserve"> </w:t>
      </w:r>
      <m:oMath>
        <m:r>
          <w:rPr>
            <w:rFonts w:ascii="Cambria Math" w:eastAsia="宋体" w:hAnsi="Cambria Math" w:cs="Cambria Math"/>
            <w:sz w:val="20"/>
            <w:szCs w:val="20"/>
          </w:rPr>
          <m:t>N</m:t>
        </m:r>
        <m:d>
          <m:dPr>
            <m:ctrlPr>
              <w:rPr>
                <w:rFonts w:ascii="Cambria Math" w:eastAsia="宋体" w:hAnsi="Cambria Math" w:cs="Cambria Math"/>
                <w:i/>
                <w:sz w:val="20"/>
                <w:szCs w:val="20"/>
              </w:rPr>
            </m:ctrlPr>
          </m:dPr>
          <m:e>
            <m:sSub>
              <m:sSubPr>
                <m:ctrlPr>
                  <w:rPr>
                    <w:rFonts w:ascii="Cambria Math" w:eastAsia="宋体" w:hAnsi="Cambria Math"/>
                    <w:i/>
                    <w:sz w:val="20"/>
                    <w:szCs w:val="20"/>
                  </w:rPr>
                </m:ctrlPr>
              </m:sSubPr>
              <m:e>
                <m:r>
                  <m:rPr>
                    <m:sty m:val="b"/>
                  </m:rPr>
                  <w:rPr>
                    <w:rFonts w:ascii="Cambria Math" w:eastAsia="宋体" w:hAnsi="Cambria Math"/>
                    <w:sz w:val="20"/>
                    <w:szCs w:val="20"/>
                  </w:rPr>
                  <m:t>μ</m:t>
                </m:r>
              </m:e>
              <m:sub>
                <m:r>
                  <m:rPr>
                    <m:sty m:val="p"/>
                  </m:rPr>
                  <w:rPr>
                    <w:rFonts w:ascii="Cambria Math" w:eastAsia="宋体" w:hAnsi="Cambria Math"/>
                    <w:sz w:val="20"/>
                    <w:szCs w:val="20"/>
                  </w:rPr>
                  <m:t>Γ</m:t>
                </m:r>
              </m:sub>
            </m:sSub>
          </m:e>
          <m:e>
            <m:sSub>
              <m:sSubPr>
                <m:ctrlPr>
                  <w:rPr>
                    <w:rFonts w:ascii="Cambria Math" w:eastAsia="宋体" w:hAnsi="Cambria Math" w:cs="Cambria Math"/>
                    <w:iCs/>
                    <w:sz w:val="20"/>
                    <w:szCs w:val="20"/>
                  </w:rPr>
                </m:ctrlPr>
              </m:sSubPr>
              <m:e>
                <m:r>
                  <m:rPr>
                    <m:sty m:val="b"/>
                  </m:rPr>
                  <w:rPr>
                    <w:rFonts w:ascii="Cambria Math" w:eastAsia="宋体" w:hAnsi="Cambria Math" w:cs="Cambria Math"/>
                    <w:sz w:val="20"/>
                    <w:szCs w:val="20"/>
                  </w:rPr>
                  <m:t>μ</m:t>
                </m:r>
              </m:e>
              <m:sub>
                <m:sSub>
                  <m:sSubPr>
                    <m:ctrlPr>
                      <w:rPr>
                        <w:rFonts w:ascii="Cambria Math" w:eastAsia="宋体" w:hAnsi="Cambria Math" w:cs="Cambria Math"/>
                        <w:iCs/>
                        <w:sz w:val="20"/>
                        <w:szCs w:val="20"/>
                      </w:rPr>
                    </m:ctrlPr>
                  </m:sSubPr>
                  <m:e>
                    <m:r>
                      <m:rPr>
                        <m:sty m:val="p"/>
                      </m:rPr>
                      <w:rPr>
                        <w:rFonts w:ascii="Cambria Math" w:eastAsia="宋体" w:hAnsi="Cambria Math" w:cs="Cambria Math"/>
                        <w:sz w:val="20"/>
                        <w:szCs w:val="20"/>
                      </w:rPr>
                      <m:t>Γ</m:t>
                    </m:r>
                  </m:e>
                  <m:sub>
                    <m:r>
                      <m:rPr>
                        <m:sty m:val="p"/>
                      </m:rPr>
                      <w:rPr>
                        <w:rFonts w:ascii="Cambria Math" w:eastAsia="宋体" w:hAnsi="Cambria Math" w:cs="Cambria Math"/>
                        <w:sz w:val="20"/>
                        <w:szCs w:val="20"/>
                      </w:rPr>
                      <m:t>0</m:t>
                    </m:r>
                  </m:sub>
                </m:sSub>
              </m:sub>
            </m:sSub>
            <m:r>
              <w:rPr>
                <w:rFonts w:ascii="Cambria Math" w:eastAsia="宋体" w:hAnsi="Cambria Math" w:cs="Cambria Math"/>
                <w:sz w:val="20"/>
                <w:szCs w:val="20"/>
              </w:rPr>
              <m:t>,</m:t>
            </m:r>
            <m:f>
              <m:fPr>
                <m:ctrlPr>
                  <w:rPr>
                    <w:rFonts w:ascii="Cambria Math" w:eastAsia="宋体" w:hAnsi="Cambria Math" w:cs="Cambria Math"/>
                    <w:i/>
                    <w:sz w:val="20"/>
                    <w:szCs w:val="20"/>
                  </w:rPr>
                </m:ctrlPr>
              </m:fPr>
              <m:num>
                <m:r>
                  <w:rPr>
                    <w:rFonts w:ascii="Cambria Math" w:eastAsia="宋体" w:hAnsi="Cambria Math" w:cs="Cambria Math"/>
                    <w:sz w:val="20"/>
                    <w:szCs w:val="20"/>
                  </w:rPr>
                  <m:t>1</m:t>
                </m:r>
              </m:num>
              <m:den>
                <m:r>
                  <w:rPr>
                    <w:rFonts w:ascii="Cambria Math" w:eastAsia="宋体" w:hAnsi="Cambria Math" w:cs="Cambria Math"/>
                    <w:sz w:val="20"/>
                    <w:szCs w:val="20"/>
                  </w:rPr>
                  <m:t>β</m:t>
                </m:r>
              </m:den>
            </m:f>
            <m:sSub>
              <m:sSubPr>
                <m:ctrlPr>
                  <w:rPr>
                    <w:rFonts w:ascii="Cambria Math" w:eastAsia="宋体" w:hAnsi="Cambria Math" w:cs="Cambria Math"/>
                    <w:iCs/>
                    <w:sz w:val="20"/>
                    <w:szCs w:val="20"/>
                  </w:rPr>
                </m:ctrlPr>
              </m:sSubPr>
              <m:e>
                <m:r>
                  <m:rPr>
                    <m:sty m:val="b"/>
                  </m:rPr>
                  <w:rPr>
                    <w:rFonts w:ascii="Cambria Math" w:eastAsia="宋体" w:hAnsi="Cambria Math" w:cs="Cambria Math"/>
                    <w:sz w:val="20"/>
                    <w:szCs w:val="20"/>
                  </w:rPr>
                  <m:t>C</m:t>
                </m:r>
              </m:e>
              <m:sub>
                <m:r>
                  <m:rPr>
                    <m:sty m:val="p"/>
                  </m:rPr>
                  <w:rPr>
                    <w:rFonts w:ascii="Cambria Math" w:eastAsia="宋体" w:hAnsi="Cambria Math" w:cs="Cambria Math"/>
                    <w:sz w:val="20"/>
                    <w:szCs w:val="20"/>
                  </w:rPr>
                  <m:t>Γ</m:t>
                </m:r>
              </m:sub>
            </m:sSub>
          </m:e>
        </m:d>
      </m:oMath>
      <w:r w:rsidR="00700E97" w:rsidRPr="000B4378">
        <w:rPr>
          <w:rFonts w:eastAsia="宋体" w:hint="eastAsia"/>
          <w:sz w:val="20"/>
          <w:szCs w:val="20"/>
        </w:rPr>
        <w:t xml:space="preserve"> </w:t>
      </w:r>
      <w:r w:rsidR="00700E97" w:rsidRPr="000B4378">
        <w:rPr>
          <w:rFonts w:eastAsia="宋体"/>
          <w:sz w:val="20"/>
          <w:szCs w:val="20"/>
        </w:rPr>
        <w:t>in which</w:t>
      </w:r>
      <w:r w:rsidR="006C360B">
        <w:rPr>
          <w:rFonts w:eastAsia="宋体"/>
          <w:sz w:val="20"/>
          <w:szCs w:val="20"/>
        </w:rPr>
        <w:t xml:space="preserve"> </w:t>
      </w:r>
      <m:oMath>
        <m:sSub>
          <m:sSubPr>
            <m:ctrlPr>
              <w:rPr>
                <w:rFonts w:ascii="Cambria Math" w:eastAsia="宋体" w:hAnsi="Cambria Math" w:cs="Cambria Math"/>
                <w:iCs/>
                <w:sz w:val="20"/>
                <w:szCs w:val="20"/>
              </w:rPr>
            </m:ctrlPr>
          </m:sSubPr>
          <m:e>
            <m:r>
              <m:rPr>
                <m:sty m:val="b"/>
              </m:rPr>
              <w:rPr>
                <w:rFonts w:ascii="Cambria Math" w:eastAsia="宋体" w:hAnsi="Cambria Math" w:cs="Cambria Math"/>
                <w:sz w:val="20"/>
                <w:szCs w:val="20"/>
              </w:rPr>
              <m:t>μ</m:t>
            </m:r>
          </m:e>
          <m:sub>
            <m:sSub>
              <m:sSubPr>
                <m:ctrlPr>
                  <w:rPr>
                    <w:rFonts w:ascii="Cambria Math" w:eastAsia="宋体" w:hAnsi="Cambria Math" w:cs="Cambria Math"/>
                    <w:iCs/>
                    <w:sz w:val="20"/>
                    <w:szCs w:val="20"/>
                  </w:rPr>
                </m:ctrlPr>
              </m:sSubPr>
              <m:e>
                <m:r>
                  <m:rPr>
                    <m:sty m:val="p"/>
                  </m:rPr>
                  <w:rPr>
                    <w:rFonts w:ascii="Cambria Math" w:eastAsia="宋体" w:hAnsi="Cambria Math" w:cs="Cambria Math"/>
                    <w:sz w:val="20"/>
                    <w:szCs w:val="20"/>
                  </w:rPr>
                  <m:t>Γ</m:t>
                </m:r>
              </m:e>
              <m:sub>
                <m:r>
                  <m:rPr>
                    <m:sty m:val="p"/>
                  </m:rPr>
                  <w:rPr>
                    <w:rFonts w:ascii="Cambria Math" w:eastAsia="宋体" w:hAnsi="Cambria Math" w:cs="Cambria Math"/>
                    <w:sz w:val="20"/>
                    <w:szCs w:val="20"/>
                  </w:rPr>
                  <m:t>0</m:t>
                </m:r>
              </m:sub>
            </m:sSub>
          </m:sub>
        </m:sSub>
      </m:oMath>
      <w:r w:rsidR="008D56A7">
        <w:rPr>
          <w:rFonts w:eastAsia="宋体" w:hint="eastAsia"/>
          <w:iCs/>
          <w:sz w:val="20"/>
          <w:szCs w:val="20"/>
        </w:rPr>
        <w:t>,</w:t>
      </w:r>
      <w:r w:rsidR="006C360B">
        <w:rPr>
          <w:rFonts w:eastAsia="宋体"/>
          <w:sz w:val="20"/>
          <w:szCs w:val="20"/>
        </w:rPr>
        <w:t xml:space="preserve"> </w:t>
      </w:r>
      <m:oMath>
        <m:f>
          <m:fPr>
            <m:ctrlPr>
              <w:rPr>
                <w:rFonts w:ascii="Cambria Math" w:eastAsia="宋体" w:hAnsi="Cambria Math" w:cs="Cambria Math"/>
                <w:i/>
                <w:sz w:val="20"/>
                <w:szCs w:val="20"/>
              </w:rPr>
            </m:ctrlPr>
          </m:fPr>
          <m:num>
            <m:r>
              <w:rPr>
                <w:rFonts w:ascii="Cambria Math" w:eastAsia="宋体" w:hAnsi="Cambria Math" w:cs="Cambria Math"/>
                <w:sz w:val="20"/>
                <w:szCs w:val="20"/>
              </w:rPr>
              <m:t>1</m:t>
            </m:r>
          </m:num>
          <m:den>
            <m:r>
              <w:rPr>
                <w:rFonts w:ascii="Cambria Math" w:eastAsia="宋体" w:hAnsi="Cambria Math" w:cs="Cambria Math"/>
                <w:sz w:val="20"/>
                <w:szCs w:val="20"/>
              </w:rPr>
              <m:t>β</m:t>
            </m:r>
          </m:den>
        </m:f>
        <m:sSub>
          <m:sSubPr>
            <m:ctrlPr>
              <w:rPr>
                <w:rFonts w:ascii="Cambria Math" w:eastAsia="宋体" w:hAnsi="Cambria Math" w:cs="Cambria Math"/>
                <w:iCs/>
                <w:sz w:val="20"/>
                <w:szCs w:val="20"/>
              </w:rPr>
            </m:ctrlPr>
          </m:sSubPr>
          <m:e>
            <m:r>
              <m:rPr>
                <m:sty m:val="b"/>
              </m:rPr>
              <w:rPr>
                <w:rFonts w:ascii="Cambria Math" w:eastAsia="宋体" w:hAnsi="Cambria Math" w:cs="Cambria Math"/>
                <w:sz w:val="20"/>
                <w:szCs w:val="20"/>
              </w:rPr>
              <m:t>C</m:t>
            </m:r>
          </m:e>
          <m:sub>
            <m:r>
              <m:rPr>
                <m:sty m:val="p"/>
              </m:rPr>
              <w:rPr>
                <w:rFonts w:ascii="Cambria Math" w:eastAsia="宋体" w:hAnsi="Cambria Math" w:cs="Cambria Math"/>
                <w:sz w:val="20"/>
                <w:szCs w:val="20"/>
              </w:rPr>
              <m:t>Γ</m:t>
            </m:r>
          </m:sub>
        </m:sSub>
      </m:oMath>
      <w:r w:rsidR="00D87A1C" w:rsidRPr="000B4378">
        <w:rPr>
          <w:rFonts w:eastAsia="宋体" w:hint="eastAsia"/>
          <w:iCs/>
          <w:sz w:val="20"/>
          <w:szCs w:val="20"/>
        </w:rPr>
        <w:t xml:space="preserve"> </w:t>
      </w:r>
      <w:r w:rsidR="00D87A1C" w:rsidRPr="000B4378">
        <w:rPr>
          <w:rFonts w:eastAsia="宋体"/>
          <w:iCs/>
          <w:sz w:val="20"/>
          <w:szCs w:val="20"/>
        </w:rPr>
        <w:t xml:space="preserve">are </w:t>
      </w:r>
      <w:r>
        <w:rPr>
          <w:rFonts w:eastAsia="宋体"/>
          <w:iCs/>
          <w:sz w:val="20"/>
          <w:szCs w:val="20"/>
        </w:rPr>
        <w:t xml:space="preserve">corresponding </w:t>
      </w:r>
      <w:r w:rsidR="00D87A1C" w:rsidRPr="000B4378">
        <w:rPr>
          <w:rFonts w:eastAsia="宋体"/>
          <w:sz w:val="20"/>
          <w:szCs w:val="20"/>
        </w:rPr>
        <w:t>mean vector and covariance matrix</w:t>
      </w:r>
      <w:r w:rsidR="00D41B87" w:rsidRPr="000B4378">
        <w:rPr>
          <w:rFonts w:eastAsia="宋体"/>
          <w:sz w:val="20"/>
          <w:szCs w:val="20"/>
        </w:rPr>
        <w:t xml:space="preserve"> respectively</w:t>
      </w:r>
      <w:r w:rsidR="008D56A7">
        <w:rPr>
          <w:rFonts w:eastAsia="宋体"/>
          <w:sz w:val="20"/>
          <w:szCs w:val="20"/>
        </w:rPr>
        <w:t xml:space="preserve"> and </w:t>
      </w:r>
      <m:oMath>
        <m:r>
          <w:rPr>
            <w:rFonts w:ascii="Cambria Math" w:eastAsia="宋体" w:hAnsi="Cambria Math"/>
            <w:sz w:val="20"/>
            <w:szCs w:val="20"/>
          </w:rPr>
          <m:t>β</m:t>
        </m:r>
      </m:oMath>
      <w:r w:rsidR="008D56A7">
        <w:rPr>
          <w:rFonts w:eastAsia="宋体" w:hint="eastAsia"/>
          <w:sz w:val="20"/>
          <w:szCs w:val="20"/>
        </w:rPr>
        <w:t xml:space="preserve"> </w:t>
      </w:r>
      <w:r w:rsidR="002173E7">
        <w:rPr>
          <w:rFonts w:eastAsia="宋体"/>
          <w:sz w:val="20"/>
          <w:szCs w:val="20"/>
        </w:rPr>
        <w:t xml:space="preserve">means the </w:t>
      </w:r>
      <w:r w:rsidR="002173E7" w:rsidRPr="002173E7">
        <w:rPr>
          <w:rFonts w:eastAsia="宋体"/>
          <w:sz w:val="20"/>
          <w:szCs w:val="20"/>
        </w:rPr>
        <w:t>level of confidence in the prior distribution</w:t>
      </w:r>
      <w:r w:rsidR="00893760">
        <w:rPr>
          <w:rFonts w:eastAsia="宋体"/>
          <w:sz w:val="20"/>
          <w:szCs w:val="20"/>
        </w:rPr>
        <w:t>.</w:t>
      </w:r>
      <w:r w:rsidR="006C360B">
        <w:rPr>
          <w:rFonts w:eastAsia="宋体"/>
          <w:sz w:val="20"/>
          <w:szCs w:val="20"/>
        </w:rPr>
        <w:t xml:space="preserve"> </w:t>
      </w:r>
      <m:oMath>
        <m:sSub>
          <m:sSubPr>
            <m:ctrlPr>
              <w:rPr>
                <w:rFonts w:ascii="Cambria Math" w:eastAsia="宋体" w:hAnsi="Cambria Math" w:cs="Cambria Math"/>
                <w:iCs/>
                <w:sz w:val="20"/>
                <w:szCs w:val="20"/>
              </w:rPr>
            </m:ctrlPr>
          </m:sSubPr>
          <m:e>
            <m:r>
              <m:rPr>
                <m:sty m:val="b"/>
              </m:rPr>
              <w:rPr>
                <w:rFonts w:ascii="Cambria Math" w:eastAsia="宋体" w:hAnsi="Cambria Math" w:cs="Cambria Math"/>
                <w:sz w:val="20"/>
                <w:szCs w:val="20"/>
              </w:rPr>
              <m:t>C</m:t>
            </m:r>
          </m:e>
          <m:sub>
            <m:r>
              <m:rPr>
                <m:sty m:val="p"/>
              </m:rPr>
              <w:rPr>
                <w:rFonts w:ascii="Cambria Math" w:eastAsia="宋体" w:hAnsi="Cambria Math" w:cs="Cambria Math"/>
                <w:sz w:val="20"/>
                <w:szCs w:val="20"/>
              </w:rPr>
              <m:t>Γ</m:t>
            </m:r>
          </m:sub>
        </m:sSub>
      </m:oMath>
      <w:r w:rsidR="007004C5" w:rsidRPr="000B4378">
        <w:rPr>
          <w:rFonts w:ascii="Cambria Math" w:eastAsia="宋体" w:hAnsi="Cambria Math" w:cs="Cambria Math" w:hint="eastAsia"/>
          <w:iCs/>
          <w:sz w:val="20"/>
          <w:szCs w:val="20"/>
        </w:rPr>
        <w:t xml:space="preserve"> </w:t>
      </w:r>
      <w:r w:rsidR="008758A6" w:rsidRPr="00F36E15">
        <w:rPr>
          <w:rFonts w:eastAsia="宋体"/>
          <w:iCs/>
          <w:sz w:val="20"/>
          <w:szCs w:val="20"/>
        </w:rPr>
        <w:t>subject</w:t>
      </w:r>
      <w:r w:rsidR="006C360B">
        <w:rPr>
          <w:rFonts w:eastAsia="宋体"/>
          <w:iCs/>
          <w:sz w:val="20"/>
          <w:szCs w:val="20"/>
        </w:rPr>
        <w:t>s</w:t>
      </w:r>
      <w:r w:rsidR="008758A6" w:rsidRPr="00F36E15">
        <w:rPr>
          <w:rFonts w:eastAsia="宋体"/>
          <w:iCs/>
          <w:sz w:val="20"/>
          <w:szCs w:val="20"/>
        </w:rPr>
        <w:t xml:space="preserve"> to </w:t>
      </w:r>
      <w:r w:rsidR="006C360B">
        <w:rPr>
          <w:rFonts w:eastAsia="宋体"/>
          <w:iCs/>
          <w:sz w:val="20"/>
          <w:szCs w:val="20"/>
        </w:rPr>
        <w:t>IW</w:t>
      </w:r>
      <w:r w:rsidR="008758A6" w:rsidRPr="00F36E15">
        <w:rPr>
          <w:rFonts w:eastAsia="宋体"/>
          <w:iCs/>
          <w:sz w:val="20"/>
          <w:szCs w:val="20"/>
        </w:rPr>
        <w:t xml:space="preserve"> distribution</w:t>
      </w:r>
      <w:r w:rsidR="008758A6" w:rsidRPr="000B4378">
        <w:rPr>
          <w:rFonts w:ascii="Cambria Math" w:eastAsia="宋体" w:hAnsi="Cambria Math" w:cs="Cambria Math"/>
          <w:iCs/>
          <w:sz w:val="20"/>
          <w:szCs w:val="20"/>
        </w:rPr>
        <w:t xml:space="preserve"> </w:t>
      </w:r>
      <m:oMath>
        <m:r>
          <w:rPr>
            <w:rFonts w:ascii="Cambria Math" w:eastAsia="宋体" w:hAnsi="Cambria Math" w:cs="Cambria Math"/>
            <w:sz w:val="20"/>
            <w:szCs w:val="20"/>
          </w:rPr>
          <m:t>IW</m:t>
        </m:r>
        <m:d>
          <m:dPr>
            <m:ctrlPr>
              <w:rPr>
                <w:rFonts w:ascii="Cambria Math" w:eastAsia="宋体" w:hAnsi="Cambria Math" w:cs="Cambria Math"/>
                <w:iCs/>
                <w:sz w:val="20"/>
                <w:szCs w:val="20"/>
              </w:rPr>
            </m:ctrlPr>
          </m:dPr>
          <m:e>
            <m:sSub>
              <m:sSubPr>
                <m:ctrlPr>
                  <w:rPr>
                    <w:rFonts w:ascii="Cambria Math" w:eastAsia="宋体" w:hAnsi="Cambria Math" w:cs="Cambria Math"/>
                    <w:iCs/>
                    <w:sz w:val="20"/>
                    <w:szCs w:val="20"/>
                  </w:rPr>
                </m:ctrlPr>
              </m:sSubPr>
              <m:e>
                <m:r>
                  <m:rPr>
                    <m:sty m:val="b"/>
                  </m:rPr>
                  <w:rPr>
                    <w:rFonts w:ascii="Cambria Math" w:eastAsia="宋体" w:hAnsi="Cambria Math" w:cs="Cambria Math"/>
                    <w:sz w:val="20"/>
                    <w:szCs w:val="20"/>
                  </w:rPr>
                  <m:t>C</m:t>
                </m:r>
              </m:e>
              <m:sub>
                <m:r>
                  <m:rPr>
                    <m:sty m:val="p"/>
                  </m:rPr>
                  <w:rPr>
                    <w:rFonts w:ascii="Cambria Math" w:eastAsia="宋体" w:hAnsi="Cambria Math" w:cs="Cambria Math"/>
                    <w:sz w:val="20"/>
                    <w:szCs w:val="20"/>
                  </w:rPr>
                  <m:t>Γ</m:t>
                </m:r>
              </m:sub>
            </m:sSub>
          </m:e>
          <m:e>
            <m:r>
              <w:rPr>
                <w:rFonts w:ascii="Cambria Math" w:eastAsia="宋体" w:hAnsi="Cambria Math" w:cs="Cambria Math"/>
                <w:sz w:val="20"/>
                <w:szCs w:val="20"/>
              </w:rPr>
              <m:t>τ</m:t>
            </m:r>
            <m:r>
              <m:rPr>
                <m:sty m:val="p"/>
              </m:rPr>
              <w:rPr>
                <w:rFonts w:ascii="Cambria Math" w:eastAsia="宋体" w:hAnsi="Cambria Math" w:cs="Cambria Math"/>
                <w:sz w:val="20"/>
                <w:szCs w:val="20"/>
              </w:rPr>
              <m:t>,</m:t>
            </m:r>
            <m:sSub>
              <m:sSubPr>
                <m:ctrlPr>
                  <w:rPr>
                    <w:rFonts w:ascii="Cambria Math" w:eastAsia="宋体" w:hAnsi="Cambria Math" w:cs="Cambria Math"/>
                    <w:iCs/>
                    <w:sz w:val="20"/>
                    <w:szCs w:val="20"/>
                  </w:rPr>
                </m:ctrlPr>
              </m:sSubPr>
              <m:e>
                <m:r>
                  <m:rPr>
                    <m:sty m:val="b"/>
                  </m:rPr>
                  <w:rPr>
                    <w:rFonts w:ascii="Cambria Math" w:eastAsia="宋体" w:hAnsi="Cambria Math" w:cs="Cambria Math"/>
                    <w:sz w:val="20"/>
                    <w:szCs w:val="20"/>
                  </w:rPr>
                  <m:t>C</m:t>
                </m:r>
              </m:e>
              <m:sub>
                <m:sSub>
                  <m:sSubPr>
                    <m:ctrlPr>
                      <w:rPr>
                        <w:rFonts w:ascii="Cambria Math" w:eastAsia="宋体" w:hAnsi="Cambria Math" w:cs="Cambria Math"/>
                        <w:iCs/>
                        <w:sz w:val="20"/>
                        <w:szCs w:val="20"/>
                      </w:rPr>
                    </m:ctrlPr>
                  </m:sSubPr>
                  <m:e>
                    <m:r>
                      <m:rPr>
                        <m:sty m:val="p"/>
                      </m:rPr>
                      <w:rPr>
                        <w:rFonts w:ascii="Cambria Math" w:eastAsia="宋体" w:hAnsi="Cambria Math" w:cs="Cambria Math"/>
                        <w:sz w:val="20"/>
                        <w:szCs w:val="20"/>
                      </w:rPr>
                      <m:t>Γ</m:t>
                    </m:r>
                  </m:e>
                  <m:sub>
                    <m:r>
                      <m:rPr>
                        <m:sty m:val="p"/>
                      </m:rPr>
                      <w:rPr>
                        <w:rFonts w:ascii="Cambria Math" w:eastAsia="宋体" w:hAnsi="Cambria Math" w:cs="Cambria Math"/>
                        <w:sz w:val="20"/>
                        <w:szCs w:val="20"/>
                      </w:rPr>
                      <m:t>0</m:t>
                    </m:r>
                  </m:sub>
                </m:sSub>
              </m:sub>
            </m:sSub>
          </m:e>
        </m:d>
      </m:oMath>
      <w:r w:rsidR="00700E97" w:rsidRPr="000B4378">
        <w:rPr>
          <w:rFonts w:ascii="Cambria Math" w:eastAsia="宋体" w:hAnsi="Cambria Math" w:cs="Cambria Math"/>
          <w:iCs/>
          <w:sz w:val="20"/>
          <w:szCs w:val="20"/>
        </w:rPr>
        <w:t xml:space="preserve"> </w:t>
      </w:r>
      <w:r w:rsidR="00700E97" w:rsidRPr="00F02AA8">
        <w:rPr>
          <w:rFonts w:eastAsia="宋体"/>
          <w:iCs/>
          <w:sz w:val="20"/>
          <w:szCs w:val="20"/>
        </w:rPr>
        <w:t>in which</w:t>
      </w:r>
      <w:r w:rsidR="00700E97" w:rsidRPr="000B4378">
        <w:rPr>
          <w:rFonts w:ascii="Cambria Math" w:eastAsia="宋体" w:hAnsi="Cambria Math" w:cs="Cambria Math"/>
          <w:iCs/>
          <w:sz w:val="20"/>
          <w:szCs w:val="20"/>
        </w:rPr>
        <w:t xml:space="preserve"> </w:t>
      </w:r>
      <m:oMath>
        <m:sSub>
          <m:sSubPr>
            <m:ctrlPr>
              <w:rPr>
                <w:rFonts w:ascii="Cambria Math" w:eastAsia="宋体" w:hAnsi="Cambria Math" w:cs="Cambria Math"/>
                <w:iCs/>
                <w:sz w:val="20"/>
                <w:szCs w:val="20"/>
              </w:rPr>
            </m:ctrlPr>
          </m:sSubPr>
          <m:e>
            <m:r>
              <m:rPr>
                <m:sty m:val="b"/>
              </m:rPr>
              <w:rPr>
                <w:rFonts w:ascii="Cambria Math" w:eastAsia="宋体" w:hAnsi="Cambria Math" w:cs="Cambria Math"/>
                <w:sz w:val="20"/>
                <w:szCs w:val="20"/>
              </w:rPr>
              <m:t>C</m:t>
            </m:r>
          </m:e>
          <m:sub>
            <m:sSub>
              <m:sSubPr>
                <m:ctrlPr>
                  <w:rPr>
                    <w:rFonts w:ascii="Cambria Math" w:eastAsia="宋体" w:hAnsi="Cambria Math" w:cs="Cambria Math"/>
                    <w:iCs/>
                    <w:sz w:val="20"/>
                    <w:szCs w:val="20"/>
                  </w:rPr>
                </m:ctrlPr>
              </m:sSubPr>
              <m:e>
                <m:r>
                  <m:rPr>
                    <m:sty m:val="p"/>
                  </m:rPr>
                  <w:rPr>
                    <w:rFonts w:ascii="Cambria Math" w:eastAsia="宋体" w:hAnsi="Cambria Math" w:cs="Cambria Math"/>
                    <w:sz w:val="20"/>
                    <w:szCs w:val="20"/>
                  </w:rPr>
                  <m:t>Γ</m:t>
                </m:r>
              </m:e>
              <m:sub>
                <m:r>
                  <m:rPr>
                    <m:sty m:val="p"/>
                  </m:rPr>
                  <w:rPr>
                    <w:rFonts w:ascii="Cambria Math" w:eastAsia="宋体" w:hAnsi="Cambria Math" w:cs="Cambria Math"/>
                    <w:sz w:val="20"/>
                    <w:szCs w:val="20"/>
                  </w:rPr>
                  <m:t>0</m:t>
                </m:r>
              </m:sub>
            </m:sSub>
          </m:sub>
        </m:sSub>
        <m:r>
          <m:rPr>
            <m:sty m:val="p"/>
          </m:rPr>
          <w:rPr>
            <w:rFonts w:ascii="Cambria Math" w:eastAsia="宋体" w:hAnsi="Cambria Math" w:hint="eastAsia"/>
            <w:sz w:val="20"/>
            <w:szCs w:val="20"/>
          </w:rPr>
          <m:t>∈</m:t>
        </m:r>
        <m:sSup>
          <m:sSupPr>
            <m:ctrlPr>
              <w:rPr>
                <w:rFonts w:ascii="Cambria Math" w:eastAsia="宋体" w:hAnsi="Cambria Math"/>
                <w:i/>
                <w:sz w:val="20"/>
                <w:szCs w:val="20"/>
              </w:rPr>
            </m:ctrlPr>
          </m:sSupPr>
          <m:e>
            <m:r>
              <w:rPr>
                <w:rFonts w:ascii="Cambria Math" w:eastAsia="宋体" w:hAnsi="Cambria Math"/>
                <w:sz w:val="20"/>
                <w:szCs w:val="20"/>
              </w:rPr>
              <m:t>R</m:t>
            </m:r>
            <m:ctrlPr>
              <w:rPr>
                <w:rFonts w:ascii="Cambria Math" w:eastAsia="宋体" w:hAnsi="Cambria Math"/>
                <w:sz w:val="20"/>
                <w:szCs w:val="20"/>
              </w:rPr>
            </m:ctrlPr>
          </m:e>
          <m:sup>
            <m:r>
              <w:rPr>
                <w:rFonts w:ascii="Cambria Math" w:eastAsia="宋体" w:hAnsi="Cambria Math"/>
                <w:sz w:val="20"/>
                <w:szCs w:val="20"/>
              </w:rPr>
              <m:t>3</m:t>
            </m:r>
            <m:r>
              <m:rPr>
                <m:sty m:val="p"/>
              </m:rPr>
              <w:rPr>
                <w:rFonts w:ascii="Cambria Math" w:eastAsia="宋体" w:hAnsi="Cambria Math" w:hint="eastAsia"/>
                <w:sz w:val="20"/>
                <w:szCs w:val="20"/>
              </w:rPr>
              <m:t>×</m:t>
            </m:r>
            <m:r>
              <w:rPr>
                <w:rFonts w:ascii="Cambria Math" w:eastAsia="宋体" w:hAnsi="Cambria Math"/>
                <w:sz w:val="20"/>
                <w:szCs w:val="20"/>
              </w:rPr>
              <m:t>3</m:t>
            </m:r>
          </m:sup>
        </m:sSup>
      </m:oMath>
      <w:r w:rsidR="00AF2F53" w:rsidRPr="000B4378">
        <w:rPr>
          <w:rFonts w:ascii="Cambria Math" w:eastAsia="宋体" w:hAnsi="Cambria Math" w:cs="Cambria Math" w:hint="eastAsia"/>
          <w:sz w:val="20"/>
          <w:szCs w:val="20"/>
        </w:rPr>
        <w:t xml:space="preserve"> </w:t>
      </w:r>
      <w:r w:rsidR="00893760" w:rsidRPr="00F36E15">
        <w:rPr>
          <w:rFonts w:eastAsia="宋体"/>
          <w:sz w:val="20"/>
          <w:szCs w:val="20"/>
        </w:rPr>
        <w:t>is</w:t>
      </w:r>
      <w:r w:rsidR="002315E2">
        <w:rPr>
          <w:rFonts w:eastAsia="宋体"/>
          <w:sz w:val="20"/>
          <w:szCs w:val="20"/>
        </w:rPr>
        <w:t xml:space="preserve"> the</w:t>
      </w:r>
      <w:r w:rsidR="00893760" w:rsidRPr="00F36E15">
        <w:rPr>
          <w:rFonts w:eastAsia="宋体"/>
          <w:sz w:val="20"/>
          <w:szCs w:val="20"/>
        </w:rPr>
        <w:t xml:space="preserve"> </w:t>
      </w:r>
      <w:r w:rsidR="00362BB4" w:rsidRPr="00F36E15">
        <w:rPr>
          <w:rFonts w:eastAsia="宋体"/>
          <w:sz w:val="20"/>
          <w:szCs w:val="20"/>
        </w:rPr>
        <w:t>inverse scale matrix</w:t>
      </w:r>
      <w:r w:rsidR="00700E97" w:rsidRPr="00F36E15">
        <w:rPr>
          <w:rFonts w:eastAsia="宋体"/>
          <w:sz w:val="20"/>
          <w:szCs w:val="20"/>
        </w:rPr>
        <w:t xml:space="preserve"> and</w:t>
      </w:r>
      <w:r w:rsidR="00700E97" w:rsidRPr="000B4378">
        <w:rPr>
          <w:rFonts w:ascii="Cambria Math" w:eastAsia="宋体" w:hAnsi="Cambria Math" w:cs="Cambria Math"/>
          <w:sz w:val="20"/>
          <w:szCs w:val="20"/>
        </w:rPr>
        <w:t xml:space="preserve"> </w:t>
      </w:r>
      <w:r w:rsidR="00700E97" w:rsidRPr="000B4378">
        <w:rPr>
          <w:rFonts w:ascii="Cambria Math" w:eastAsia="宋体" w:hAnsi="Cambria Math" w:cs="Cambria Math"/>
          <w:i/>
          <w:sz w:val="20"/>
          <w:szCs w:val="20"/>
        </w:rPr>
        <w:t xml:space="preserve"> </w:t>
      </w:r>
      <m:oMath>
        <m:r>
          <w:rPr>
            <w:rFonts w:ascii="Cambria Math" w:eastAsia="宋体" w:hAnsi="Cambria Math" w:cs="Cambria Math"/>
            <w:sz w:val="20"/>
            <w:szCs w:val="20"/>
          </w:rPr>
          <m:t>τ</m:t>
        </m:r>
      </m:oMath>
      <w:r w:rsidR="00700E97" w:rsidRPr="000B4378">
        <w:rPr>
          <w:rFonts w:ascii="Cambria Math" w:eastAsia="宋体" w:hAnsi="Cambria Math" w:cs="Cambria Math" w:hint="eastAsia"/>
          <w:i/>
          <w:sz w:val="20"/>
          <w:szCs w:val="20"/>
        </w:rPr>
        <w:t xml:space="preserve"> </w:t>
      </w:r>
      <w:r w:rsidR="00700E97" w:rsidRPr="000B4378">
        <w:rPr>
          <w:rFonts w:eastAsia="宋体" w:hint="eastAsia"/>
          <w:sz w:val="20"/>
          <w:szCs w:val="20"/>
        </w:rPr>
        <w:t>i</w:t>
      </w:r>
      <w:r w:rsidR="00700E97" w:rsidRPr="000B4378">
        <w:rPr>
          <w:rFonts w:eastAsia="宋体"/>
          <w:sz w:val="20"/>
          <w:szCs w:val="20"/>
        </w:rPr>
        <w:t>s the degree of freedom</w:t>
      </w:r>
      <w:r w:rsidR="00D56568">
        <w:rPr>
          <w:rFonts w:eastAsia="宋体"/>
          <w:sz w:val="20"/>
          <w:szCs w:val="20"/>
        </w:rPr>
        <w:t xml:space="preserve"> with </w:t>
      </w:r>
      <m:oMath>
        <m:r>
          <w:rPr>
            <w:rFonts w:ascii="Cambria Math" w:eastAsia="宋体" w:hAnsi="Cambria Math" w:cs="Cambria Math"/>
            <w:sz w:val="20"/>
            <w:szCs w:val="20"/>
          </w:rPr>
          <m:t>τ&gt;2</m:t>
        </m:r>
      </m:oMath>
      <w:r w:rsidR="00D54B6D" w:rsidRPr="000B4378">
        <w:rPr>
          <w:rFonts w:eastAsia="宋体"/>
          <w:sz w:val="20"/>
          <w:szCs w:val="20"/>
        </w:rPr>
        <w:t>.</w:t>
      </w:r>
      <w:r w:rsidR="00700E97" w:rsidRPr="000B4378">
        <w:rPr>
          <w:rFonts w:eastAsia="宋体"/>
          <w:sz w:val="20"/>
          <w:szCs w:val="20"/>
        </w:rPr>
        <w:t xml:space="preserve"> </w:t>
      </w:r>
    </w:p>
    <w:p w14:paraId="41AC6813" w14:textId="187FEF05" w:rsidR="002E1576" w:rsidRPr="001F3C75" w:rsidRDefault="004F6019" w:rsidP="001F3C75">
      <w:pPr>
        <w:pStyle w:val="Text"/>
        <w:ind w:firstLine="200"/>
        <w:rPr>
          <w:shd w:val="clear" w:color="auto" w:fill="FFFFFF"/>
        </w:rPr>
      </w:pPr>
      <w:r w:rsidRPr="001F3C75">
        <w:rPr>
          <w:shd w:val="clear" w:color="auto" w:fill="FFFFFF"/>
          <w:lang w:eastAsia="zh-CN"/>
        </w:rPr>
        <w:t xml:space="preserve">The </w:t>
      </w:r>
      <w:r w:rsidR="00263A80" w:rsidRPr="001F3C75">
        <w:rPr>
          <w:shd w:val="clear" w:color="auto" w:fill="FFFFFF"/>
          <w:lang w:eastAsia="zh-CN"/>
        </w:rPr>
        <w:t xml:space="preserve">data-fusion based </w:t>
      </w:r>
      <w:r w:rsidR="00014202">
        <w:rPr>
          <w:shd w:val="clear" w:color="auto" w:fill="FFFFFF"/>
          <w:lang w:eastAsia="zh-CN"/>
        </w:rPr>
        <w:t>MTL</w:t>
      </w:r>
      <w:r w:rsidR="007F6EA9">
        <w:rPr>
          <w:shd w:val="clear" w:color="auto" w:fill="FFFFFF"/>
          <w:lang w:eastAsia="zh-CN"/>
        </w:rPr>
        <w:t xml:space="preserve"> </w:t>
      </w:r>
      <w:r w:rsidRPr="001F3C75">
        <w:rPr>
          <w:shd w:val="clear" w:color="auto" w:fill="FFFFFF"/>
          <w:lang w:eastAsia="zh-CN"/>
        </w:rPr>
        <w:t xml:space="preserve">model </w:t>
      </w:r>
      <w:r w:rsidR="00122D64" w:rsidRPr="001F3C75">
        <w:rPr>
          <w:shd w:val="clear" w:color="auto" w:fill="FFFFFF"/>
          <w:lang w:eastAsia="zh-CN"/>
        </w:rPr>
        <w:t>c</w:t>
      </w:r>
      <w:r w:rsidR="00122D64">
        <w:rPr>
          <w:shd w:val="clear" w:color="auto" w:fill="FFFFFF"/>
          <w:lang w:eastAsia="zh-CN"/>
        </w:rPr>
        <w:t>an</w:t>
      </w:r>
      <w:r w:rsidR="00122D64" w:rsidRPr="001F3C75">
        <w:rPr>
          <w:shd w:val="clear" w:color="auto" w:fill="FFFFFF"/>
          <w:lang w:eastAsia="zh-CN"/>
        </w:rPr>
        <w:t xml:space="preserve"> </w:t>
      </w:r>
      <w:r w:rsidRPr="001F3C75">
        <w:rPr>
          <w:shd w:val="clear" w:color="auto" w:fill="FFFFFF"/>
          <w:lang w:eastAsia="zh-CN"/>
        </w:rPr>
        <w:t>be concluded as follows:</w:t>
      </w:r>
    </w:p>
    <w:p w14:paraId="549A2030" w14:textId="516D871B" w:rsidR="004F6019" w:rsidRPr="001F3C75" w:rsidRDefault="00BB5F27" w:rsidP="001F3C75">
      <w:pPr>
        <w:pStyle w:val="af9"/>
        <w:numPr>
          <w:ilvl w:val="0"/>
          <w:numId w:val="34"/>
        </w:numPr>
        <w:spacing w:beforeLines="50" w:before="120"/>
        <w:rPr>
          <w:rFonts w:ascii="Times New Roman" w:eastAsia="宋体" w:hAnsi="Times New Roman"/>
          <w:iCs/>
          <w:sz w:val="20"/>
          <w:szCs w:val="20"/>
        </w:rPr>
      </w:pPr>
      <m:oMath>
        <m:sSub>
          <m:sSubPr>
            <m:ctrlPr>
              <w:rPr>
                <w:rFonts w:ascii="Cambria Math" w:eastAsia="宋体" w:hAnsi="Cambria Math" w:cs="Times New Roman"/>
                <w:i/>
                <w:sz w:val="20"/>
                <w:szCs w:val="20"/>
              </w:rPr>
            </m:ctrlPr>
          </m:sSubPr>
          <m:e>
            <m:r>
              <m:rPr>
                <m:sty m:val="b"/>
              </m:rPr>
              <w:rPr>
                <w:rFonts w:ascii="Cambria Math" w:eastAsia="宋体" w:hAnsi="Cambria Math" w:cs="Times New Roman"/>
                <w:sz w:val="20"/>
                <w:szCs w:val="20"/>
              </w:rPr>
              <m:t>μ</m:t>
            </m:r>
          </m:e>
          <m:sub>
            <m:r>
              <m:rPr>
                <m:sty m:val="p"/>
              </m:rPr>
              <w:rPr>
                <w:rFonts w:ascii="Cambria Math" w:eastAsia="宋体" w:hAnsi="Cambria Math" w:cs="Times New Roman"/>
                <w:sz w:val="20"/>
                <w:szCs w:val="20"/>
              </w:rPr>
              <m:t>Γ</m:t>
            </m:r>
          </m:sub>
        </m:sSub>
        <m:r>
          <w:rPr>
            <w:rFonts w:ascii="Cambria Math" w:eastAsia="宋体" w:hAnsi="Cambria Math" w:cs="Times New Roman"/>
            <w:sz w:val="20"/>
            <w:szCs w:val="20"/>
          </w:rPr>
          <m:t xml:space="preserve"> </m:t>
        </m:r>
      </m:oMath>
      <w:r w:rsidR="005436ED" w:rsidRPr="001F3C75">
        <w:rPr>
          <w:rFonts w:ascii="Times New Roman" w:eastAsia="宋体" w:hAnsi="Times New Roman" w:cs="Times New Roman"/>
          <w:iCs/>
          <w:sz w:val="20"/>
          <w:szCs w:val="20"/>
        </w:rPr>
        <w:t>a</w:t>
      </w:r>
      <w:r w:rsidR="00FB7F3A" w:rsidRPr="001F3C75">
        <w:rPr>
          <w:rFonts w:ascii="Times New Roman" w:eastAsia="宋体" w:hAnsi="Times New Roman" w:cs="Times New Roman"/>
          <w:iCs/>
          <w:sz w:val="20"/>
          <w:szCs w:val="20"/>
        </w:rPr>
        <w:t xml:space="preserve">nd </w:t>
      </w:r>
      <m:oMath>
        <m:sSub>
          <m:sSubPr>
            <m:ctrlPr>
              <w:rPr>
                <w:rFonts w:ascii="Cambria Math" w:eastAsia="宋体" w:hAnsi="Cambria Math" w:cs="Times New Roman"/>
                <w:i/>
                <w:sz w:val="20"/>
                <w:szCs w:val="20"/>
              </w:rPr>
            </m:ctrlPr>
          </m:sSubPr>
          <m:e>
            <m:r>
              <m:rPr>
                <m:sty m:val="b"/>
              </m:rPr>
              <w:rPr>
                <w:rFonts w:ascii="Cambria Math" w:eastAsia="宋体" w:hAnsi="Cambria Math" w:cs="Times New Roman"/>
                <w:sz w:val="20"/>
                <w:szCs w:val="20"/>
              </w:rPr>
              <m:t>C</m:t>
            </m:r>
          </m:e>
          <m:sub>
            <m:r>
              <m:rPr>
                <m:sty m:val="p"/>
              </m:rPr>
              <w:rPr>
                <w:rFonts w:ascii="Cambria Math" w:eastAsia="宋体" w:hAnsi="Cambria Math" w:cs="Times New Roman"/>
                <w:sz w:val="20"/>
                <w:szCs w:val="20"/>
              </w:rPr>
              <m:t>Γ</m:t>
            </m:r>
          </m:sub>
        </m:sSub>
      </m:oMath>
      <w:r w:rsidR="00FB7F3A" w:rsidRPr="001F3C75">
        <w:rPr>
          <w:rFonts w:ascii="Times New Roman" w:eastAsia="宋体" w:hAnsi="Times New Roman" w:cs="Times New Roman"/>
          <w:sz w:val="20"/>
          <w:szCs w:val="20"/>
        </w:rPr>
        <w:t xml:space="preserve"> a</w:t>
      </w:r>
      <w:r w:rsidR="005436ED" w:rsidRPr="001F3C75">
        <w:rPr>
          <w:rFonts w:ascii="Times New Roman" w:eastAsia="宋体" w:hAnsi="Times New Roman" w:cs="Times New Roman"/>
          <w:iCs/>
          <w:sz w:val="20"/>
          <w:szCs w:val="20"/>
        </w:rPr>
        <w:t xml:space="preserve">re generated </w:t>
      </w:r>
      <w:r w:rsidR="00375E62" w:rsidRPr="001F3C75">
        <w:rPr>
          <w:rFonts w:ascii="Times New Roman" w:eastAsia="宋体" w:hAnsi="Times New Roman" w:cs="Times New Roman"/>
          <w:iCs/>
          <w:sz w:val="20"/>
          <w:szCs w:val="20"/>
        </w:rPr>
        <w:t xml:space="preserve">based on </w:t>
      </w:r>
      <w:r w:rsidR="005436ED" w:rsidRPr="001F3C75">
        <w:rPr>
          <w:rFonts w:ascii="Times New Roman" w:eastAsia="宋体" w:hAnsi="Times New Roman" w:cs="Times New Roman"/>
          <w:iCs/>
          <w:sz w:val="20"/>
          <w:szCs w:val="20"/>
        </w:rPr>
        <w:t>(</w:t>
      </w:r>
      <w:r w:rsidR="002E3720" w:rsidRPr="001F3C75">
        <w:rPr>
          <w:rFonts w:ascii="Times New Roman" w:eastAsia="宋体" w:hAnsi="Times New Roman" w:cs="Times New Roman"/>
          <w:iCs/>
          <w:sz w:val="20"/>
          <w:szCs w:val="20"/>
        </w:rPr>
        <w:t>9</w:t>
      </w:r>
      <w:r w:rsidR="005436ED" w:rsidRPr="001F3C75">
        <w:rPr>
          <w:rFonts w:ascii="Times New Roman" w:eastAsia="宋体" w:hAnsi="Times New Roman" w:cs="Times New Roman"/>
          <w:iCs/>
          <w:sz w:val="20"/>
          <w:szCs w:val="20"/>
        </w:rPr>
        <w:t>)</w:t>
      </w:r>
      <w:r w:rsidR="008355C4" w:rsidRPr="001F3C75">
        <w:rPr>
          <w:rFonts w:ascii="Times New Roman" w:eastAsia="宋体" w:hAnsi="Times New Roman" w:cs="Times New Roman"/>
          <w:iCs/>
          <w:sz w:val="20"/>
          <w:szCs w:val="20"/>
        </w:rPr>
        <w:t>;</w:t>
      </w:r>
    </w:p>
    <w:p w14:paraId="297DD14E" w14:textId="7CA67E3C" w:rsidR="00D06E6C" w:rsidRPr="001F3C75" w:rsidRDefault="00D06E6C" w:rsidP="001F3C75">
      <w:pPr>
        <w:pStyle w:val="af9"/>
        <w:numPr>
          <w:ilvl w:val="0"/>
          <w:numId w:val="34"/>
        </w:numPr>
        <w:rPr>
          <w:rFonts w:eastAsia="宋体"/>
          <w:sz w:val="20"/>
          <w:szCs w:val="20"/>
        </w:rPr>
      </w:pPr>
      <w:r w:rsidRPr="001F3C75">
        <w:rPr>
          <w:rFonts w:ascii="Times New Roman" w:eastAsia="宋体" w:hAnsi="Times New Roman" w:cs="Times New Roman"/>
          <w:iCs/>
          <w:sz w:val="20"/>
          <w:szCs w:val="20"/>
        </w:rPr>
        <w:t xml:space="preserve">For </w:t>
      </w:r>
      <w:r w:rsidR="00115500" w:rsidRPr="001F3C75">
        <w:rPr>
          <w:rFonts w:ascii="Times New Roman" w:eastAsia="宋体" w:hAnsi="Times New Roman" w:cs="Times New Roman"/>
          <w:iCs/>
          <w:sz w:val="20"/>
          <w:szCs w:val="20"/>
        </w:rPr>
        <w:t>model</w:t>
      </w:r>
      <w:r w:rsidR="00987BBC" w:rsidRPr="001F3C75">
        <w:rPr>
          <w:rFonts w:ascii="Times New Roman" w:eastAsia="宋体" w:hAnsi="Times New Roman" w:cs="Times New Roman"/>
          <w:iCs/>
          <w:sz w:val="20"/>
          <w:szCs w:val="20"/>
        </w:rPr>
        <w:t xml:space="preserve"> parameter</w:t>
      </w:r>
      <w:r w:rsidRPr="001F3C75">
        <w:rPr>
          <w:rFonts w:ascii="Times New Roman" w:eastAsia="宋体" w:hAnsi="Times New Roman" w:cs="Times New Roman"/>
          <w:iCs/>
          <w:sz w:val="20"/>
          <w:szCs w:val="20"/>
        </w:rPr>
        <w:t xml:space="preserve"> </w:t>
      </w:r>
      <m:oMath>
        <m:sSub>
          <m:sSubPr>
            <m:ctrlPr>
              <w:rPr>
                <w:rFonts w:ascii="Cambria Math" w:eastAsia="宋体" w:hAnsi="Cambria Math" w:cs="Times New Roman"/>
                <w:i/>
                <w:sz w:val="20"/>
                <w:szCs w:val="20"/>
              </w:rPr>
            </m:ctrlPr>
          </m:sSubPr>
          <m:e>
            <m:r>
              <m:rPr>
                <m:sty m:val="b"/>
              </m:rPr>
              <w:rPr>
                <w:rFonts w:ascii="Cambria Math" w:eastAsia="宋体" w:hAnsi="Cambria Math" w:cs="Times New Roman"/>
                <w:sz w:val="20"/>
                <w:szCs w:val="20"/>
              </w:rPr>
              <m:t>Γ</m:t>
            </m:r>
            <m:ctrlPr>
              <w:rPr>
                <w:rFonts w:ascii="Cambria Math" w:eastAsia="宋体" w:hAnsi="Cambria Math" w:cs="Times New Roman"/>
                <w:b/>
                <w:bCs/>
                <w:iCs/>
                <w:sz w:val="20"/>
                <w:szCs w:val="20"/>
              </w:rPr>
            </m:ctrlPr>
          </m:e>
          <m:sub>
            <m:r>
              <w:rPr>
                <w:rFonts w:ascii="Cambria Math" w:eastAsia="宋体" w:hAnsi="Cambria Math" w:cs="Times New Roman"/>
                <w:sz w:val="20"/>
                <w:szCs w:val="20"/>
              </w:rPr>
              <m:t>l</m:t>
            </m:r>
          </m:sub>
        </m:sSub>
      </m:oMath>
      <w:r w:rsidR="00C6338E" w:rsidRPr="001F3C75">
        <w:rPr>
          <w:rFonts w:ascii="Times New Roman" w:eastAsia="宋体" w:hAnsi="Times New Roman" w:cs="Times New Roman"/>
          <w:sz w:val="20"/>
          <w:szCs w:val="20"/>
        </w:rPr>
        <w:t xml:space="preserve"> </w:t>
      </w:r>
      <w:r w:rsidR="00DC4F24" w:rsidRPr="001F3C75">
        <w:rPr>
          <w:rFonts w:ascii="Times New Roman" w:eastAsia="宋体" w:hAnsi="Times New Roman" w:cs="Times New Roman"/>
          <w:sz w:val="20"/>
          <w:szCs w:val="20"/>
        </w:rPr>
        <w:t xml:space="preserve">of </w:t>
      </w:r>
      <w:r w:rsidR="00115500" w:rsidRPr="001F3C75">
        <w:rPr>
          <w:rFonts w:ascii="Times New Roman" w:eastAsia="宋体" w:hAnsi="Times New Roman" w:cs="Times New Roman"/>
          <w:sz w:val="20"/>
          <w:szCs w:val="20"/>
        </w:rPr>
        <w:t xml:space="preserve">each </w:t>
      </w:r>
      <w:r w:rsidR="00DC4F24" w:rsidRPr="001F3C75">
        <w:rPr>
          <w:rFonts w:ascii="Times New Roman" w:eastAsia="宋体" w:hAnsi="Times New Roman" w:cs="Times New Roman"/>
          <w:sz w:val="20"/>
          <w:szCs w:val="20"/>
        </w:rPr>
        <w:t xml:space="preserve">unit </w:t>
      </w:r>
      <m:oMath>
        <m:r>
          <w:rPr>
            <w:rFonts w:ascii="Cambria Math" w:eastAsia="宋体" w:hAnsi="Cambria Math" w:cs="Times New Roman"/>
            <w:sz w:val="20"/>
            <w:szCs w:val="20"/>
          </w:rPr>
          <m:t>l</m:t>
        </m:r>
      </m:oMath>
      <w:r w:rsidR="00C6338E" w:rsidRPr="001F3C75">
        <w:rPr>
          <w:rFonts w:ascii="Times New Roman" w:eastAsia="宋体" w:hAnsi="Times New Roman" w:cs="Times New Roman"/>
          <w:sz w:val="20"/>
          <w:szCs w:val="20"/>
        </w:rPr>
        <w:t>,</w:t>
      </w:r>
      <w:r w:rsidR="00DE38B8" w:rsidRPr="001F3C75">
        <w:rPr>
          <w:rFonts w:ascii="Times New Roman" w:eastAsia="宋体" w:hAnsi="Times New Roman" w:cs="Times New Roman"/>
          <w:sz w:val="20"/>
          <w:szCs w:val="20"/>
        </w:rPr>
        <w:t xml:space="preserve"> we </w:t>
      </w:r>
      <w:r w:rsidR="00B25FA5" w:rsidRPr="001F3C75">
        <w:rPr>
          <w:rFonts w:ascii="Times New Roman" w:eastAsia="宋体" w:hAnsi="Times New Roman" w:cs="Times New Roman"/>
          <w:sz w:val="20"/>
          <w:szCs w:val="20"/>
        </w:rPr>
        <w:t>have</w:t>
      </w:r>
      <w:r w:rsidR="00DE38B8" w:rsidRPr="001F3C75">
        <w:rPr>
          <w:rFonts w:ascii="Times New Roman" w:eastAsia="宋体" w:hAnsi="Times New Roman" w:cs="Times New Roman"/>
          <w:sz w:val="20"/>
          <w:szCs w:val="20"/>
        </w:rPr>
        <w:t xml:space="preserve"> </w:t>
      </w:r>
      <m:oMath>
        <m:sSub>
          <m:sSubPr>
            <m:ctrlPr>
              <w:rPr>
                <w:rFonts w:ascii="Cambria Math" w:eastAsia="宋体" w:hAnsi="Cambria Math" w:cs="Times New Roman"/>
                <w:i/>
                <w:sz w:val="20"/>
                <w:szCs w:val="20"/>
              </w:rPr>
            </m:ctrlPr>
          </m:sSubPr>
          <m:e>
            <m:r>
              <m:rPr>
                <m:sty m:val="b"/>
              </m:rPr>
              <w:rPr>
                <w:rFonts w:ascii="Cambria Math" w:eastAsia="宋体" w:hAnsi="Cambria Math" w:cs="Times New Roman"/>
                <w:sz w:val="20"/>
                <w:szCs w:val="20"/>
              </w:rPr>
              <m:t>Γ</m:t>
            </m:r>
            <m:ctrlPr>
              <w:rPr>
                <w:rFonts w:ascii="Cambria Math" w:eastAsia="宋体" w:hAnsi="Cambria Math" w:cs="Times New Roman"/>
                <w:b/>
                <w:bCs/>
                <w:iCs/>
                <w:sz w:val="20"/>
                <w:szCs w:val="20"/>
              </w:rPr>
            </m:ctrlPr>
          </m:e>
          <m:sub>
            <m:r>
              <w:rPr>
                <w:rFonts w:ascii="Cambria Math" w:eastAsia="宋体" w:hAnsi="Cambria Math" w:cs="Times New Roman"/>
                <w:sz w:val="20"/>
                <w:szCs w:val="20"/>
              </w:rPr>
              <m:t>l</m:t>
            </m:r>
          </m:sub>
        </m:sSub>
      </m:oMath>
      <w:r w:rsidR="00DE38B8" w:rsidRPr="001F3C75">
        <w:rPr>
          <w:rFonts w:ascii="Times New Roman" w:eastAsia="宋体" w:hAnsi="Times New Roman" w:cs="Times New Roman"/>
          <w:sz w:val="20"/>
          <w:szCs w:val="20"/>
        </w:rPr>
        <w:t xml:space="preserve"> from its distribution</w:t>
      </w:r>
      <w:r w:rsidR="00B25FA5" w:rsidRPr="001F3C75">
        <w:rPr>
          <w:rFonts w:ascii="Times New Roman" w:eastAsia="宋体" w:hAnsi="Times New Roman" w:cs="Times New Roman"/>
          <w:sz w:val="20"/>
          <w:szCs w:val="20"/>
        </w:rPr>
        <w:t xml:space="preserve"> as</w:t>
      </w:r>
      <w:r w:rsidR="00DE38B8" w:rsidRPr="001F3C75">
        <w:rPr>
          <w:rFonts w:ascii="Times New Roman" w:eastAsia="宋体" w:hAnsi="Times New Roman" w:cs="Times New Roman"/>
          <w:sz w:val="20"/>
          <w:szCs w:val="20"/>
        </w:rPr>
        <w:t xml:space="preserve"> </w:t>
      </w:r>
      <w:r w:rsidR="00C6338E" w:rsidRPr="001F3C75">
        <w:rPr>
          <w:rFonts w:ascii="Times New Roman" w:eastAsia="宋体" w:hAnsi="Times New Roman" w:cs="Times New Roman"/>
          <w:sz w:val="20"/>
          <w:szCs w:val="20"/>
        </w:rPr>
        <w:t xml:space="preserve"> </w:t>
      </w:r>
      <m:oMath>
        <m:sSub>
          <m:sSubPr>
            <m:ctrlPr>
              <w:rPr>
                <w:rFonts w:ascii="Cambria Math" w:eastAsia="宋体" w:hAnsi="Cambria Math" w:cs="Times New Roman"/>
                <w:i/>
                <w:sz w:val="20"/>
                <w:szCs w:val="20"/>
              </w:rPr>
            </m:ctrlPr>
          </m:sSubPr>
          <m:e>
            <m:r>
              <m:rPr>
                <m:sty m:val="b"/>
              </m:rPr>
              <w:rPr>
                <w:rFonts w:ascii="Cambria Math" w:eastAsia="宋体" w:hAnsi="Cambria Math" w:cs="Times New Roman"/>
                <w:sz w:val="20"/>
                <w:szCs w:val="20"/>
              </w:rPr>
              <m:t>Γ</m:t>
            </m:r>
            <m:ctrlPr>
              <w:rPr>
                <w:rFonts w:ascii="Cambria Math" w:eastAsia="宋体" w:hAnsi="Cambria Math" w:cs="Times New Roman"/>
                <w:b/>
                <w:bCs/>
                <w:iCs/>
                <w:sz w:val="20"/>
                <w:szCs w:val="20"/>
              </w:rPr>
            </m:ctrlPr>
          </m:e>
          <m:sub>
            <m:r>
              <w:rPr>
                <w:rFonts w:ascii="Cambria Math" w:eastAsia="宋体" w:hAnsi="Cambria Math" w:cs="Times New Roman"/>
                <w:sz w:val="20"/>
                <w:szCs w:val="20"/>
              </w:rPr>
              <m:t>l</m:t>
            </m:r>
          </m:sub>
        </m:sSub>
        <m:r>
          <m:rPr>
            <m:sty m:val="p"/>
          </m:rPr>
          <w:rPr>
            <w:rFonts w:ascii="Cambria Math" w:eastAsia="宋体" w:hAnsi="Cambria Math" w:cs="Times New Roman" w:hint="eastAsia"/>
            <w:sz w:val="20"/>
            <w:szCs w:val="20"/>
          </w:rPr>
          <m:t>∼</m:t>
        </m:r>
        <m:r>
          <w:rPr>
            <w:rFonts w:ascii="Cambria Math" w:eastAsia="宋体" w:hAnsi="Cambria Math" w:cs="Times New Roman"/>
            <w:sz w:val="20"/>
            <w:szCs w:val="20"/>
          </w:rPr>
          <m:t>N</m:t>
        </m:r>
        <m:d>
          <m:dPr>
            <m:ctrlPr>
              <w:rPr>
                <w:rFonts w:ascii="Cambria Math" w:eastAsia="宋体" w:hAnsi="Cambria Math" w:cs="Times New Roman"/>
                <w:i/>
                <w:sz w:val="20"/>
                <w:szCs w:val="20"/>
              </w:rPr>
            </m:ctrlPr>
          </m:dPr>
          <m:e>
            <m:sSub>
              <m:sSubPr>
                <m:ctrlPr>
                  <w:rPr>
                    <w:rFonts w:ascii="Cambria Math" w:eastAsia="宋体" w:hAnsi="Cambria Math" w:cs="Times New Roman"/>
                    <w:i/>
                    <w:sz w:val="20"/>
                    <w:szCs w:val="20"/>
                  </w:rPr>
                </m:ctrlPr>
              </m:sSubPr>
              <m:e>
                <m:r>
                  <m:rPr>
                    <m:sty m:val="b"/>
                  </m:rPr>
                  <w:rPr>
                    <w:rFonts w:ascii="Cambria Math" w:eastAsia="宋体" w:hAnsi="Cambria Math" w:cs="Times New Roman"/>
                    <w:sz w:val="20"/>
                    <w:szCs w:val="20"/>
                  </w:rPr>
                  <m:t>μ</m:t>
                </m:r>
              </m:e>
              <m:sub>
                <m:r>
                  <m:rPr>
                    <m:sty m:val="p"/>
                  </m:rPr>
                  <w:rPr>
                    <w:rFonts w:ascii="Cambria Math" w:eastAsia="宋体" w:hAnsi="Cambria Math" w:cs="Times New Roman"/>
                    <w:sz w:val="20"/>
                    <w:szCs w:val="20"/>
                  </w:rPr>
                  <m:t>Γ</m:t>
                </m:r>
              </m:sub>
            </m:sSub>
            <m:r>
              <w:rPr>
                <w:rFonts w:ascii="Cambria Math" w:eastAsia="宋体" w:hAnsi="Cambria Math" w:cs="Times New Roman"/>
                <w:sz w:val="20"/>
                <w:szCs w:val="20"/>
              </w:rPr>
              <m:t>,</m:t>
            </m:r>
            <m:sSub>
              <m:sSubPr>
                <m:ctrlPr>
                  <w:rPr>
                    <w:rFonts w:ascii="Cambria Math" w:eastAsia="宋体" w:hAnsi="Cambria Math" w:cs="Times New Roman"/>
                    <w:i/>
                    <w:sz w:val="20"/>
                    <w:szCs w:val="20"/>
                  </w:rPr>
                </m:ctrlPr>
              </m:sSubPr>
              <m:e>
                <m:r>
                  <m:rPr>
                    <m:sty m:val="b"/>
                  </m:rPr>
                  <w:rPr>
                    <w:rFonts w:ascii="Cambria Math" w:eastAsia="宋体" w:hAnsi="Cambria Math" w:cs="Times New Roman"/>
                    <w:sz w:val="20"/>
                    <w:szCs w:val="20"/>
                  </w:rPr>
                  <m:t>C</m:t>
                </m:r>
              </m:e>
              <m:sub>
                <m:r>
                  <m:rPr>
                    <m:sty m:val="p"/>
                  </m:rPr>
                  <w:rPr>
                    <w:rFonts w:ascii="Cambria Math" w:eastAsia="宋体" w:hAnsi="Cambria Math" w:cs="Times New Roman"/>
                    <w:sz w:val="20"/>
                    <w:szCs w:val="20"/>
                  </w:rPr>
                  <m:t>Γ</m:t>
                </m:r>
              </m:sub>
            </m:sSub>
          </m:e>
        </m:d>
      </m:oMath>
      <w:r w:rsidR="00115500" w:rsidRPr="001F3C75">
        <w:rPr>
          <w:rFonts w:ascii="Times New Roman" w:eastAsia="宋体" w:hAnsi="Times New Roman" w:cs="Times New Roman"/>
          <w:sz w:val="20"/>
          <w:szCs w:val="20"/>
        </w:rPr>
        <w:t xml:space="preserve">, with </w:t>
      </w:r>
      <m:oMath>
        <m:r>
          <w:rPr>
            <w:rFonts w:ascii="Cambria Math" w:eastAsia="宋体" w:hAnsi="Cambria Math" w:cs="Times New Roman"/>
            <w:sz w:val="20"/>
            <w:szCs w:val="20"/>
          </w:rPr>
          <m:t xml:space="preserve">l=1, </m:t>
        </m:r>
        <m:r>
          <m:rPr>
            <m:sty m:val="p"/>
          </m:rPr>
          <w:rPr>
            <w:rFonts w:ascii="Cambria Math" w:eastAsia="宋体" w:hAnsi="Cambria Math" w:cs="Times New Roman"/>
            <w:sz w:val="20"/>
            <w:szCs w:val="20"/>
          </w:rPr>
          <m:t>⋯</m:t>
        </m:r>
        <m:r>
          <w:rPr>
            <w:rFonts w:ascii="Cambria Math" w:eastAsia="宋体" w:hAnsi="Cambria Math" w:cs="Times New Roman"/>
            <w:sz w:val="20"/>
            <w:szCs w:val="20"/>
          </w:rPr>
          <m:t>, L</m:t>
        </m:r>
      </m:oMath>
      <w:r w:rsidR="00C6338E" w:rsidRPr="001F3C75">
        <w:rPr>
          <w:rFonts w:ascii="Times New Roman" w:eastAsia="宋体" w:hAnsi="Times New Roman" w:cs="Times New Roman"/>
          <w:sz w:val="20"/>
          <w:szCs w:val="20"/>
        </w:rPr>
        <w:t>;</w:t>
      </w:r>
    </w:p>
    <w:p w14:paraId="034943A6" w14:textId="282BAB83" w:rsidR="005E0A98" w:rsidRPr="001F3C75" w:rsidRDefault="00263A80" w:rsidP="001F3C75">
      <w:pPr>
        <w:pStyle w:val="af9"/>
        <w:numPr>
          <w:ilvl w:val="0"/>
          <w:numId w:val="34"/>
        </w:numPr>
        <w:spacing w:afterLines="50" w:after="120"/>
        <w:rPr>
          <w:rFonts w:eastAsia="宋体"/>
          <w:sz w:val="20"/>
          <w:szCs w:val="20"/>
        </w:rPr>
      </w:pPr>
      <w:r w:rsidRPr="001F3C75">
        <w:rPr>
          <w:rFonts w:ascii="Times New Roman" w:eastAsia="宋体" w:hAnsi="Times New Roman" w:cs="Times New Roman"/>
          <w:sz w:val="20"/>
          <w:szCs w:val="20"/>
        </w:rPr>
        <w:t xml:space="preserve">Given </w:t>
      </w:r>
      <m:oMath>
        <m:sSub>
          <m:sSubPr>
            <m:ctrlPr>
              <w:rPr>
                <w:rFonts w:ascii="Cambria Math" w:eastAsia="宋体" w:hAnsi="Cambria Math" w:cs="Times New Roman"/>
                <w:i/>
                <w:sz w:val="20"/>
                <w:szCs w:val="20"/>
              </w:rPr>
            </m:ctrlPr>
          </m:sSubPr>
          <m:e>
            <m:r>
              <m:rPr>
                <m:sty m:val="b"/>
              </m:rPr>
              <w:rPr>
                <w:rFonts w:ascii="Cambria Math" w:eastAsia="宋体" w:hAnsi="Cambria Math" w:cs="Times New Roman"/>
                <w:sz w:val="20"/>
                <w:szCs w:val="20"/>
              </w:rPr>
              <m:t>x</m:t>
            </m:r>
          </m:e>
          <m:sub>
            <m:r>
              <w:rPr>
                <w:rFonts w:ascii="Cambria Math" w:eastAsia="宋体" w:hAnsi="Cambria Math" w:cs="Times New Roman"/>
                <w:sz w:val="20"/>
                <w:szCs w:val="20"/>
              </w:rPr>
              <m:t>l</m:t>
            </m:r>
          </m:sub>
        </m:sSub>
      </m:oMath>
      <w:r w:rsidR="00595416" w:rsidRPr="001F3C75">
        <w:rPr>
          <w:rFonts w:ascii="Times New Roman" w:eastAsia="宋体" w:hAnsi="Times New Roman" w:cs="Times New Roman"/>
          <w:sz w:val="20"/>
          <w:szCs w:val="20"/>
        </w:rPr>
        <w:t xml:space="preserve"> </w:t>
      </w:r>
      <w:r w:rsidR="008A338F" w:rsidRPr="001F3C75">
        <w:rPr>
          <w:rFonts w:ascii="Times New Roman" w:eastAsia="宋体" w:hAnsi="Times New Roman" w:cs="Times New Roman"/>
          <w:sz w:val="20"/>
          <w:szCs w:val="20"/>
        </w:rPr>
        <w:t xml:space="preserve">that </w:t>
      </w:r>
      <w:r w:rsidR="00595416" w:rsidRPr="001F3C75">
        <w:rPr>
          <w:rFonts w:ascii="Times New Roman" w:eastAsia="宋体" w:hAnsi="Times New Roman" w:cs="Times New Roman"/>
          <w:sz w:val="20"/>
          <w:szCs w:val="20"/>
        </w:rPr>
        <w:t xml:space="preserve">denotes </w:t>
      </w:r>
      <w:r w:rsidR="008A338F" w:rsidRPr="001F3C75">
        <w:rPr>
          <w:rFonts w:ascii="Times New Roman" w:eastAsia="宋体" w:hAnsi="Times New Roman" w:cs="Times New Roman"/>
          <w:sz w:val="20"/>
          <w:szCs w:val="20"/>
        </w:rPr>
        <w:t xml:space="preserve">the matrix of </w:t>
      </w:r>
      <w:r w:rsidR="005E0A98" w:rsidRPr="001F3C75">
        <w:rPr>
          <w:rFonts w:ascii="Times New Roman" w:eastAsia="宋体" w:hAnsi="Times New Roman" w:cs="Times New Roman"/>
          <w:sz w:val="20"/>
          <w:szCs w:val="20"/>
        </w:rPr>
        <w:t xml:space="preserve">observed sensor signals of unit </w:t>
      </w:r>
      <m:oMath>
        <m:r>
          <w:rPr>
            <w:rFonts w:ascii="Cambria Math" w:eastAsia="宋体" w:hAnsi="Cambria Math" w:cs="Times New Roman"/>
            <w:sz w:val="20"/>
            <w:szCs w:val="20"/>
          </w:rPr>
          <m:t>l</m:t>
        </m:r>
      </m:oMath>
      <w:r w:rsidR="005E0A98" w:rsidRPr="001F3C75">
        <w:rPr>
          <w:rFonts w:ascii="Times New Roman" w:eastAsia="宋体" w:hAnsi="Times New Roman" w:cs="Times New Roman"/>
          <w:sz w:val="20"/>
          <w:szCs w:val="20"/>
        </w:rPr>
        <w:t>,</w:t>
      </w:r>
      <w:r w:rsidR="00DC4F24" w:rsidRPr="001F3C75">
        <w:rPr>
          <w:rFonts w:ascii="Times New Roman" w:eastAsia="宋体" w:hAnsi="Times New Roman" w:cs="Times New Roman"/>
          <w:sz w:val="20"/>
          <w:szCs w:val="20"/>
        </w:rPr>
        <w:t xml:space="preserve"> </w:t>
      </w:r>
      <w:r w:rsidR="008A338F" w:rsidRPr="001F3C75">
        <w:rPr>
          <w:rFonts w:ascii="Times New Roman" w:eastAsia="宋体" w:hAnsi="Times New Roman" w:cs="Times New Roman"/>
          <w:sz w:val="20"/>
          <w:szCs w:val="20"/>
        </w:rPr>
        <w:t xml:space="preserve">the </w:t>
      </w:r>
      <w:r w:rsidR="008355C4" w:rsidRPr="001F3C75">
        <w:rPr>
          <w:rFonts w:ascii="Times New Roman" w:eastAsia="宋体" w:hAnsi="Times New Roman" w:cs="Times New Roman"/>
          <w:sz w:val="20"/>
          <w:szCs w:val="20"/>
        </w:rPr>
        <w:t>HI</w:t>
      </w:r>
      <w:r w:rsidR="00DC4F24" w:rsidRPr="001F3C75">
        <w:rPr>
          <w:rFonts w:ascii="Times New Roman" w:eastAsia="宋体" w:hAnsi="Times New Roman" w:cs="Times New Roman"/>
          <w:sz w:val="20"/>
          <w:szCs w:val="20"/>
        </w:rPr>
        <w:t xml:space="preserve"> </w:t>
      </w:r>
      <w:r w:rsidR="00B25FA5" w:rsidRPr="001F3C75">
        <w:rPr>
          <w:rFonts w:ascii="Times New Roman" w:eastAsia="宋体" w:hAnsi="Times New Roman" w:cs="Times New Roman"/>
          <w:sz w:val="20"/>
          <w:szCs w:val="20"/>
        </w:rPr>
        <w:t xml:space="preserve">can </w:t>
      </w:r>
      <w:r w:rsidR="0065606C" w:rsidRPr="001F3C75">
        <w:rPr>
          <w:rFonts w:ascii="Times New Roman" w:eastAsia="宋体" w:hAnsi="Times New Roman" w:cs="Times New Roman"/>
          <w:sz w:val="20"/>
          <w:szCs w:val="20"/>
        </w:rPr>
        <w:t xml:space="preserve">be constructed as </w:t>
      </w:r>
      <w:r w:rsidR="005E0A98" w:rsidRPr="001F3C75">
        <w:rPr>
          <w:rFonts w:ascii="Times New Roman" w:eastAsia="宋体" w:hAnsi="Times New Roman" w:cs="Times New Roman"/>
          <w:sz w:val="20"/>
          <w:szCs w:val="20"/>
        </w:rPr>
        <w:t xml:space="preserve"> </w:t>
      </w:r>
      <m:oMath>
        <m:sSub>
          <m:sSubPr>
            <m:ctrlPr>
              <w:rPr>
                <w:rFonts w:ascii="Cambria Math" w:eastAsia="宋体" w:hAnsi="Cambria Math" w:cs="Times New Roman"/>
                <w:i/>
                <w:sz w:val="20"/>
                <w:szCs w:val="20"/>
              </w:rPr>
            </m:ctrlPr>
          </m:sSubPr>
          <m:e>
            <m:r>
              <m:rPr>
                <m:sty m:val="b"/>
              </m:rPr>
              <w:rPr>
                <w:rFonts w:ascii="Cambria Math" w:eastAsia="宋体" w:hAnsi="Cambria Math" w:cs="Times New Roman"/>
                <w:sz w:val="20"/>
                <w:szCs w:val="20"/>
              </w:rPr>
              <m:t>h</m:t>
            </m:r>
          </m:e>
          <m:sub>
            <m:r>
              <w:rPr>
                <w:rFonts w:ascii="Cambria Math" w:eastAsia="宋体" w:hAnsi="Cambria Math" w:cs="Times New Roman"/>
                <w:sz w:val="20"/>
                <w:szCs w:val="20"/>
              </w:rPr>
              <m:t>l</m:t>
            </m:r>
          </m:sub>
        </m:sSub>
        <m:r>
          <w:rPr>
            <w:rFonts w:ascii="Cambria Math" w:eastAsia="宋体" w:hAnsi="Cambria Math" w:cs="Times New Roman"/>
            <w:sz w:val="20"/>
            <w:szCs w:val="20"/>
          </w:rPr>
          <m:t>=</m:t>
        </m:r>
        <m:sSub>
          <m:sSubPr>
            <m:ctrlPr>
              <w:rPr>
                <w:rFonts w:ascii="Cambria Math" w:eastAsia="宋体" w:hAnsi="Cambria Math" w:cs="Times New Roman"/>
                <w:i/>
                <w:sz w:val="20"/>
                <w:szCs w:val="20"/>
              </w:rPr>
            </m:ctrlPr>
          </m:sSubPr>
          <m:e>
            <m:r>
              <m:rPr>
                <m:sty m:val="b"/>
              </m:rPr>
              <w:rPr>
                <w:rFonts w:ascii="Cambria Math" w:eastAsia="宋体" w:hAnsi="Cambria Math" w:cs="Times New Roman"/>
                <w:sz w:val="20"/>
                <w:szCs w:val="20"/>
              </w:rPr>
              <m:t>x</m:t>
            </m:r>
          </m:e>
          <m:sub>
            <m:r>
              <w:rPr>
                <w:rFonts w:ascii="Cambria Math" w:eastAsia="宋体" w:hAnsi="Cambria Math" w:cs="Times New Roman"/>
                <w:sz w:val="20"/>
                <w:szCs w:val="20"/>
              </w:rPr>
              <m:t>l</m:t>
            </m:r>
          </m:sub>
        </m:sSub>
        <m:r>
          <m:rPr>
            <m:sty m:val="b"/>
          </m:rPr>
          <w:rPr>
            <w:rFonts w:ascii="Cambria Math" w:eastAsia="宋体" w:hAnsi="Cambria Math" w:cs="Times New Roman"/>
            <w:sz w:val="20"/>
            <w:szCs w:val="20"/>
          </w:rPr>
          <m:t>w</m:t>
        </m:r>
      </m:oMath>
      <w:r w:rsidR="001B443A" w:rsidRPr="001F3C75">
        <w:rPr>
          <w:rFonts w:ascii="Times New Roman" w:eastAsia="宋体" w:hAnsi="Times New Roman" w:cs="Times New Roman"/>
          <w:b/>
          <w:bCs/>
          <w:sz w:val="20"/>
          <w:szCs w:val="20"/>
        </w:rPr>
        <w:t xml:space="preserve"> </w:t>
      </w:r>
      <w:r w:rsidR="007C71CA" w:rsidRPr="001F3C75">
        <w:rPr>
          <w:rFonts w:ascii="Times New Roman" w:eastAsia="宋体" w:hAnsi="Times New Roman" w:cs="Times New Roman"/>
          <w:sz w:val="20"/>
          <w:szCs w:val="20"/>
        </w:rPr>
        <w:t xml:space="preserve">and </w:t>
      </w:r>
      <w:r w:rsidR="00651AD0" w:rsidRPr="001F3C75">
        <w:rPr>
          <w:rFonts w:ascii="Times New Roman" w:eastAsia="宋体" w:hAnsi="Times New Roman" w:cs="Times New Roman"/>
          <w:sz w:val="20"/>
          <w:szCs w:val="20"/>
        </w:rPr>
        <w:t>then the quadratic model</w:t>
      </w:r>
      <w:r w:rsidR="008A338F" w:rsidRPr="001F3C75">
        <w:rPr>
          <w:rFonts w:ascii="Times New Roman" w:eastAsia="宋体" w:hAnsi="Times New Roman" w:cs="Times New Roman"/>
          <w:sz w:val="20"/>
          <w:szCs w:val="20"/>
        </w:rPr>
        <w:t xml:space="preserve"> is fitted by</w:t>
      </w:r>
      <w:r w:rsidR="00651AD0" w:rsidRPr="001F3C75">
        <w:rPr>
          <w:rFonts w:ascii="Times New Roman" w:eastAsia="宋体" w:hAnsi="Times New Roman" w:cs="Times New Roman"/>
          <w:sz w:val="20"/>
          <w:szCs w:val="20"/>
        </w:rPr>
        <w:t xml:space="preserve"> </w:t>
      </w:r>
      <m:oMath>
        <m:sSub>
          <m:sSubPr>
            <m:ctrlPr>
              <w:rPr>
                <w:rFonts w:ascii="Cambria Math" w:eastAsia="宋体" w:hAnsi="Cambria Math" w:cs="Times New Roman"/>
                <w:i/>
                <w:sz w:val="20"/>
                <w:szCs w:val="20"/>
              </w:rPr>
            </m:ctrlPr>
          </m:sSubPr>
          <m:e>
            <m:r>
              <m:rPr>
                <m:sty m:val="b"/>
              </m:rPr>
              <w:rPr>
                <w:rFonts w:ascii="Cambria Math" w:eastAsia="宋体" w:hAnsi="Cambria Math" w:cs="Times New Roman"/>
                <w:sz w:val="20"/>
                <w:szCs w:val="20"/>
              </w:rPr>
              <m:t>h</m:t>
            </m:r>
          </m:e>
          <m:sub>
            <m:r>
              <w:rPr>
                <w:rFonts w:ascii="Cambria Math" w:eastAsia="宋体" w:hAnsi="Cambria Math" w:cs="Times New Roman"/>
                <w:sz w:val="20"/>
                <w:szCs w:val="20"/>
              </w:rPr>
              <m:t>l</m:t>
            </m:r>
          </m:sub>
        </m:sSub>
        <m:r>
          <w:rPr>
            <w:rFonts w:ascii="Cambria Math" w:eastAsia="宋体" w:hAnsi="Cambria Math" w:cs="Times New Roman"/>
            <w:sz w:val="20"/>
            <w:szCs w:val="20"/>
          </w:rPr>
          <m:t>=</m:t>
        </m:r>
        <m:sSub>
          <m:sSubPr>
            <m:ctrlPr>
              <w:rPr>
                <w:rFonts w:ascii="Cambria Math" w:eastAsia="宋体" w:hAnsi="Cambria Math" w:cs="Times New Roman"/>
                <w:i/>
                <w:sz w:val="20"/>
                <w:szCs w:val="20"/>
              </w:rPr>
            </m:ctrlPr>
          </m:sSubPr>
          <m:e>
            <m:r>
              <m:rPr>
                <m:sty m:val="b"/>
              </m:rPr>
              <w:rPr>
                <w:rFonts w:ascii="Cambria Math" w:eastAsia="宋体" w:hAnsi="Cambria Math" w:cs="Times New Roman"/>
                <w:sz w:val="20"/>
                <w:szCs w:val="20"/>
              </w:rPr>
              <m:t>Φ</m:t>
            </m:r>
          </m:e>
          <m:sub>
            <m:r>
              <w:rPr>
                <w:rFonts w:ascii="Cambria Math" w:eastAsia="宋体" w:hAnsi="Cambria Math" w:cs="Times New Roman"/>
                <w:sz w:val="20"/>
                <w:szCs w:val="20"/>
              </w:rPr>
              <m:t>l</m:t>
            </m:r>
          </m:sub>
        </m:sSub>
        <m:sSub>
          <m:sSubPr>
            <m:ctrlPr>
              <w:rPr>
                <w:rFonts w:ascii="Cambria Math" w:eastAsia="宋体" w:hAnsi="Cambria Math" w:cs="Times New Roman"/>
                <w:i/>
                <w:sz w:val="20"/>
                <w:szCs w:val="20"/>
              </w:rPr>
            </m:ctrlPr>
          </m:sSubPr>
          <m:e>
            <m:r>
              <m:rPr>
                <m:sty m:val="b"/>
              </m:rPr>
              <w:rPr>
                <w:rFonts w:ascii="Cambria Math" w:eastAsia="宋体" w:hAnsi="Cambria Math" w:cs="Times New Roman"/>
                <w:sz w:val="20"/>
                <w:szCs w:val="20"/>
              </w:rPr>
              <m:t>Γ</m:t>
            </m:r>
            <m:ctrlPr>
              <w:rPr>
                <w:rFonts w:ascii="Cambria Math" w:eastAsia="宋体" w:hAnsi="Cambria Math" w:cs="Times New Roman"/>
                <w:sz w:val="20"/>
                <w:szCs w:val="20"/>
              </w:rPr>
            </m:ctrlPr>
          </m:e>
          <m:sub>
            <m:r>
              <w:rPr>
                <w:rFonts w:ascii="Cambria Math" w:eastAsia="宋体" w:hAnsi="Cambria Math" w:cs="Times New Roman"/>
                <w:sz w:val="20"/>
                <w:szCs w:val="20"/>
              </w:rPr>
              <m:t>l</m:t>
            </m:r>
          </m:sub>
        </m:sSub>
        <m:r>
          <w:rPr>
            <w:rFonts w:ascii="Cambria Math" w:eastAsia="宋体" w:hAnsi="Cambria Math" w:cs="Times New Roman"/>
            <w:sz w:val="20"/>
            <w:szCs w:val="20"/>
          </w:rPr>
          <m:t>+</m:t>
        </m:r>
        <m:sSub>
          <m:sSubPr>
            <m:ctrlPr>
              <w:rPr>
                <w:rFonts w:ascii="Cambria Math" w:eastAsia="宋体" w:hAnsi="Cambria Math" w:cs="Times New Roman"/>
                <w:i/>
                <w:sz w:val="20"/>
                <w:szCs w:val="20"/>
              </w:rPr>
            </m:ctrlPr>
          </m:sSubPr>
          <m:e>
            <m:r>
              <m:rPr>
                <m:sty m:val="b"/>
              </m:rPr>
              <w:rPr>
                <w:rFonts w:ascii="Cambria Math" w:eastAsia="宋体" w:hAnsi="Cambria Math" w:cs="Times New Roman"/>
                <w:sz w:val="20"/>
                <w:szCs w:val="20"/>
              </w:rPr>
              <m:t>ϵ</m:t>
            </m:r>
          </m:e>
          <m:sub>
            <m:r>
              <w:rPr>
                <w:rFonts w:ascii="Cambria Math" w:eastAsia="宋体" w:hAnsi="Cambria Math" w:cs="Times New Roman"/>
                <w:sz w:val="20"/>
                <w:szCs w:val="20"/>
              </w:rPr>
              <m:t>l</m:t>
            </m:r>
          </m:sub>
        </m:sSub>
        <m:r>
          <w:rPr>
            <w:rFonts w:ascii="Cambria Math" w:eastAsia="宋体" w:hAnsi="Cambria Math" w:cs="Times New Roman"/>
            <w:sz w:val="20"/>
            <w:szCs w:val="20"/>
          </w:rPr>
          <m:t>.</m:t>
        </m:r>
      </m:oMath>
    </w:p>
    <w:p w14:paraId="095EFCE3" w14:textId="4C46C12C" w:rsidR="00DC5A72" w:rsidRPr="00E82FCB" w:rsidRDefault="00081922" w:rsidP="00477B7F">
      <w:pPr>
        <w:jc w:val="both"/>
        <w:rPr>
          <w:rFonts w:eastAsia="宋体"/>
          <w:sz w:val="20"/>
          <w:szCs w:val="20"/>
        </w:rPr>
      </w:pPr>
      <w:r>
        <w:rPr>
          <w:rFonts w:eastAsia="宋体"/>
          <w:sz w:val="20"/>
          <w:szCs w:val="20"/>
        </w:rPr>
        <w:t>Here, t</w:t>
      </w:r>
      <w:r w:rsidR="00767258" w:rsidRPr="00E82FCB">
        <w:rPr>
          <w:rFonts w:eastAsia="宋体"/>
          <w:sz w:val="20"/>
          <w:szCs w:val="20"/>
        </w:rPr>
        <w:t>he estimation of the</w:t>
      </w:r>
      <w:r>
        <w:rPr>
          <w:rFonts w:eastAsia="宋体"/>
          <w:sz w:val="20"/>
          <w:szCs w:val="20"/>
        </w:rPr>
        <w:t xml:space="preserve"> </w:t>
      </w:r>
      <w:r w:rsidR="00122D64">
        <w:rPr>
          <w:rFonts w:eastAsia="宋体"/>
          <w:sz w:val="20"/>
          <w:szCs w:val="20"/>
        </w:rPr>
        <w:t xml:space="preserve">model </w:t>
      </w:r>
      <w:r w:rsidR="00767258" w:rsidRPr="00E82FCB">
        <w:rPr>
          <w:rFonts w:eastAsia="宋体"/>
          <w:sz w:val="20"/>
          <w:szCs w:val="20"/>
        </w:rPr>
        <w:t xml:space="preserve">parameters will be based on all </w:t>
      </w:r>
      <w:r w:rsidR="00660B79">
        <w:rPr>
          <w:rFonts w:eastAsia="宋体"/>
          <w:sz w:val="20"/>
          <w:szCs w:val="20"/>
        </w:rPr>
        <w:t>historical</w:t>
      </w:r>
      <w:r w:rsidR="00767258" w:rsidRPr="00E82FCB">
        <w:rPr>
          <w:rFonts w:eastAsia="宋体"/>
          <w:sz w:val="20"/>
          <w:szCs w:val="20"/>
        </w:rPr>
        <w:t xml:space="preserve"> units </w:t>
      </w:r>
      <w:r w:rsidR="00D34CD7" w:rsidRPr="00E82FCB">
        <w:rPr>
          <w:rFonts w:eastAsia="宋体"/>
          <w:sz w:val="20"/>
          <w:szCs w:val="20"/>
        </w:rPr>
        <w:t>to</w:t>
      </w:r>
      <w:r w:rsidR="00767258" w:rsidRPr="00E82FCB">
        <w:rPr>
          <w:rFonts w:eastAsia="宋体"/>
          <w:sz w:val="20"/>
          <w:szCs w:val="20"/>
        </w:rPr>
        <w:t xml:space="preserve"> </w:t>
      </w:r>
      <w:r w:rsidR="00D34CD7" w:rsidRPr="00E82FCB">
        <w:rPr>
          <w:rFonts w:eastAsia="宋体"/>
          <w:sz w:val="20"/>
          <w:szCs w:val="20"/>
        </w:rPr>
        <w:t xml:space="preserve">achieve </w:t>
      </w:r>
      <w:r w:rsidR="005C1262" w:rsidRPr="00E82FCB">
        <w:rPr>
          <w:rFonts w:eastAsia="宋体"/>
          <w:sz w:val="20"/>
          <w:szCs w:val="20"/>
        </w:rPr>
        <w:t xml:space="preserve">the </w:t>
      </w:r>
      <w:r w:rsidR="00362096" w:rsidRPr="00E82FCB">
        <w:rPr>
          <w:rFonts w:eastAsia="宋体"/>
          <w:sz w:val="20"/>
          <w:szCs w:val="20"/>
        </w:rPr>
        <w:t xml:space="preserve">multitask learning for HI </w:t>
      </w:r>
      <w:r w:rsidR="0067030F" w:rsidRPr="00E82FCB">
        <w:rPr>
          <w:rFonts w:eastAsia="宋体"/>
          <w:sz w:val="20"/>
          <w:szCs w:val="20"/>
        </w:rPr>
        <w:t>construction</w:t>
      </w:r>
      <w:r w:rsidR="00362096" w:rsidRPr="00E82FCB">
        <w:rPr>
          <w:rFonts w:eastAsia="宋体"/>
          <w:sz w:val="20"/>
          <w:szCs w:val="20"/>
        </w:rPr>
        <w:t xml:space="preserve"> and degradation modeling</w:t>
      </w:r>
      <w:r w:rsidR="00D34CD7" w:rsidRPr="00E82FCB">
        <w:rPr>
          <w:rFonts w:eastAsia="宋体"/>
          <w:sz w:val="20"/>
          <w:szCs w:val="20"/>
        </w:rPr>
        <w:t>.</w:t>
      </w:r>
    </w:p>
    <w:p w14:paraId="2D1CE3BF" w14:textId="615892B1" w:rsidR="00373273" w:rsidRPr="000B4378" w:rsidRDefault="000D0258" w:rsidP="00A7631F">
      <w:pPr>
        <w:pStyle w:val="2"/>
        <w:jc w:val="both"/>
        <w:rPr>
          <w:noProof/>
          <w:lang w:eastAsia="zh-CN"/>
        </w:rPr>
      </w:pPr>
      <w:bookmarkStart w:id="15" w:name="_Hlk93754442"/>
      <w:bookmarkStart w:id="16" w:name="_Hlk93754575"/>
      <w:r w:rsidRPr="000B4378">
        <w:rPr>
          <w:noProof/>
          <w:lang w:eastAsia="zh-CN"/>
        </w:rPr>
        <w:t>Q</w:t>
      </w:r>
      <w:r w:rsidR="00C70DE3">
        <w:rPr>
          <w:noProof/>
          <w:lang w:eastAsia="zh-CN"/>
        </w:rPr>
        <w:t>OI</w:t>
      </w:r>
      <w:r w:rsidR="00132BE1" w:rsidRPr="000B4378">
        <w:rPr>
          <w:noProof/>
          <w:lang w:eastAsia="zh-CN"/>
        </w:rPr>
        <w:t>EM algorithm</w:t>
      </w:r>
      <w:bookmarkEnd w:id="15"/>
      <w:r w:rsidR="00132BE1" w:rsidRPr="000B4378">
        <w:rPr>
          <w:noProof/>
          <w:lang w:eastAsia="zh-CN"/>
        </w:rPr>
        <w:t xml:space="preserve"> for parameter estimation</w:t>
      </w:r>
    </w:p>
    <w:bookmarkEnd w:id="16"/>
    <w:p w14:paraId="223364FA" w14:textId="1A45AF3F" w:rsidR="00F365A9" w:rsidRPr="00F365A9" w:rsidRDefault="00A72622" w:rsidP="00F365A9">
      <w:pPr>
        <w:pStyle w:val="Text"/>
        <w:ind w:firstLine="0"/>
        <w:rPr>
          <w:iCs/>
          <w:color w:val="000000"/>
          <w:kern w:val="24"/>
          <w:lang w:eastAsia="zh-CN"/>
        </w:rPr>
      </w:pPr>
      <w:r w:rsidRPr="000B4378">
        <w:rPr>
          <w:iCs/>
          <w:color w:val="000000"/>
          <w:kern w:val="24"/>
          <w:lang w:eastAsia="zh-CN"/>
        </w:rPr>
        <w:t xml:space="preserve"> </w:t>
      </w:r>
      <w:r w:rsidR="00E31361" w:rsidRPr="000B4378">
        <w:rPr>
          <w:iCs/>
          <w:color w:val="000000"/>
          <w:kern w:val="24"/>
          <w:lang w:eastAsia="zh-CN"/>
        </w:rPr>
        <w:t xml:space="preserve">  </w:t>
      </w:r>
      <w:r w:rsidR="00130896" w:rsidRPr="000B4378">
        <w:rPr>
          <w:iCs/>
          <w:color w:val="000000"/>
          <w:kern w:val="24"/>
          <w:lang w:eastAsia="zh-CN"/>
        </w:rPr>
        <w:t xml:space="preserve">In this </w:t>
      </w:r>
      <w:r w:rsidR="00E743E5" w:rsidRPr="000B4378">
        <w:rPr>
          <w:iCs/>
          <w:color w:val="000000"/>
          <w:kern w:val="24"/>
          <w:lang w:eastAsia="zh-CN"/>
        </w:rPr>
        <w:t>section</w:t>
      </w:r>
      <w:r w:rsidR="00130896" w:rsidRPr="000B4378">
        <w:rPr>
          <w:iCs/>
          <w:color w:val="000000"/>
          <w:kern w:val="24"/>
          <w:lang w:eastAsia="zh-CN"/>
        </w:rPr>
        <w:t xml:space="preserve">, </w:t>
      </w:r>
      <w:r w:rsidR="00C01A55" w:rsidRPr="000B4378">
        <w:rPr>
          <w:iCs/>
          <w:color w:val="000000"/>
          <w:kern w:val="24"/>
          <w:lang w:eastAsia="zh-CN"/>
        </w:rPr>
        <w:t xml:space="preserve">we </w:t>
      </w:r>
      <w:r w:rsidR="00436462">
        <w:rPr>
          <w:rFonts w:hint="eastAsia"/>
          <w:noProof/>
          <w:lang w:eastAsia="zh-CN"/>
        </w:rPr>
        <w:t>propose</w:t>
      </w:r>
      <w:r w:rsidR="00436462">
        <w:rPr>
          <w:noProof/>
          <w:lang w:eastAsia="zh-CN"/>
        </w:rPr>
        <w:t xml:space="preserve"> a </w:t>
      </w:r>
      <w:r w:rsidR="005E6B0E">
        <w:rPr>
          <w:noProof/>
          <w:lang w:eastAsia="zh-CN"/>
        </w:rPr>
        <w:t>QOIEM</w:t>
      </w:r>
      <w:r w:rsidR="00436462" w:rsidRPr="000B4378">
        <w:rPr>
          <w:noProof/>
          <w:lang w:eastAsia="zh-CN"/>
        </w:rPr>
        <w:t xml:space="preserve"> algorithm</w:t>
      </w:r>
      <w:r w:rsidR="00436462" w:rsidRPr="000B4378">
        <w:rPr>
          <w:iCs/>
          <w:color w:val="000000"/>
          <w:kern w:val="24"/>
          <w:lang w:eastAsia="zh-CN"/>
        </w:rPr>
        <w:t xml:space="preserve"> </w:t>
      </w:r>
      <w:r w:rsidR="00436462">
        <w:rPr>
          <w:iCs/>
          <w:color w:val="000000"/>
          <w:kern w:val="24"/>
          <w:lang w:eastAsia="zh-CN"/>
        </w:rPr>
        <w:t xml:space="preserve">to estimate </w:t>
      </w:r>
      <w:r w:rsidR="00C01A55" w:rsidRPr="000B4378">
        <w:rPr>
          <w:iCs/>
          <w:color w:val="000000"/>
          <w:kern w:val="24"/>
          <w:lang w:eastAsia="zh-CN"/>
        </w:rPr>
        <w:t>parameters in the data-level fusion based multi-task learning model.</w:t>
      </w:r>
      <w:r w:rsidR="001E1A5D" w:rsidRPr="000B4378">
        <w:rPr>
          <w:iCs/>
          <w:color w:val="000000"/>
          <w:kern w:val="24"/>
          <w:lang w:eastAsia="zh-CN"/>
        </w:rPr>
        <w:t xml:space="preserve"> </w:t>
      </w:r>
      <w:r w:rsidR="00F365A9" w:rsidRPr="00F365A9">
        <w:rPr>
          <w:rFonts w:hint="eastAsia"/>
          <w:iCs/>
          <w:color w:val="000000"/>
          <w:kern w:val="24"/>
          <w:lang w:eastAsia="zh-CN"/>
        </w:rPr>
        <w:t>There</w:t>
      </w:r>
      <w:r w:rsidR="00F365A9" w:rsidRPr="00F365A9">
        <w:rPr>
          <w:iCs/>
          <w:color w:val="000000"/>
          <w:kern w:val="24"/>
          <w:lang w:eastAsia="zh-CN"/>
        </w:rPr>
        <w:t xml:space="preserve"> exist some challenges in parameter estimation, i.e., 1) in conventional models, weight coefficient </w:t>
      </w:r>
      <m:oMath>
        <m:r>
          <m:rPr>
            <m:sty m:val="b"/>
          </m:rPr>
          <w:rPr>
            <w:rFonts w:ascii="Cambria Math" w:hAnsi="Cambria Math"/>
            <w:color w:val="000000"/>
            <w:kern w:val="24"/>
            <w:lang w:eastAsia="zh-CN"/>
          </w:rPr>
          <m:t>w</m:t>
        </m:r>
      </m:oMath>
      <w:r w:rsidR="00F365A9" w:rsidRPr="00F365A9">
        <w:rPr>
          <w:b/>
          <w:iCs/>
          <w:color w:val="000000"/>
          <w:kern w:val="24"/>
          <w:lang w:eastAsia="zh-CN"/>
        </w:rPr>
        <w:t xml:space="preserve"> </w:t>
      </w:r>
      <w:r w:rsidR="00F365A9" w:rsidRPr="00F365A9">
        <w:rPr>
          <w:bCs/>
          <w:iCs/>
          <w:color w:val="000000"/>
          <w:kern w:val="24"/>
          <w:lang w:eastAsia="zh-CN"/>
        </w:rPr>
        <w:t xml:space="preserve">and the degradation model parameters </w:t>
      </w:r>
      <m:oMath>
        <m:r>
          <m:rPr>
            <m:sty m:val="b"/>
          </m:rPr>
          <w:rPr>
            <w:rFonts w:ascii="Cambria Math" w:hAnsi="Cambria Math"/>
            <w:color w:val="000000"/>
            <w:kern w:val="24"/>
            <w:lang w:eastAsia="zh-CN"/>
          </w:rPr>
          <m:t>Θ</m:t>
        </m:r>
        <m:r>
          <m:rPr>
            <m:sty m:val="p"/>
          </m:rPr>
          <w:rPr>
            <w:rFonts w:ascii="Cambria Math" w:hAnsi="Cambria Math"/>
            <w:color w:val="000000"/>
            <w:kern w:val="24"/>
            <w:lang w:eastAsia="zh-CN"/>
          </w:rPr>
          <m:t>=</m:t>
        </m:r>
        <m:d>
          <m:dPr>
            <m:begChr m:val="["/>
            <m:endChr m:val="]"/>
            <m:ctrlPr>
              <w:rPr>
                <w:rFonts w:ascii="Cambria Math" w:hAnsi="Cambria Math"/>
                <w:iCs/>
                <w:color w:val="000000"/>
                <w:kern w:val="24"/>
                <w:lang w:eastAsia="zh-CN"/>
              </w:rPr>
            </m:ctrlPr>
          </m:dPr>
          <m:e>
            <m:sSub>
              <m:sSubPr>
                <m:ctrlPr>
                  <w:rPr>
                    <w:rFonts w:ascii="Cambria Math" w:hAnsi="Cambria Math"/>
                    <w:iCs/>
                    <w:color w:val="000000"/>
                    <w:kern w:val="24"/>
                    <w:lang w:eastAsia="zh-CN"/>
                  </w:rPr>
                </m:ctrlPr>
              </m:sSubPr>
              <m:e>
                <m:r>
                  <m:rPr>
                    <m:sty m:val="b"/>
                  </m:rPr>
                  <w:rPr>
                    <w:rFonts w:ascii="Cambria Math" w:hAnsi="Cambria Math"/>
                    <w:color w:val="000000"/>
                    <w:kern w:val="24"/>
                    <w:lang w:eastAsia="zh-CN"/>
                  </w:rPr>
                  <m:t>μ</m:t>
                </m:r>
              </m:e>
              <m:sub>
                <m:r>
                  <m:rPr>
                    <m:sty m:val="p"/>
                  </m:rPr>
                  <w:rPr>
                    <w:rFonts w:ascii="Cambria Math" w:hAnsi="Cambria Math"/>
                    <w:color w:val="000000"/>
                    <w:kern w:val="24"/>
                    <w:lang w:eastAsia="zh-CN"/>
                  </w:rPr>
                  <m:t>Γ</m:t>
                </m:r>
              </m:sub>
            </m:sSub>
            <m:r>
              <m:rPr>
                <m:sty m:val="p"/>
              </m:rPr>
              <w:rPr>
                <w:rFonts w:ascii="Cambria Math" w:hAnsi="Cambria Math"/>
                <w:color w:val="000000"/>
                <w:kern w:val="24"/>
                <w:lang w:eastAsia="zh-CN"/>
              </w:rPr>
              <m:t>,</m:t>
            </m:r>
            <m:sSub>
              <m:sSubPr>
                <m:ctrlPr>
                  <w:rPr>
                    <w:rFonts w:ascii="Cambria Math" w:hAnsi="Cambria Math"/>
                    <w:iCs/>
                    <w:color w:val="000000"/>
                    <w:kern w:val="24"/>
                    <w:lang w:eastAsia="zh-CN"/>
                  </w:rPr>
                </m:ctrlPr>
              </m:sSubPr>
              <m:e>
                <m:r>
                  <m:rPr>
                    <m:sty m:val="b"/>
                  </m:rPr>
                  <w:rPr>
                    <w:rFonts w:ascii="Cambria Math" w:hAnsi="Cambria Math"/>
                    <w:color w:val="000000"/>
                    <w:kern w:val="24"/>
                    <w:lang w:eastAsia="zh-CN"/>
                  </w:rPr>
                  <m:t>C</m:t>
                </m:r>
              </m:e>
              <m:sub>
                <m:r>
                  <m:rPr>
                    <m:sty m:val="p"/>
                  </m:rPr>
                  <w:rPr>
                    <w:rFonts w:ascii="Cambria Math" w:hAnsi="Cambria Math"/>
                    <w:color w:val="000000"/>
                    <w:kern w:val="24"/>
                    <w:lang w:eastAsia="zh-CN"/>
                  </w:rPr>
                  <m:t>Γ</m:t>
                </m:r>
              </m:sub>
            </m:sSub>
            <m:r>
              <m:rPr>
                <m:sty m:val="p"/>
              </m:rPr>
              <w:rPr>
                <w:rFonts w:ascii="Cambria Math" w:hAnsi="Cambria Math"/>
                <w:color w:val="000000"/>
                <w:kern w:val="24"/>
                <w:lang w:eastAsia="zh-CN"/>
              </w:rPr>
              <m:t>,</m:t>
            </m:r>
            <m:sSup>
              <m:sSupPr>
                <m:ctrlPr>
                  <w:rPr>
                    <w:rFonts w:ascii="Cambria Math" w:hAnsi="Cambria Math"/>
                    <w:iCs/>
                    <w:color w:val="000000"/>
                    <w:kern w:val="24"/>
                    <w:lang w:eastAsia="zh-CN"/>
                  </w:rPr>
                </m:ctrlPr>
              </m:sSupPr>
              <m:e>
                <m:r>
                  <w:rPr>
                    <w:rFonts w:ascii="Cambria Math" w:hAnsi="Cambria Math"/>
                    <w:color w:val="000000"/>
                    <w:kern w:val="24"/>
                    <w:lang w:eastAsia="zh-CN"/>
                  </w:rPr>
                  <m:t>σ</m:t>
                </m:r>
              </m:e>
              <m:sup>
                <m:r>
                  <m:rPr>
                    <m:sty m:val="p"/>
                  </m:rPr>
                  <w:rPr>
                    <w:rFonts w:ascii="Cambria Math" w:hAnsi="Cambria Math"/>
                    <w:color w:val="000000"/>
                    <w:kern w:val="24"/>
                    <w:lang w:eastAsia="zh-CN"/>
                  </w:rPr>
                  <m:t>2</m:t>
                </m:r>
              </m:sup>
            </m:sSup>
          </m:e>
        </m:d>
      </m:oMath>
      <w:r w:rsidR="00F365A9" w:rsidRPr="00F365A9">
        <w:rPr>
          <w:rFonts w:hint="eastAsia"/>
          <w:iCs/>
          <w:color w:val="000000"/>
          <w:kern w:val="24"/>
          <w:lang w:eastAsia="zh-CN"/>
        </w:rPr>
        <w:t xml:space="preserve"> </w:t>
      </w:r>
      <w:r w:rsidR="00F365A9" w:rsidRPr="00F365A9">
        <w:rPr>
          <w:iCs/>
          <w:color w:val="000000"/>
          <w:kern w:val="24"/>
          <w:lang w:eastAsia="zh-CN"/>
        </w:rPr>
        <w:t>are interdependent. In other word</w:t>
      </w:r>
      <w:r w:rsidR="00F365A9" w:rsidRPr="00F365A9">
        <w:rPr>
          <w:rFonts w:hint="eastAsia"/>
          <w:iCs/>
          <w:color w:val="000000"/>
          <w:kern w:val="24"/>
          <w:lang w:eastAsia="zh-CN"/>
        </w:rPr>
        <w:t>s</w:t>
      </w:r>
      <w:r w:rsidR="00F365A9" w:rsidRPr="00F365A9">
        <w:rPr>
          <w:iCs/>
          <w:color w:val="000000"/>
          <w:kern w:val="24"/>
          <w:lang w:eastAsia="zh-CN"/>
        </w:rPr>
        <w:t xml:space="preserve">, only one of them can be estimated while the others are obtained through </w:t>
      </w:r>
      <w:r w:rsidR="00B827E9">
        <w:rPr>
          <w:iCs/>
          <w:color w:val="000000"/>
          <w:kern w:val="24"/>
          <w:lang w:eastAsia="zh-CN"/>
        </w:rPr>
        <w:t>additional engineering</w:t>
      </w:r>
      <w:r w:rsidR="00F365A9" w:rsidRPr="00F365A9">
        <w:rPr>
          <w:iCs/>
          <w:color w:val="000000"/>
          <w:kern w:val="24"/>
          <w:lang w:eastAsia="zh-CN"/>
        </w:rPr>
        <w:t xml:space="preserve"> knowledge. In our proposed model, however, they </w:t>
      </w:r>
      <w:r w:rsidR="00F365A9" w:rsidRPr="00F365A9">
        <w:rPr>
          <w:iCs/>
          <w:color w:val="000000"/>
          <w:kern w:val="24"/>
          <w:lang w:eastAsia="zh-CN"/>
        </w:rPr>
        <w:t xml:space="preserve">are both unknown parameters; 2) </w:t>
      </w:r>
      <m:oMath>
        <m:r>
          <m:rPr>
            <m:sty m:val="b"/>
          </m:rPr>
          <w:rPr>
            <w:rFonts w:ascii="Cambria Math" w:hAnsi="Cambria Math"/>
            <w:color w:val="000000"/>
            <w:kern w:val="24"/>
            <w:lang w:eastAsia="zh-CN"/>
          </w:rPr>
          <m:t>Θ</m:t>
        </m:r>
        <m:r>
          <m:rPr>
            <m:sty m:val="p"/>
          </m:rPr>
          <w:rPr>
            <w:rFonts w:ascii="Cambria Math" w:hAnsi="Cambria Math"/>
            <w:color w:val="000000"/>
            <w:kern w:val="24"/>
            <w:lang w:eastAsia="zh-CN"/>
          </w:rPr>
          <m:t>=</m:t>
        </m:r>
        <m:d>
          <m:dPr>
            <m:begChr m:val="["/>
            <m:endChr m:val="]"/>
            <m:ctrlPr>
              <w:rPr>
                <w:rFonts w:ascii="Cambria Math" w:hAnsi="Cambria Math"/>
                <w:iCs/>
                <w:color w:val="000000"/>
                <w:kern w:val="24"/>
                <w:lang w:eastAsia="zh-CN"/>
              </w:rPr>
            </m:ctrlPr>
          </m:dPr>
          <m:e>
            <m:sSub>
              <m:sSubPr>
                <m:ctrlPr>
                  <w:rPr>
                    <w:rFonts w:ascii="Cambria Math" w:hAnsi="Cambria Math"/>
                    <w:iCs/>
                    <w:color w:val="000000"/>
                    <w:kern w:val="24"/>
                    <w:lang w:eastAsia="zh-CN"/>
                  </w:rPr>
                </m:ctrlPr>
              </m:sSubPr>
              <m:e>
                <m:r>
                  <m:rPr>
                    <m:sty m:val="b"/>
                  </m:rPr>
                  <w:rPr>
                    <w:rFonts w:ascii="Cambria Math" w:hAnsi="Cambria Math"/>
                    <w:color w:val="000000"/>
                    <w:kern w:val="24"/>
                    <w:lang w:eastAsia="zh-CN"/>
                  </w:rPr>
                  <m:t>μ</m:t>
                </m:r>
              </m:e>
              <m:sub>
                <m:r>
                  <m:rPr>
                    <m:sty m:val="p"/>
                  </m:rPr>
                  <w:rPr>
                    <w:rFonts w:ascii="Cambria Math" w:hAnsi="Cambria Math"/>
                    <w:color w:val="000000"/>
                    <w:kern w:val="24"/>
                    <w:lang w:eastAsia="zh-CN"/>
                  </w:rPr>
                  <m:t>Γ</m:t>
                </m:r>
              </m:sub>
            </m:sSub>
            <m:r>
              <m:rPr>
                <m:sty m:val="p"/>
              </m:rPr>
              <w:rPr>
                <w:rFonts w:ascii="Cambria Math" w:hAnsi="Cambria Math"/>
                <w:color w:val="000000"/>
                <w:kern w:val="24"/>
                <w:lang w:eastAsia="zh-CN"/>
              </w:rPr>
              <m:t>,</m:t>
            </m:r>
            <m:sSub>
              <m:sSubPr>
                <m:ctrlPr>
                  <w:rPr>
                    <w:rFonts w:ascii="Cambria Math" w:hAnsi="Cambria Math"/>
                    <w:iCs/>
                    <w:color w:val="000000"/>
                    <w:kern w:val="24"/>
                    <w:lang w:eastAsia="zh-CN"/>
                  </w:rPr>
                </m:ctrlPr>
              </m:sSubPr>
              <m:e>
                <m:r>
                  <m:rPr>
                    <m:sty m:val="b"/>
                  </m:rPr>
                  <w:rPr>
                    <w:rFonts w:ascii="Cambria Math" w:hAnsi="Cambria Math"/>
                    <w:color w:val="000000"/>
                    <w:kern w:val="24"/>
                    <w:lang w:eastAsia="zh-CN"/>
                  </w:rPr>
                  <m:t>C</m:t>
                </m:r>
              </m:e>
              <m:sub>
                <m:r>
                  <m:rPr>
                    <m:sty m:val="p"/>
                  </m:rPr>
                  <w:rPr>
                    <w:rFonts w:ascii="Cambria Math" w:hAnsi="Cambria Math"/>
                    <w:color w:val="000000"/>
                    <w:kern w:val="24"/>
                    <w:lang w:eastAsia="zh-CN"/>
                  </w:rPr>
                  <m:t>Γ</m:t>
                </m:r>
              </m:sub>
            </m:sSub>
            <m:r>
              <m:rPr>
                <m:sty m:val="p"/>
              </m:rPr>
              <w:rPr>
                <w:rFonts w:ascii="Cambria Math" w:hAnsi="Cambria Math"/>
                <w:color w:val="000000"/>
                <w:kern w:val="24"/>
                <w:lang w:eastAsia="zh-CN"/>
              </w:rPr>
              <m:t>,</m:t>
            </m:r>
            <m:sSup>
              <m:sSupPr>
                <m:ctrlPr>
                  <w:rPr>
                    <w:rFonts w:ascii="Cambria Math" w:hAnsi="Cambria Math"/>
                    <w:iCs/>
                    <w:color w:val="000000"/>
                    <w:kern w:val="24"/>
                    <w:lang w:eastAsia="zh-CN"/>
                  </w:rPr>
                </m:ctrlPr>
              </m:sSupPr>
              <m:e>
                <m:r>
                  <w:rPr>
                    <w:rFonts w:ascii="Cambria Math" w:hAnsi="Cambria Math"/>
                    <w:color w:val="000000"/>
                    <w:kern w:val="24"/>
                    <w:lang w:eastAsia="zh-CN"/>
                  </w:rPr>
                  <m:t>σ</m:t>
                </m:r>
              </m:e>
              <m:sup>
                <m:r>
                  <m:rPr>
                    <m:sty m:val="p"/>
                  </m:rPr>
                  <w:rPr>
                    <w:rFonts w:ascii="Cambria Math" w:hAnsi="Cambria Math"/>
                    <w:color w:val="000000"/>
                    <w:kern w:val="24"/>
                    <w:lang w:eastAsia="zh-CN"/>
                  </w:rPr>
                  <m:t>2</m:t>
                </m:r>
              </m:sup>
            </m:sSup>
          </m:e>
        </m:d>
      </m:oMath>
      <w:r w:rsidR="00F365A9" w:rsidRPr="00F365A9">
        <w:rPr>
          <w:rFonts w:hint="eastAsia"/>
          <w:iCs/>
          <w:color w:val="000000"/>
          <w:kern w:val="24"/>
          <w:lang w:eastAsia="zh-CN"/>
        </w:rPr>
        <w:t xml:space="preserve"> </w:t>
      </w:r>
      <w:r w:rsidR="00F365A9" w:rsidRPr="00F365A9">
        <w:rPr>
          <w:iCs/>
          <w:color w:val="000000"/>
          <w:kern w:val="24"/>
          <w:lang w:eastAsia="zh-CN"/>
        </w:rPr>
        <w:t xml:space="preserve">contains multiple parameters, which makes it difficult to estimate parameters via derivation of the joint probability density function (PDF). </w:t>
      </w:r>
    </w:p>
    <w:p w14:paraId="3DEF8404" w14:textId="6FF440B7" w:rsidR="00564A2A" w:rsidRPr="0018534C" w:rsidRDefault="005F5464" w:rsidP="0018534C">
      <w:pPr>
        <w:pStyle w:val="Text"/>
        <w:ind w:firstLine="200"/>
        <w:rPr>
          <w:iCs/>
          <w:color w:val="000000"/>
          <w:kern w:val="24"/>
        </w:rPr>
      </w:pPr>
      <w:r w:rsidRPr="005F5464">
        <w:rPr>
          <w:iCs/>
          <w:color w:val="000000"/>
          <w:kern w:val="24"/>
        </w:rPr>
        <w:t xml:space="preserve">To address </w:t>
      </w:r>
      <w:r>
        <w:rPr>
          <w:iCs/>
          <w:color w:val="000000"/>
          <w:kern w:val="24"/>
        </w:rPr>
        <w:t>above challenges</w:t>
      </w:r>
      <w:r w:rsidRPr="005F5464">
        <w:rPr>
          <w:iCs/>
          <w:color w:val="000000"/>
          <w:kern w:val="24"/>
        </w:rPr>
        <w:t xml:space="preserve"> and estimate the required parameters, </w:t>
      </w:r>
      <w:r w:rsidR="002E2CEE">
        <w:rPr>
          <w:rFonts w:hint="eastAsia"/>
          <w:iCs/>
          <w:color w:val="000000"/>
          <w:kern w:val="24"/>
          <w:lang w:eastAsia="zh-CN"/>
        </w:rPr>
        <w:t>i</w:t>
      </w:r>
      <w:r w:rsidR="002E2CEE">
        <w:rPr>
          <w:iCs/>
          <w:color w:val="000000"/>
          <w:kern w:val="24"/>
          <w:lang w:eastAsia="zh-CN"/>
        </w:rPr>
        <w:t>.e.</w:t>
      </w:r>
      <w:r w:rsidR="005B00D7">
        <w:rPr>
          <w:iCs/>
          <w:color w:val="000000"/>
          <w:kern w:val="24"/>
          <w:lang w:eastAsia="zh-CN"/>
        </w:rPr>
        <w:t xml:space="preserve">, </w:t>
      </w:r>
      <w:r w:rsidR="00A37CD1">
        <w:rPr>
          <w:iCs/>
          <w:color w:val="000000"/>
          <w:kern w:val="24"/>
          <w:lang w:eastAsia="zh-CN"/>
        </w:rPr>
        <w:t>1) w</w:t>
      </w:r>
      <w:r w:rsidR="00D90E40" w:rsidRPr="000B4378">
        <w:rPr>
          <w:iCs/>
          <w:color w:val="000000"/>
          <w:kern w:val="24"/>
          <w:lang w:eastAsia="zh-CN"/>
        </w:rPr>
        <w:t>eight</w:t>
      </w:r>
      <w:r w:rsidR="00653893">
        <w:rPr>
          <w:iCs/>
          <w:color w:val="000000"/>
          <w:kern w:val="24"/>
          <w:lang w:eastAsia="zh-CN"/>
        </w:rPr>
        <w:t xml:space="preserve"> </w:t>
      </w:r>
      <w:r w:rsidR="00A37CD1" w:rsidRPr="000B4378">
        <w:t>coefficient</w:t>
      </w:r>
      <w:r w:rsidR="00D90E40" w:rsidRPr="000B4378">
        <w:rPr>
          <w:iCs/>
          <w:color w:val="000000"/>
          <w:kern w:val="24"/>
          <w:lang w:eastAsia="zh-CN"/>
        </w:rPr>
        <w:t xml:space="preserve"> </w:t>
      </w:r>
      <m:oMath>
        <m:r>
          <m:rPr>
            <m:sty m:val="b"/>
          </m:rPr>
          <w:rPr>
            <w:rFonts w:ascii="Cambria Math" w:hAnsi="Cambria Math"/>
            <w:color w:val="000000"/>
            <w:kern w:val="24"/>
            <w:lang w:eastAsia="zh-CN"/>
          </w:rPr>
          <m:t>w</m:t>
        </m:r>
      </m:oMath>
      <w:r w:rsidR="00D90E40" w:rsidRPr="000B4378">
        <w:rPr>
          <w:rFonts w:hint="eastAsia"/>
          <w:iCs/>
          <w:color w:val="000000"/>
          <w:kern w:val="24"/>
          <w:lang w:eastAsia="zh-CN"/>
        </w:rPr>
        <w:t xml:space="preserve"> </w:t>
      </w:r>
      <w:r w:rsidR="00A37CD1">
        <w:rPr>
          <w:iCs/>
          <w:color w:val="000000"/>
          <w:kern w:val="24"/>
          <w:lang w:eastAsia="zh-CN"/>
        </w:rPr>
        <w:t xml:space="preserve">in the linear fusion function, 2) </w:t>
      </w:r>
      <w:r w:rsidR="00617F07">
        <w:t>m</w:t>
      </w:r>
      <w:r w:rsidR="003A5832" w:rsidRPr="000B4378">
        <w:t>ean vector</w:t>
      </w:r>
      <w:r w:rsidR="003A5832" w:rsidRPr="000B4378">
        <w:rPr>
          <w:iCs/>
          <w:color w:val="000000"/>
          <w:kern w:val="24"/>
          <w:lang w:eastAsia="zh-CN"/>
        </w:rPr>
        <w:t xml:space="preserve"> </w:t>
      </w:r>
      <m:oMath>
        <m:sSub>
          <m:sSubPr>
            <m:ctrlPr>
              <w:rPr>
                <w:rFonts w:ascii="Cambria Math" w:hAnsi="Cambria Math"/>
                <w:i/>
              </w:rPr>
            </m:ctrlPr>
          </m:sSubPr>
          <m:e>
            <m:r>
              <m:rPr>
                <m:sty m:val="b"/>
              </m:rPr>
              <w:rPr>
                <w:rFonts w:ascii="Cambria Math" w:hAnsi="Cambria Math"/>
              </w:rPr>
              <m:t>μ</m:t>
            </m:r>
          </m:e>
          <m:sub>
            <m:r>
              <m:rPr>
                <m:sty m:val="p"/>
              </m:rPr>
              <w:rPr>
                <w:rFonts w:ascii="Cambria Math" w:hAnsi="Cambria Math"/>
              </w:rPr>
              <m:t>Γ</m:t>
            </m:r>
          </m:sub>
        </m:sSub>
      </m:oMath>
      <w:r w:rsidR="003A5832" w:rsidRPr="000B4378">
        <w:t xml:space="preserve"> and covariance matrix</w:t>
      </w:r>
      <w:r w:rsidR="003A5832" w:rsidRPr="000B4378">
        <w:rPr>
          <w:rFonts w:hint="eastAsia"/>
          <w:lang w:eastAsia="zh-CN"/>
        </w:rPr>
        <w:t xml:space="preserve"> </w:t>
      </w:r>
      <m:oMath>
        <m:sSub>
          <m:sSubPr>
            <m:ctrlPr>
              <w:rPr>
                <w:rFonts w:ascii="Cambria Math" w:hAnsi="Cambria Math"/>
                <w:i/>
              </w:rPr>
            </m:ctrlPr>
          </m:sSubPr>
          <m:e>
            <m:r>
              <m:rPr>
                <m:sty m:val="b"/>
              </m:rPr>
              <w:rPr>
                <w:rFonts w:ascii="Cambria Math" w:hAnsi="Cambria Math"/>
              </w:rPr>
              <m:t>C</m:t>
            </m:r>
          </m:e>
          <m:sub>
            <m:r>
              <m:rPr>
                <m:sty m:val="p"/>
              </m:rPr>
              <w:rPr>
                <w:rFonts w:ascii="Cambria Math" w:hAnsi="Cambria Math"/>
              </w:rPr>
              <m:t>Γ</m:t>
            </m:r>
          </m:sub>
        </m:sSub>
      </m:oMath>
      <w:r w:rsidR="003A5832" w:rsidRPr="000B4378">
        <w:t xml:space="preserve"> of </w:t>
      </w:r>
      <w:r w:rsidR="00602C89">
        <w:t xml:space="preserve">the </w:t>
      </w:r>
      <w:r w:rsidR="003A5832" w:rsidRPr="000B4378">
        <w:t>multivariate normal distribution</w:t>
      </w:r>
      <w:r w:rsidR="003A5832" w:rsidRPr="000B4378">
        <w:rPr>
          <w:rFonts w:ascii="Cambria Math" w:hAnsi="Cambria Math"/>
          <w:i/>
        </w:rPr>
        <w:t xml:space="preserve"> </w:t>
      </w:r>
      <m:oMath>
        <m:r>
          <w:rPr>
            <w:rFonts w:ascii="Cambria Math" w:hAnsi="Cambria Math"/>
          </w:rPr>
          <m:t>N</m:t>
        </m:r>
        <m:d>
          <m:dPr>
            <m:ctrlPr>
              <w:rPr>
                <w:rFonts w:ascii="Cambria Math" w:hAnsi="Cambria Math"/>
                <w:i/>
              </w:rPr>
            </m:ctrlPr>
          </m:dPr>
          <m:e>
            <m:sSub>
              <m:sSubPr>
                <m:ctrlPr>
                  <w:rPr>
                    <w:rFonts w:ascii="Cambria Math" w:hAnsi="Cambria Math"/>
                    <w:i/>
                  </w:rPr>
                </m:ctrlPr>
              </m:sSubPr>
              <m:e>
                <m:r>
                  <m:rPr>
                    <m:sty m:val="b"/>
                  </m:rPr>
                  <w:rPr>
                    <w:rFonts w:ascii="Cambria Math" w:hAnsi="Cambria Math"/>
                  </w:rPr>
                  <m:t>μ</m:t>
                </m:r>
              </m:e>
              <m:sub>
                <m:r>
                  <m:rPr>
                    <m:sty m:val="p"/>
                  </m:rPr>
                  <w:rPr>
                    <w:rFonts w:ascii="Cambria Math" w:hAnsi="Cambria Math"/>
                  </w:rPr>
                  <m:t>Γ</m:t>
                </m:r>
              </m:sub>
            </m:sSub>
            <m:r>
              <w:rPr>
                <w:rFonts w:ascii="Cambria Math" w:hAnsi="Cambria Math"/>
              </w:rPr>
              <m:t>,</m:t>
            </m:r>
            <m:sSub>
              <m:sSubPr>
                <m:ctrlPr>
                  <w:rPr>
                    <w:rFonts w:ascii="Cambria Math" w:hAnsi="Cambria Math"/>
                    <w:i/>
                  </w:rPr>
                </m:ctrlPr>
              </m:sSubPr>
              <m:e>
                <m:r>
                  <m:rPr>
                    <m:sty m:val="b"/>
                  </m:rPr>
                  <w:rPr>
                    <w:rFonts w:ascii="Cambria Math" w:hAnsi="Cambria Math"/>
                  </w:rPr>
                  <m:t>C</m:t>
                </m:r>
              </m:e>
              <m:sub>
                <m:r>
                  <m:rPr>
                    <m:sty m:val="p"/>
                  </m:rPr>
                  <w:rPr>
                    <w:rFonts w:ascii="Cambria Math" w:hAnsi="Cambria Math"/>
                  </w:rPr>
                  <m:t>Γ</m:t>
                </m:r>
              </m:sub>
            </m:sSub>
          </m:e>
        </m:d>
      </m:oMath>
      <w:r w:rsidR="00133623" w:rsidRPr="000B4378">
        <w:rPr>
          <w:rFonts w:ascii="Cambria Math" w:hAnsi="Cambria Math"/>
          <w:iCs/>
          <w:lang w:eastAsia="zh-CN"/>
        </w:rPr>
        <w:t xml:space="preserve"> </w:t>
      </w:r>
      <w:r w:rsidR="00A37CD1" w:rsidRPr="005E6B0E">
        <w:rPr>
          <w:iCs/>
        </w:rPr>
        <w:t>for</w:t>
      </w:r>
      <w:r w:rsidR="00133623" w:rsidRPr="000B4378">
        <w:rPr>
          <w:rFonts w:ascii="Cambria Math" w:hAnsi="Cambria Math"/>
          <w:iCs/>
          <w:lang w:eastAsia="zh-CN"/>
        </w:rPr>
        <w:t xml:space="preserve"> </w:t>
      </w:r>
      <m:oMath>
        <m:sSub>
          <m:sSubPr>
            <m:ctrlPr>
              <w:rPr>
                <w:rFonts w:ascii="Cambria Math" w:hAnsi="Cambria Math"/>
                <w:i/>
              </w:rPr>
            </m:ctrlPr>
          </m:sSubPr>
          <m:e>
            <m:r>
              <m:rPr>
                <m:sty m:val="b"/>
              </m:rPr>
              <w:rPr>
                <w:rFonts w:ascii="Cambria Math" w:hAnsi="Cambria Math"/>
              </w:rPr>
              <m:t>Γ</m:t>
            </m:r>
            <m:ctrlPr>
              <w:rPr>
                <w:rFonts w:ascii="Cambria Math" w:hAnsi="Cambria Math"/>
                <w:b/>
                <w:bCs/>
                <w:iCs/>
              </w:rPr>
            </m:ctrlPr>
          </m:e>
          <m:sub>
            <m:r>
              <w:rPr>
                <w:rFonts w:ascii="Cambria Math" w:hAnsi="Cambria Math"/>
              </w:rPr>
              <m:t>l</m:t>
            </m:r>
          </m:sub>
        </m:sSub>
      </m:oMath>
      <w:r w:rsidR="00133623" w:rsidRPr="000B4378">
        <w:rPr>
          <w:rFonts w:ascii="Cambria Math" w:hAnsi="Cambria Math" w:hint="eastAsia"/>
          <w:lang w:eastAsia="zh-CN"/>
        </w:rPr>
        <w:t xml:space="preserve"> </w:t>
      </w:r>
      <w:r w:rsidR="000F6C48" w:rsidRPr="005E6B0E">
        <w:t xml:space="preserve">in </w:t>
      </w:r>
      <w:r w:rsidR="00A37CD1" w:rsidRPr="005E6B0E">
        <w:t xml:space="preserve">the </w:t>
      </w:r>
      <w:r w:rsidR="000F6C48" w:rsidRPr="00A37CD1">
        <w:t xml:space="preserve">quadratic </w:t>
      </w:r>
      <w:r w:rsidR="00A37CD1" w:rsidRPr="00A37CD1">
        <w:t xml:space="preserve">degradation </w:t>
      </w:r>
      <w:r w:rsidR="000F6C48" w:rsidRPr="00A37CD1">
        <w:t>model</w:t>
      </w:r>
      <w:r w:rsidR="00A37CD1">
        <w:rPr>
          <w:rFonts w:hint="cs"/>
          <w:iCs/>
          <w:lang w:eastAsia="zh-CN"/>
        </w:rPr>
        <w:t>,</w:t>
      </w:r>
      <w:r w:rsidR="00A37CD1">
        <w:rPr>
          <w:iCs/>
          <w:lang w:eastAsia="zh-CN"/>
        </w:rPr>
        <w:t xml:space="preserve"> and 3) t</w:t>
      </w:r>
      <w:r w:rsidR="0065015E" w:rsidRPr="005E6B0E">
        <w:rPr>
          <w:iCs/>
          <w:lang w:eastAsia="zh-CN"/>
        </w:rPr>
        <w:t>he variance</w:t>
      </w:r>
      <w:r w:rsidR="0065015E" w:rsidRPr="000B4378">
        <w:rPr>
          <w:rFonts w:ascii="Cambria Math" w:hAnsi="Cambria Math"/>
          <w:iCs/>
          <w:lang w:eastAsia="zh-CN"/>
        </w:rPr>
        <w:t xml:space="preserv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65015E" w:rsidRPr="000B4378">
        <w:rPr>
          <w:rFonts w:ascii="Cambria Math" w:hAnsi="Cambria Math" w:hint="eastAsia"/>
          <w:lang w:eastAsia="zh-CN"/>
        </w:rPr>
        <w:t xml:space="preserve"> </w:t>
      </w:r>
      <w:r w:rsidR="0065015E" w:rsidRPr="00F02AA8">
        <w:rPr>
          <w:lang w:eastAsia="zh-CN"/>
        </w:rPr>
        <w:t xml:space="preserve">of </w:t>
      </w:r>
      <w:r w:rsidR="00602C89" w:rsidRPr="00F02AA8">
        <w:rPr>
          <w:lang w:eastAsia="zh-CN"/>
        </w:rPr>
        <w:t>the</w:t>
      </w:r>
      <w:r w:rsidR="00602C89">
        <w:rPr>
          <w:rFonts w:ascii="Cambria Math" w:hAnsi="Cambria Math"/>
          <w:lang w:eastAsia="zh-CN"/>
        </w:rPr>
        <w:t xml:space="preserve"> </w:t>
      </w:r>
      <w:r w:rsidR="0065015E" w:rsidRPr="000B4378">
        <w:t>normal distribution</w:t>
      </w:r>
      <w:r w:rsidR="000F6C48" w:rsidRPr="000B4378">
        <w:t xml:space="preserve"> </w:t>
      </w:r>
      <m:oMath>
        <m:r>
          <w:rPr>
            <w:rFonts w:ascii="Cambria Math" w:hAnsi="Cambria Math"/>
          </w:rPr>
          <m:t>N</m:t>
        </m:r>
        <m:d>
          <m:dPr>
            <m:ctrlPr>
              <w:rPr>
                <w:rFonts w:ascii="Cambria Math" w:hAnsi="Cambria Math"/>
                <w:i/>
              </w:rPr>
            </m:ctrlPr>
          </m:dPr>
          <m:e>
            <m:r>
              <w:rPr>
                <w:rFonts w:ascii="Cambria Math" w:hAnsi="Cambria Math"/>
              </w:rPr>
              <m:t>0,</m:t>
            </m:r>
            <m:sSup>
              <m:sSupPr>
                <m:ctrlPr>
                  <w:rPr>
                    <w:rFonts w:ascii="Cambria Math" w:hAnsi="Cambria Math"/>
                    <w:i/>
                  </w:rPr>
                </m:ctrlPr>
              </m:sSupPr>
              <m:e>
                <m:r>
                  <w:rPr>
                    <w:rFonts w:ascii="Cambria Math" w:hAnsi="Cambria Math"/>
                  </w:rPr>
                  <m:t>σ</m:t>
                </m:r>
              </m:e>
              <m:sup>
                <m:r>
                  <w:rPr>
                    <w:rFonts w:ascii="Cambria Math" w:hAnsi="Cambria Math"/>
                  </w:rPr>
                  <m:t>2</m:t>
                </m:r>
              </m:sup>
            </m:sSup>
          </m:e>
        </m:d>
      </m:oMath>
      <w:r w:rsidR="00A37CD1">
        <w:rPr>
          <w:rFonts w:hint="eastAsia"/>
        </w:rPr>
        <w:t xml:space="preserve"> </w:t>
      </w:r>
      <w:r w:rsidR="00A37CD1">
        <w:rPr>
          <w:lang w:eastAsia="zh-CN"/>
        </w:rPr>
        <w:t>for</w:t>
      </w:r>
      <w:r w:rsidR="000F6C48" w:rsidRPr="000B4378">
        <w:rPr>
          <w:lang w:eastAsia="zh-CN"/>
        </w:rPr>
        <w:t xml:space="preserve"> the noise term </w:t>
      </w:r>
      <m:oMath>
        <m:sSub>
          <m:sSubPr>
            <m:ctrlPr>
              <w:rPr>
                <w:rFonts w:ascii="Cambria Math" w:hAnsi="Cambria Math"/>
                <w:i/>
              </w:rPr>
            </m:ctrlPr>
          </m:sSubPr>
          <m:e>
            <m:r>
              <m:rPr>
                <m:sty m:val="b"/>
              </m:rPr>
              <w:rPr>
                <w:rFonts w:ascii="Cambria Math" w:hAnsi="Cambria Math"/>
              </w:rPr>
              <m:t>ϵ</m:t>
            </m:r>
          </m:e>
          <m:sub>
            <m:r>
              <w:rPr>
                <w:rFonts w:ascii="Cambria Math" w:hAnsi="Cambria Math"/>
              </w:rPr>
              <m:t>l</m:t>
            </m:r>
          </m:sub>
        </m:sSub>
      </m:oMath>
      <w:r w:rsidR="002E2CEE">
        <w:t>,</w:t>
      </w:r>
      <w:r w:rsidR="0072188B">
        <w:t xml:space="preserve"> </w:t>
      </w:r>
      <w:r w:rsidR="002E2CEE" w:rsidRPr="005F5464">
        <w:rPr>
          <w:iCs/>
        </w:rPr>
        <w:t>we develop the QOIEM algorithm, and its pseudo codes are provided in Algorithm 1.</w:t>
      </w:r>
      <w:r w:rsidR="00522A73">
        <w:rPr>
          <w:iCs/>
        </w:rPr>
        <w:t xml:space="preserve"> </w:t>
      </w:r>
    </w:p>
    <w:p w14:paraId="503C228C" w14:textId="37FDE4B3" w:rsidR="000E4DF4" w:rsidRPr="00310871" w:rsidRDefault="003774C0" w:rsidP="003774C0">
      <w:pPr>
        <w:pStyle w:val="Text"/>
        <w:ind w:firstLine="0"/>
        <w:rPr>
          <w:noProof/>
          <w:lang w:eastAsia="zh-CN"/>
        </w:rPr>
      </w:pPr>
      <w:r w:rsidRPr="009B0A72">
        <w:rPr>
          <w:noProof/>
          <w:sz w:val="24"/>
          <w:szCs w:val="24"/>
          <w:lang w:eastAsia="zh-CN"/>
        </w:rPr>
        <mc:AlternateContent>
          <mc:Choice Requires="wps">
            <w:drawing>
              <wp:inline distT="0" distB="0" distL="0" distR="0" wp14:anchorId="223B8AFC" wp14:editId="18420133">
                <wp:extent cx="3098800" cy="3040185"/>
                <wp:effectExtent l="0" t="0" r="0" b="0"/>
                <wp:docPr id="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8800" cy="3040185"/>
                        </a:xfrm>
                        <a:prstGeom prst="rect">
                          <a:avLst/>
                        </a:prstGeom>
                        <a:solidFill>
                          <a:srgbClr val="FFFFFF"/>
                        </a:solidFill>
                        <a:ln>
                          <a:noFill/>
                        </a:ln>
                        <a:extLst>
                          <a:ext uri="{91240B29-F687-4f45-9708-019B960494DF}">
                            <a14:hiddenLine xmlns:arto="http://schemas.microsoft.com/office/word/2006/arto" xmlns:o="urn:schemas-microsoft-com:office:office" xmlns:v="urn:schemas-microsoft-com:vml" xmlns:w10="urn:schemas-microsoft-com:office:word" xmlns:w="http://schemas.openxmlformats.org/wordprocessingml/2006/main" xmlns:a14="http://schemas.microsoft.com/office/drawing/2010/main" xmlns="" xmlns:mv="urn:schemas-microsoft-com:mac:vml" xmlns:mo="http://schemas.microsoft.com/office/mac/office/2008/main" w="9525">
                              <a:solidFill>
                                <a:srgbClr val="000000"/>
                              </a:solidFill>
                              <a:miter lim="800000"/>
                              <a:headEnd/>
                              <a:tailEnd/>
                            </a14:hiddenLine>
                          </a:ext>
                        </a:extLst>
                      </wps:spPr>
                      <wps:txbx>
                        <w:txbxContent>
                          <w:p w14:paraId="4DC8EF10" w14:textId="77777777" w:rsidR="003774C0" w:rsidRDefault="003774C0" w:rsidP="003774C0">
                            <w:pPr>
                              <w:pStyle w:val="a5"/>
                              <w:ind w:firstLine="0"/>
                            </w:pPr>
                          </w:p>
                          <w:tbl>
                            <w:tblPr>
                              <w:tblStyle w:val="11"/>
                              <w:tblW w:w="0" w:type="auto"/>
                              <w:tblBorders>
                                <w:top w:val="single" w:sz="18"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
                              <w:gridCol w:w="4444"/>
                            </w:tblGrid>
                            <w:tr w:rsidR="003774C0" w:rsidRPr="00AE18D5" w14:paraId="6D719729" w14:textId="77777777" w:rsidTr="0071213E">
                              <w:trPr>
                                <w:trHeight w:val="256"/>
                              </w:trPr>
                              <w:tc>
                                <w:tcPr>
                                  <w:tcW w:w="4956" w:type="dxa"/>
                                  <w:gridSpan w:val="2"/>
                                  <w:tcBorders>
                                    <w:top w:val="single" w:sz="18" w:space="0" w:color="auto"/>
                                    <w:bottom w:val="single" w:sz="8" w:space="0" w:color="auto"/>
                                  </w:tcBorders>
                                </w:tcPr>
                                <w:p w14:paraId="30880697" w14:textId="77777777" w:rsidR="003774C0" w:rsidRPr="002B4ABB" w:rsidRDefault="003774C0" w:rsidP="003774C0">
                                  <w:pPr>
                                    <w:tabs>
                                      <w:tab w:val="left" w:pos="220"/>
                                      <w:tab w:val="left" w:pos="720"/>
                                    </w:tabs>
                                    <w:autoSpaceDE w:val="0"/>
                                    <w:autoSpaceDN w:val="0"/>
                                    <w:adjustRightInd w:val="0"/>
                                    <w:rPr>
                                      <w:color w:val="000000"/>
                                      <w:sz w:val="18"/>
                                    </w:rPr>
                                  </w:pPr>
                                  <w:r w:rsidRPr="002B4ABB">
                                    <w:rPr>
                                      <w:b/>
                                      <w:color w:val="000000"/>
                                      <w:sz w:val="18"/>
                                    </w:rPr>
                                    <w:t>Algorithm 1</w:t>
                                  </w:r>
                                  <w:r w:rsidRPr="002B4ABB">
                                    <w:rPr>
                                      <w:color w:val="000000"/>
                                      <w:sz w:val="18"/>
                                    </w:rPr>
                                    <w:t xml:space="preserve"> </w:t>
                                  </w:r>
                                  <w:r>
                                    <w:rPr>
                                      <w:color w:val="000000"/>
                                      <w:sz w:val="18"/>
                                    </w:rPr>
                                    <w:t>QOIEM</w:t>
                                  </w:r>
                                  <w:r w:rsidRPr="002B4ABB">
                                    <w:rPr>
                                      <w:color w:val="000000"/>
                                      <w:sz w:val="18"/>
                                    </w:rPr>
                                    <w:t xml:space="preserve"> algorithm</w:t>
                                  </w:r>
                                </w:p>
                              </w:tc>
                            </w:tr>
                            <w:tr w:rsidR="003774C0" w:rsidRPr="00AE18D5" w14:paraId="242547A2" w14:textId="77777777" w:rsidTr="0071213E">
                              <w:trPr>
                                <w:trHeight w:val="227"/>
                              </w:trPr>
                              <w:tc>
                                <w:tcPr>
                                  <w:tcW w:w="451" w:type="dxa"/>
                                  <w:tcBorders>
                                    <w:top w:val="single" w:sz="8" w:space="0" w:color="auto"/>
                                  </w:tcBorders>
                                  <w:vAlign w:val="bottom"/>
                                </w:tcPr>
                                <w:p w14:paraId="39C0E499" w14:textId="77777777" w:rsidR="003774C0" w:rsidRPr="002B4ABB" w:rsidRDefault="003774C0" w:rsidP="003774C0">
                                  <w:pPr>
                                    <w:tabs>
                                      <w:tab w:val="left" w:pos="220"/>
                                      <w:tab w:val="left" w:pos="720"/>
                                    </w:tabs>
                                    <w:autoSpaceDE w:val="0"/>
                                    <w:autoSpaceDN w:val="0"/>
                                    <w:adjustRightInd w:val="0"/>
                                    <w:rPr>
                                      <w:color w:val="000000"/>
                                      <w:sz w:val="18"/>
                                      <w:highlight w:val="yellow"/>
                                    </w:rPr>
                                  </w:pPr>
                                </w:p>
                              </w:tc>
                              <w:tc>
                                <w:tcPr>
                                  <w:tcW w:w="4505" w:type="dxa"/>
                                  <w:tcBorders>
                                    <w:top w:val="single" w:sz="8" w:space="0" w:color="auto"/>
                                  </w:tcBorders>
                                  <w:vAlign w:val="bottom"/>
                                </w:tcPr>
                                <w:p w14:paraId="380EA038" w14:textId="77777777" w:rsidR="003774C0" w:rsidRPr="002B4ABB" w:rsidRDefault="003774C0" w:rsidP="003774C0">
                                  <w:pPr>
                                    <w:tabs>
                                      <w:tab w:val="left" w:pos="220"/>
                                      <w:tab w:val="left" w:pos="720"/>
                                    </w:tabs>
                                    <w:autoSpaceDE w:val="0"/>
                                    <w:autoSpaceDN w:val="0"/>
                                    <w:adjustRightInd w:val="0"/>
                                    <w:jc w:val="both"/>
                                    <w:rPr>
                                      <w:color w:val="000000"/>
                                      <w:sz w:val="18"/>
                                    </w:rPr>
                                  </w:pPr>
                                  <w:r w:rsidRPr="002B4ABB">
                                    <w:rPr>
                                      <w:b/>
                                      <w:color w:val="000000"/>
                                      <w:sz w:val="18"/>
                                    </w:rPr>
                                    <w:t>Input</w:t>
                                  </w:r>
                                  <w:r w:rsidRPr="002B4ABB">
                                    <w:rPr>
                                      <w:color w:val="000000"/>
                                      <w:sz w:val="18"/>
                                    </w:rPr>
                                    <w:t>: sensor signals of historical units</w:t>
                                  </w:r>
                                  <w:r>
                                    <w:rPr>
                                      <w:color w:val="000000"/>
                                      <w:sz w:val="18"/>
                                    </w:rPr>
                                    <w:t xml:space="preserve"> containing observations until failure</w:t>
                                  </w:r>
                                </w:p>
                              </w:tc>
                            </w:tr>
                            <w:tr w:rsidR="003774C0" w:rsidRPr="00AE18D5" w14:paraId="307F7D7D" w14:textId="77777777" w:rsidTr="0071213E">
                              <w:trPr>
                                <w:trHeight w:val="62"/>
                              </w:trPr>
                              <w:tc>
                                <w:tcPr>
                                  <w:tcW w:w="451" w:type="dxa"/>
                                  <w:vAlign w:val="bottom"/>
                                </w:tcPr>
                                <w:p w14:paraId="4539C9AC" w14:textId="77777777" w:rsidR="003774C0" w:rsidRPr="002B4ABB" w:rsidRDefault="003774C0" w:rsidP="003774C0">
                                  <w:pPr>
                                    <w:tabs>
                                      <w:tab w:val="left" w:pos="220"/>
                                      <w:tab w:val="left" w:pos="720"/>
                                    </w:tabs>
                                    <w:autoSpaceDE w:val="0"/>
                                    <w:autoSpaceDN w:val="0"/>
                                    <w:adjustRightInd w:val="0"/>
                                    <w:rPr>
                                      <w:color w:val="000000"/>
                                      <w:sz w:val="18"/>
                                      <w:highlight w:val="yellow"/>
                                    </w:rPr>
                                  </w:pPr>
                                </w:p>
                              </w:tc>
                              <w:tc>
                                <w:tcPr>
                                  <w:tcW w:w="4505" w:type="dxa"/>
                                  <w:vAlign w:val="bottom"/>
                                </w:tcPr>
                                <w:p w14:paraId="54FAB1B0" w14:textId="77777777" w:rsidR="003774C0" w:rsidRPr="002B4ABB" w:rsidRDefault="003774C0" w:rsidP="003774C0">
                                  <w:pPr>
                                    <w:tabs>
                                      <w:tab w:val="left" w:pos="220"/>
                                      <w:tab w:val="left" w:pos="720"/>
                                    </w:tabs>
                                    <w:autoSpaceDE w:val="0"/>
                                    <w:autoSpaceDN w:val="0"/>
                                    <w:adjustRightInd w:val="0"/>
                                    <w:jc w:val="both"/>
                                    <w:rPr>
                                      <w:color w:val="000000"/>
                                      <w:sz w:val="18"/>
                                      <w:lang w:eastAsia="zh-CN"/>
                                    </w:rPr>
                                  </w:pPr>
                                  <w:r w:rsidRPr="002B4ABB">
                                    <w:rPr>
                                      <w:b/>
                                      <w:color w:val="000000"/>
                                      <w:sz w:val="18"/>
                                    </w:rPr>
                                    <w:t>Output</w:t>
                                  </w:r>
                                  <w:r w:rsidRPr="002B4ABB">
                                    <w:rPr>
                                      <w:color w:val="000000"/>
                                      <w:sz w:val="18"/>
                                    </w:rPr>
                                    <w:t>: estimated par</w:t>
                                  </w:r>
                                  <w:r w:rsidRPr="003D6E8A">
                                    <w:rPr>
                                      <w:color w:val="000000"/>
                                      <w:sz w:val="18"/>
                                      <w:szCs w:val="18"/>
                                    </w:rPr>
                                    <w:t>ameters</w:t>
                                  </w:r>
                                  <w:r w:rsidRPr="003D6E8A">
                                    <w:rPr>
                                      <w:iCs/>
                                      <w:sz w:val="18"/>
                                      <w:szCs w:val="18"/>
                                    </w:rPr>
                                    <w:t xml:space="preserve"> </w:t>
                                  </w:r>
                                  <m:oMath>
                                    <m:r>
                                      <m:rPr>
                                        <m:sty m:val="b"/>
                                      </m:rPr>
                                      <w:rPr>
                                        <w:rFonts w:ascii="Cambria Math" w:hAnsi="Cambria Math"/>
                                        <w:sz w:val="18"/>
                                        <w:szCs w:val="18"/>
                                        <w:lang w:val="en-US"/>
                                      </w:rPr>
                                      <m:t>Θ</m:t>
                                    </m:r>
                                    <m:r>
                                      <m:rPr>
                                        <m:sty m:val="p"/>
                                      </m:rPr>
                                      <w:rPr>
                                        <w:rFonts w:ascii="Cambria Math" w:hAnsi="Cambria Math"/>
                                        <w:sz w:val="18"/>
                                        <w:szCs w:val="18"/>
                                        <w:lang w:val="en-US"/>
                                      </w:rPr>
                                      <m:t>=</m:t>
                                    </m:r>
                                    <m:d>
                                      <m:dPr>
                                        <m:begChr m:val="["/>
                                        <m:endChr m:val="]"/>
                                        <m:ctrlPr>
                                          <w:rPr>
                                            <w:rFonts w:ascii="Cambria Math" w:hAnsi="Cambria Math"/>
                                            <w:iCs/>
                                            <w:sz w:val="18"/>
                                            <w:szCs w:val="18"/>
                                            <w:lang w:val="en-US"/>
                                          </w:rPr>
                                        </m:ctrlPr>
                                      </m:dPr>
                                      <m:e>
                                        <m:sSub>
                                          <m:sSubPr>
                                            <m:ctrlPr>
                                              <w:rPr>
                                                <w:rFonts w:ascii="Cambria Math" w:hAnsi="Cambria Math"/>
                                                <w:iCs/>
                                                <w:sz w:val="18"/>
                                                <w:szCs w:val="18"/>
                                                <w:lang w:val="en-US"/>
                                              </w:rPr>
                                            </m:ctrlPr>
                                          </m:sSubPr>
                                          <m:e>
                                            <m:r>
                                              <m:rPr>
                                                <m:sty m:val="b"/>
                                              </m:rPr>
                                              <w:rPr>
                                                <w:rFonts w:ascii="Cambria Math" w:hAnsi="Cambria Math"/>
                                                <w:sz w:val="18"/>
                                                <w:szCs w:val="18"/>
                                                <w:lang w:val="en-US"/>
                                              </w:rPr>
                                              <m:t>μ</m:t>
                                            </m:r>
                                          </m:e>
                                          <m:sub>
                                            <m:r>
                                              <m:rPr>
                                                <m:sty m:val="p"/>
                                              </m:rPr>
                                              <w:rPr>
                                                <w:rFonts w:ascii="Cambria Math" w:hAnsi="Cambria Math"/>
                                                <w:sz w:val="18"/>
                                                <w:szCs w:val="18"/>
                                                <w:lang w:val="en-US"/>
                                              </w:rPr>
                                              <m:t>Γ</m:t>
                                            </m:r>
                                          </m:sub>
                                        </m:sSub>
                                        <m:r>
                                          <m:rPr>
                                            <m:sty m:val="p"/>
                                          </m:rPr>
                                          <w:rPr>
                                            <w:rFonts w:ascii="Cambria Math" w:hAnsi="Cambria Math"/>
                                            <w:sz w:val="18"/>
                                            <w:szCs w:val="18"/>
                                            <w:lang w:val="en-US"/>
                                          </w:rPr>
                                          <m:t>,</m:t>
                                        </m:r>
                                        <m:sSub>
                                          <m:sSubPr>
                                            <m:ctrlPr>
                                              <w:rPr>
                                                <w:rFonts w:ascii="Cambria Math" w:hAnsi="Cambria Math"/>
                                                <w:iCs/>
                                                <w:sz w:val="18"/>
                                                <w:szCs w:val="18"/>
                                                <w:lang w:val="en-US"/>
                                              </w:rPr>
                                            </m:ctrlPr>
                                          </m:sSubPr>
                                          <m:e>
                                            <m:r>
                                              <m:rPr>
                                                <m:sty m:val="b"/>
                                              </m:rPr>
                                              <w:rPr>
                                                <w:rFonts w:ascii="Cambria Math" w:hAnsi="Cambria Math"/>
                                                <w:sz w:val="18"/>
                                                <w:szCs w:val="18"/>
                                                <w:lang w:val="en-US"/>
                                              </w:rPr>
                                              <m:t>C</m:t>
                                            </m:r>
                                          </m:e>
                                          <m:sub>
                                            <m:r>
                                              <m:rPr>
                                                <m:sty m:val="p"/>
                                              </m:rPr>
                                              <w:rPr>
                                                <w:rFonts w:ascii="Cambria Math" w:hAnsi="Cambria Math"/>
                                                <w:sz w:val="18"/>
                                                <w:szCs w:val="18"/>
                                                <w:lang w:val="en-US"/>
                                              </w:rPr>
                                              <m:t>Γ</m:t>
                                            </m:r>
                                          </m:sub>
                                        </m:sSub>
                                        <m:r>
                                          <m:rPr>
                                            <m:sty m:val="p"/>
                                          </m:rPr>
                                          <w:rPr>
                                            <w:rFonts w:ascii="Cambria Math" w:hAnsi="Cambria Math"/>
                                            <w:sz w:val="18"/>
                                            <w:szCs w:val="18"/>
                                            <w:lang w:val="en-US"/>
                                          </w:rPr>
                                          <m:t>,</m:t>
                                        </m:r>
                                        <m:sSup>
                                          <m:sSupPr>
                                            <m:ctrlPr>
                                              <w:rPr>
                                                <w:rFonts w:ascii="Cambria Math" w:hAnsi="Cambria Math"/>
                                                <w:iCs/>
                                                <w:sz w:val="18"/>
                                                <w:szCs w:val="18"/>
                                                <w:lang w:val="en-US"/>
                                              </w:rPr>
                                            </m:ctrlPr>
                                          </m:sSupPr>
                                          <m:e>
                                            <m:r>
                                              <w:rPr>
                                                <w:rFonts w:ascii="Cambria Math" w:hAnsi="Cambria Math"/>
                                                <w:sz w:val="18"/>
                                                <w:szCs w:val="18"/>
                                                <w:lang w:val="en-US"/>
                                              </w:rPr>
                                              <m:t>σ</m:t>
                                            </m:r>
                                          </m:e>
                                          <m:sup>
                                            <m:r>
                                              <m:rPr>
                                                <m:sty m:val="p"/>
                                              </m:rPr>
                                              <w:rPr>
                                                <w:rFonts w:ascii="Cambria Math" w:hAnsi="Cambria Math"/>
                                                <w:sz w:val="18"/>
                                                <w:szCs w:val="18"/>
                                                <w:lang w:val="en-US"/>
                                              </w:rPr>
                                              <m:t>2</m:t>
                                            </m:r>
                                          </m:sup>
                                        </m:sSup>
                                      </m:e>
                                    </m:d>
                                  </m:oMath>
                                  <w:r w:rsidRPr="003D6E8A">
                                    <w:rPr>
                                      <w:rFonts w:hint="eastAsia"/>
                                      <w:iCs/>
                                      <w:sz w:val="18"/>
                                      <w:szCs w:val="18"/>
                                      <w:lang w:val="en-US" w:eastAsia="zh-CN"/>
                                    </w:rPr>
                                    <w:t xml:space="preserve"> a</w:t>
                                  </w:r>
                                  <w:r w:rsidRPr="003D6E8A">
                                    <w:rPr>
                                      <w:iCs/>
                                      <w:sz w:val="18"/>
                                      <w:szCs w:val="18"/>
                                      <w:lang w:val="en-US" w:eastAsia="zh-CN"/>
                                    </w:rPr>
                                    <w:t xml:space="preserve">nd </w:t>
                                  </w:r>
                                  <m:oMath>
                                    <m:r>
                                      <m:rPr>
                                        <m:sty m:val="b"/>
                                      </m:rPr>
                                      <w:rPr>
                                        <w:rFonts w:ascii="Cambria Math" w:hAnsi="Cambria Math"/>
                                        <w:sz w:val="18"/>
                                        <w:szCs w:val="18"/>
                                        <w:lang w:val="en-US" w:eastAsia="zh-CN"/>
                                      </w:rPr>
                                      <m:t>w</m:t>
                                    </m:r>
                                  </m:oMath>
                                </w:p>
                              </w:tc>
                            </w:tr>
                            <w:tr w:rsidR="003774C0" w:rsidRPr="00AE18D5" w14:paraId="3B047C58" w14:textId="77777777" w:rsidTr="0071213E">
                              <w:trPr>
                                <w:trHeight w:val="67"/>
                              </w:trPr>
                              <w:tc>
                                <w:tcPr>
                                  <w:tcW w:w="451" w:type="dxa"/>
                                  <w:vAlign w:val="bottom"/>
                                </w:tcPr>
                                <w:p w14:paraId="25FDE201" w14:textId="77777777" w:rsidR="003774C0" w:rsidRPr="002B4ABB" w:rsidRDefault="003774C0" w:rsidP="003774C0">
                                  <w:pPr>
                                    <w:tabs>
                                      <w:tab w:val="left" w:pos="220"/>
                                      <w:tab w:val="left" w:pos="720"/>
                                    </w:tabs>
                                    <w:autoSpaceDE w:val="0"/>
                                    <w:autoSpaceDN w:val="0"/>
                                    <w:adjustRightInd w:val="0"/>
                                    <w:rPr>
                                      <w:color w:val="000000"/>
                                      <w:sz w:val="18"/>
                                    </w:rPr>
                                  </w:pPr>
                                  <w:r w:rsidRPr="002B4ABB">
                                    <w:rPr>
                                      <w:color w:val="000000"/>
                                      <w:sz w:val="18"/>
                                    </w:rPr>
                                    <w:t>1:</w:t>
                                  </w:r>
                                </w:p>
                              </w:tc>
                              <w:tc>
                                <w:tcPr>
                                  <w:tcW w:w="4505" w:type="dxa"/>
                                  <w:vAlign w:val="bottom"/>
                                </w:tcPr>
                                <w:p w14:paraId="17D3FFAE" w14:textId="77777777" w:rsidR="003774C0" w:rsidRPr="002B4ABB" w:rsidRDefault="003774C0" w:rsidP="003774C0">
                                  <w:pPr>
                                    <w:tabs>
                                      <w:tab w:val="left" w:pos="220"/>
                                      <w:tab w:val="left" w:pos="720"/>
                                    </w:tabs>
                                    <w:autoSpaceDE w:val="0"/>
                                    <w:autoSpaceDN w:val="0"/>
                                    <w:adjustRightInd w:val="0"/>
                                    <w:jc w:val="both"/>
                                    <w:rPr>
                                      <w:color w:val="000000"/>
                                      <w:sz w:val="18"/>
                                    </w:rPr>
                                  </w:pPr>
                                  <w:r w:rsidRPr="00B43288">
                                    <w:rPr>
                                      <w:b/>
                                      <w:iCs/>
                                      <w:sz w:val="18"/>
                                    </w:rPr>
                                    <w:t>Procedure</w:t>
                                  </w:r>
                                  <w:r w:rsidRPr="00102D14">
                                    <w:rPr>
                                      <w:bCs/>
                                      <w:iCs/>
                                      <w:sz w:val="18"/>
                                    </w:rPr>
                                    <w:t>:</w:t>
                                  </w:r>
                                </w:p>
                              </w:tc>
                            </w:tr>
                            <w:tr w:rsidR="003774C0" w:rsidRPr="00AE18D5" w14:paraId="011ECE88" w14:textId="77777777" w:rsidTr="0071213E">
                              <w:trPr>
                                <w:trHeight w:val="62"/>
                              </w:trPr>
                              <w:tc>
                                <w:tcPr>
                                  <w:tcW w:w="451" w:type="dxa"/>
                                  <w:vAlign w:val="bottom"/>
                                </w:tcPr>
                                <w:p w14:paraId="36231668" w14:textId="77777777" w:rsidR="003774C0" w:rsidRPr="002B4ABB" w:rsidRDefault="003774C0" w:rsidP="003774C0">
                                  <w:pPr>
                                    <w:tabs>
                                      <w:tab w:val="left" w:pos="220"/>
                                      <w:tab w:val="left" w:pos="720"/>
                                    </w:tabs>
                                    <w:autoSpaceDE w:val="0"/>
                                    <w:autoSpaceDN w:val="0"/>
                                    <w:adjustRightInd w:val="0"/>
                                    <w:rPr>
                                      <w:color w:val="000000"/>
                                      <w:sz w:val="18"/>
                                    </w:rPr>
                                  </w:pPr>
                                  <w:r w:rsidRPr="002B4ABB">
                                    <w:rPr>
                                      <w:color w:val="000000"/>
                                      <w:sz w:val="18"/>
                                    </w:rPr>
                                    <w:t>2:</w:t>
                                  </w:r>
                                </w:p>
                              </w:tc>
                              <w:tc>
                                <w:tcPr>
                                  <w:tcW w:w="4505" w:type="dxa"/>
                                  <w:vAlign w:val="bottom"/>
                                </w:tcPr>
                                <w:p w14:paraId="7B1F76D5" w14:textId="77777777" w:rsidR="003774C0" w:rsidRPr="004B64C5" w:rsidRDefault="003774C0" w:rsidP="003774C0">
                                  <w:pPr>
                                    <w:tabs>
                                      <w:tab w:val="left" w:pos="220"/>
                                      <w:tab w:val="left" w:pos="720"/>
                                    </w:tabs>
                                    <w:autoSpaceDE w:val="0"/>
                                    <w:autoSpaceDN w:val="0"/>
                                    <w:adjustRightInd w:val="0"/>
                                    <w:ind w:leftChars="100" w:left="240"/>
                                    <w:jc w:val="both"/>
                                    <w:rPr>
                                      <w:rFonts w:ascii="Cambria Math" w:hAnsi="Cambria Math"/>
                                      <w:b/>
                                      <w:iCs/>
                                      <w:sz w:val="18"/>
                                      <w:szCs w:val="18"/>
                                    </w:rPr>
                                  </w:pPr>
                                  <w:r>
                                    <w:rPr>
                                      <w:sz w:val="18"/>
                                      <w:szCs w:val="18"/>
                                      <w:lang w:eastAsia="zh-CN"/>
                                    </w:rPr>
                                    <w:t>I</w:t>
                                  </w:r>
                                  <w:r w:rsidRPr="00510A74">
                                    <w:rPr>
                                      <w:sz w:val="18"/>
                                      <w:szCs w:val="18"/>
                                      <w:lang w:eastAsia="zh-CN"/>
                                    </w:rPr>
                                    <w:t>nitia</w:t>
                                  </w:r>
                                  <w:r>
                                    <w:rPr>
                                      <w:sz w:val="18"/>
                                      <w:szCs w:val="18"/>
                                      <w:lang w:eastAsia="zh-CN"/>
                                    </w:rPr>
                                    <w:t>lize</w:t>
                                  </w:r>
                                  <w:r w:rsidRPr="00510A74">
                                    <w:rPr>
                                      <w:sz w:val="18"/>
                                      <w:szCs w:val="18"/>
                                      <w:lang w:eastAsia="zh-CN"/>
                                    </w:rPr>
                                    <w:t xml:space="preserve"> </w:t>
                                  </w:r>
                                  <w:r>
                                    <w:rPr>
                                      <w:rFonts w:hint="eastAsia"/>
                                      <w:sz w:val="18"/>
                                      <w:szCs w:val="18"/>
                                      <w:lang w:eastAsia="zh-CN"/>
                                    </w:rPr>
                                    <w:t>p</w:t>
                                  </w:r>
                                  <w:r>
                                    <w:rPr>
                                      <w:sz w:val="18"/>
                                      <w:szCs w:val="18"/>
                                      <w:lang w:eastAsia="zh-CN"/>
                                    </w:rPr>
                                    <w:t xml:space="preserve">arameters </w:t>
                                  </w:r>
                                  <m:oMath>
                                    <m:sSup>
                                      <m:sSupPr>
                                        <m:ctrlPr>
                                          <w:rPr>
                                            <w:rFonts w:ascii="Cambria Math" w:eastAsia="等线" w:hAnsi="Cambria Math"/>
                                            <w:i/>
                                            <w:iCs/>
                                            <w:sz w:val="18"/>
                                            <w:szCs w:val="18"/>
                                          </w:rPr>
                                        </m:ctrlPr>
                                      </m:sSupPr>
                                      <m:e>
                                        <m:r>
                                          <m:rPr>
                                            <m:sty m:val="b"/>
                                          </m:rPr>
                                          <w:rPr>
                                            <w:rFonts w:ascii="Cambria Math" w:hAnsi="Cambria Math"/>
                                            <w:sz w:val="18"/>
                                            <w:szCs w:val="18"/>
                                          </w:rPr>
                                          <m:t>Θ</m:t>
                                        </m:r>
                                      </m:e>
                                      <m:sup>
                                        <m:d>
                                          <m:dPr>
                                            <m:ctrlPr>
                                              <w:rPr>
                                                <w:rFonts w:ascii="Cambria Math" w:eastAsia="等线" w:hAnsi="Cambria Math"/>
                                                <w:i/>
                                                <w:iCs/>
                                                <w:sz w:val="18"/>
                                                <w:szCs w:val="18"/>
                                              </w:rPr>
                                            </m:ctrlPr>
                                          </m:dPr>
                                          <m:e>
                                            <m:r>
                                              <w:rPr>
                                                <w:rFonts w:ascii="Cambria Math" w:hAnsi="Cambria Math"/>
                                                <w:sz w:val="18"/>
                                                <w:szCs w:val="18"/>
                                              </w:rPr>
                                              <m:t>j</m:t>
                                            </m:r>
                                          </m:e>
                                        </m:d>
                                      </m:sup>
                                    </m:sSup>
                                    <m:r>
                                      <m:rPr>
                                        <m:sty m:val="p"/>
                                      </m:rPr>
                                      <w:rPr>
                                        <w:rFonts w:ascii="Cambria Math" w:hAnsi="Cambria Math"/>
                                        <w:sz w:val="18"/>
                                        <w:szCs w:val="18"/>
                                      </w:rPr>
                                      <m:t>=</m:t>
                                    </m:r>
                                    <m:sSubSup>
                                      <m:sSubSupPr>
                                        <m:ctrlPr>
                                          <w:rPr>
                                            <w:rFonts w:ascii="Cambria Math" w:eastAsia="等线" w:hAnsi="Cambria Math"/>
                                            <w:i/>
                                            <w:iCs/>
                                            <w:sz w:val="18"/>
                                            <w:szCs w:val="18"/>
                                          </w:rPr>
                                        </m:ctrlPr>
                                      </m:sSubSupPr>
                                      <m:e>
                                        <m:r>
                                          <m:rPr>
                                            <m:sty m:val="p"/>
                                          </m:rPr>
                                          <w:rPr>
                                            <w:rFonts w:ascii="Cambria Math" w:hAnsi="Cambria Math"/>
                                            <w:sz w:val="18"/>
                                            <w:szCs w:val="18"/>
                                          </w:rPr>
                                          <m:t>[</m:t>
                                        </m:r>
                                        <m:r>
                                          <m:rPr>
                                            <m:sty m:val="b"/>
                                          </m:rPr>
                                          <w:rPr>
                                            <w:rFonts w:ascii="Cambria Math" w:hAnsi="Cambria Math"/>
                                            <w:sz w:val="18"/>
                                            <w:szCs w:val="18"/>
                                          </w:rPr>
                                          <m:t>μ</m:t>
                                        </m:r>
                                      </m:e>
                                      <m:sub>
                                        <m:r>
                                          <m:rPr>
                                            <m:sty m:val="p"/>
                                          </m:rPr>
                                          <w:rPr>
                                            <w:rFonts w:ascii="Cambria Math" w:hAnsi="Cambria Math"/>
                                            <w:sz w:val="18"/>
                                            <w:szCs w:val="18"/>
                                          </w:rPr>
                                          <m:t>Γ</m:t>
                                        </m:r>
                                      </m:sub>
                                      <m:sup>
                                        <m:r>
                                          <w:rPr>
                                            <w:rFonts w:ascii="Cambria Math" w:hAnsi="Cambria Math"/>
                                            <w:sz w:val="18"/>
                                            <w:szCs w:val="18"/>
                                          </w:rPr>
                                          <m:t>(j)</m:t>
                                        </m:r>
                                      </m:sup>
                                    </m:sSubSup>
                                    <m:r>
                                      <m:rPr>
                                        <m:sty m:val="p"/>
                                      </m:rPr>
                                      <w:rPr>
                                        <w:rFonts w:ascii="Cambria Math" w:hAnsi="Cambria Math"/>
                                        <w:sz w:val="18"/>
                                        <w:szCs w:val="18"/>
                                      </w:rPr>
                                      <m:t>,</m:t>
                                    </m:r>
                                    <m:sSubSup>
                                      <m:sSubSupPr>
                                        <m:ctrlPr>
                                          <w:rPr>
                                            <w:rFonts w:ascii="Cambria Math" w:eastAsia="等线" w:hAnsi="Cambria Math"/>
                                            <w:i/>
                                            <w:iCs/>
                                            <w:sz w:val="18"/>
                                            <w:szCs w:val="18"/>
                                          </w:rPr>
                                        </m:ctrlPr>
                                      </m:sSubSupPr>
                                      <m:e>
                                        <m:r>
                                          <m:rPr>
                                            <m:sty m:val="b"/>
                                          </m:rPr>
                                          <w:rPr>
                                            <w:rFonts w:ascii="Cambria Math" w:hAnsi="Cambria Math"/>
                                            <w:sz w:val="18"/>
                                            <w:szCs w:val="18"/>
                                          </w:rPr>
                                          <m:t>C</m:t>
                                        </m:r>
                                      </m:e>
                                      <m:sub>
                                        <m:r>
                                          <m:rPr>
                                            <m:sty m:val="p"/>
                                          </m:rPr>
                                          <w:rPr>
                                            <w:rFonts w:ascii="Cambria Math" w:hAnsi="Cambria Math"/>
                                            <w:sz w:val="18"/>
                                            <w:szCs w:val="18"/>
                                          </w:rPr>
                                          <m:t>Γ</m:t>
                                        </m:r>
                                      </m:sub>
                                      <m:sup>
                                        <m:r>
                                          <w:rPr>
                                            <w:rFonts w:ascii="Cambria Math" w:hAnsi="Cambria Math"/>
                                            <w:sz w:val="18"/>
                                            <w:szCs w:val="18"/>
                                          </w:rPr>
                                          <m:t>(j)</m:t>
                                        </m:r>
                                      </m:sup>
                                    </m:sSubSup>
                                    <m:r>
                                      <m:rPr>
                                        <m:sty m:val="p"/>
                                      </m:rPr>
                                      <w:rPr>
                                        <w:rFonts w:ascii="Cambria Math" w:hAnsi="Cambria Math"/>
                                        <w:sz w:val="18"/>
                                        <w:szCs w:val="18"/>
                                      </w:rPr>
                                      <m:t>,</m:t>
                                    </m:r>
                                    <m:sSup>
                                      <m:sSupPr>
                                        <m:ctrlPr>
                                          <w:rPr>
                                            <w:rFonts w:ascii="Cambria Math" w:eastAsia="等线" w:hAnsi="Cambria Math"/>
                                            <w:i/>
                                            <w:iCs/>
                                            <w:sz w:val="18"/>
                                            <w:szCs w:val="18"/>
                                          </w:rPr>
                                        </m:ctrlPr>
                                      </m:sSupPr>
                                      <m:e>
                                        <m:sSup>
                                          <m:sSupPr>
                                            <m:ctrlPr>
                                              <w:rPr>
                                                <w:rFonts w:ascii="Cambria Math" w:eastAsia="等线" w:hAnsi="Cambria Math"/>
                                                <w:i/>
                                                <w:iCs/>
                                                <w:sz w:val="18"/>
                                                <w:szCs w:val="18"/>
                                              </w:rPr>
                                            </m:ctrlPr>
                                          </m:sSupPr>
                                          <m:e>
                                            <m:r>
                                              <w:rPr>
                                                <w:rFonts w:ascii="Cambria Math" w:hAnsi="Cambria Math"/>
                                                <w:sz w:val="18"/>
                                                <w:szCs w:val="18"/>
                                              </w:rPr>
                                              <m:t>σ</m:t>
                                            </m:r>
                                          </m:e>
                                          <m:sup>
                                            <m:r>
                                              <m:rPr>
                                                <m:sty m:val="p"/>
                                              </m:rPr>
                                              <w:rPr>
                                                <w:rFonts w:ascii="Cambria Math" w:hAnsi="Cambria Math"/>
                                                <w:sz w:val="18"/>
                                                <w:szCs w:val="18"/>
                                              </w:rPr>
                                              <m:t>2</m:t>
                                            </m:r>
                                          </m:sup>
                                        </m:sSup>
                                      </m:e>
                                      <m:sup>
                                        <m:r>
                                          <w:rPr>
                                            <w:rFonts w:ascii="Cambria Math" w:hAnsi="Cambria Math"/>
                                            <w:sz w:val="18"/>
                                            <w:szCs w:val="18"/>
                                          </w:rPr>
                                          <m:t>(j)</m:t>
                                        </m:r>
                                      </m:sup>
                                    </m:sSup>
                                    <m:r>
                                      <w:rPr>
                                        <w:rFonts w:ascii="Cambria Math" w:hAnsi="Cambria Math"/>
                                        <w:sz w:val="18"/>
                                        <w:szCs w:val="18"/>
                                      </w:rPr>
                                      <m:t>]</m:t>
                                    </m:r>
                                  </m:oMath>
                                  <w:r>
                                    <w:rPr>
                                      <w:sz w:val="18"/>
                                      <w:szCs w:val="18"/>
                                    </w:rPr>
                                    <w:t xml:space="preserve">; </w:t>
                                  </w:r>
                                  <w:r>
                                    <w:rPr>
                                      <w:rFonts w:cs="+mn-cs"/>
                                      <w:i/>
                                      <w:iCs/>
                                      <w:color w:val="000000"/>
                                      <w:kern w:val="24"/>
                                    </w:rPr>
                                    <w:t>j</w:t>
                                  </w:r>
                                  <m:oMath>
                                    <m:r>
                                      <w:rPr>
                                        <w:rFonts w:ascii="Cambria Math" w:hAnsi="Cambria Math" w:cs="+mn-cs"/>
                                        <w:color w:val="000000"/>
                                        <w:kern w:val="24"/>
                                        <w:sz w:val="18"/>
                                        <w:szCs w:val="18"/>
                                      </w:rPr>
                                      <m:t> =0</m:t>
                                    </m:r>
                                  </m:oMath>
                                </w:p>
                              </w:tc>
                            </w:tr>
                            <w:tr w:rsidR="003774C0" w:rsidRPr="00AE18D5" w14:paraId="5305B649" w14:textId="77777777" w:rsidTr="0071213E">
                              <w:trPr>
                                <w:trHeight w:val="140"/>
                              </w:trPr>
                              <w:tc>
                                <w:tcPr>
                                  <w:tcW w:w="451" w:type="dxa"/>
                                </w:tcPr>
                                <w:p w14:paraId="15E5E258" w14:textId="77777777" w:rsidR="003774C0" w:rsidRPr="002B4ABB" w:rsidRDefault="003774C0" w:rsidP="003774C0">
                                  <w:pPr>
                                    <w:tabs>
                                      <w:tab w:val="left" w:pos="220"/>
                                      <w:tab w:val="left" w:pos="720"/>
                                    </w:tabs>
                                    <w:autoSpaceDE w:val="0"/>
                                    <w:autoSpaceDN w:val="0"/>
                                    <w:adjustRightInd w:val="0"/>
                                    <w:rPr>
                                      <w:color w:val="000000"/>
                                      <w:sz w:val="18"/>
                                    </w:rPr>
                                  </w:pPr>
                                  <w:r w:rsidRPr="002B4ABB">
                                    <w:rPr>
                                      <w:color w:val="000000"/>
                                      <w:sz w:val="18"/>
                                    </w:rPr>
                                    <w:t>3:</w:t>
                                  </w:r>
                                </w:p>
                              </w:tc>
                              <w:tc>
                                <w:tcPr>
                                  <w:tcW w:w="4505" w:type="dxa"/>
                                  <w:vAlign w:val="bottom"/>
                                </w:tcPr>
                                <w:p w14:paraId="2F290085" w14:textId="77777777" w:rsidR="003774C0" w:rsidRPr="002B4ABB" w:rsidRDefault="003774C0" w:rsidP="003774C0">
                                  <w:pPr>
                                    <w:tabs>
                                      <w:tab w:val="left" w:pos="220"/>
                                      <w:tab w:val="left" w:pos="720"/>
                                    </w:tabs>
                                    <w:autoSpaceDE w:val="0"/>
                                    <w:autoSpaceDN w:val="0"/>
                                    <w:adjustRightInd w:val="0"/>
                                    <w:ind w:leftChars="100" w:left="240"/>
                                    <w:jc w:val="both"/>
                                    <w:rPr>
                                      <w:color w:val="000000"/>
                                      <w:sz w:val="18"/>
                                      <w:lang w:eastAsia="zh-CN"/>
                                    </w:rPr>
                                  </w:pPr>
                                  <w:r>
                                    <w:rPr>
                                      <w:b/>
                                      <w:bCs/>
                                      <w:color w:val="000000"/>
                                      <w:sz w:val="18"/>
                                      <w:lang w:eastAsia="zh-CN"/>
                                    </w:rPr>
                                    <w:t>W</w:t>
                                  </w:r>
                                  <w:r w:rsidRPr="00AF0D43">
                                    <w:rPr>
                                      <w:b/>
                                      <w:bCs/>
                                      <w:color w:val="000000"/>
                                      <w:sz w:val="18"/>
                                      <w:lang w:eastAsia="zh-CN"/>
                                    </w:rPr>
                                    <w:t>hile</w:t>
                                  </w:r>
                                </w:p>
                              </w:tc>
                            </w:tr>
                            <w:tr w:rsidR="003774C0" w:rsidRPr="00AE18D5" w14:paraId="00073C17" w14:textId="77777777" w:rsidTr="0071213E">
                              <w:trPr>
                                <w:trHeight w:val="267"/>
                              </w:trPr>
                              <w:tc>
                                <w:tcPr>
                                  <w:tcW w:w="451" w:type="dxa"/>
                                </w:tcPr>
                                <w:p w14:paraId="1D2EE70D" w14:textId="77777777" w:rsidR="003774C0" w:rsidRPr="002B4ABB" w:rsidRDefault="003774C0" w:rsidP="003774C0">
                                  <w:pPr>
                                    <w:tabs>
                                      <w:tab w:val="left" w:pos="220"/>
                                      <w:tab w:val="left" w:pos="720"/>
                                    </w:tabs>
                                    <w:autoSpaceDE w:val="0"/>
                                    <w:autoSpaceDN w:val="0"/>
                                    <w:adjustRightInd w:val="0"/>
                                    <w:rPr>
                                      <w:color w:val="000000"/>
                                      <w:sz w:val="18"/>
                                    </w:rPr>
                                  </w:pPr>
                                  <w:r w:rsidRPr="002B4ABB">
                                    <w:rPr>
                                      <w:color w:val="000000"/>
                                      <w:sz w:val="18"/>
                                    </w:rPr>
                                    <w:t>4:</w:t>
                                  </w:r>
                                </w:p>
                              </w:tc>
                              <w:tc>
                                <w:tcPr>
                                  <w:tcW w:w="4505" w:type="dxa"/>
                                  <w:vAlign w:val="bottom"/>
                                </w:tcPr>
                                <w:p w14:paraId="2B629552" w14:textId="09272386" w:rsidR="003774C0" w:rsidRPr="00F62C92" w:rsidRDefault="002B1E7E" w:rsidP="003774C0">
                                  <w:pPr>
                                    <w:tabs>
                                      <w:tab w:val="left" w:pos="220"/>
                                      <w:tab w:val="left" w:pos="720"/>
                                    </w:tabs>
                                    <w:autoSpaceDE w:val="0"/>
                                    <w:autoSpaceDN w:val="0"/>
                                    <w:adjustRightInd w:val="0"/>
                                    <w:ind w:leftChars="168" w:left="403"/>
                                    <w:contextualSpacing/>
                                    <w:jc w:val="both"/>
                                    <w:rPr>
                                      <w:bCs/>
                                      <w:color w:val="000000"/>
                                      <w:sz w:val="18"/>
                                      <w:lang w:val="en-US"/>
                                    </w:rPr>
                                  </w:pPr>
                                  <w:r>
                                    <w:rPr>
                                      <w:bCs/>
                                      <w:color w:val="000000"/>
                                      <w:sz w:val="18"/>
                                      <w:u w:val="single"/>
                                    </w:rPr>
                                    <w:t>E</w:t>
                                  </w:r>
                                  <w:proofErr w:type="spellStart"/>
                                  <w:r w:rsidR="003774C0">
                                    <w:rPr>
                                      <w:bCs/>
                                      <w:color w:val="000000"/>
                                      <w:sz w:val="18"/>
                                      <w:lang w:val="en-US"/>
                                    </w:rPr>
                                    <w:t>stimate</w:t>
                                  </w:r>
                                  <w:proofErr w:type="spellEnd"/>
                                  <w:r w:rsidR="003774C0">
                                    <w:rPr>
                                      <w:bCs/>
                                      <w:color w:val="000000"/>
                                      <w:sz w:val="18"/>
                                      <w:lang w:val="en-US"/>
                                    </w:rPr>
                                    <w:t xml:space="preserve"> weight coefficient</w:t>
                                  </w:r>
                                  <w:r w:rsidR="003774C0" w:rsidRPr="009B0A72">
                                    <w:rPr>
                                      <w:rFonts w:eastAsia="等线"/>
                                      <w:bCs/>
                                      <w:color w:val="000000"/>
                                      <w:sz w:val="18"/>
                                      <w:lang w:val="en-US"/>
                                    </w:rPr>
                                    <w:t xml:space="preserve"> </w:t>
                                  </w:r>
                                  <m:oMath>
                                    <m:sSup>
                                      <m:sSupPr>
                                        <m:ctrlPr>
                                          <w:rPr>
                                            <w:rFonts w:ascii="Cambria Math" w:eastAsia="等线" w:hAnsi="Cambria Math"/>
                                            <w:bCs/>
                                            <w:i/>
                                            <w:iCs/>
                                            <w:color w:val="000000"/>
                                            <w:sz w:val="18"/>
                                            <w:lang w:val="en-US"/>
                                          </w:rPr>
                                        </m:ctrlPr>
                                      </m:sSupPr>
                                      <m:e>
                                        <m:r>
                                          <m:rPr>
                                            <m:sty m:val="b"/>
                                          </m:rPr>
                                          <w:rPr>
                                            <w:rFonts w:ascii="Cambria Math" w:hAnsi="Cambria Math"/>
                                            <w:color w:val="000000"/>
                                            <w:sz w:val="18"/>
                                            <w:lang w:val="en-US"/>
                                          </w:rPr>
                                          <m:t>w</m:t>
                                        </m:r>
                                      </m:e>
                                      <m:sup>
                                        <m:r>
                                          <w:rPr>
                                            <w:rFonts w:ascii="Cambria Math" w:hAnsi="Cambria Math"/>
                                            <w:color w:val="000000"/>
                                            <w:sz w:val="18"/>
                                            <w:lang w:val="en-US"/>
                                          </w:rPr>
                                          <m:t>(j)</m:t>
                                        </m:r>
                                      </m:sup>
                                    </m:sSup>
                                  </m:oMath>
                                  <w:r w:rsidR="003774C0" w:rsidRPr="009B0A72">
                                    <w:rPr>
                                      <w:rFonts w:eastAsia="等线"/>
                                      <w:bCs/>
                                      <w:color w:val="000000"/>
                                      <w:sz w:val="18"/>
                                      <w:lang w:val="en-US"/>
                                    </w:rPr>
                                    <w:t xml:space="preserve"> </w:t>
                                  </w:r>
                                  <w:r>
                                    <w:rPr>
                                      <w:rFonts w:eastAsia="等线"/>
                                      <w:bCs/>
                                      <w:color w:val="000000"/>
                                      <w:sz w:val="18"/>
                                      <w:lang w:val="en-US"/>
                                    </w:rPr>
                                    <w:t xml:space="preserve">in the fusion model </w:t>
                                  </w:r>
                                  <w:r w:rsidR="003774C0" w:rsidRPr="009B0A72">
                                    <w:rPr>
                                      <w:rFonts w:eastAsia="等线"/>
                                      <w:bCs/>
                                      <w:color w:val="000000"/>
                                      <w:sz w:val="18"/>
                                      <w:lang w:val="en-US"/>
                                    </w:rPr>
                                    <w:t>through quadratic optimization in (1</w:t>
                                  </w:r>
                                  <w:r w:rsidR="003774C0">
                                    <w:rPr>
                                      <w:rFonts w:eastAsia="等线"/>
                                      <w:bCs/>
                                      <w:color w:val="000000"/>
                                      <w:sz w:val="18"/>
                                      <w:lang w:val="en-US"/>
                                    </w:rPr>
                                    <w:t>2</w:t>
                                  </w:r>
                                  <w:r w:rsidR="003774C0" w:rsidRPr="009B0A72">
                                    <w:rPr>
                                      <w:rFonts w:eastAsia="等线"/>
                                      <w:bCs/>
                                      <w:color w:val="000000"/>
                                      <w:sz w:val="18"/>
                                      <w:lang w:val="en-US"/>
                                    </w:rPr>
                                    <w:t>)</w:t>
                                  </w:r>
                                </w:p>
                              </w:tc>
                            </w:tr>
                            <w:tr w:rsidR="003774C0" w:rsidRPr="00AE18D5" w14:paraId="28A6B145" w14:textId="77777777" w:rsidTr="0071213E">
                              <w:trPr>
                                <w:trHeight w:val="267"/>
                              </w:trPr>
                              <w:tc>
                                <w:tcPr>
                                  <w:tcW w:w="451" w:type="dxa"/>
                                </w:tcPr>
                                <w:p w14:paraId="3098F4E8" w14:textId="77777777" w:rsidR="003774C0" w:rsidRPr="002B4ABB" w:rsidRDefault="003774C0" w:rsidP="003774C0">
                                  <w:pPr>
                                    <w:tabs>
                                      <w:tab w:val="left" w:pos="220"/>
                                      <w:tab w:val="left" w:pos="720"/>
                                    </w:tabs>
                                    <w:autoSpaceDE w:val="0"/>
                                    <w:autoSpaceDN w:val="0"/>
                                    <w:adjustRightInd w:val="0"/>
                                    <w:rPr>
                                      <w:color w:val="000000"/>
                                      <w:sz w:val="18"/>
                                      <w:lang w:eastAsia="zh-CN"/>
                                    </w:rPr>
                                  </w:pPr>
                                  <w:r>
                                    <w:rPr>
                                      <w:rFonts w:hint="eastAsia"/>
                                      <w:color w:val="000000"/>
                                      <w:sz w:val="18"/>
                                      <w:lang w:eastAsia="zh-CN"/>
                                    </w:rPr>
                                    <w:t>5</w:t>
                                  </w:r>
                                </w:p>
                              </w:tc>
                              <w:tc>
                                <w:tcPr>
                                  <w:tcW w:w="4505" w:type="dxa"/>
                                  <w:vAlign w:val="bottom"/>
                                </w:tcPr>
                                <w:p w14:paraId="76F824BF" w14:textId="172AC673" w:rsidR="003774C0" w:rsidRDefault="002B1E7E" w:rsidP="003774C0">
                                  <w:pPr>
                                    <w:tabs>
                                      <w:tab w:val="left" w:pos="220"/>
                                      <w:tab w:val="left" w:pos="720"/>
                                    </w:tabs>
                                    <w:autoSpaceDE w:val="0"/>
                                    <w:autoSpaceDN w:val="0"/>
                                    <w:adjustRightInd w:val="0"/>
                                    <w:ind w:leftChars="168" w:left="403"/>
                                    <w:contextualSpacing/>
                                    <w:jc w:val="both"/>
                                    <w:rPr>
                                      <w:bCs/>
                                      <w:color w:val="000000"/>
                                      <w:sz w:val="18"/>
                                      <w:u w:val="single"/>
                                      <w:lang w:eastAsia="zh-CN"/>
                                    </w:rPr>
                                  </w:pPr>
                                  <w:r>
                                    <w:rPr>
                                      <w:bCs/>
                                      <w:color w:val="000000"/>
                                      <w:sz w:val="18"/>
                                      <w:u w:val="single"/>
                                      <w:lang w:eastAsia="zh-CN"/>
                                    </w:rPr>
                                    <w:t>E</w:t>
                                  </w:r>
                                  <w:r w:rsidR="003774C0" w:rsidRPr="00A01483">
                                    <w:rPr>
                                      <w:bCs/>
                                      <w:color w:val="000000"/>
                                      <w:sz w:val="18"/>
                                      <w:lang w:eastAsia="zh-CN"/>
                                    </w:rPr>
                                    <w:t xml:space="preserve">stimate </w:t>
                                  </w:r>
                                  <w:r w:rsidR="003774C0" w:rsidRPr="002B4ABB">
                                    <w:rPr>
                                      <w:color w:val="000000"/>
                                      <w:sz w:val="18"/>
                                    </w:rPr>
                                    <w:t>par</w:t>
                                  </w:r>
                                  <w:r w:rsidR="003774C0" w:rsidRPr="003D6E8A">
                                    <w:rPr>
                                      <w:color w:val="000000"/>
                                      <w:sz w:val="18"/>
                                      <w:szCs w:val="18"/>
                                    </w:rPr>
                                    <w:t>ameters</w:t>
                                  </w:r>
                                  <w:r w:rsidR="003774C0" w:rsidRPr="003D6E8A">
                                    <w:rPr>
                                      <w:iCs/>
                                      <w:sz w:val="18"/>
                                      <w:szCs w:val="18"/>
                                    </w:rPr>
                                    <w:t xml:space="preserve"> </w:t>
                                  </w:r>
                                  <m:oMath>
                                    <m:r>
                                      <m:rPr>
                                        <m:sty m:val="b"/>
                                      </m:rPr>
                                      <w:rPr>
                                        <w:rFonts w:ascii="Cambria Math" w:hAnsi="Cambria Math"/>
                                        <w:sz w:val="18"/>
                                        <w:szCs w:val="18"/>
                                        <w:lang w:val="en-US"/>
                                      </w:rPr>
                                      <m:t>Θ</m:t>
                                    </m:r>
                                    <m:r>
                                      <m:rPr>
                                        <m:sty m:val="p"/>
                                      </m:rPr>
                                      <w:rPr>
                                        <w:rFonts w:ascii="Cambria Math" w:hAnsi="Cambria Math"/>
                                        <w:sz w:val="18"/>
                                        <w:szCs w:val="18"/>
                                        <w:lang w:val="en-US"/>
                                      </w:rPr>
                                      <m:t>=</m:t>
                                    </m:r>
                                    <m:d>
                                      <m:dPr>
                                        <m:begChr m:val="["/>
                                        <m:endChr m:val="]"/>
                                        <m:ctrlPr>
                                          <w:rPr>
                                            <w:rFonts w:ascii="Cambria Math" w:hAnsi="Cambria Math"/>
                                            <w:iCs/>
                                            <w:sz w:val="18"/>
                                            <w:szCs w:val="18"/>
                                            <w:lang w:val="en-US"/>
                                          </w:rPr>
                                        </m:ctrlPr>
                                      </m:dPr>
                                      <m:e>
                                        <m:sSub>
                                          <m:sSubPr>
                                            <m:ctrlPr>
                                              <w:rPr>
                                                <w:rFonts w:ascii="Cambria Math" w:hAnsi="Cambria Math"/>
                                                <w:iCs/>
                                                <w:sz w:val="18"/>
                                                <w:szCs w:val="18"/>
                                                <w:lang w:val="en-US"/>
                                              </w:rPr>
                                            </m:ctrlPr>
                                          </m:sSubPr>
                                          <m:e>
                                            <m:r>
                                              <m:rPr>
                                                <m:sty m:val="b"/>
                                              </m:rPr>
                                              <w:rPr>
                                                <w:rFonts w:ascii="Cambria Math" w:hAnsi="Cambria Math"/>
                                                <w:sz w:val="18"/>
                                                <w:szCs w:val="18"/>
                                                <w:lang w:val="en-US"/>
                                              </w:rPr>
                                              <m:t>μ</m:t>
                                            </m:r>
                                          </m:e>
                                          <m:sub>
                                            <m:r>
                                              <m:rPr>
                                                <m:sty m:val="p"/>
                                              </m:rPr>
                                              <w:rPr>
                                                <w:rFonts w:ascii="Cambria Math" w:hAnsi="Cambria Math"/>
                                                <w:sz w:val="18"/>
                                                <w:szCs w:val="18"/>
                                                <w:lang w:val="en-US"/>
                                              </w:rPr>
                                              <m:t>Γ</m:t>
                                            </m:r>
                                          </m:sub>
                                        </m:sSub>
                                        <m:r>
                                          <m:rPr>
                                            <m:sty m:val="p"/>
                                          </m:rPr>
                                          <w:rPr>
                                            <w:rFonts w:ascii="Cambria Math" w:hAnsi="Cambria Math"/>
                                            <w:sz w:val="18"/>
                                            <w:szCs w:val="18"/>
                                            <w:lang w:val="en-US"/>
                                          </w:rPr>
                                          <m:t>,</m:t>
                                        </m:r>
                                        <m:sSub>
                                          <m:sSubPr>
                                            <m:ctrlPr>
                                              <w:rPr>
                                                <w:rFonts w:ascii="Cambria Math" w:hAnsi="Cambria Math"/>
                                                <w:iCs/>
                                                <w:sz w:val="18"/>
                                                <w:szCs w:val="18"/>
                                                <w:lang w:val="en-US"/>
                                              </w:rPr>
                                            </m:ctrlPr>
                                          </m:sSubPr>
                                          <m:e>
                                            <m:r>
                                              <m:rPr>
                                                <m:sty m:val="b"/>
                                              </m:rPr>
                                              <w:rPr>
                                                <w:rFonts w:ascii="Cambria Math" w:hAnsi="Cambria Math"/>
                                                <w:sz w:val="18"/>
                                                <w:szCs w:val="18"/>
                                                <w:lang w:val="en-US"/>
                                              </w:rPr>
                                              <m:t>C</m:t>
                                            </m:r>
                                          </m:e>
                                          <m:sub>
                                            <m:r>
                                              <m:rPr>
                                                <m:sty m:val="p"/>
                                              </m:rPr>
                                              <w:rPr>
                                                <w:rFonts w:ascii="Cambria Math" w:hAnsi="Cambria Math"/>
                                                <w:sz w:val="18"/>
                                                <w:szCs w:val="18"/>
                                                <w:lang w:val="en-US"/>
                                              </w:rPr>
                                              <m:t>Γ</m:t>
                                            </m:r>
                                          </m:sub>
                                        </m:sSub>
                                        <m:r>
                                          <m:rPr>
                                            <m:sty m:val="p"/>
                                          </m:rPr>
                                          <w:rPr>
                                            <w:rFonts w:ascii="Cambria Math" w:hAnsi="Cambria Math"/>
                                            <w:sz w:val="18"/>
                                            <w:szCs w:val="18"/>
                                            <w:lang w:val="en-US"/>
                                          </w:rPr>
                                          <m:t>,</m:t>
                                        </m:r>
                                        <m:sSup>
                                          <m:sSupPr>
                                            <m:ctrlPr>
                                              <w:rPr>
                                                <w:rFonts w:ascii="Cambria Math" w:hAnsi="Cambria Math"/>
                                                <w:iCs/>
                                                <w:sz w:val="18"/>
                                                <w:szCs w:val="18"/>
                                                <w:lang w:val="en-US"/>
                                              </w:rPr>
                                            </m:ctrlPr>
                                          </m:sSupPr>
                                          <m:e>
                                            <m:r>
                                              <w:rPr>
                                                <w:rFonts w:ascii="Cambria Math" w:hAnsi="Cambria Math"/>
                                                <w:sz w:val="18"/>
                                                <w:szCs w:val="18"/>
                                                <w:lang w:val="en-US"/>
                                              </w:rPr>
                                              <m:t>σ</m:t>
                                            </m:r>
                                          </m:e>
                                          <m:sup>
                                            <m:r>
                                              <m:rPr>
                                                <m:sty m:val="p"/>
                                              </m:rPr>
                                              <w:rPr>
                                                <w:rFonts w:ascii="Cambria Math" w:hAnsi="Cambria Math"/>
                                                <w:sz w:val="18"/>
                                                <w:szCs w:val="18"/>
                                                <w:lang w:val="en-US"/>
                                              </w:rPr>
                                              <m:t>2</m:t>
                                            </m:r>
                                          </m:sup>
                                        </m:sSup>
                                      </m:e>
                                    </m:d>
                                  </m:oMath>
                                  <w:r w:rsidR="003774C0">
                                    <w:rPr>
                                      <w:rFonts w:hint="eastAsia"/>
                                      <w:iCs/>
                                      <w:sz w:val="18"/>
                                      <w:szCs w:val="18"/>
                                      <w:lang w:val="en-US" w:eastAsia="zh-CN"/>
                                    </w:rPr>
                                    <w:t xml:space="preserve"> </w:t>
                                  </w:r>
                                  <w:r w:rsidR="003774C0">
                                    <w:rPr>
                                      <w:iCs/>
                                      <w:sz w:val="18"/>
                                      <w:szCs w:val="18"/>
                                      <w:lang w:val="en-US" w:eastAsia="zh-CN"/>
                                    </w:rPr>
                                    <w:t xml:space="preserve">in </w:t>
                                  </w:r>
                                  <w:r>
                                    <w:rPr>
                                      <w:iCs/>
                                      <w:sz w:val="18"/>
                                      <w:szCs w:val="18"/>
                                      <w:lang w:val="en-US" w:eastAsia="zh-CN"/>
                                    </w:rPr>
                                    <w:t xml:space="preserve">the </w:t>
                                  </w:r>
                                  <w:r w:rsidR="003774C0">
                                    <w:rPr>
                                      <w:iCs/>
                                      <w:sz w:val="18"/>
                                      <w:szCs w:val="18"/>
                                      <w:lang w:val="en-US" w:eastAsia="zh-CN"/>
                                    </w:rPr>
                                    <w:t>degradation model through MAP-EM algorithm:</w:t>
                                  </w:r>
                                </w:p>
                              </w:tc>
                            </w:tr>
                            <w:tr w:rsidR="003774C0" w:rsidRPr="00AE18D5" w14:paraId="10F3FF44" w14:textId="77777777" w:rsidTr="0071213E">
                              <w:trPr>
                                <w:trHeight w:val="267"/>
                              </w:trPr>
                              <w:tc>
                                <w:tcPr>
                                  <w:tcW w:w="451" w:type="dxa"/>
                                </w:tcPr>
                                <w:p w14:paraId="1DEB5D8A" w14:textId="77777777" w:rsidR="003774C0" w:rsidRPr="002B4ABB" w:rsidRDefault="003774C0" w:rsidP="003774C0">
                                  <w:pPr>
                                    <w:tabs>
                                      <w:tab w:val="left" w:pos="220"/>
                                      <w:tab w:val="left" w:pos="720"/>
                                    </w:tabs>
                                    <w:autoSpaceDE w:val="0"/>
                                    <w:autoSpaceDN w:val="0"/>
                                    <w:adjustRightInd w:val="0"/>
                                    <w:rPr>
                                      <w:color w:val="000000"/>
                                      <w:sz w:val="18"/>
                                      <w:lang w:eastAsia="zh-CN"/>
                                    </w:rPr>
                                  </w:pPr>
                                  <w:r>
                                    <w:rPr>
                                      <w:color w:val="000000"/>
                                      <w:sz w:val="18"/>
                                      <w:lang w:eastAsia="zh-CN"/>
                                    </w:rPr>
                                    <w:t>6:</w:t>
                                  </w:r>
                                </w:p>
                              </w:tc>
                              <w:tc>
                                <w:tcPr>
                                  <w:tcW w:w="4505" w:type="dxa"/>
                                  <w:vAlign w:val="bottom"/>
                                </w:tcPr>
                                <w:p w14:paraId="697036D2" w14:textId="01C98038" w:rsidR="003774C0" w:rsidRPr="00930340" w:rsidRDefault="003774C0" w:rsidP="006824F5">
                                  <w:pPr>
                                    <w:tabs>
                                      <w:tab w:val="left" w:pos="220"/>
                                      <w:tab w:val="left" w:pos="720"/>
                                    </w:tabs>
                                    <w:autoSpaceDE w:val="0"/>
                                    <w:autoSpaceDN w:val="0"/>
                                    <w:adjustRightInd w:val="0"/>
                                    <w:ind w:leftChars="225" w:left="540"/>
                                    <w:contextualSpacing/>
                                    <w:jc w:val="both"/>
                                    <w:rPr>
                                      <w:bCs/>
                                      <w:color w:val="000000"/>
                                      <w:sz w:val="18"/>
                                      <w:u w:val="single"/>
                                      <w:lang w:eastAsia="zh-CN"/>
                                    </w:rPr>
                                  </w:pPr>
                                  <w:r>
                                    <w:rPr>
                                      <w:rFonts w:hint="eastAsia"/>
                                      <w:bCs/>
                                      <w:color w:val="000000"/>
                                      <w:sz w:val="18"/>
                                      <w:u w:val="single"/>
                                      <w:lang w:eastAsia="zh-CN"/>
                                    </w:rPr>
                                    <w:t>E</w:t>
                                  </w:r>
                                  <w:r>
                                    <w:rPr>
                                      <w:bCs/>
                                      <w:color w:val="000000"/>
                                      <w:sz w:val="18"/>
                                      <w:u w:val="single"/>
                                      <w:lang w:eastAsia="zh-CN"/>
                                    </w:rPr>
                                    <w:t xml:space="preserve"> step:</w:t>
                                  </w:r>
                                  <w:r w:rsidRPr="00401F78">
                                    <w:rPr>
                                      <w:bCs/>
                                      <w:color w:val="000000"/>
                                      <w:sz w:val="18"/>
                                      <w:lang w:eastAsia="zh-CN"/>
                                    </w:rPr>
                                    <w:t xml:space="preserve"> obtain expected log-likelihood </w:t>
                                  </w:r>
                                  <m:oMath>
                                    <m:r>
                                      <m:rPr>
                                        <m:sty m:val="p"/>
                                      </m:rPr>
                                      <w:rPr>
                                        <w:rFonts w:ascii="Cambria Math" w:hAnsi="Cambria Math"/>
                                        <w:color w:val="000000"/>
                                        <w:sz w:val="18"/>
                                        <w:lang w:val="en-US" w:eastAsia="zh-CN"/>
                                      </w:rPr>
                                      <m:t>Q</m:t>
                                    </m:r>
                                    <m:d>
                                      <m:dPr>
                                        <m:ctrlPr>
                                          <w:rPr>
                                            <w:rFonts w:ascii="Cambria Math" w:hAnsi="Cambria Math"/>
                                            <w:bCs/>
                                            <w:color w:val="000000"/>
                                            <w:sz w:val="18"/>
                                            <w:lang w:val="en-US" w:eastAsia="zh-CN"/>
                                          </w:rPr>
                                        </m:ctrlPr>
                                      </m:dPr>
                                      <m:e>
                                        <m:r>
                                          <m:rPr>
                                            <m:sty m:val="b"/>
                                          </m:rPr>
                                          <w:rPr>
                                            <w:rFonts w:ascii="Cambria Math" w:hAnsi="Cambria Math"/>
                                            <w:color w:val="000000"/>
                                            <w:sz w:val="18"/>
                                            <w:lang w:val="en-US" w:eastAsia="zh-CN"/>
                                          </w:rPr>
                                          <m:t>Θ</m:t>
                                        </m:r>
                                        <m:r>
                                          <m:rPr>
                                            <m:sty m:val="p"/>
                                          </m:rPr>
                                          <w:rPr>
                                            <w:rFonts w:ascii="Cambria Math" w:hAnsi="Cambria Math"/>
                                            <w:color w:val="000000"/>
                                            <w:sz w:val="18"/>
                                            <w:lang w:val="en-US" w:eastAsia="zh-CN"/>
                                          </w:rPr>
                                          <m:t>,</m:t>
                                        </m:r>
                                        <m:sSup>
                                          <m:sSupPr>
                                            <m:ctrlPr>
                                              <w:rPr>
                                                <w:rFonts w:ascii="Cambria Math" w:hAnsi="Cambria Math"/>
                                                <w:bCs/>
                                                <w:color w:val="000000"/>
                                                <w:sz w:val="18"/>
                                                <w:lang w:val="en-US" w:eastAsia="zh-CN"/>
                                              </w:rPr>
                                            </m:ctrlPr>
                                          </m:sSupPr>
                                          <m:e>
                                            <m:r>
                                              <m:rPr>
                                                <m:sty m:val="b"/>
                                              </m:rPr>
                                              <w:rPr>
                                                <w:rFonts w:ascii="Cambria Math" w:hAnsi="Cambria Math"/>
                                                <w:color w:val="000000"/>
                                                <w:sz w:val="18"/>
                                                <w:lang w:val="en-US" w:eastAsia="zh-CN"/>
                                              </w:rPr>
                                              <m:t>Θ</m:t>
                                            </m:r>
                                          </m:e>
                                          <m:sup>
                                            <m:d>
                                              <m:dPr>
                                                <m:ctrlPr>
                                                  <w:rPr>
                                                    <w:rFonts w:ascii="Cambria Math" w:hAnsi="Cambria Math"/>
                                                    <w:bCs/>
                                                    <w:color w:val="000000"/>
                                                    <w:sz w:val="18"/>
                                                    <w:lang w:val="en-US" w:eastAsia="zh-CN"/>
                                                  </w:rPr>
                                                </m:ctrlPr>
                                              </m:dPr>
                                              <m:e>
                                                <m:r>
                                                  <w:rPr>
                                                    <w:rFonts w:ascii="Cambria Math" w:hAnsi="Cambria Math"/>
                                                    <w:color w:val="000000"/>
                                                    <w:sz w:val="18"/>
                                                    <w:lang w:val="en-US" w:eastAsia="zh-CN"/>
                                                  </w:rPr>
                                                  <m:t>j</m:t>
                                                </m:r>
                                              </m:e>
                                            </m:d>
                                          </m:sup>
                                        </m:sSup>
                                      </m:e>
                                    </m:d>
                                  </m:oMath>
                                  <w:r w:rsidRPr="00401F78">
                                    <w:rPr>
                                      <w:rFonts w:hint="eastAsia"/>
                                      <w:bCs/>
                                      <w:color w:val="000000"/>
                                      <w:sz w:val="18"/>
                                      <w:lang w:val="en-US" w:eastAsia="zh-CN"/>
                                    </w:rPr>
                                    <w:t xml:space="preserve"> </w:t>
                                  </w:r>
                                  <w:r w:rsidRPr="00401F78">
                                    <w:rPr>
                                      <w:bCs/>
                                      <w:color w:val="000000"/>
                                      <w:sz w:val="18"/>
                                      <w:lang w:val="en-US" w:eastAsia="zh-CN"/>
                                    </w:rPr>
                                    <w:t>through (13)</w:t>
                                  </w:r>
                                </w:p>
                              </w:tc>
                            </w:tr>
                            <w:tr w:rsidR="003774C0" w:rsidRPr="00AE18D5" w14:paraId="4FF4FD47" w14:textId="77777777" w:rsidTr="0071213E">
                              <w:trPr>
                                <w:trHeight w:val="267"/>
                              </w:trPr>
                              <w:tc>
                                <w:tcPr>
                                  <w:tcW w:w="451" w:type="dxa"/>
                                </w:tcPr>
                                <w:p w14:paraId="7B949988" w14:textId="77777777" w:rsidR="003774C0" w:rsidRDefault="003774C0" w:rsidP="003774C0">
                                  <w:pPr>
                                    <w:tabs>
                                      <w:tab w:val="left" w:pos="220"/>
                                      <w:tab w:val="left" w:pos="720"/>
                                    </w:tabs>
                                    <w:autoSpaceDE w:val="0"/>
                                    <w:autoSpaceDN w:val="0"/>
                                    <w:adjustRightInd w:val="0"/>
                                    <w:rPr>
                                      <w:color w:val="000000"/>
                                      <w:sz w:val="18"/>
                                      <w:lang w:eastAsia="zh-CN"/>
                                    </w:rPr>
                                  </w:pPr>
                                  <w:r>
                                    <w:rPr>
                                      <w:rFonts w:hint="eastAsia"/>
                                      <w:color w:val="000000"/>
                                      <w:sz w:val="18"/>
                                      <w:lang w:eastAsia="zh-CN"/>
                                    </w:rPr>
                                    <w:t>7</w:t>
                                  </w:r>
                                </w:p>
                              </w:tc>
                              <w:tc>
                                <w:tcPr>
                                  <w:tcW w:w="4505" w:type="dxa"/>
                                  <w:vAlign w:val="bottom"/>
                                </w:tcPr>
                                <w:p w14:paraId="0ED301B4" w14:textId="77777777" w:rsidR="003774C0" w:rsidRPr="00BB37E7" w:rsidRDefault="003774C0" w:rsidP="006824F5">
                                  <w:pPr>
                                    <w:tabs>
                                      <w:tab w:val="left" w:pos="220"/>
                                      <w:tab w:val="left" w:pos="720"/>
                                    </w:tabs>
                                    <w:autoSpaceDE w:val="0"/>
                                    <w:autoSpaceDN w:val="0"/>
                                    <w:adjustRightInd w:val="0"/>
                                    <w:ind w:leftChars="215" w:left="516"/>
                                    <w:contextualSpacing/>
                                    <w:jc w:val="both"/>
                                    <w:rPr>
                                      <w:bCs/>
                                      <w:color w:val="000000"/>
                                      <w:sz w:val="18"/>
                                      <w:u w:val="single"/>
                                      <w:lang w:val="en-US"/>
                                    </w:rPr>
                                  </w:pPr>
                                  <w:r>
                                    <w:rPr>
                                      <w:rFonts w:hint="eastAsia"/>
                                      <w:bCs/>
                                      <w:color w:val="000000"/>
                                      <w:sz w:val="18"/>
                                      <w:u w:val="single"/>
                                      <w:lang w:eastAsia="zh-CN"/>
                                    </w:rPr>
                                    <w:t>M</w:t>
                                  </w:r>
                                  <w:r>
                                    <w:rPr>
                                      <w:bCs/>
                                      <w:color w:val="000000"/>
                                      <w:sz w:val="18"/>
                                      <w:u w:val="single"/>
                                      <w:lang w:eastAsia="zh-CN"/>
                                    </w:rPr>
                                    <w:t xml:space="preserve"> step:</w:t>
                                  </w:r>
                                  <w:r w:rsidRPr="001A07C5">
                                    <w:rPr>
                                      <w:bCs/>
                                      <w:color w:val="000000"/>
                                      <w:sz w:val="18"/>
                                      <w:lang w:eastAsia="zh-CN"/>
                                    </w:rPr>
                                    <w:t xml:space="preserve"> </w:t>
                                  </w:r>
                                  <w:r w:rsidRPr="009B0A72">
                                    <w:rPr>
                                      <w:rFonts w:eastAsia="等线"/>
                                      <w:bCs/>
                                      <w:color w:val="000000"/>
                                      <w:sz w:val="18"/>
                                      <w:lang w:val="en-US"/>
                                    </w:rPr>
                                    <w:t xml:space="preserve">update </w:t>
                                  </w:r>
                                  <m:oMath>
                                    <m:r>
                                      <m:rPr>
                                        <m:sty m:val="b"/>
                                      </m:rPr>
                                      <w:rPr>
                                        <w:rFonts w:ascii="Cambria Math" w:hAnsi="Cambria Math"/>
                                        <w:color w:val="000000"/>
                                        <w:sz w:val="18"/>
                                        <w:lang w:val="en-US"/>
                                      </w:rPr>
                                      <m:t>Θ </m:t>
                                    </m:r>
                                  </m:oMath>
                                  <w:r w:rsidRPr="001A07C5">
                                    <w:rPr>
                                      <w:rFonts w:hint="eastAsia"/>
                                      <w:color w:val="000000"/>
                                      <w:sz w:val="18"/>
                                      <w:lang w:val="en-US" w:eastAsia="zh-CN"/>
                                    </w:rPr>
                                    <w:t>a</w:t>
                                  </w:r>
                                  <w:r w:rsidRPr="001A07C5">
                                    <w:rPr>
                                      <w:color w:val="000000"/>
                                      <w:sz w:val="18"/>
                                      <w:lang w:val="en-US" w:eastAsia="zh-CN"/>
                                    </w:rPr>
                                    <w:t>nd</w:t>
                                  </w:r>
                                  <w:r>
                                    <w:rPr>
                                      <w:color w:val="000000"/>
                                      <w:sz w:val="18"/>
                                      <w:lang w:val="en-US" w:eastAsia="zh-CN"/>
                                    </w:rPr>
                                    <w:t xml:space="preserve"> </w:t>
                                  </w:r>
                                  <w:r w:rsidRPr="001A07C5">
                                    <w:rPr>
                                      <w:color w:val="000000"/>
                                      <w:sz w:val="18"/>
                                      <w:lang w:val="en-US" w:eastAsia="zh-CN"/>
                                    </w:rPr>
                                    <w:t>obtain</w:t>
                                  </w:r>
                                  <w:r w:rsidRPr="001A07C5">
                                    <w:rPr>
                                      <w:b/>
                                      <w:bCs/>
                                      <w:color w:val="000000"/>
                                      <w:sz w:val="18"/>
                                      <w:lang w:val="en-US" w:eastAsia="zh-CN"/>
                                    </w:rPr>
                                    <w:t xml:space="preserve"> </w:t>
                                  </w:r>
                                  <m:oMath>
                                    <m:sSup>
                                      <m:sSupPr>
                                        <m:ctrlPr>
                                          <w:rPr>
                                            <w:rFonts w:ascii="Cambria Math" w:eastAsia="等线" w:hAnsi="Cambria Math"/>
                                            <w:i/>
                                            <w:iCs/>
                                            <w:sz w:val="18"/>
                                            <w:szCs w:val="18"/>
                                          </w:rPr>
                                        </m:ctrlPr>
                                      </m:sSupPr>
                                      <m:e>
                                        <m:r>
                                          <m:rPr>
                                            <m:sty m:val="b"/>
                                          </m:rPr>
                                          <w:rPr>
                                            <w:rFonts w:ascii="Cambria Math" w:hAnsi="Cambria Math"/>
                                            <w:sz w:val="18"/>
                                            <w:szCs w:val="18"/>
                                          </w:rPr>
                                          <m:t>Θ</m:t>
                                        </m:r>
                                      </m:e>
                                      <m:sup>
                                        <m:d>
                                          <m:dPr>
                                            <m:ctrlPr>
                                              <w:rPr>
                                                <w:rFonts w:ascii="Cambria Math" w:eastAsia="等线" w:hAnsi="Cambria Math"/>
                                                <w:i/>
                                                <w:iCs/>
                                                <w:sz w:val="18"/>
                                                <w:szCs w:val="18"/>
                                              </w:rPr>
                                            </m:ctrlPr>
                                          </m:dPr>
                                          <m:e>
                                            <m:r>
                                              <w:rPr>
                                                <w:rFonts w:ascii="Cambria Math" w:hAnsi="Cambria Math"/>
                                                <w:sz w:val="18"/>
                                                <w:szCs w:val="18"/>
                                              </w:rPr>
                                              <m:t>j+1</m:t>
                                            </m:r>
                                          </m:e>
                                        </m:d>
                                      </m:sup>
                                    </m:sSup>
                                  </m:oMath>
                                  <w:r>
                                    <w:rPr>
                                      <w:rFonts w:hint="eastAsia"/>
                                      <w:iCs/>
                                      <w:sz w:val="18"/>
                                      <w:szCs w:val="18"/>
                                      <w:lang w:eastAsia="zh-CN"/>
                                    </w:rPr>
                                    <w:t xml:space="preserve"> </w:t>
                                  </w:r>
                                  <w:r>
                                    <w:rPr>
                                      <w:iCs/>
                                      <w:sz w:val="18"/>
                                      <w:szCs w:val="18"/>
                                      <w:lang w:eastAsia="zh-CN"/>
                                    </w:rPr>
                                    <w:t xml:space="preserve">through </w:t>
                                  </w:r>
                                  <m:oMath>
                                    <m:r>
                                      <m:rPr>
                                        <m:sty m:val="p"/>
                                      </m:rPr>
                                      <w:rPr>
                                        <w:rFonts w:ascii="Cambria Math" w:hAnsi="Cambria Math"/>
                                        <w:color w:val="000000"/>
                                        <w:sz w:val="18"/>
                                        <w:lang w:val="en-US"/>
                                      </w:rPr>
                                      <m:t>arg ma</m:t>
                                    </m:r>
                                    <m:sSub>
                                      <m:sSubPr>
                                        <m:ctrlPr>
                                          <w:rPr>
                                            <w:rFonts w:ascii="Cambria Math" w:eastAsia="等线" w:hAnsi="Cambria Math"/>
                                            <w:bCs/>
                                            <w:color w:val="000000"/>
                                            <w:sz w:val="18"/>
                                            <w:lang w:val="en-US"/>
                                          </w:rPr>
                                        </m:ctrlPr>
                                      </m:sSubPr>
                                      <m:e>
                                        <m:r>
                                          <m:rPr>
                                            <m:sty m:val="p"/>
                                          </m:rPr>
                                          <w:rPr>
                                            <w:rFonts w:ascii="Cambria Math" w:hAnsi="Cambria Math"/>
                                            <w:color w:val="000000"/>
                                            <w:sz w:val="18"/>
                                            <w:lang w:val="en-US"/>
                                          </w:rPr>
                                          <m:t>x</m:t>
                                        </m:r>
                                      </m:e>
                                      <m:sub>
                                        <m:r>
                                          <m:rPr>
                                            <m:sty m:val="b"/>
                                          </m:rPr>
                                          <w:rPr>
                                            <w:rFonts w:ascii="Cambria Math" w:hAnsi="Cambria Math"/>
                                            <w:color w:val="000000"/>
                                            <w:sz w:val="18"/>
                                            <w:lang w:val="en-US"/>
                                          </w:rPr>
                                          <m:t>Θ</m:t>
                                        </m:r>
                                      </m:sub>
                                    </m:sSub>
                                    <m:r>
                                      <m:rPr>
                                        <m:sty m:val="p"/>
                                      </m:rPr>
                                      <w:rPr>
                                        <w:rFonts w:ascii="Cambria Math" w:hAnsi="Cambria Math"/>
                                        <w:color w:val="000000"/>
                                        <w:sz w:val="18"/>
                                        <w:lang w:val="en-US"/>
                                      </w:rPr>
                                      <m:t> Q</m:t>
                                    </m:r>
                                    <m:d>
                                      <m:dPr>
                                        <m:ctrlPr>
                                          <w:rPr>
                                            <w:rFonts w:ascii="Cambria Math" w:eastAsia="等线" w:hAnsi="Cambria Math"/>
                                            <w:bCs/>
                                            <w:color w:val="000000"/>
                                            <w:sz w:val="18"/>
                                            <w:lang w:val="en-US"/>
                                          </w:rPr>
                                        </m:ctrlPr>
                                      </m:dPr>
                                      <m:e>
                                        <m:r>
                                          <m:rPr>
                                            <m:sty m:val="b"/>
                                          </m:rPr>
                                          <w:rPr>
                                            <w:rFonts w:ascii="Cambria Math" w:hAnsi="Cambria Math"/>
                                            <w:color w:val="000000"/>
                                            <w:sz w:val="18"/>
                                            <w:lang w:val="en-US"/>
                                          </w:rPr>
                                          <m:t>Θ</m:t>
                                        </m:r>
                                        <m:r>
                                          <m:rPr>
                                            <m:sty m:val="p"/>
                                          </m:rPr>
                                          <w:rPr>
                                            <w:rFonts w:ascii="Cambria Math" w:hAnsi="Cambria Math"/>
                                            <w:color w:val="000000"/>
                                            <w:sz w:val="18"/>
                                            <w:lang w:val="en-US"/>
                                          </w:rPr>
                                          <m:t>,</m:t>
                                        </m:r>
                                        <m:sSup>
                                          <m:sSupPr>
                                            <m:ctrlPr>
                                              <w:rPr>
                                                <w:rFonts w:ascii="Cambria Math" w:eastAsia="等线" w:hAnsi="Cambria Math"/>
                                                <w:bCs/>
                                                <w:color w:val="000000"/>
                                                <w:sz w:val="18"/>
                                                <w:lang w:val="en-US"/>
                                              </w:rPr>
                                            </m:ctrlPr>
                                          </m:sSupPr>
                                          <m:e>
                                            <m:r>
                                              <m:rPr>
                                                <m:sty m:val="b"/>
                                              </m:rPr>
                                              <w:rPr>
                                                <w:rFonts w:ascii="Cambria Math" w:hAnsi="Cambria Math"/>
                                                <w:color w:val="000000"/>
                                                <w:sz w:val="18"/>
                                                <w:lang w:val="en-US"/>
                                              </w:rPr>
                                              <m:t>Θ</m:t>
                                            </m:r>
                                          </m:e>
                                          <m:sup>
                                            <m:d>
                                              <m:dPr>
                                                <m:ctrlPr>
                                                  <w:rPr>
                                                    <w:rFonts w:ascii="Cambria Math" w:eastAsia="等线" w:hAnsi="Cambria Math"/>
                                                    <w:bCs/>
                                                    <w:color w:val="000000"/>
                                                    <w:sz w:val="18"/>
                                                    <w:lang w:val="en-US"/>
                                                  </w:rPr>
                                                </m:ctrlPr>
                                              </m:dPr>
                                              <m:e>
                                                <m:r>
                                                  <m:rPr>
                                                    <m:sty m:val="p"/>
                                                  </m:rPr>
                                                  <w:rPr>
                                                    <w:rFonts w:ascii="Cambria Math" w:hAnsi="Cambria Math"/>
                                                    <w:color w:val="000000"/>
                                                    <w:sz w:val="18"/>
                                                    <w:lang w:val="en-US"/>
                                                  </w:rPr>
                                                  <m:t>j</m:t>
                                                </m:r>
                                              </m:e>
                                            </m:d>
                                          </m:sup>
                                        </m:sSup>
                                      </m:e>
                                    </m:d>
                                  </m:oMath>
                                  <w:r w:rsidRPr="007E40FD">
                                    <w:rPr>
                                      <w:rFonts w:eastAsia="等线"/>
                                      <w:bCs/>
                                      <w:color w:val="000000"/>
                                      <w:sz w:val="18"/>
                                      <w:lang w:val="en-US"/>
                                    </w:rPr>
                                    <w:t xml:space="preserve"> </w:t>
                                  </w:r>
                                  <w:r>
                                    <w:rPr>
                                      <w:rFonts w:eastAsia="等线"/>
                                      <w:bCs/>
                                      <w:color w:val="000000"/>
                                      <w:sz w:val="18"/>
                                      <w:lang w:val="en-US"/>
                                    </w:rPr>
                                    <w:t xml:space="preserve">following </w:t>
                                  </w:r>
                                  <w:r w:rsidRPr="007E40FD">
                                    <w:rPr>
                                      <w:rFonts w:eastAsia="等线"/>
                                      <w:bCs/>
                                      <w:color w:val="000000"/>
                                      <w:sz w:val="18"/>
                                      <w:lang w:val="en-US"/>
                                    </w:rPr>
                                    <w:t>(14)</w:t>
                                  </w:r>
                                </w:p>
                              </w:tc>
                            </w:tr>
                            <w:tr w:rsidR="003774C0" w:rsidRPr="00AE18D5" w14:paraId="35913ADF" w14:textId="77777777" w:rsidTr="0071213E">
                              <w:trPr>
                                <w:trHeight w:val="62"/>
                              </w:trPr>
                              <w:tc>
                                <w:tcPr>
                                  <w:tcW w:w="451" w:type="dxa"/>
                                </w:tcPr>
                                <w:p w14:paraId="04A5710D" w14:textId="77777777" w:rsidR="003774C0" w:rsidRPr="002B4ABB" w:rsidRDefault="003774C0" w:rsidP="003774C0">
                                  <w:pPr>
                                    <w:tabs>
                                      <w:tab w:val="left" w:pos="220"/>
                                      <w:tab w:val="left" w:pos="720"/>
                                    </w:tabs>
                                    <w:autoSpaceDE w:val="0"/>
                                    <w:autoSpaceDN w:val="0"/>
                                    <w:adjustRightInd w:val="0"/>
                                    <w:rPr>
                                      <w:color w:val="000000"/>
                                      <w:sz w:val="18"/>
                                    </w:rPr>
                                  </w:pPr>
                                  <w:r>
                                    <w:rPr>
                                      <w:color w:val="000000"/>
                                      <w:sz w:val="18"/>
                                    </w:rPr>
                                    <w:t>8</w:t>
                                  </w:r>
                                  <w:r w:rsidRPr="002B4ABB">
                                    <w:rPr>
                                      <w:color w:val="000000"/>
                                      <w:sz w:val="18"/>
                                    </w:rPr>
                                    <w:t>:</w:t>
                                  </w:r>
                                </w:p>
                              </w:tc>
                              <w:tc>
                                <w:tcPr>
                                  <w:tcW w:w="4505" w:type="dxa"/>
                                  <w:vAlign w:val="bottom"/>
                                </w:tcPr>
                                <w:p w14:paraId="59EEB48C" w14:textId="77777777" w:rsidR="003774C0" w:rsidRPr="00F70F34" w:rsidRDefault="003774C0" w:rsidP="003774C0">
                                  <w:pPr>
                                    <w:tabs>
                                      <w:tab w:val="left" w:pos="220"/>
                                      <w:tab w:val="left" w:pos="720"/>
                                    </w:tabs>
                                    <w:autoSpaceDE w:val="0"/>
                                    <w:autoSpaceDN w:val="0"/>
                                    <w:adjustRightInd w:val="0"/>
                                    <w:ind w:leftChars="168" w:left="403"/>
                                    <w:contextualSpacing/>
                                    <w:jc w:val="both"/>
                                    <w:rPr>
                                      <w:rFonts w:ascii="Cambria Math" w:hAnsi="Cambria Math"/>
                                      <w:sz w:val="18"/>
                                      <w:szCs w:val="18"/>
                                      <w:lang w:val="en-US" w:eastAsia="zh-CN"/>
                                    </w:rPr>
                                  </w:pPr>
                                  <w:r>
                                    <w:rPr>
                                      <w:b/>
                                      <w:bCs/>
                                      <w:color w:val="000000"/>
                                      <w:sz w:val="18"/>
                                    </w:rPr>
                                    <w:t>I</w:t>
                                  </w:r>
                                  <w:r w:rsidRPr="002B4ABB">
                                    <w:rPr>
                                      <w:b/>
                                      <w:bCs/>
                                      <w:color w:val="000000"/>
                                      <w:sz w:val="18"/>
                                    </w:rPr>
                                    <w:t>f</w:t>
                                  </w:r>
                                  <w:r>
                                    <w:rPr>
                                      <w:b/>
                                      <w:bCs/>
                                      <w:color w:val="000000"/>
                                      <w:sz w:val="18"/>
                                    </w:rPr>
                                    <w:t xml:space="preserve"> </w:t>
                                  </w:r>
                                  <w:r>
                                    <w:rPr>
                                      <w:color w:val="000000"/>
                                      <w:sz w:val="18"/>
                                    </w:rPr>
                                    <w:t>convergence is achieved, i.e.,</w:t>
                                  </w:r>
                                  <w:r>
                                    <w:rPr>
                                      <w:sz w:val="18"/>
                                      <w:szCs w:val="18"/>
                                    </w:rPr>
                                    <w:t xml:space="preserve"> </w:t>
                                  </w:r>
                                  <m:oMath>
                                    <m:r>
                                      <w:rPr>
                                        <w:rFonts w:ascii="Cambria Math" w:hAnsi="Cambria Math"/>
                                        <w:sz w:val="18"/>
                                        <w:szCs w:val="18"/>
                                        <w:lang w:val="en-US"/>
                                      </w:rPr>
                                      <m:t>RMS</m:t>
                                    </m:r>
                                    <m:sSub>
                                      <m:sSubPr>
                                        <m:ctrlPr>
                                          <w:rPr>
                                            <w:rFonts w:ascii="Cambria Math" w:eastAsia="等线" w:hAnsi="Cambria Math"/>
                                            <w:i/>
                                            <w:iCs/>
                                            <w:sz w:val="18"/>
                                            <w:szCs w:val="18"/>
                                            <w:lang w:val="en-US"/>
                                          </w:rPr>
                                        </m:ctrlPr>
                                      </m:sSubPr>
                                      <m:e>
                                        <m:r>
                                          <w:rPr>
                                            <w:rFonts w:ascii="Cambria Math" w:hAnsi="Cambria Math"/>
                                            <w:sz w:val="18"/>
                                            <w:szCs w:val="18"/>
                                            <w:lang w:val="en-US"/>
                                          </w:rPr>
                                          <m:t>E</m:t>
                                        </m:r>
                                      </m:e>
                                      <m:sub>
                                        <m:r>
                                          <w:rPr>
                                            <w:rFonts w:ascii="Cambria Math" w:hAnsi="Cambria Math"/>
                                            <w:sz w:val="18"/>
                                            <w:szCs w:val="18"/>
                                            <w:lang w:val="en-US"/>
                                          </w:rPr>
                                          <m:t>j+1</m:t>
                                        </m:r>
                                      </m:sub>
                                    </m:sSub>
                                    <m:r>
                                      <w:rPr>
                                        <w:rFonts w:ascii="Cambria Math" w:hAnsi="Cambria Math"/>
                                        <w:sz w:val="18"/>
                                        <w:szCs w:val="18"/>
                                        <w:lang w:val="en-US"/>
                                      </w:rPr>
                                      <m:t>%&lt;δ</m:t>
                                    </m:r>
                                  </m:oMath>
                                </w:p>
                              </w:tc>
                            </w:tr>
                            <w:tr w:rsidR="003774C0" w:rsidRPr="00AE18D5" w14:paraId="557D44FA" w14:textId="77777777" w:rsidTr="0071213E">
                              <w:trPr>
                                <w:trHeight w:val="62"/>
                              </w:trPr>
                              <w:tc>
                                <w:tcPr>
                                  <w:tcW w:w="451" w:type="dxa"/>
                                </w:tcPr>
                                <w:p w14:paraId="1F8C58F3" w14:textId="77777777" w:rsidR="003774C0" w:rsidRPr="002B4ABB" w:rsidRDefault="003774C0" w:rsidP="003774C0">
                                  <w:pPr>
                                    <w:tabs>
                                      <w:tab w:val="left" w:pos="220"/>
                                      <w:tab w:val="left" w:pos="720"/>
                                    </w:tabs>
                                    <w:autoSpaceDE w:val="0"/>
                                    <w:autoSpaceDN w:val="0"/>
                                    <w:adjustRightInd w:val="0"/>
                                    <w:rPr>
                                      <w:color w:val="000000"/>
                                      <w:sz w:val="18"/>
                                      <w:lang w:eastAsia="zh-CN"/>
                                    </w:rPr>
                                  </w:pPr>
                                  <w:r>
                                    <w:rPr>
                                      <w:rFonts w:hint="eastAsia"/>
                                      <w:color w:val="000000"/>
                                      <w:sz w:val="18"/>
                                      <w:lang w:eastAsia="zh-CN"/>
                                    </w:rPr>
                                    <w:t>9</w:t>
                                  </w:r>
                                  <w:r>
                                    <w:rPr>
                                      <w:color w:val="000000"/>
                                      <w:sz w:val="18"/>
                                      <w:lang w:eastAsia="zh-CN"/>
                                    </w:rPr>
                                    <w:t>:</w:t>
                                  </w:r>
                                </w:p>
                              </w:tc>
                              <w:tc>
                                <w:tcPr>
                                  <w:tcW w:w="4505" w:type="dxa"/>
                                  <w:vAlign w:val="bottom"/>
                                </w:tcPr>
                                <w:p w14:paraId="663D373E" w14:textId="77777777" w:rsidR="003774C0" w:rsidRPr="002B4ABB" w:rsidRDefault="003774C0" w:rsidP="006824F5">
                                  <w:pPr>
                                    <w:tabs>
                                      <w:tab w:val="left" w:pos="220"/>
                                      <w:tab w:val="left" w:pos="720"/>
                                    </w:tabs>
                                    <w:autoSpaceDE w:val="0"/>
                                    <w:autoSpaceDN w:val="0"/>
                                    <w:adjustRightInd w:val="0"/>
                                    <w:ind w:leftChars="200" w:left="480"/>
                                    <w:contextualSpacing/>
                                    <w:jc w:val="both"/>
                                    <w:rPr>
                                      <w:b/>
                                      <w:bCs/>
                                      <w:color w:val="000000"/>
                                      <w:sz w:val="18"/>
                                      <w:lang w:eastAsia="zh-CN"/>
                                    </w:rPr>
                                  </w:pPr>
                                  <w:r>
                                    <w:rPr>
                                      <w:b/>
                                      <w:bCs/>
                                      <w:color w:val="000000"/>
                                      <w:sz w:val="18"/>
                                      <w:lang w:eastAsia="zh-CN"/>
                                    </w:rPr>
                                    <w:t>Stop</w:t>
                                  </w:r>
                                  <w:r w:rsidRPr="00077374">
                                    <w:rPr>
                                      <w:color w:val="000000"/>
                                      <w:sz w:val="18"/>
                                      <w:lang w:eastAsia="zh-CN"/>
                                    </w:rPr>
                                    <w:t xml:space="preserve"> the loop</w:t>
                                  </w:r>
                                </w:p>
                              </w:tc>
                            </w:tr>
                            <w:tr w:rsidR="003774C0" w:rsidRPr="00AE18D5" w14:paraId="6F6BC634" w14:textId="77777777" w:rsidTr="00077374">
                              <w:trPr>
                                <w:trHeight w:val="68"/>
                              </w:trPr>
                              <w:tc>
                                <w:tcPr>
                                  <w:tcW w:w="451" w:type="dxa"/>
                                  <w:tcBorders>
                                    <w:bottom w:val="nil"/>
                                  </w:tcBorders>
                                </w:tcPr>
                                <w:p w14:paraId="41CC0389" w14:textId="77777777" w:rsidR="003774C0" w:rsidRPr="002B4ABB" w:rsidRDefault="003774C0" w:rsidP="003774C0">
                                  <w:pPr>
                                    <w:tabs>
                                      <w:tab w:val="left" w:pos="220"/>
                                      <w:tab w:val="left" w:pos="720"/>
                                    </w:tabs>
                                    <w:autoSpaceDE w:val="0"/>
                                    <w:autoSpaceDN w:val="0"/>
                                    <w:adjustRightInd w:val="0"/>
                                    <w:rPr>
                                      <w:color w:val="000000"/>
                                      <w:sz w:val="18"/>
                                    </w:rPr>
                                  </w:pPr>
                                  <w:r>
                                    <w:rPr>
                                      <w:color w:val="000000"/>
                                      <w:sz w:val="18"/>
                                    </w:rPr>
                                    <w:t>10</w:t>
                                  </w:r>
                                  <w:r w:rsidRPr="002B4ABB">
                                    <w:rPr>
                                      <w:color w:val="000000"/>
                                      <w:sz w:val="18"/>
                                    </w:rPr>
                                    <w:t>:</w:t>
                                  </w:r>
                                </w:p>
                              </w:tc>
                              <w:tc>
                                <w:tcPr>
                                  <w:tcW w:w="4505" w:type="dxa"/>
                                  <w:tcBorders>
                                    <w:bottom w:val="nil"/>
                                  </w:tcBorders>
                                </w:tcPr>
                                <w:p w14:paraId="4AB07B02" w14:textId="77777777" w:rsidR="003774C0" w:rsidRPr="002B4ABB" w:rsidRDefault="003774C0" w:rsidP="006824F5">
                                  <w:pPr>
                                    <w:tabs>
                                      <w:tab w:val="left" w:pos="220"/>
                                      <w:tab w:val="left" w:pos="720"/>
                                    </w:tabs>
                                    <w:autoSpaceDE w:val="0"/>
                                    <w:autoSpaceDN w:val="0"/>
                                    <w:adjustRightInd w:val="0"/>
                                    <w:contextualSpacing/>
                                    <w:jc w:val="both"/>
                                    <w:rPr>
                                      <w:bCs/>
                                      <w:iCs/>
                                      <w:color w:val="000000"/>
                                      <w:sz w:val="18"/>
                                    </w:rPr>
                                  </w:pPr>
                                  <w:r>
                                    <w:rPr>
                                      <w:b/>
                                      <w:bCs/>
                                      <w:iCs/>
                                      <w:color w:val="000000"/>
                                      <w:sz w:val="18"/>
                                    </w:rPr>
                                    <w:t>Else</w:t>
                                  </w:r>
                                </w:p>
                              </w:tc>
                            </w:tr>
                            <w:tr w:rsidR="003774C0" w:rsidRPr="00AE18D5" w14:paraId="708B55BC" w14:textId="77777777" w:rsidTr="00077374">
                              <w:trPr>
                                <w:trHeight w:val="72"/>
                              </w:trPr>
                              <w:tc>
                                <w:tcPr>
                                  <w:tcW w:w="451" w:type="dxa"/>
                                  <w:tcBorders>
                                    <w:top w:val="nil"/>
                                    <w:bottom w:val="single" w:sz="18" w:space="0" w:color="auto"/>
                                  </w:tcBorders>
                                  <w:vAlign w:val="bottom"/>
                                </w:tcPr>
                                <w:p w14:paraId="149FA7DD" w14:textId="77777777" w:rsidR="003774C0" w:rsidRPr="002B4ABB" w:rsidRDefault="003774C0" w:rsidP="003774C0">
                                  <w:pPr>
                                    <w:tabs>
                                      <w:tab w:val="left" w:pos="220"/>
                                      <w:tab w:val="left" w:pos="720"/>
                                    </w:tabs>
                                    <w:autoSpaceDE w:val="0"/>
                                    <w:autoSpaceDN w:val="0"/>
                                    <w:adjustRightInd w:val="0"/>
                                    <w:rPr>
                                      <w:color w:val="000000"/>
                                      <w:sz w:val="18"/>
                                    </w:rPr>
                                  </w:pPr>
                                  <w:r w:rsidRPr="002B4ABB">
                                    <w:rPr>
                                      <w:color w:val="000000"/>
                                      <w:sz w:val="18"/>
                                    </w:rPr>
                                    <w:t>1</w:t>
                                  </w:r>
                                  <w:r>
                                    <w:rPr>
                                      <w:color w:val="000000"/>
                                      <w:sz w:val="18"/>
                                    </w:rPr>
                                    <w:t>1</w:t>
                                  </w:r>
                                  <w:r w:rsidRPr="002B4ABB">
                                    <w:rPr>
                                      <w:color w:val="000000"/>
                                      <w:sz w:val="18"/>
                                    </w:rPr>
                                    <w:t>:</w:t>
                                  </w:r>
                                </w:p>
                              </w:tc>
                              <w:tc>
                                <w:tcPr>
                                  <w:tcW w:w="4505" w:type="dxa"/>
                                  <w:tcBorders>
                                    <w:top w:val="nil"/>
                                    <w:bottom w:val="single" w:sz="18" w:space="0" w:color="auto"/>
                                  </w:tcBorders>
                                  <w:vAlign w:val="bottom"/>
                                </w:tcPr>
                                <w:p w14:paraId="4BF77D36" w14:textId="77777777" w:rsidR="003774C0" w:rsidRPr="007B74FC" w:rsidRDefault="003774C0" w:rsidP="003774C0">
                                  <w:pPr>
                                    <w:tabs>
                                      <w:tab w:val="left" w:pos="220"/>
                                      <w:tab w:val="left" w:pos="720"/>
                                    </w:tabs>
                                    <w:autoSpaceDE w:val="0"/>
                                    <w:autoSpaceDN w:val="0"/>
                                    <w:adjustRightInd w:val="0"/>
                                    <w:jc w:val="both"/>
                                    <w:rPr>
                                      <w:color w:val="000000"/>
                                      <w:sz w:val="18"/>
                                      <w:szCs w:val="18"/>
                                      <w:lang w:eastAsia="zh-CN"/>
                                    </w:rPr>
                                  </w:pPr>
                                  <w:r>
                                    <w:rPr>
                                      <w:rFonts w:hint="eastAsia"/>
                                      <w:color w:val="000000"/>
                                      <w:sz w:val="18"/>
                                      <w:szCs w:val="18"/>
                                      <w:lang w:eastAsia="zh-CN"/>
                                    </w:rPr>
                                    <w:t xml:space="preserve">  </w:t>
                                  </w:r>
                                  <w:r>
                                    <w:rPr>
                                      <w:color w:val="000000"/>
                                      <w:sz w:val="18"/>
                                      <w:szCs w:val="18"/>
                                      <w:lang w:eastAsia="zh-CN"/>
                                    </w:rPr>
                                    <w:t xml:space="preserve">   </w:t>
                                  </w:r>
                                  <w:r>
                                    <w:rPr>
                                      <w:rFonts w:eastAsiaTheme="minorEastAsia" w:hint="eastAsia"/>
                                      <w:color w:val="000000"/>
                                      <w:sz w:val="18"/>
                                      <w:szCs w:val="18"/>
                                      <w:lang w:eastAsia="zh-CN"/>
                                    </w:rPr>
                                    <w:t xml:space="preserve"> </w:t>
                                  </w:r>
                                  <w:r>
                                    <w:rPr>
                                      <w:rFonts w:eastAsiaTheme="minorEastAsia"/>
                                      <w:color w:val="000000"/>
                                      <w:sz w:val="18"/>
                                      <w:szCs w:val="18"/>
                                      <w:lang w:eastAsia="zh-CN"/>
                                    </w:rPr>
                                    <w:t xml:space="preserve">    </w:t>
                                  </w:r>
                                  <m:oMath>
                                    <m:r>
                                      <w:rPr>
                                        <w:rFonts w:ascii="Cambria Math" w:hAnsi="Cambria Math" w:cs="+mn-cs"/>
                                        <w:color w:val="000000"/>
                                        <w:kern w:val="24"/>
                                      </w:rPr>
                                      <m:t>j=j+</m:t>
                                    </m:r>
                                    <m:r>
                                      <w:rPr>
                                        <w:rFonts w:ascii="Cambria Math" w:hAnsi="Cambria Math" w:cs="+mn-cs"/>
                                        <w:color w:val="000000"/>
                                        <w:kern w:val="24"/>
                                        <w:sz w:val="18"/>
                                        <w:szCs w:val="18"/>
                                      </w:rPr>
                                      <m:t>1</m:t>
                                    </m:r>
                                  </m:oMath>
                                </w:p>
                              </w:tc>
                            </w:tr>
                          </w:tbl>
                          <w:p w14:paraId="2C64F453" w14:textId="77777777" w:rsidR="003774C0" w:rsidRDefault="003774C0" w:rsidP="003774C0">
                            <w:pPr>
                              <w:pStyle w:val="a5"/>
                              <w:ind w:firstLine="0"/>
                            </w:pPr>
                          </w:p>
                        </w:txbxContent>
                      </wps:txbx>
                      <wps:bodyPr rot="0" vert="horz" wrap="square" lIns="0" tIns="0" rIns="0" bIns="0" anchor="t" anchorCtr="0" upright="1">
                        <a:noAutofit/>
                      </wps:bodyPr>
                    </wps:wsp>
                  </a:graphicData>
                </a:graphic>
              </wp:inline>
            </w:drawing>
          </mc:Choice>
          <mc:Fallback>
            <w:pict>
              <v:shape w14:anchorId="223B8AFC" id="Text Box 5" o:spid="_x0000_s1027" type="#_x0000_t202" style="width:244pt;height:23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" stroked="f">
                <v:textbox inset="0,0,0,0">
                  <w:txbxContent>
                    <w:p w14:paraId="4DC8EF10" w14:textId="77777777" w:rsidR="003774C0" w:rsidRDefault="003774C0" w:rsidP="003774C0">
                      <w:pPr>
                        <w:pStyle w:val="a5"/>
                        <w:ind w:firstLine="0"/>
                      </w:pPr>
                    </w:p>
                    <w:tbl>
                      <w:tblPr>
                        <w:tblStyle w:val="11"/>
                        <w:tblW w:w="0" w:type="auto"/>
                        <w:tblBorders>
                          <w:top w:val="single" w:sz="18"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
                        <w:gridCol w:w="4444"/>
                      </w:tblGrid>
                      <w:tr w:rsidR="003774C0" w:rsidRPr="00AE18D5" w14:paraId="6D719729" w14:textId="77777777" w:rsidTr="0071213E">
                        <w:trPr>
                          <w:trHeight w:val="256"/>
                        </w:trPr>
                        <w:tc>
                          <w:tcPr>
                            <w:tcW w:w="4956" w:type="dxa"/>
                            <w:gridSpan w:val="2"/>
                            <w:tcBorders>
                              <w:top w:val="single" w:sz="18" w:space="0" w:color="auto"/>
                              <w:bottom w:val="single" w:sz="8" w:space="0" w:color="auto"/>
                            </w:tcBorders>
                          </w:tcPr>
                          <w:p w14:paraId="30880697" w14:textId="77777777" w:rsidR="003774C0" w:rsidRPr="002B4ABB" w:rsidRDefault="003774C0" w:rsidP="003774C0">
                            <w:pPr>
                              <w:tabs>
                                <w:tab w:val="left" w:pos="220"/>
                                <w:tab w:val="left" w:pos="720"/>
                              </w:tabs>
                              <w:autoSpaceDE w:val="0"/>
                              <w:autoSpaceDN w:val="0"/>
                              <w:adjustRightInd w:val="0"/>
                              <w:rPr>
                                <w:color w:val="000000"/>
                                <w:sz w:val="18"/>
                              </w:rPr>
                            </w:pPr>
                            <w:r w:rsidRPr="002B4ABB">
                              <w:rPr>
                                <w:b/>
                                <w:color w:val="000000"/>
                                <w:sz w:val="18"/>
                              </w:rPr>
                              <w:t>Algorithm 1</w:t>
                            </w:r>
                            <w:r w:rsidRPr="002B4ABB">
                              <w:rPr>
                                <w:color w:val="000000"/>
                                <w:sz w:val="18"/>
                              </w:rPr>
                              <w:t xml:space="preserve"> </w:t>
                            </w:r>
                            <w:r>
                              <w:rPr>
                                <w:color w:val="000000"/>
                                <w:sz w:val="18"/>
                              </w:rPr>
                              <w:t>QOIEM</w:t>
                            </w:r>
                            <w:r w:rsidRPr="002B4ABB">
                              <w:rPr>
                                <w:color w:val="000000"/>
                                <w:sz w:val="18"/>
                              </w:rPr>
                              <w:t xml:space="preserve"> algorithm</w:t>
                            </w:r>
                          </w:p>
                        </w:tc>
                      </w:tr>
                      <w:tr w:rsidR="003774C0" w:rsidRPr="00AE18D5" w14:paraId="242547A2" w14:textId="77777777" w:rsidTr="0071213E">
                        <w:trPr>
                          <w:trHeight w:val="227"/>
                        </w:trPr>
                        <w:tc>
                          <w:tcPr>
                            <w:tcW w:w="451" w:type="dxa"/>
                            <w:tcBorders>
                              <w:top w:val="single" w:sz="8" w:space="0" w:color="auto"/>
                            </w:tcBorders>
                            <w:vAlign w:val="bottom"/>
                          </w:tcPr>
                          <w:p w14:paraId="39C0E499" w14:textId="77777777" w:rsidR="003774C0" w:rsidRPr="002B4ABB" w:rsidRDefault="003774C0" w:rsidP="003774C0">
                            <w:pPr>
                              <w:tabs>
                                <w:tab w:val="left" w:pos="220"/>
                                <w:tab w:val="left" w:pos="720"/>
                              </w:tabs>
                              <w:autoSpaceDE w:val="0"/>
                              <w:autoSpaceDN w:val="0"/>
                              <w:adjustRightInd w:val="0"/>
                              <w:rPr>
                                <w:color w:val="000000"/>
                                <w:sz w:val="18"/>
                                <w:highlight w:val="yellow"/>
                              </w:rPr>
                            </w:pPr>
                          </w:p>
                        </w:tc>
                        <w:tc>
                          <w:tcPr>
                            <w:tcW w:w="4505" w:type="dxa"/>
                            <w:tcBorders>
                              <w:top w:val="single" w:sz="8" w:space="0" w:color="auto"/>
                            </w:tcBorders>
                            <w:vAlign w:val="bottom"/>
                          </w:tcPr>
                          <w:p w14:paraId="380EA038" w14:textId="77777777" w:rsidR="003774C0" w:rsidRPr="002B4ABB" w:rsidRDefault="003774C0" w:rsidP="003774C0">
                            <w:pPr>
                              <w:tabs>
                                <w:tab w:val="left" w:pos="220"/>
                                <w:tab w:val="left" w:pos="720"/>
                              </w:tabs>
                              <w:autoSpaceDE w:val="0"/>
                              <w:autoSpaceDN w:val="0"/>
                              <w:adjustRightInd w:val="0"/>
                              <w:jc w:val="both"/>
                              <w:rPr>
                                <w:color w:val="000000"/>
                                <w:sz w:val="18"/>
                              </w:rPr>
                            </w:pPr>
                            <w:r w:rsidRPr="002B4ABB">
                              <w:rPr>
                                <w:b/>
                                <w:color w:val="000000"/>
                                <w:sz w:val="18"/>
                              </w:rPr>
                              <w:t>Input</w:t>
                            </w:r>
                            <w:r w:rsidRPr="002B4ABB">
                              <w:rPr>
                                <w:color w:val="000000"/>
                                <w:sz w:val="18"/>
                              </w:rPr>
                              <w:t>: sensor signals of historical units</w:t>
                            </w:r>
                            <w:r>
                              <w:rPr>
                                <w:color w:val="000000"/>
                                <w:sz w:val="18"/>
                              </w:rPr>
                              <w:t xml:space="preserve"> containing observations until failure</w:t>
                            </w:r>
                          </w:p>
                        </w:tc>
                      </w:tr>
                      <w:tr w:rsidR="003774C0" w:rsidRPr="00AE18D5" w14:paraId="307F7D7D" w14:textId="77777777" w:rsidTr="0071213E">
                        <w:trPr>
                          <w:trHeight w:val="62"/>
                        </w:trPr>
                        <w:tc>
                          <w:tcPr>
                            <w:tcW w:w="451" w:type="dxa"/>
                            <w:vAlign w:val="bottom"/>
                          </w:tcPr>
                          <w:p w14:paraId="4539C9AC" w14:textId="77777777" w:rsidR="003774C0" w:rsidRPr="002B4ABB" w:rsidRDefault="003774C0" w:rsidP="003774C0">
                            <w:pPr>
                              <w:tabs>
                                <w:tab w:val="left" w:pos="220"/>
                                <w:tab w:val="left" w:pos="720"/>
                              </w:tabs>
                              <w:autoSpaceDE w:val="0"/>
                              <w:autoSpaceDN w:val="0"/>
                              <w:adjustRightInd w:val="0"/>
                              <w:rPr>
                                <w:color w:val="000000"/>
                                <w:sz w:val="18"/>
                                <w:highlight w:val="yellow"/>
                              </w:rPr>
                            </w:pPr>
                          </w:p>
                        </w:tc>
                        <w:tc>
                          <w:tcPr>
                            <w:tcW w:w="4505" w:type="dxa"/>
                            <w:vAlign w:val="bottom"/>
                          </w:tcPr>
                          <w:p w14:paraId="54FAB1B0" w14:textId="77777777" w:rsidR="003774C0" w:rsidRPr="002B4ABB" w:rsidRDefault="003774C0" w:rsidP="003774C0">
                            <w:pPr>
                              <w:tabs>
                                <w:tab w:val="left" w:pos="220"/>
                                <w:tab w:val="left" w:pos="720"/>
                              </w:tabs>
                              <w:autoSpaceDE w:val="0"/>
                              <w:autoSpaceDN w:val="0"/>
                              <w:adjustRightInd w:val="0"/>
                              <w:jc w:val="both"/>
                              <w:rPr>
                                <w:color w:val="000000"/>
                                <w:sz w:val="18"/>
                                <w:lang w:eastAsia="zh-CN"/>
                              </w:rPr>
                            </w:pPr>
                            <w:r w:rsidRPr="002B4ABB">
                              <w:rPr>
                                <w:b/>
                                <w:color w:val="000000"/>
                                <w:sz w:val="18"/>
                              </w:rPr>
                              <w:t>Output</w:t>
                            </w:r>
                            <w:r w:rsidRPr="002B4ABB">
                              <w:rPr>
                                <w:color w:val="000000"/>
                                <w:sz w:val="18"/>
                              </w:rPr>
                              <w:t>: estimated par</w:t>
                            </w:r>
                            <w:r w:rsidRPr="003D6E8A">
                              <w:rPr>
                                <w:color w:val="000000"/>
                                <w:sz w:val="18"/>
                                <w:szCs w:val="18"/>
                              </w:rPr>
                              <w:t>ameters</w:t>
                            </w:r>
                            <w:r w:rsidRPr="003D6E8A">
                              <w:rPr>
                                <w:iCs/>
                                <w:sz w:val="18"/>
                                <w:szCs w:val="18"/>
                              </w:rPr>
                              <w:t xml:space="preserve"> </w:t>
                            </w:r>
                            <m:oMath>
                              <m:r>
                                <m:rPr>
                                  <m:sty m:val="b"/>
                                </m:rPr>
                                <w:rPr>
                                  <w:rFonts w:ascii="Cambria Math" w:hAnsi="Cambria Math"/>
                                  <w:sz w:val="18"/>
                                  <w:szCs w:val="18"/>
                                  <w:lang w:val="en-US"/>
                                </w:rPr>
                                <m:t>Θ</m:t>
                              </m:r>
                              <m:r>
                                <m:rPr>
                                  <m:sty m:val="p"/>
                                </m:rPr>
                                <w:rPr>
                                  <w:rFonts w:ascii="Cambria Math" w:hAnsi="Cambria Math"/>
                                  <w:sz w:val="18"/>
                                  <w:szCs w:val="18"/>
                                  <w:lang w:val="en-US"/>
                                </w:rPr>
                                <m:t>=</m:t>
                              </m:r>
                              <m:d>
                                <m:dPr>
                                  <m:begChr m:val="["/>
                                  <m:endChr m:val="]"/>
                                  <m:ctrlPr>
                                    <w:rPr>
                                      <w:rFonts w:ascii="Cambria Math" w:hAnsi="Cambria Math"/>
                                      <w:iCs/>
                                      <w:sz w:val="18"/>
                                      <w:szCs w:val="18"/>
                                      <w:lang w:val="en-US"/>
                                    </w:rPr>
                                  </m:ctrlPr>
                                </m:dPr>
                                <m:e>
                                  <m:sSub>
                                    <m:sSubPr>
                                      <m:ctrlPr>
                                        <w:rPr>
                                          <w:rFonts w:ascii="Cambria Math" w:hAnsi="Cambria Math"/>
                                          <w:iCs/>
                                          <w:sz w:val="18"/>
                                          <w:szCs w:val="18"/>
                                          <w:lang w:val="en-US"/>
                                        </w:rPr>
                                      </m:ctrlPr>
                                    </m:sSubPr>
                                    <m:e>
                                      <m:r>
                                        <m:rPr>
                                          <m:sty m:val="b"/>
                                        </m:rPr>
                                        <w:rPr>
                                          <w:rFonts w:ascii="Cambria Math" w:hAnsi="Cambria Math"/>
                                          <w:sz w:val="18"/>
                                          <w:szCs w:val="18"/>
                                          <w:lang w:val="en-US"/>
                                        </w:rPr>
                                        <m:t>μ</m:t>
                                      </m:r>
                                    </m:e>
                                    <m:sub>
                                      <m:r>
                                        <m:rPr>
                                          <m:sty m:val="p"/>
                                        </m:rPr>
                                        <w:rPr>
                                          <w:rFonts w:ascii="Cambria Math" w:hAnsi="Cambria Math"/>
                                          <w:sz w:val="18"/>
                                          <w:szCs w:val="18"/>
                                          <w:lang w:val="en-US"/>
                                        </w:rPr>
                                        <m:t>Γ</m:t>
                                      </m:r>
                                    </m:sub>
                                  </m:sSub>
                                  <m:r>
                                    <m:rPr>
                                      <m:sty m:val="p"/>
                                    </m:rPr>
                                    <w:rPr>
                                      <w:rFonts w:ascii="Cambria Math" w:hAnsi="Cambria Math"/>
                                      <w:sz w:val="18"/>
                                      <w:szCs w:val="18"/>
                                      <w:lang w:val="en-US"/>
                                    </w:rPr>
                                    <m:t>,</m:t>
                                  </m:r>
                                  <m:sSub>
                                    <m:sSubPr>
                                      <m:ctrlPr>
                                        <w:rPr>
                                          <w:rFonts w:ascii="Cambria Math" w:hAnsi="Cambria Math"/>
                                          <w:iCs/>
                                          <w:sz w:val="18"/>
                                          <w:szCs w:val="18"/>
                                          <w:lang w:val="en-US"/>
                                        </w:rPr>
                                      </m:ctrlPr>
                                    </m:sSubPr>
                                    <m:e>
                                      <m:r>
                                        <m:rPr>
                                          <m:sty m:val="b"/>
                                        </m:rPr>
                                        <w:rPr>
                                          <w:rFonts w:ascii="Cambria Math" w:hAnsi="Cambria Math"/>
                                          <w:sz w:val="18"/>
                                          <w:szCs w:val="18"/>
                                          <w:lang w:val="en-US"/>
                                        </w:rPr>
                                        <m:t>C</m:t>
                                      </m:r>
                                    </m:e>
                                    <m:sub>
                                      <m:r>
                                        <m:rPr>
                                          <m:sty m:val="p"/>
                                        </m:rPr>
                                        <w:rPr>
                                          <w:rFonts w:ascii="Cambria Math" w:hAnsi="Cambria Math"/>
                                          <w:sz w:val="18"/>
                                          <w:szCs w:val="18"/>
                                          <w:lang w:val="en-US"/>
                                        </w:rPr>
                                        <m:t>Γ</m:t>
                                      </m:r>
                                    </m:sub>
                                  </m:sSub>
                                  <m:r>
                                    <m:rPr>
                                      <m:sty m:val="p"/>
                                    </m:rPr>
                                    <w:rPr>
                                      <w:rFonts w:ascii="Cambria Math" w:hAnsi="Cambria Math"/>
                                      <w:sz w:val="18"/>
                                      <w:szCs w:val="18"/>
                                      <w:lang w:val="en-US"/>
                                    </w:rPr>
                                    <m:t>,</m:t>
                                  </m:r>
                                  <m:sSup>
                                    <m:sSupPr>
                                      <m:ctrlPr>
                                        <w:rPr>
                                          <w:rFonts w:ascii="Cambria Math" w:hAnsi="Cambria Math"/>
                                          <w:iCs/>
                                          <w:sz w:val="18"/>
                                          <w:szCs w:val="18"/>
                                          <w:lang w:val="en-US"/>
                                        </w:rPr>
                                      </m:ctrlPr>
                                    </m:sSupPr>
                                    <m:e>
                                      <m:r>
                                        <w:rPr>
                                          <w:rFonts w:ascii="Cambria Math" w:hAnsi="Cambria Math"/>
                                          <w:sz w:val="18"/>
                                          <w:szCs w:val="18"/>
                                          <w:lang w:val="en-US"/>
                                        </w:rPr>
                                        <m:t>σ</m:t>
                                      </m:r>
                                    </m:e>
                                    <m:sup>
                                      <m:r>
                                        <m:rPr>
                                          <m:sty m:val="p"/>
                                        </m:rPr>
                                        <w:rPr>
                                          <w:rFonts w:ascii="Cambria Math" w:hAnsi="Cambria Math"/>
                                          <w:sz w:val="18"/>
                                          <w:szCs w:val="18"/>
                                          <w:lang w:val="en-US"/>
                                        </w:rPr>
                                        <m:t>2</m:t>
                                      </m:r>
                                    </m:sup>
                                  </m:sSup>
                                </m:e>
                              </m:d>
                            </m:oMath>
                            <w:r w:rsidRPr="003D6E8A">
                              <w:rPr>
                                <w:rFonts w:hint="eastAsia"/>
                                <w:iCs/>
                                <w:sz w:val="18"/>
                                <w:szCs w:val="18"/>
                                <w:lang w:val="en-US" w:eastAsia="zh-CN"/>
                              </w:rPr>
                              <w:t xml:space="preserve"> a</w:t>
                            </w:r>
                            <w:r w:rsidRPr="003D6E8A">
                              <w:rPr>
                                <w:iCs/>
                                <w:sz w:val="18"/>
                                <w:szCs w:val="18"/>
                                <w:lang w:val="en-US" w:eastAsia="zh-CN"/>
                              </w:rPr>
                              <w:t xml:space="preserve">nd </w:t>
                            </w:r>
                            <m:oMath>
                              <m:r>
                                <m:rPr>
                                  <m:sty m:val="b"/>
                                </m:rPr>
                                <w:rPr>
                                  <w:rFonts w:ascii="Cambria Math" w:hAnsi="Cambria Math"/>
                                  <w:sz w:val="18"/>
                                  <w:szCs w:val="18"/>
                                  <w:lang w:val="en-US" w:eastAsia="zh-CN"/>
                                </w:rPr>
                                <m:t>w</m:t>
                              </m:r>
                            </m:oMath>
                          </w:p>
                        </w:tc>
                      </w:tr>
                      <w:tr w:rsidR="003774C0" w:rsidRPr="00AE18D5" w14:paraId="3B047C58" w14:textId="77777777" w:rsidTr="0071213E">
                        <w:trPr>
                          <w:trHeight w:val="67"/>
                        </w:trPr>
                        <w:tc>
                          <w:tcPr>
                            <w:tcW w:w="451" w:type="dxa"/>
                            <w:vAlign w:val="bottom"/>
                          </w:tcPr>
                          <w:p w14:paraId="25FDE201" w14:textId="77777777" w:rsidR="003774C0" w:rsidRPr="002B4ABB" w:rsidRDefault="003774C0" w:rsidP="003774C0">
                            <w:pPr>
                              <w:tabs>
                                <w:tab w:val="left" w:pos="220"/>
                                <w:tab w:val="left" w:pos="720"/>
                              </w:tabs>
                              <w:autoSpaceDE w:val="0"/>
                              <w:autoSpaceDN w:val="0"/>
                              <w:adjustRightInd w:val="0"/>
                              <w:rPr>
                                <w:color w:val="000000"/>
                                <w:sz w:val="18"/>
                              </w:rPr>
                            </w:pPr>
                            <w:r w:rsidRPr="002B4ABB">
                              <w:rPr>
                                <w:color w:val="000000"/>
                                <w:sz w:val="18"/>
                              </w:rPr>
                              <w:t>1:</w:t>
                            </w:r>
                          </w:p>
                        </w:tc>
                        <w:tc>
                          <w:tcPr>
                            <w:tcW w:w="4505" w:type="dxa"/>
                            <w:vAlign w:val="bottom"/>
                          </w:tcPr>
                          <w:p w14:paraId="17D3FFAE" w14:textId="77777777" w:rsidR="003774C0" w:rsidRPr="002B4ABB" w:rsidRDefault="003774C0" w:rsidP="003774C0">
                            <w:pPr>
                              <w:tabs>
                                <w:tab w:val="left" w:pos="220"/>
                                <w:tab w:val="left" w:pos="720"/>
                              </w:tabs>
                              <w:autoSpaceDE w:val="0"/>
                              <w:autoSpaceDN w:val="0"/>
                              <w:adjustRightInd w:val="0"/>
                              <w:jc w:val="both"/>
                              <w:rPr>
                                <w:color w:val="000000"/>
                                <w:sz w:val="18"/>
                              </w:rPr>
                            </w:pPr>
                            <w:r w:rsidRPr="00B43288">
                              <w:rPr>
                                <w:b/>
                                <w:iCs/>
                                <w:sz w:val="18"/>
                              </w:rPr>
                              <w:t>Procedure</w:t>
                            </w:r>
                            <w:r w:rsidRPr="00102D14">
                              <w:rPr>
                                <w:bCs/>
                                <w:iCs/>
                                <w:sz w:val="18"/>
                              </w:rPr>
                              <w:t>:</w:t>
                            </w:r>
                          </w:p>
                        </w:tc>
                      </w:tr>
                      <w:tr w:rsidR="003774C0" w:rsidRPr="00AE18D5" w14:paraId="011ECE88" w14:textId="77777777" w:rsidTr="0071213E">
                        <w:trPr>
                          <w:trHeight w:val="62"/>
                        </w:trPr>
                        <w:tc>
                          <w:tcPr>
                            <w:tcW w:w="451" w:type="dxa"/>
                            <w:vAlign w:val="bottom"/>
                          </w:tcPr>
                          <w:p w14:paraId="36231668" w14:textId="77777777" w:rsidR="003774C0" w:rsidRPr="002B4ABB" w:rsidRDefault="003774C0" w:rsidP="003774C0">
                            <w:pPr>
                              <w:tabs>
                                <w:tab w:val="left" w:pos="220"/>
                                <w:tab w:val="left" w:pos="720"/>
                              </w:tabs>
                              <w:autoSpaceDE w:val="0"/>
                              <w:autoSpaceDN w:val="0"/>
                              <w:adjustRightInd w:val="0"/>
                              <w:rPr>
                                <w:color w:val="000000"/>
                                <w:sz w:val="18"/>
                              </w:rPr>
                            </w:pPr>
                            <w:r w:rsidRPr="002B4ABB">
                              <w:rPr>
                                <w:color w:val="000000"/>
                                <w:sz w:val="18"/>
                              </w:rPr>
                              <w:t>2:</w:t>
                            </w:r>
                          </w:p>
                        </w:tc>
                        <w:tc>
                          <w:tcPr>
                            <w:tcW w:w="4505" w:type="dxa"/>
                            <w:vAlign w:val="bottom"/>
                          </w:tcPr>
                          <w:p w14:paraId="7B1F76D5" w14:textId="77777777" w:rsidR="003774C0" w:rsidRPr="004B64C5" w:rsidRDefault="003774C0" w:rsidP="003774C0">
                            <w:pPr>
                              <w:tabs>
                                <w:tab w:val="left" w:pos="220"/>
                                <w:tab w:val="left" w:pos="720"/>
                              </w:tabs>
                              <w:autoSpaceDE w:val="0"/>
                              <w:autoSpaceDN w:val="0"/>
                              <w:adjustRightInd w:val="0"/>
                              <w:ind w:leftChars="100" w:left="240"/>
                              <w:jc w:val="both"/>
                              <w:rPr>
                                <w:rFonts w:ascii="Cambria Math" w:hAnsi="Cambria Math"/>
                                <w:b/>
                                <w:iCs/>
                                <w:sz w:val="18"/>
                                <w:szCs w:val="18"/>
                              </w:rPr>
                            </w:pPr>
                            <w:r>
                              <w:rPr>
                                <w:sz w:val="18"/>
                                <w:szCs w:val="18"/>
                                <w:lang w:eastAsia="zh-CN"/>
                              </w:rPr>
                              <w:t>I</w:t>
                            </w:r>
                            <w:r w:rsidRPr="00510A74">
                              <w:rPr>
                                <w:sz w:val="18"/>
                                <w:szCs w:val="18"/>
                                <w:lang w:eastAsia="zh-CN"/>
                              </w:rPr>
                              <w:t>nitia</w:t>
                            </w:r>
                            <w:r>
                              <w:rPr>
                                <w:sz w:val="18"/>
                                <w:szCs w:val="18"/>
                                <w:lang w:eastAsia="zh-CN"/>
                              </w:rPr>
                              <w:t>lize</w:t>
                            </w:r>
                            <w:r w:rsidRPr="00510A74">
                              <w:rPr>
                                <w:sz w:val="18"/>
                                <w:szCs w:val="18"/>
                                <w:lang w:eastAsia="zh-CN"/>
                              </w:rPr>
                              <w:t xml:space="preserve"> </w:t>
                            </w:r>
                            <w:r>
                              <w:rPr>
                                <w:rFonts w:hint="eastAsia"/>
                                <w:sz w:val="18"/>
                                <w:szCs w:val="18"/>
                                <w:lang w:eastAsia="zh-CN"/>
                              </w:rPr>
                              <w:t>p</w:t>
                            </w:r>
                            <w:r>
                              <w:rPr>
                                <w:sz w:val="18"/>
                                <w:szCs w:val="18"/>
                                <w:lang w:eastAsia="zh-CN"/>
                              </w:rPr>
                              <w:t xml:space="preserve">arameters </w:t>
                            </w:r>
                            <m:oMath>
                              <m:sSup>
                                <m:sSupPr>
                                  <m:ctrlPr>
                                    <w:rPr>
                                      <w:rFonts w:ascii="Cambria Math" w:eastAsia="等线" w:hAnsi="Cambria Math"/>
                                      <w:i/>
                                      <w:iCs/>
                                      <w:sz w:val="18"/>
                                      <w:szCs w:val="18"/>
                                    </w:rPr>
                                  </m:ctrlPr>
                                </m:sSupPr>
                                <m:e>
                                  <m:r>
                                    <m:rPr>
                                      <m:sty m:val="b"/>
                                    </m:rPr>
                                    <w:rPr>
                                      <w:rFonts w:ascii="Cambria Math" w:hAnsi="Cambria Math"/>
                                      <w:sz w:val="18"/>
                                      <w:szCs w:val="18"/>
                                    </w:rPr>
                                    <m:t>Θ</m:t>
                                  </m:r>
                                </m:e>
                                <m:sup>
                                  <m:d>
                                    <m:dPr>
                                      <m:ctrlPr>
                                        <w:rPr>
                                          <w:rFonts w:ascii="Cambria Math" w:eastAsia="等线" w:hAnsi="Cambria Math"/>
                                          <w:i/>
                                          <w:iCs/>
                                          <w:sz w:val="18"/>
                                          <w:szCs w:val="18"/>
                                        </w:rPr>
                                      </m:ctrlPr>
                                    </m:dPr>
                                    <m:e>
                                      <m:r>
                                        <w:rPr>
                                          <w:rFonts w:ascii="Cambria Math" w:hAnsi="Cambria Math"/>
                                          <w:sz w:val="18"/>
                                          <w:szCs w:val="18"/>
                                        </w:rPr>
                                        <m:t>j</m:t>
                                      </m:r>
                                    </m:e>
                                  </m:d>
                                </m:sup>
                              </m:sSup>
                              <m:r>
                                <m:rPr>
                                  <m:sty m:val="p"/>
                                </m:rPr>
                                <w:rPr>
                                  <w:rFonts w:ascii="Cambria Math" w:hAnsi="Cambria Math"/>
                                  <w:sz w:val="18"/>
                                  <w:szCs w:val="18"/>
                                </w:rPr>
                                <m:t>=</m:t>
                              </m:r>
                              <m:sSubSup>
                                <m:sSubSupPr>
                                  <m:ctrlPr>
                                    <w:rPr>
                                      <w:rFonts w:ascii="Cambria Math" w:eastAsia="等线" w:hAnsi="Cambria Math"/>
                                      <w:i/>
                                      <w:iCs/>
                                      <w:sz w:val="18"/>
                                      <w:szCs w:val="18"/>
                                    </w:rPr>
                                  </m:ctrlPr>
                                </m:sSubSupPr>
                                <m:e>
                                  <m:r>
                                    <m:rPr>
                                      <m:sty m:val="p"/>
                                    </m:rPr>
                                    <w:rPr>
                                      <w:rFonts w:ascii="Cambria Math" w:hAnsi="Cambria Math"/>
                                      <w:sz w:val="18"/>
                                      <w:szCs w:val="18"/>
                                    </w:rPr>
                                    <m:t>[</m:t>
                                  </m:r>
                                  <m:r>
                                    <m:rPr>
                                      <m:sty m:val="b"/>
                                    </m:rPr>
                                    <w:rPr>
                                      <w:rFonts w:ascii="Cambria Math" w:hAnsi="Cambria Math"/>
                                      <w:sz w:val="18"/>
                                      <w:szCs w:val="18"/>
                                    </w:rPr>
                                    <m:t>μ</m:t>
                                  </m:r>
                                </m:e>
                                <m:sub>
                                  <m:r>
                                    <m:rPr>
                                      <m:sty m:val="p"/>
                                    </m:rPr>
                                    <w:rPr>
                                      <w:rFonts w:ascii="Cambria Math" w:hAnsi="Cambria Math"/>
                                      <w:sz w:val="18"/>
                                      <w:szCs w:val="18"/>
                                    </w:rPr>
                                    <m:t>Γ</m:t>
                                  </m:r>
                                </m:sub>
                                <m:sup>
                                  <m:r>
                                    <w:rPr>
                                      <w:rFonts w:ascii="Cambria Math" w:hAnsi="Cambria Math"/>
                                      <w:sz w:val="18"/>
                                      <w:szCs w:val="18"/>
                                    </w:rPr>
                                    <m:t>(j)</m:t>
                                  </m:r>
                                </m:sup>
                              </m:sSubSup>
                              <m:r>
                                <m:rPr>
                                  <m:sty m:val="p"/>
                                </m:rPr>
                                <w:rPr>
                                  <w:rFonts w:ascii="Cambria Math" w:hAnsi="Cambria Math"/>
                                  <w:sz w:val="18"/>
                                  <w:szCs w:val="18"/>
                                </w:rPr>
                                <m:t>,</m:t>
                              </m:r>
                              <m:sSubSup>
                                <m:sSubSupPr>
                                  <m:ctrlPr>
                                    <w:rPr>
                                      <w:rFonts w:ascii="Cambria Math" w:eastAsia="等线" w:hAnsi="Cambria Math"/>
                                      <w:i/>
                                      <w:iCs/>
                                      <w:sz w:val="18"/>
                                      <w:szCs w:val="18"/>
                                    </w:rPr>
                                  </m:ctrlPr>
                                </m:sSubSupPr>
                                <m:e>
                                  <m:r>
                                    <m:rPr>
                                      <m:sty m:val="b"/>
                                    </m:rPr>
                                    <w:rPr>
                                      <w:rFonts w:ascii="Cambria Math" w:hAnsi="Cambria Math"/>
                                      <w:sz w:val="18"/>
                                      <w:szCs w:val="18"/>
                                    </w:rPr>
                                    <m:t>C</m:t>
                                  </m:r>
                                </m:e>
                                <m:sub>
                                  <m:r>
                                    <m:rPr>
                                      <m:sty m:val="p"/>
                                    </m:rPr>
                                    <w:rPr>
                                      <w:rFonts w:ascii="Cambria Math" w:hAnsi="Cambria Math"/>
                                      <w:sz w:val="18"/>
                                      <w:szCs w:val="18"/>
                                    </w:rPr>
                                    <m:t>Γ</m:t>
                                  </m:r>
                                </m:sub>
                                <m:sup>
                                  <m:r>
                                    <w:rPr>
                                      <w:rFonts w:ascii="Cambria Math" w:hAnsi="Cambria Math"/>
                                      <w:sz w:val="18"/>
                                      <w:szCs w:val="18"/>
                                    </w:rPr>
                                    <m:t>(j)</m:t>
                                  </m:r>
                                </m:sup>
                              </m:sSubSup>
                              <m:r>
                                <m:rPr>
                                  <m:sty m:val="p"/>
                                </m:rPr>
                                <w:rPr>
                                  <w:rFonts w:ascii="Cambria Math" w:hAnsi="Cambria Math"/>
                                  <w:sz w:val="18"/>
                                  <w:szCs w:val="18"/>
                                </w:rPr>
                                <m:t>,</m:t>
                              </m:r>
                              <m:sSup>
                                <m:sSupPr>
                                  <m:ctrlPr>
                                    <w:rPr>
                                      <w:rFonts w:ascii="Cambria Math" w:eastAsia="等线" w:hAnsi="Cambria Math"/>
                                      <w:i/>
                                      <w:iCs/>
                                      <w:sz w:val="18"/>
                                      <w:szCs w:val="18"/>
                                    </w:rPr>
                                  </m:ctrlPr>
                                </m:sSupPr>
                                <m:e>
                                  <m:sSup>
                                    <m:sSupPr>
                                      <m:ctrlPr>
                                        <w:rPr>
                                          <w:rFonts w:ascii="Cambria Math" w:eastAsia="等线" w:hAnsi="Cambria Math"/>
                                          <w:i/>
                                          <w:iCs/>
                                          <w:sz w:val="18"/>
                                          <w:szCs w:val="18"/>
                                        </w:rPr>
                                      </m:ctrlPr>
                                    </m:sSupPr>
                                    <m:e>
                                      <m:r>
                                        <w:rPr>
                                          <w:rFonts w:ascii="Cambria Math" w:hAnsi="Cambria Math"/>
                                          <w:sz w:val="18"/>
                                          <w:szCs w:val="18"/>
                                        </w:rPr>
                                        <m:t>σ</m:t>
                                      </m:r>
                                    </m:e>
                                    <m:sup>
                                      <m:r>
                                        <m:rPr>
                                          <m:sty m:val="p"/>
                                        </m:rPr>
                                        <w:rPr>
                                          <w:rFonts w:ascii="Cambria Math" w:hAnsi="Cambria Math"/>
                                          <w:sz w:val="18"/>
                                          <w:szCs w:val="18"/>
                                        </w:rPr>
                                        <m:t>2</m:t>
                                      </m:r>
                                    </m:sup>
                                  </m:sSup>
                                </m:e>
                                <m:sup>
                                  <m:r>
                                    <w:rPr>
                                      <w:rFonts w:ascii="Cambria Math" w:hAnsi="Cambria Math"/>
                                      <w:sz w:val="18"/>
                                      <w:szCs w:val="18"/>
                                    </w:rPr>
                                    <m:t>(j)</m:t>
                                  </m:r>
                                </m:sup>
                              </m:sSup>
                              <m:r>
                                <w:rPr>
                                  <w:rFonts w:ascii="Cambria Math" w:hAnsi="Cambria Math"/>
                                  <w:sz w:val="18"/>
                                  <w:szCs w:val="18"/>
                                </w:rPr>
                                <m:t>]</m:t>
                              </m:r>
                            </m:oMath>
                            <w:r>
                              <w:rPr>
                                <w:sz w:val="18"/>
                                <w:szCs w:val="18"/>
                              </w:rPr>
                              <w:t xml:space="preserve">; </w:t>
                            </w:r>
                            <w:r>
                              <w:rPr>
                                <w:rFonts w:cs="+mn-cs"/>
                                <w:i/>
                                <w:iCs/>
                                <w:color w:val="000000"/>
                                <w:kern w:val="24"/>
                              </w:rPr>
                              <w:t>j</w:t>
                            </w:r>
                            <m:oMath>
                              <m:r>
                                <w:rPr>
                                  <w:rFonts w:ascii="Cambria Math" w:hAnsi="Cambria Math" w:cs="+mn-cs"/>
                                  <w:color w:val="000000"/>
                                  <w:kern w:val="24"/>
                                  <w:sz w:val="18"/>
                                  <w:szCs w:val="18"/>
                                </w:rPr>
                                <m:t> =0</m:t>
                              </m:r>
                            </m:oMath>
                          </w:p>
                        </w:tc>
                      </w:tr>
                      <w:tr w:rsidR="003774C0" w:rsidRPr="00AE18D5" w14:paraId="5305B649" w14:textId="77777777" w:rsidTr="0071213E">
                        <w:trPr>
                          <w:trHeight w:val="140"/>
                        </w:trPr>
                        <w:tc>
                          <w:tcPr>
                            <w:tcW w:w="451" w:type="dxa"/>
                          </w:tcPr>
                          <w:p w14:paraId="15E5E258" w14:textId="77777777" w:rsidR="003774C0" w:rsidRPr="002B4ABB" w:rsidRDefault="003774C0" w:rsidP="003774C0">
                            <w:pPr>
                              <w:tabs>
                                <w:tab w:val="left" w:pos="220"/>
                                <w:tab w:val="left" w:pos="720"/>
                              </w:tabs>
                              <w:autoSpaceDE w:val="0"/>
                              <w:autoSpaceDN w:val="0"/>
                              <w:adjustRightInd w:val="0"/>
                              <w:rPr>
                                <w:color w:val="000000"/>
                                <w:sz w:val="18"/>
                              </w:rPr>
                            </w:pPr>
                            <w:r w:rsidRPr="002B4ABB">
                              <w:rPr>
                                <w:color w:val="000000"/>
                                <w:sz w:val="18"/>
                              </w:rPr>
                              <w:t>3:</w:t>
                            </w:r>
                          </w:p>
                        </w:tc>
                        <w:tc>
                          <w:tcPr>
                            <w:tcW w:w="4505" w:type="dxa"/>
                            <w:vAlign w:val="bottom"/>
                          </w:tcPr>
                          <w:p w14:paraId="2F290085" w14:textId="77777777" w:rsidR="003774C0" w:rsidRPr="002B4ABB" w:rsidRDefault="003774C0" w:rsidP="003774C0">
                            <w:pPr>
                              <w:tabs>
                                <w:tab w:val="left" w:pos="220"/>
                                <w:tab w:val="left" w:pos="720"/>
                              </w:tabs>
                              <w:autoSpaceDE w:val="0"/>
                              <w:autoSpaceDN w:val="0"/>
                              <w:adjustRightInd w:val="0"/>
                              <w:ind w:leftChars="100" w:left="240"/>
                              <w:jc w:val="both"/>
                              <w:rPr>
                                <w:color w:val="000000"/>
                                <w:sz w:val="18"/>
                                <w:lang w:eastAsia="zh-CN"/>
                              </w:rPr>
                            </w:pPr>
                            <w:r>
                              <w:rPr>
                                <w:b/>
                                <w:bCs/>
                                <w:color w:val="000000"/>
                                <w:sz w:val="18"/>
                                <w:lang w:eastAsia="zh-CN"/>
                              </w:rPr>
                              <w:t>W</w:t>
                            </w:r>
                            <w:r w:rsidRPr="00AF0D43">
                              <w:rPr>
                                <w:b/>
                                <w:bCs/>
                                <w:color w:val="000000"/>
                                <w:sz w:val="18"/>
                                <w:lang w:eastAsia="zh-CN"/>
                              </w:rPr>
                              <w:t>hile</w:t>
                            </w:r>
                          </w:p>
                        </w:tc>
                      </w:tr>
                      <w:tr w:rsidR="003774C0" w:rsidRPr="00AE18D5" w14:paraId="00073C17" w14:textId="77777777" w:rsidTr="0071213E">
                        <w:trPr>
                          <w:trHeight w:val="267"/>
                        </w:trPr>
                        <w:tc>
                          <w:tcPr>
                            <w:tcW w:w="451" w:type="dxa"/>
                          </w:tcPr>
                          <w:p w14:paraId="1D2EE70D" w14:textId="77777777" w:rsidR="003774C0" w:rsidRPr="002B4ABB" w:rsidRDefault="003774C0" w:rsidP="003774C0">
                            <w:pPr>
                              <w:tabs>
                                <w:tab w:val="left" w:pos="220"/>
                                <w:tab w:val="left" w:pos="720"/>
                              </w:tabs>
                              <w:autoSpaceDE w:val="0"/>
                              <w:autoSpaceDN w:val="0"/>
                              <w:adjustRightInd w:val="0"/>
                              <w:rPr>
                                <w:color w:val="000000"/>
                                <w:sz w:val="18"/>
                              </w:rPr>
                            </w:pPr>
                            <w:r w:rsidRPr="002B4ABB">
                              <w:rPr>
                                <w:color w:val="000000"/>
                                <w:sz w:val="18"/>
                              </w:rPr>
                              <w:t>4:</w:t>
                            </w:r>
                          </w:p>
                        </w:tc>
                        <w:tc>
                          <w:tcPr>
                            <w:tcW w:w="4505" w:type="dxa"/>
                            <w:vAlign w:val="bottom"/>
                          </w:tcPr>
                          <w:p w14:paraId="2B629552" w14:textId="09272386" w:rsidR="003774C0" w:rsidRPr="00F62C92" w:rsidRDefault="002B1E7E" w:rsidP="003774C0">
                            <w:pPr>
                              <w:tabs>
                                <w:tab w:val="left" w:pos="220"/>
                                <w:tab w:val="left" w:pos="720"/>
                              </w:tabs>
                              <w:autoSpaceDE w:val="0"/>
                              <w:autoSpaceDN w:val="0"/>
                              <w:adjustRightInd w:val="0"/>
                              <w:ind w:leftChars="168" w:left="403"/>
                              <w:contextualSpacing/>
                              <w:jc w:val="both"/>
                              <w:rPr>
                                <w:bCs/>
                                <w:color w:val="000000"/>
                                <w:sz w:val="18"/>
                                <w:lang w:val="en-US"/>
                              </w:rPr>
                            </w:pPr>
                            <w:r>
                              <w:rPr>
                                <w:bCs/>
                                <w:color w:val="000000"/>
                                <w:sz w:val="18"/>
                                <w:u w:val="single"/>
                              </w:rPr>
                              <w:t>E</w:t>
                            </w:r>
                            <w:proofErr w:type="spellStart"/>
                            <w:r w:rsidR="003774C0">
                              <w:rPr>
                                <w:bCs/>
                                <w:color w:val="000000"/>
                                <w:sz w:val="18"/>
                                <w:lang w:val="en-US"/>
                              </w:rPr>
                              <w:t>stimate</w:t>
                            </w:r>
                            <w:proofErr w:type="spellEnd"/>
                            <w:r w:rsidR="003774C0">
                              <w:rPr>
                                <w:bCs/>
                                <w:color w:val="000000"/>
                                <w:sz w:val="18"/>
                                <w:lang w:val="en-US"/>
                              </w:rPr>
                              <w:t xml:space="preserve"> weight coefficient</w:t>
                            </w:r>
                            <w:r w:rsidR="003774C0" w:rsidRPr="009B0A72">
                              <w:rPr>
                                <w:rFonts w:eastAsia="等线"/>
                                <w:bCs/>
                                <w:color w:val="000000"/>
                                <w:sz w:val="18"/>
                                <w:lang w:val="en-US"/>
                              </w:rPr>
                              <w:t xml:space="preserve"> </w:t>
                            </w:r>
                            <m:oMath>
                              <m:sSup>
                                <m:sSupPr>
                                  <m:ctrlPr>
                                    <w:rPr>
                                      <w:rFonts w:ascii="Cambria Math" w:eastAsia="等线" w:hAnsi="Cambria Math"/>
                                      <w:bCs/>
                                      <w:i/>
                                      <w:iCs/>
                                      <w:color w:val="000000"/>
                                      <w:sz w:val="18"/>
                                      <w:lang w:val="en-US"/>
                                    </w:rPr>
                                  </m:ctrlPr>
                                </m:sSupPr>
                                <m:e>
                                  <m:r>
                                    <m:rPr>
                                      <m:sty m:val="b"/>
                                    </m:rPr>
                                    <w:rPr>
                                      <w:rFonts w:ascii="Cambria Math" w:hAnsi="Cambria Math"/>
                                      <w:color w:val="000000"/>
                                      <w:sz w:val="18"/>
                                      <w:lang w:val="en-US"/>
                                    </w:rPr>
                                    <m:t>w</m:t>
                                  </m:r>
                                </m:e>
                                <m:sup>
                                  <m:r>
                                    <w:rPr>
                                      <w:rFonts w:ascii="Cambria Math" w:hAnsi="Cambria Math"/>
                                      <w:color w:val="000000"/>
                                      <w:sz w:val="18"/>
                                      <w:lang w:val="en-US"/>
                                    </w:rPr>
                                    <m:t>(j)</m:t>
                                  </m:r>
                                </m:sup>
                              </m:sSup>
                            </m:oMath>
                            <w:r w:rsidR="003774C0" w:rsidRPr="009B0A72">
                              <w:rPr>
                                <w:rFonts w:eastAsia="等线"/>
                                <w:bCs/>
                                <w:color w:val="000000"/>
                                <w:sz w:val="18"/>
                                <w:lang w:val="en-US"/>
                              </w:rPr>
                              <w:t xml:space="preserve"> </w:t>
                            </w:r>
                            <w:r>
                              <w:rPr>
                                <w:rFonts w:eastAsia="等线"/>
                                <w:bCs/>
                                <w:color w:val="000000"/>
                                <w:sz w:val="18"/>
                                <w:lang w:val="en-US"/>
                              </w:rPr>
                              <w:t xml:space="preserve">in the fusion model </w:t>
                            </w:r>
                            <w:r w:rsidR="003774C0" w:rsidRPr="009B0A72">
                              <w:rPr>
                                <w:rFonts w:eastAsia="等线"/>
                                <w:bCs/>
                                <w:color w:val="000000"/>
                                <w:sz w:val="18"/>
                                <w:lang w:val="en-US"/>
                              </w:rPr>
                              <w:t>through quadratic optimization in (1</w:t>
                            </w:r>
                            <w:r w:rsidR="003774C0">
                              <w:rPr>
                                <w:rFonts w:eastAsia="等线"/>
                                <w:bCs/>
                                <w:color w:val="000000"/>
                                <w:sz w:val="18"/>
                                <w:lang w:val="en-US"/>
                              </w:rPr>
                              <w:t>2</w:t>
                            </w:r>
                            <w:r w:rsidR="003774C0" w:rsidRPr="009B0A72">
                              <w:rPr>
                                <w:rFonts w:eastAsia="等线"/>
                                <w:bCs/>
                                <w:color w:val="000000"/>
                                <w:sz w:val="18"/>
                                <w:lang w:val="en-US"/>
                              </w:rPr>
                              <w:t>)</w:t>
                            </w:r>
                          </w:p>
                        </w:tc>
                      </w:tr>
                      <w:tr w:rsidR="003774C0" w:rsidRPr="00AE18D5" w14:paraId="28A6B145" w14:textId="77777777" w:rsidTr="0071213E">
                        <w:trPr>
                          <w:trHeight w:val="267"/>
                        </w:trPr>
                        <w:tc>
                          <w:tcPr>
                            <w:tcW w:w="451" w:type="dxa"/>
                          </w:tcPr>
                          <w:p w14:paraId="3098F4E8" w14:textId="77777777" w:rsidR="003774C0" w:rsidRPr="002B4ABB" w:rsidRDefault="003774C0" w:rsidP="003774C0">
                            <w:pPr>
                              <w:tabs>
                                <w:tab w:val="left" w:pos="220"/>
                                <w:tab w:val="left" w:pos="720"/>
                              </w:tabs>
                              <w:autoSpaceDE w:val="0"/>
                              <w:autoSpaceDN w:val="0"/>
                              <w:adjustRightInd w:val="0"/>
                              <w:rPr>
                                <w:color w:val="000000"/>
                                <w:sz w:val="18"/>
                                <w:lang w:eastAsia="zh-CN"/>
                              </w:rPr>
                            </w:pPr>
                            <w:r>
                              <w:rPr>
                                <w:rFonts w:hint="eastAsia"/>
                                <w:color w:val="000000"/>
                                <w:sz w:val="18"/>
                                <w:lang w:eastAsia="zh-CN"/>
                              </w:rPr>
                              <w:t>5</w:t>
                            </w:r>
                          </w:p>
                        </w:tc>
                        <w:tc>
                          <w:tcPr>
                            <w:tcW w:w="4505" w:type="dxa"/>
                            <w:vAlign w:val="bottom"/>
                          </w:tcPr>
                          <w:p w14:paraId="76F824BF" w14:textId="172AC673" w:rsidR="003774C0" w:rsidRDefault="002B1E7E" w:rsidP="003774C0">
                            <w:pPr>
                              <w:tabs>
                                <w:tab w:val="left" w:pos="220"/>
                                <w:tab w:val="left" w:pos="720"/>
                              </w:tabs>
                              <w:autoSpaceDE w:val="0"/>
                              <w:autoSpaceDN w:val="0"/>
                              <w:adjustRightInd w:val="0"/>
                              <w:ind w:leftChars="168" w:left="403"/>
                              <w:contextualSpacing/>
                              <w:jc w:val="both"/>
                              <w:rPr>
                                <w:bCs/>
                                <w:color w:val="000000"/>
                                <w:sz w:val="18"/>
                                <w:u w:val="single"/>
                                <w:lang w:eastAsia="zh-CN"/>
                              </w:rPr>
                            </w:pPr>
                            <w:r>
                              <w:rPr>
                                <w:bCs/>
                                <w:color w:val="000000"/>
                                <w:sz w:val="18"/>
                                <w:u w:val="single"/>
                                <w:lang w:eastAsia="zh-CN"/>
                              </w:rPr>
                              <w:t>E</w:t>
                            </w:r>
                            <w:r w:rsidR="003774C0" w:rsidRPr="00A01483">
                              <w:rPr>
                                <w:bCs/>
                                <w:color w:val="000000"/>
                                <w:sz w:val="18"/>
                                <w:lang w:eastAsia="zh-CN"/>
                              </w:rPr>
                              <w:t xml:space="preserve">stimate </w:t>
                            </w:r>
                            <w:r w:rsidR="003774C0" w:rsidRPr="002B4ABB">
                              <w:rPr>
                                <w:color w:val="000000"/>
                                <w:sz w:val="18"/>
                              </w:rPr>
                              <w:t>par</w:t>
                            </w:r>
                            <w:r w:rsidR="003774C0" w:rsidRPr="003D6E8A">
                              <w:rPr>
                                <w:color w:val="000000"/>
                                <w:sz w:val="18"/>
                                <w:szCs w:val="18"/>
                              </w:rPr>
                              <w:t>ameters</w:t>
                            </w:r>
                            <w:r w:rsidR="003774C0" w:rsidRPr="003D6E8A">
                              <w:rPr>
                                <w:iCs/>
                                <w:sz w:val="18"/>
                                <w:szCs w:val="18"/>
                              </w:rPr>
                              <w:t xml:space="preserve"> </w:t>
                            </w:r>
                            <m:oMath>
                              <m:r>
                                <m:rPr>
                                  <m:sty m:val="b"/>
                                </m:rPr>
                                <w:rPr>
                                  <w:rFonts w:ascii="Cambria Math" w:hAnsi="Cambria Math"/>
                                  <w:sz w:val="18"/>
                                  <w:szCs w:val="18"/>
                                  <w:lang w:val="en-US"/>
                                </w:rPr>
                                <m:t>Θ</m:t>
                              </m:r>
                              <m:r>
                                <m:rPr>
                                  <m:sty m:val="p"/>
                                </m:rPr>
                                <w:rPr>
                                  <w:rFonts w:ascii="Cambria Math" w:hAnsi="Cambria Math"/>
                                  <w:sz w:val="18"/>
                                  <w:szCs w:val="18"/>
                                  <w:lang w:val="en-US"/>
                                </w:rPr>
                                <m:t>=</m:t>
                              </m:r>
                              <m:d>
                                <m:dPr>
                                  <m:begChr m:val="["/>
                                  <m:endChr m:val="]"/>
                                  <m:ctrlPr>
                                    <w:rPr>
                                      <w:rFonts w:ascii="Cambria Math" w:hAnsi="Cambria Math"/>
                                      <w:iCs/>
                                      <w:sz w:val="18"/>
                                      <w:szCs w:val="18"/>
                                      <w:lang w:val="en-US"/>
                                    </w:rPr>
                                  </m:ctrlPr>
                                </m:dPr>
                                <m:e>
                                  <m:sSub>
                                    <m:sSubPr>
                                      <m:ctrlPr>
                                        <w:rPr>
                                          <w:rFonts w:ascii="Cambria Math" w:hAnsi="Cambria Math"/>
                                          <w:iCs/>
                                          <w:sz w:val="18"/>
                                          <w:szCs w:val="18"/>
                                          <w:lang w:val="en-US"/>
                                        </w:rPr>
                                      </m:ctrlPr>
                                    </m:sSubPr>
                                    <m:e>
                                      <m:r>
                                        <m:rPr>
                                          <m:sty m:val="b"/>
                                        </m:rPr>
                                        <w:rPr>
                                          <w:rFonts w:ascii="Cambria Math" w:hAnsi="Cambria Math"/>
                                          <w:sz w:val="18"/>
                                          <w:szCs w:val="18"/>
                                          <w:lang w:val="en-US"/>
                                        </w:rPr>
                                        <m:t>μ</m:t>
                                      </m:r>
                                    </m:e>
                                    <m:sub>
                                      <m:r>
                                        <m:rPr>
                                          <m:sty m:val="p"/>
                                        </m:rPr>
                                        <w:rPr>
                                          <w:rFonts w:ascii="Cambria Math" w:hAnsi="Cambria Math"/>
                                          <w:sz w:val="18"/>
                                          <w:szCs w:val="18"/>
                                          <w:lang w:val="en-US"/>
                                        </w:rPr>
                                        <m:t>Γ</m:t>
                                      </m:r>
                                    </m:sub>
                                  </m:sSub>
                                  <m:r>
                                    <m:rPr>
                                      <m:sty m:val="p"/>
                                    </m:rPr>
                                    <w:rPr>
                                      <w:rFonts w:ascii="Cambria Math" w:hAnsi="Cambria Math"/>
                                      <w:sz w:val="18"/>
                                      <w:szCs w:val="18"/>
                                      <w:lang w:val="en-US"/>
                                    </w:rPr>
                                    <m:t>,</m:t>
                                  </m:r>
                                  <m:sSub>
                                    <m:sSubPr>
                                      <m:ctrlPr>
                                        <w:rPr>
                                          <w:rFonts w:ascii="Cambria Math" w:hAnsi="Cambria Math"/>
                                          <w:iCs/>
                                          <w:sz w:val="18"/>
                                          <w:szCs w:val="18"/>
                                          <w:lang w:val="en-US"/>
                                        </w:rPr>
                                      </m:ctrlPr>
                                    </m:sSubPr>
                                    <m:e>
                                      <m:r>
                                        <m:rPr>
                                          <m:sty m:val="b"/>
                                        </m:rPr>
                                        <w:rPr>
                                          <w:rFonts w:ascii="Cambria Math" w:hAnsi="Cambria Math"/>
                                          <w:sz w:val="18"/>
                                          <w:szCs w:val="18"/>
                                          <w:lang w:val="en-US"/>
                                        </w:rPr>
                                        <m:t>C</m:t>
                                      </m:r>
                                    </m:e>
                                    <m:sub>
                                      <m:r>
                                        <m:rPr>
                                          <m:sty m:val="p"/>
                                        </m:rPr>
                                        <w:rPr>
                                          <w:rFonts w:ascii="Cambria Math" w:hAnsi="Cambria Math"/>
                                          <w:sz w:val="18"/>
                                          <w:szCs w:val="18"/>
                                          <w:lang w:val="en-US"/>
                                        </w:rPr>
                                        <m:t>Γ</m:t>
                                      </m:r>
                                    </m:sub>
                                  </m:sSub>
                                  <m:r>
                                    <m:rPr>
                                      <m:sty m:val="p"/>
                                    </m:rPr>
                                    <w:rPr>
                                      <w:rFonts w:ascii="Cambria Math" w:hAnsi="Cambria Math"/>
                                      <w:sz w:val="18"/>
                                      <w:szCs w:val="18"/>
                                      <w:lang w:val="en-US"/>
                                    </w:rPr>
                                    <m:t>,</m:t>
                                  </m:r>
                                  <m:sSup>
                                    <m:sSupPr>
                                      <m:ctrlPr>
                                        <w:rPr>
                                          <w:rFonts w:ascii="Cambria Math" w:hAnsi="Cambria Math"/>
                                          <w:iCs/>
                                          <w:sz w:val="18"/>
                                          <w:szCs w:val="18"/>
                                          <w:lang w:val="en-US"/>
                                        </w:rPr>
                                      </m:ctrlPr>
                                    </m:sSupPr>
                                    <m:e>
                                      <m:r>
                                        <w:rPr>
                                          <w:rFonts w:ascii="Cambria Math" w:hAnsi="Cambria Math"/>
                                          <w:sz w:val="18"/>
                                          <w:szCs w:val="18"/>
                                          <w:lang w:val="en-US"/>
                                        </w:rPr>
                                        <m:t>σ</m:t>
                                      </m:r>
                                    </m:e>
                                    <m:sup>
                                      <m:r>
                                        <m:rPr>
                                          <m:sty m:val="p"/>
                                        </m:rPr>
                                        <w:rPr>
                                          <w:rFonts w:ascii="Cambria Math" w:hAnsi="Cambria Math"/>
                                          <w:sz w:val="18"/>
                                          <w:szCs w:val="18"/>
                                          <w:lang w:val="en-US"/>
                                        </w:rPr>
                                        <m:t>2</m:t>
                                      </m:r>
                                    </m:sup>
                                  </m:sSup>
                                </m:e>
                              </m:d>
                            </m:oMath>
                            <w:r w:rsidR="003774C0">
                              <w:rPr>
                                <w:rFonts w:hint="eastAsia"/>
                                <w:iCs/>
                                <w:sz w:val="18"/>
                                <w:szCs w:val="18"/>
                                <w:lang w:val="en-US" w:eastAsia="zh-CN"/>
                              </w:rPr>
                              <w:t xml:space="preserve"> </w:t>
                            </w:r>
                            <w:r w:rsidR="003774C0">
                              <w:rPr>
                                <w:iCs/>
                                <w:sz w:val="18"/>
                                <w:szCs w:val="18"/>
                                <w:lang w:val="en-US" w:eastAsia="zh-CN"/>
                              </w:rPr>
                              <w:t xml:space="preserve">in </w:t>
                            </w:r>
                            <w:r>
                              <w:rPr>
                                <w:iCs/>
                                <w:sz w:val="18"/>
                                <w:szCs w:val="18"/>
                                <w:lang w:val="en-US" w:eastAsia="zh-CN"/>
                              </w:rPr>
                              <w:t xml:space="preserve">the </w:t>
                            </w:r>
                            <w:r w:rsidR="003774C0">
                              <w:rPr>
                                <w:iCs/>
                                <w:sz w:val="18"/>
                                <w:szCs w:val="18"/>
                                <w:lang w:val="en-US" w:eastAsia="zh-CN"/>
                              </w:rPr>
                              <w:t>degradation model through MAP-EM algorithm:</w:t>
                            </w:r>
                          </w:p>
                        </w:tc>
                      </w:tr>
                      <w:tr w:rsidR="003774C0" w:rsidRPr="00AE18D5" w14:paraId="10F3FF44" w14:textId="77777777" w:rsidTr="0071213E">
                        <w:trPr>
                          <w:trHeight w:val="267"/>
                        </w:trPr>
                        <w:tc>
                          <w:tcPr>
                            <w:tcW w:w="451" w:type="dxa"/>
                          </w:tcPr>
                          <w:p w14:paraId="1DEB5D8A" w14:textId="77777777" w:rsidR="003774C0" w:rsidRPr="002B4ABB" w:rsidRDefault="003774C0" w:rsidP="003774C0">
                            <w:pPr>
                              <w:tabs>
                                <w:tab w:val="left" w:pos="220"/>
                                <w:tab w:val="left" w:pos="720"/>
                              </w:tabs>
                              <w:autoSpaceDE w:val="0"/>
                              <w:autoSpaceDN w:val="0"/>
                              <w:adjustRightInd w:val="0"/>
                              <w:rPr>
                                <w:color w:val="000000"/>
                                <w:sz w:val="18"/>
                                <w:lang w:eastAsia="zh-CN"/>
                              </w:rPr>
                            </w:pPr>
                            <w:r>
                              <w:rPr>
                                <w:color w:val="000000"/>
                                <w:sz w:val="18"/>
                                <w:lang w:eastAsia="zh-CN"/>
                              </w:rPr>
                              <w:t>6:</w:t>
                            </w:r>
                          </w:p>
                        </w:tc>
                        <w:tc>
                          <w:tcPr>
                            <w:tcW w:w="4505" w:type="dxa"/>
                            <w:vAlign w:val="bottom"/>
                          </w:tcPr>
                          <w:p w14:paraId="697036D2" w14:textId="01C98038" w:rsidR="003774C0" w:rsidRPr="00930340" w:rsidRDefault="003774C0" w:rsidP="006824F5">
                            <w:pPr>
                              <w:tabs>
                                <w:tab w:val="left" w:pos="220"/>
                                <w:tab w:val="left" w:pos="720"/>
                              </w:tabs>
                              <w:autoSpaceDE w:val="0"/>
                              <w:autoSpaceDN w:val="0"/>
                              <w:adjustRightInd w:val="0"/>
                              <w:ind w:leftChars="225" w:left="540"/>
                              <w:contextualSpacing/>
                              <w:jc w:val="both"/>
                              <w:rPr>
                                <w:bCs/>
                                <w:color w:val="000000"/>
                                <w:sz w:val="18"/>
                                <w:u w:val="single"/>
                                <w:lang w:eastAsia="zh-CN"/>
                              </w:rPr>
                            </w:pPr>
                            <w:r>
                              <w:rPr>
                                <w:rFonts w:hint="eastAsia"/>
                                <w:bCs/>
                                <w:color w:val="000000"/>
                                <w:sz w:val="18"/>
                                <w:u w:val="single"/>
                                <w:lang w:eastAsia="zh-CN"/>
                              </w:rPr>
                              <w:t>E</w:t>
                            </w:r>
                            <w:r>
                              <w:rPr>
                                <w:bCs/>
                                <w:color w:val="000000"/>
                                <w:sz w:val="18"/>
                                <w:u w:val="single"/>
                                <w:lang w:eastAsia="zh-CN"/>
                              </w:rPr>
                              <w:t xml:space="preserve"> step:</w:t>
                            </w:r>
                            <w:r w:rsidRPr="00401F78">
                              <w:rPr>
                                <w:bCs/>
                                <w:color w:val="000000"/>
                                <w:sz w:val="18"/>
                                <w:lang w:eastAsia="zh-CN"/>
                              </w:rPr>
                              <w:t xml:space="preserve"> obtain expected log-likelihood </w:t>
                            </w:r>
                            <m:oMath>
                              <m:r>
                                <m:rPr>
                                  <m:sty m:val="p"/>
                                </m:rPr>
                                <w:rPr>
                                  <w:rFonts w:ascii="Cambria Math" w:hAnsi="Cambria Math"/>
                                  <w:color w:val="000000"/>
                                  <w:sz w:val="18"/>
                                  <w:lang w:val="en-US" w:eastAsia="zh-CN"/>
                                </w:rPr>
                                <m:t>Q</m:t>
                              </m:r>
                              <m:d>
                                <m:dPr>
                                  <m:ctrlPr>
                                    <w:rPr>
                                      <w:rFonts w:ascii="Cambria Math" w:hAnsi="Cambria Math"/>
                                      <w:bCs/>
                                      <w:color w:val="000000"/>
                                      <w:sz w:val="18"/>
                                      <w:lang w:val="en-US" w:eastAsia="zh-CN"/>
                                    </w:rPr>
                                  </m:ctrlPr>
                                </m:dPr>
                                <m:e>
                                  <m:r>
                                    <m:rPr>
                                      <m:sty m:val="b"/>
                                    </m:rPr>
                                    <w:rPr>
                                      <w:rFonts w:ascii="Cambria Math" w:hAnsi="Cambria Math"/>
                                      <w:color w:val="000000"/>
                                      <w:sz w:val="18"/>
                                      <w:lang w:val="en-US" w:eastAsia="zh-CN"/>
                                    </w:rPr>
                                    <m:t>Θ</m:t>
                                  </m:r>
                                  <m:r>
                                    <m:rPr>
                                      <m:sty m:val="p"/>
                                    </m:rPr>
                                    <w:rPr>
                                      <w:rFonts w:ascii="Cambria Math" w:hAnsi="Cambria Math"/>
                                      <w:color w:val="000000"/>
                                      <w:sz w:val="18"/>
                                      <w:lang w:val="en-US" w:eastAsia="zh-CN"/>
                                    </w:rPr>
                                    <m:t>,</m:t>
                                  </m:r>
                                  <m:sSup>
                                    <m:sSupPr>
                                      <m:ctrlPr>
                                        <w:rPr>
                                          <w:rFonts w:ascii="Cambria Math" w:hAnsi="Cambria Math"/>
                                          <w:bCs/>
                                          <w:color w:val="000000"/>
                                          <w:sz w:val="18"/>
                                          <w:lang w:val="en-US" w:eastAsia="zh-CN"/>
                                        </w:rPr>
                                      </m:ctrlPr>
                                    </m:sSupPr>
                                    <m:e>
                                      <m:r>
                                        <m:rPr>
                                          <m:sty m:val="b"/>
                                        </m:rPr>
                                        <w:rPr>
                                          <w:rFonts w:ascii="Cambria Math" w:hAnsi="Cambria Math"/>
                                          <w:color w:val="000000"/>
                                          <w:sz w:val="18"/>
                                          <w:lang w:val="en-US" w:eastAsia="zh-CN"/>
                                        </w:rPr>
                                        <m:t>Θ</m:t>
                                      </m:r>
                                    </m:e>
                                    <m:sup>
                                      <m:d>
                                        <m:dPr>
                                          <m:ctrlPr>
                                            <w:rPr>
                                              <w:rFonts w:ascii="Cambria Math" w:hAnsi="Cambria Math"/>
                                              <w:bCs/>
                                              <w:color w:val="000000"/>
                                              <w:sz w:val="18"/>
                                              <w:lang w:val="en-US" w:eastAsia="zh-CN"/>
                                            </w:rPr>
                                          </m:ctrlPr>
                                        </m:dPr>
                                        <m:e>
                                          <m:r>
                                            <w:rPr>
                                              <w:rFonts w:ascii="Cambria Math" w:hAnsi="Cambria Math"/>
                                              <w:color w:val="000000"/>
                                              <w:sz w:val="18"/>
                                              <w:lang w:val="en-US" w:eastAsia="zh-CN"/>
                                            </w:rPr>
                                            <m:t>j</m:t>
                                          </m:r>
                                        </m:e>
                                      </m:d>
                                    </m:sup>
                                  </m:sSup>
                                </m:e>
                              </m:d>
                            </m:oMath>
                            <w:r w:rsidRPr="00401F78">
                              <w:rPr>
                                <w:rFonts w:hint="eastAsia"/>
                                <w:bCs/>
                                <w:color w:val="000000"/>
                                <w:sz w:val="18"/>
                                <w:lang w:val="en-US" w:eastAsia="zh-CN"/>
                              </w:rPr>
                              <w:t xml:space="preserve"> </w:t>
                            </w:r>
                            <w:r w:rsidRPr="00401F78">
                              <w:rPr>
                                <w:bCs/>
                                <w:color w:val="000000"/>
                                <w:sz w:val="18"/>
                                <w:lang w:val="en-US" w:eastAsia="zh-CN"/>
                              </w:rPr>
                              <w:t>through (13)</w:t>
                            </w:r>
                          </w:p>
                        </w:tc>
                      </w:tr>
                      <w:tr w:rsidR="003774C0" w:rsidRPr="00AE18D5" w14:paraId="4FF4FD47" w14:textId="77777777" w:rsidTr="0071213E">
                        <w:trPr>
                          <w:trHeight w:val="267"/>
                        </w:trPr>
                        <w:tc>
                          <w:tcPr>
                            <w:tcW w:w="451" w:type="dxa"/>
                          </w:tcPr>
                          <w:p w14:paraId="7B949988" w14:textId="77777777" w:rsidR="003774C0" w:rsidRDefault="003774C0" w:rsidP="003774C0">
                            <w:pPr>
                              <w:tabs>
                                <w:tab w:val="left" w:pos="220"/>
                                <w:tab w:val="left" w:pos="720"/>
                              </w:tabs>
                              <w:autoSpaceDE w:val="0"/>
                              <w:autoSpaceDN w:val="0"/>
                              <w:adjustRightInd w:val="0"/>
                              <w:rPr>
                                <w:color w:val="000000"/>
                                <w:sz w:val="18"/>
                                <w:lang w:eastAsia="zh-CN"/>
                              </w:rPr>
                            </w:pPr>
                            <w:r>
                              <w:rPr>
                                <w:rFonts w:hint="eastAsia"/>
                                <w:color w:val="000000"/>
                                <w:sz w:val="18"/>
                                <w:lang w:eastAsia="zh-CN"/>
                              </w:rPr>
                              <w:t>7</w:t>
                            </w:r>
                          </w:p>
                        </w:tc>
                        <w:tc>
                          <w:tcPr>
                            <w:tcW w:w="4505" w:type="dxa"/>
                            <w:vAlign w:val="bottom"/>
                          </w:tcPr>
                          <w:p w14:paraId="0ED301B4" w14:textId="77777777" w:rsidR="003774C0" w:rsidRPr="00BB37E7" w:rsidRDefault="003774C0" w:rsidP="006824F5">
                            <w:pPr>
                              <w:tabs>
                                <w:tab w:val="left" w:pos="220"/>
                                <w:tab w:val="left" w:pos="720"/>
                              </w:tabs>
                              <w:autoSpaceDE w:val="0"/>
                              <w:autoSpaceDN w:val="0"/>
                              <w:adjustRightInd w:val="0"/>
                              <w:ind w:leftChars="215" w:left="516"/>
                              <w:contextualSpacing/>
                              <w:jc w:val="both"/>
                              <w:rPr>
                                <w:bCs/>
                                <w:color w:val="000000"/>
                                <w:sz w:val="18"/>
                                <w:u w:val="single"/>
                                <w:lang w:val="en-US"/>
                              </w:rPr>
                            </w:pPr>
                            <w:r>
                              <w:rPr>
                                <w:rFonts w:hint="eastAsia"/>
                                <w:bCs/>
                                <w:color w:val="000000"/>
                                <w:sz w:val="18"/>
                                <w:u w:val="single"/>
                                <w:lang w:eastAsia="zh-CN"/>
                              </w:rPr>
                              <w:t>M</w:t>
                            </w:r>
                            <w:r>
                              <w:rPr>
                                <w:bCs/>
                                <w:color w:val="000000"/>
                                <w:sz w:val="18"/>
                                <w:u w:val="single"/>
                                <w:lang w:eastAsia="zh-CN"/>
                              </w:rPr>
                              <w:t xml:space="preserve"> step:</w:t>
                            </w:r>
                            <w:r w:rsidRPr="001A07C5">
                              <w:rPr>
                                <w:bCs/>
                                <w:color w:val="000000"/>
                                <w:sz w:val="18"/>
                                <w:lang w:eastAsia="zh-CN"/>
                              </w:rPr>
                              <w:t xml:space="preserve"> </w:t>
                            </w:r>
                            <w:r w:rsidRPr="009B0A72">
                              <w:rPr>
                                <w:rFonts w:eastAsia="等线"/>
                                <w:bCs/>
                                <w:color w:val="000000"/>
                                <w:sz w:val="18"/>
                                <w:lang w:val="en-US"/>
                              </w:rPr>
                              <w:t xml:space="preserve">update </w:t>
                            </w:r>
                            <m:oMath>
                              <m:r>
                                <m:rPr>
                                  <m:sty m:val="b"/>
                                </m:rPr>
                                <w:rPr>
                                  <w:rFonts w:ascii="Cambria Math" w:hAnsi="Cambria Math"/>
                                  <w:color w:val="000000"/>
                                  <w:sz w:val="18"/>
                                  <w:lang w:val="en-US"/>
                                </w:rPr>
                                <m:t>Θ </m:t>
                              </m:r>
                            </m:oMath>
                            <w:r w:rsidRPr="001A07C5">
                              <w:rPr>
                                <w:rFonts w:hint="eastAsia"/>
                                <w:color w:val="000000"/>
                                <w:sz w:val="18"/>
                                <w:lang w:val="en-US" w:eastAsia="zh-CN"/>
                              </w:rPr>
                              <w:t>a</w:t>
                            </w:r>
                            <w:r w:rsidRPr="001A07C5">
                              <w:rPr>
                                <w:color w:val="000000"/>
                                <w:sz w:val="18"/>
                                <w:lang w:val="en-US" w:eastAsia="zh-CN"/>
                              </w:rPr>
                              <w:t>nd</w:t>
                            </w:r>
                            <w:r>
                              <w:rPr>
                                <w:color w:val="000000"/>
                                <w:sz w:val="18"/>
                                <w:lang w:val="en-US" w:eastAsia="zh-CN"/>
                              </w:rPr>
                              <w:t xml:space="preserve"> </w:t>
                            </w:r>
                            <w:r w:rsidRPr="001A07C5">
                              <w:rPr>
                                <w:color w:val="000000"/>
                                <w:sz w:val="18"/>
                                <w:lang w:val="en-US" w:eastAsia="zh-CN"/>
                              </w:rPr>
                              <w:t>obtain</w:t>
                            </w:r>
                            <w:r w:rsidRPr="001A07C5">
                              <w:rPr>
                                <w:b/>
                                <w:bCs/>
                                <w:color w:val="000000"/>
                                <w:sz w:val="18"/>
                                <w:lang w:val="en-US" w:eastAsia="zh-CN"/>
                              </w:rPr>
                              <w:t xml:space="preserve"> </w:t>
                            </w:r>
                            <m:oMath>
                              <m:sSup>
                                <m:sSupPr>
                                  <m:ctrlPr>
                                    <w:rPr>
                                      <w:rFonts w:ascii="Cambria Math" w:eastAsia="等线" w:hAnsi="Cambria Math"/>
                                      <w:i/>
                                      <w:iCs/>
                                      <w:sz w:val="18"/>
                                      <w:szCs w:val="18"/>
                                    </w:rPr>
                                  </m:ctrlPr>
                                </m:sSupPr>
                                <m:e>
                                  <m:r>
                                    <m:rPr>
                                      <m:sty m:val="b"/>
                                    </m:rPr>
                                    <w:rPr>
                                      <w:rFonts w:ascii="Cambria Math" w:hAnsi="Cambria Math"/>
                                      <w:sz w:val="18"/>
                                      <w:szCs w:val="18"/>
                                    </w:rPr>
                                    <m:t>Θ</m:t>
                                  </m:r>
                                </m:e>
                                <m:sup>
                                  <m:d>
                                    <m:dPr>
                                      <m:ctrlPr>
                                        <w:rPr>
                                          <w:rFonts w:ascii="Cambria Math" w:eastAsia="等线" w:hAnsi="Cambria Math"/>
                                          <w:i/>
                                          <w:iCs/>
                                          <w:sz w:val="18"/>
                                          <w:szCs w:val="18"/>
                                        </w:rPr>
                                      </m:ctrlPr>
                                    </m:dPr>
                                    <m:e>
                                      <m:r>
                                        <w:rPr>
                                          <w:rFonts w:ascii="Cambria Math" w:hAnsi="Cambria Math"/>
                                          <w:sz w:val="18"/>
                                          <w:szCs w:val="18"/>
                                        </w:rPr>
                                        <m:t>j+1</m:t>
                                      </m:r>
                                    </m:e>
                                  </m:d>
                                </m:sup>
                              </m:sSup>
                            </m:oMath>
                            <w:r>
                              <w:rPr>
                                <w:rFonts w:hint="eastAsia"/>
                                <w:iCs/>
                                <w:sz w:val="18"/>
                                <w:szCs w:val="18"/>
                                <w:lang w:eastAsia="zh-CN"/>
                              </w:rPr>
                              <w:t xml:space="preserve"> </w:t>
                            </w:r>
                            <w:r>
                              <w:rPr>
                                <w:iCs/>
                                <w:sz w:val="18"/>
                                <w:szCs w:val="18"/>
                                <w:lang w:eastAsia="zh-CN"/>
                              </w:rPr>
                              <w:t xml:space="preserve">through </w:t>
                            </w:r>
                            <m:oMath>
                              <m:r>
                                <m:rPr>
                                  <m:sty m:val="p"/>
                                </m:rPr>
                                <w:rPr>
                                  <w:rFonts w:ascii="Cambria Math" w:hAnsi="Cambria Math"/>
                                  <w:color w:val="000000"/>
                                  <w:sz w:val="18"/>
                                  <w:lang w:val="en-US"/>
                                </w:rPr>
                                <m:t>arg ma</m:t>
                              </m:r>
                              <m:sSub>
                                <m:sSubPr>
                                  <m:ctrlPr>
                                    <w:rPr>
                                      <w:rFonts w:ascii="Cambria Math" w:eastAsia="等线" w:hAnsi="Cambria Math"/>
                                      <w:bCs/>
                                      <w:color w:val="000000"/>
                                      <w:sz w:val="18"/>
                                      <w:lang w:val="en-US"/>
                                    </w:rPr>
                                  </m:ctrlPr>
                                </m:sSubPr>
                                <m:e>
                                  <m:r>
                                    <m:rPr>
                                      <m:sty m:val="p"/>
                                    </m:rPr>
                                    <w:rPr>
                                      <w:rFonts w:ascii="Cambria Math" w:hAnsi="Cambria Math"/>
                                      <w:color w:val="000000"/>
                                      <w:sz w:val="18"/>
                                      <w:lang w:val="en-US"/>
                                    </w:rPr>
                                    <m:t>x</m:t>
                                  </m:r>
                                </m:e>
                                <m:sub>
                                  <m:r>
                                    <m:rPr>
                                      <m:sty m:val="b"/>
                                    </m:rPr>
                                    <w:rPr>
                                      <w:rFonts w:ascii="Cambria Math" w:hAnsi="Cambria Math"/>
                                      <w:color w:val="000000"/>
                                      <w:sz w:val="18"/>
                                      <w:lang w:val="en-US"/>
                                    </w:rPr>
                                    <m:t>Θ</m:t>
                                  </m:r>
                                </m:sub>
                              </m:sSub>
                              <m:r>
                                <m:rPr>
                                  <m:sty m:val="p"/>
                                </m:rPr>
                                <w:rPr>
                                  <w:rFonts w:ascii="Cambria Math" w:hAnsi="Cambria Math"/>
                                  <w:color w:val="000000"/>
                                  <w:sz w:val="18"/>
                                  <w:lang w:val="en-US"/>
                                </w:rPr>
                                <m:t> Q</m:t>
                              </m:r>
                              <m:d>
                                <m:dPr>
                                  <m:ctrlPr>
                                    <w:rPr>
                                      <w:rFonts w:ascii="Cambria Math" w:eastAsia="等线" w:hAnsi="Cambria Math"/>
                                      <w:bCs/>
                                      <w:color w:val="000000"/>
                                      <w:sz w:val="18"/>
                                      <w:lang w:val="en-US"/>
                                    </w:rPr>
                                  </m:ctrlPr>
                                </m:dPr>
                                <m:e>
                                  <m:r>
                                    <m:rPr>
                                      <m:sty m:val="b"/>
                                    </m:rPr>
                                    <w:rPr>
                                      <w:rFonts w:ascii="Cambria Math" w:hAnsi="Cambria Math"/>
                                      <w:color w:val="000000"/>
                                      <w:sz w:val="18"/>
                                      <w:lang w:val="en-US"/>
                                    </w:rPr>
                                    <m:t>Θ</m:t>
                                  </m:r>
                                  <m:r>
                                    <m:rPr>
                                      <m:sty m:val="p"/>
                                    </m:rPr>
                                    <w:rPr>
                                      <w:rFonts w:ascii="Cambria Math" w:hAnsi="Cambria Math"/>
                                      <w:color w:val="000000"/>
                                      <w:sz w:val="18"/>
                                      <w:lang w:val="en-US"/>
                                    </w:rPr>
                                    <m:t>,</m:t>
                                  </m:r>
                                  <m:sSup>
                                    <m:sSupPr>
                                      <m:ctrlPr>
                                        <w:rPr>
                                          <w:rFonts w:ascii="Cambria Math" w:eastAsia="等线" w:hAnsi="Cambria Math"/>
                                          <w:bCs/>
                                          <w:color w:val="000000"/>
                                          <w:sz w:val="18"/>
                                          <w:lang w:val="en-US"/>
                                        </w:rPr>
                                      </m:ctrlPr>
                                    </m:sSupPr>
                                    <m:e>
                                      <m:r>
                                        <m:rPr>
                                          <m:sty m:val="b"/>
                                        </m:rPr>
                                        <w:rPr>
                                          <w:rFonts w:ascii="Cambria Math" w:hAnsi="Cambria Math"/>
                                          <w:color w:val="000000"/>
                                          <w:sz w:val="18"/>
                                          <w:lang w:val="en-US"/>
                                        </w:rPr>
                                        <m:t>Θ</m:t>
                                      </m:r>
                                    </m:e>
                                    <m:sup>
                                      <m:d>
                                        <m:dPr>
                                          <m:ctrlPr>
                                            <w:rPr>
                                              <w:rFonts w:ascii="Cambria Math" w:eastAsia="等线" w:hAnsi="Cambria Math"/>
                                              <w:bCs/>
                                              <w:color w:val="000000"/>
                                              <w:sz w:val="18"/>
                                              <w:lang w:val="en-US"/>
                                            </w:rPr>
                                          </m:ctrlPr>
                                        </m:dPr>
                                        <m:e>
                                          <m:r>
                                            <m:rPr>
                                              <m:sty m:val="p"/>
                                            </m:rPr>
                                            <w:rPr>
                                              <w:rFonts w:ascii="Cambria Math" w:hAnsi="Cambria Math"/>
                                              <w:color w:val="000000"/>
                                              <w:sz w:val="18"/>
                                              <w:lang w:val="en-US"/>
                                            </w:rPr>
                                            <m:t>j</m:t>
                                          </m:r>
                                        </m:e>
                                      </m:d>
                                    </m:sup>
                                  </m:sSup>
                                </m:e>
                              </m:d>
                            </m:oMath>
                            <w:r w:rsidRPr="007E40FD">
                              <w:rPr>
                                <w:rFonts w:eastAsia="等线"/>
                                <w:bCs/>
                                <w:color w:val="000000"/>
                                <w:sz w:val="18"/>
                                <w:lang w:val="en-US"/>
                              </w:rPr>
                              <w:t xml:space="preserve"> </w:t>
                            </w:r>
                            <w:r>
                              <w:rPr>
                                <w:rFonts w:eastAsia="等线"/>
                                <w:bCs/>
                                <w:color w:val="000000"/>
                                <w:sz w:val="18"/>
                                <w:lang w:val="en-US"/>
                              </w:rPr>
                              <w:t xml:space="preserve">following </w:t>
                            </w:r>
                            <w:r w:rsidRPr="007E40FD">
                              <w:rPr>
                                <w:rFonts w:eastAsia="等线"/>
                                <w:bCs/>
                                <w:color w:val="000000"/>
                                <w:sz w:val="18"/>
                                <w:lang w:val="en-US"/>
                              </w:rPr>
                              <w:t>(14)</w:t>
                            </w:r>
                          </w:p>
                        </w:tc>
                      </w:tr>
                      <w:tr w:rsidR="003774C0" w:rsidRPr="00AE18D5" w14:paraId="35913ADF" w14:textId="77777777" w:rsidTr="0071213E">
                        <w:trPr>
                          <w:trHeight w:val="62"/>
                        </w:trPr>
                        <w:tc>
                          <w:tcPr>
                            <w:tcW w:w="451" w:type="dxa"/>
                          </w:tcPr>
                          <w:p w14:paraId="04A5710D" w14:textId="77777777" w:rsidR="003774C0" w:rsidRPr="002B4ABB" w:rsidRDefault="003774C0" w:rsidP="003774C0">
                            <w:pPr>
                              <w:tabs>
                                <w:tab w:val="left" w:pos="220"/>
                                <w:tab w:val="left" w:pos="720"/>
                              </w:tabs>
                              <w:autoSpaceDE w:val="0"/>
                              <w:autoSpaceDN w:val="0"/>
                              <w:adjustRightInd w:val="0"/>
                              <w:rPr>
                                <w:color w:val="000000"/>
                                <w:sz w:val="18"/>
                              </w:rPr>
                            </w:pPr>
                            <w:r>
                              <w:rPr>
                                <w:color w:val="000000"/>
                                <w:sz w:val="18"/>
                              </w:rPr>
                              <w:t>8</w:t>
                            </w:r>
                            <w:r w:rsidRPr="002B4ABB">
                              <w:rPr>
                                <w:color w:val="000000"/>
                                <w:sz w:val="18"/>
                              </w:rPr>
                              <w:t>:</w:t>
                            </w:r>
                          </w:p>
                        </w:tc>
                        <w:tc>
                          <w:tcPr>
                            <w:tcW w:w="4505" w:type="dxa"/>
                            <w:vAlign w:val="bottom"/>
                          </w:tcPr>
                          <w:p w14:paraId="59EEB48C" w14:textId="77777777" w:rsidR="003774C0" w:rsidRPr="00F70F34" w:rsidRDefault="003774C0" w:rsidP="003774C0">
                            <w:pPr>
                              <w:tabs>
                                <w:tab w:val="left" w:pos="220"/>
                                <w:tab w:val="left" w:pos="720"/>
                              </w:tabs>
                              <w:autoSpaceDE w:val="0"/>
                              <w:autoSpaceDN w:val="0"/>
                              <w:adjustRightInd w:val="0"/>
                              <w:ind w:leftChars="168" w:left="403"/>
                              <w:contextualSpacing/>
                              <w:jc w:val="both"/>
                              <w:rPr>
                                <w:rFonts w:ascii="Cambria Math" w:hAnsi="Cambria Math"/>
                                <w:sz w:val="18"/>
                                <w:szCs w:val="18"/>
                                <w:lang w:val="en-US" w:eastAsia="zh-CN"/>
                              </w:rPr>
                            </w:pPr>
                            <w:r>
                              <w:rPr>
                                <w:b/>
                                <w:bCs/>
                                <w:color w:val="000000"/>
                                <w:sz w:val="18"/>
                              </w:rPr>
                              <w:t>I</w:t>
                            </w:r>
                            <w:r w:rsidRPr="002B4ABB">
                              <w:rPr>
                                <w:b/>
                                <w:bCs/>
                                <w:color w:val="000000"/>
                                <w:sz w:val="18"/>
                              </w:rPr>
                              <w:t>f</w:t>
                            </w:r>
                            <w:r>
                              <w:rPr>
                                <w:b/>
                                <w:bCs/>
                                <w:color w:val="000000"/>
                                <w:sz w:val="18"/>
                              </w:rPr>
                              <w:t xml:space="preserve"> </w:t>
                            </w:r>
                            <w:r>
                              <w:rPr>
                                <w:color w:val="000000"/>
                                <w:sz w:val="18"/>
                              </w:rPr>
                              <w:t>convergence is achieved, i.e.,</w:t>
                            </w:r>
                            <w:r>
                              <w:rPr>
                                <w:sz w:val="18"/>
                                <w:szCs w:val="18"/>
                              </w:rPr>
                              <w:t xml:space="preserve"> </w:t>
                            </w:r>
                            <m:oMath>
                              <m:r>
                                <w:rPr>
                                  <w:rFonts w:ascii="Cambria Math" w:hAnsi="Cambria Math"/>
                                  <w:sz w:val="18"/>
                                  <w:szCs w:val="18"/>
                                  <w:lang w:val="en-US"/>
                                </w:rPr>
                                <m:t>RMS</m:t>
                              </m:r>
                              <m:sSub>
                                <m:sSubPr>
                                  <m:ctrlPr>
                                    <w:rPr>
                                      <w:rFonts w:ascii="Cambria Math" w:eastAsia="等线" w:hAnsi="Cambria Math"/>
                                      <w:i/>
                                      <w:iCs/>
                                      <w:sz w:val="18"/>
                                      <w:szCs w:val="18"/>
                                      <w:lang w:val="en-US"/>
                                    </w:rPr>
                                  </m:ctrlPr>
                                </m:sSubPr>
                                <m:e>
                                  <m:r>
                                    <w:rPr>
                                      <w:rFonts w:ascii="Cambria Math" w:hAnsi="Cambria Math"/>
                                      <w:sz w:val="18"/>
                                      <w:szCs w:val="18"/>
                                      <w:lang w:val="en-US"/>
                                    </w:rPr>
                                    <m:t>E</m:t>
                                  </m:r>
                                </m:e>
                                <m:sub>
                                  <m:r>
                                    <w:rPr>
                                      <w:rFonts w:ascii="Cambria Math" w:hAnsi="Cambria Math"/>
                                      <w:sz w:val="18"/>
                                      <w:szCs w:val="18"/>
                                      <w:lang w:val="en-US"/>
                                    </w:rPr>
                                    <m:t>j+1</m:t>
                                  </m:r>
                                </m:sub>
                              </m:sSub>
                              <m:r>
                                <w:rPr>
                                  <w:rFonts w:ascii="Cambria Math" w:hAnsi="Cambria Math"/>
                                  <w:sz w:val="18"/>
                                  <w:szCs w:val="18"/>
                                  <w:lang w:val="en-US"/>
                                </w:rPr>
                                <m:t>%&lt;δ</m:t>
                              </m:r>
                            </m:oMath>
                          </w:p>
                        </w:tc>
                      </w:tr>
                      <w:tr w:rsidR="003774C0" w:rsidRPr="00AE18D5" w14:paraId="557D44FA" w14:textId="77777777" w:rsidTr="0071213E">
                        <w:trPr>
                          <w:trHeight w:val="62"/>
                        </w:trPr>
                        <w:tc>
                          <w:tcPr>
                            <w:tcW w:w="451" w:type="dxa"/>
                          </w:tcPr>
                          <w:p w14:paraId="1F8C58F3" w14:textId="77777777" w:rsidR="003774C0" w:rsidRPr="002B4ABB" w:rsidRDefault="003774C0" w:rsidP="003774C0">
                            <w:pPr>
                              <w:tabs>
                                <w:tab w:val="left" w:pos="220"/>
                                <w:tab w:val="left" w:pos="720"/>
                              </w:tabs>
                              <w:autoSpaceDE w:val="0"/>
                              <w:autoSpaceDN w:val="0"/>
                              <w:adjustRightInd w:val="0"/>
                              <w:rPr>
                                <w:color w:val="000000"/>
                                <w:sz w:val="18"/>
                                <w:lang w:eastAsia="zh-CN"/>
                              </w:rPr>
                            </w:pPr>
                            <w:r>
                              <w:rPr>
                                <w:rFonts w:hint="eastAsia"/>
                                <w:color w:val="000000"/>
                                <w:sz w:val="18"/>
                                <w:lang w:eastAsia="zh-CN"/>
                              </w:rPr>
                              <w:t>9</w:t>
                            </w:r>
                            <w:r>
                              <w:rPr>
                                <w:color w:val="000000"/>
                                <w:sz w:val="18"/>
                                <w:lang w:eastAsia="zh-CN"/>
                              </w:rPr>
                              <w:t>:</w:t>
                            </w:r>
                          </w:p>
                        </w:tc>
                        <w:tc>
                          <w:tcPr>
                            <w:tcW w:w="4505" w:type="dxa"/>
                            <w:vAlign w:val="bottom"/>
                          </w:tcPr>
                          <w:p w14:paraId="663D373E" w14:textId="77777777" w:rsidR="003774C0" w:rsidRPr="002B4ABB" w:rsidRDefault="003774C0" w:rsidP="006824F5">
                            <w:pPr>
                              <w:tabs>
                                <w:tab w:val="left" w:pos="220"/>
                                <w:tab w:val="left" w:pos="720"/>
                              </w:tabs>
                              <w:autoSpaceDE w:val="0"/>
                              <w:autoSpaceDN w:val="0"/>
                              <w:adjustRightInd w:val="0"/>
                              <w:ind w:leftChars="200" w:left="480"/>
                              <w:contextualSpacing/>
                              <w:jc w:val="both"/>
                              <w:rPr>
                                <w:b/>
                                <w:bCs/>
                                <w:color w:val="000000"/>
                                <w:sz w:val="18"/>
                                <w:lang w:eastAsia="zh-CN"/>
                              </w:rPr>
                            </w:pPr>
                            <w:r>
                              <w:rPr>
                                <w:b/>
                                <w:bCs/>
                                <w:color w:val="000000"/>
                                <w:sz w:val="18"/>
                                <w:lang w:eastAsia="zh-CN"/>
                              </w:rPr>
                              <w:t>Stop</w:t>
                            </w:r>
                            <w:r w:rsidRPr="00077374">
                              <w:rPr>
                                <w:color w:val="000000"/>
                                <w:sz w:val="18"/>
                                <w:lang w:eastAsia="zh-CN"/>
                              </w:rPr>
                              <w:t xml:space="preserve"> the loop</w:t>
                            </w:r>
                          </w:p>
                        </w:tc>
                      </w:tr>
                      <w:tr w:rsidR="003774C0" w:rsidRPr="00AE18D5" w14:paraId="6F6BC634" w14:textId="77777777" w:rsidTr="00077374">
                        <w:trPr>
                          <w:trHeight w:val="68"/>
                        </w:trPr>
                        <w:tc>
                          <w:tcPr>
                            <w:tcW w:w="451" w:type="dxa"/>
                            <w:tcBorders>
                              <w:bottom w:val="nil"/>
                            </w:tcBorders>
                          </w:tcPr>
                          <w:p w14:paraId="41CC0389" w14:textId="77777777" w:rsidR="003774C0" w:rsidRPr="002B4ABB" w:rsidRDefault="003774C0" w:rsidP="003774C0">
                            <w:pPr>
                              <w:tabs>
                                <w:tab w:val="left" w:pos="220"/>
                                <w:tab w:val="left" w:pos="720"/>
                              </w:tabs>
                              <w:autoSpaceDE w:val="0"/>
                              <w:autoSpaceDN w:val="0"/>
                              <w:adjustRightInd w:val="0"/>
                              <w:rPr>
                                <w:color w:val="000000"/>
                                <w:sz w:val="18"/>
                              </w:rPr>
                            </w:pPr>
                            <w:r>
                              <w:rPr>
                                <w:color w:val="000000"/>
                                <w:sz w:val="18"/>
                              </w:rPr>
                              <w:t>10</w:t>
                            </w:r>
                            <w:r w:rsidRPr="002B4ABB">
                              <w:rPr>
                                <w:color w:val="000000"/>
                                <w:sz w:val="18"/>
                              </w:rPr>
                              <w:t>:</w:t>
                            </w:r>
                          </w:p>
                        </w:tc>
                        <w:tc>
                          <w:tcPr>
                            <w:tcW w:w="4505" w:type="dxa"/>
                            <w:tcBorders>
                              <w:bottom w:val="nil"/>
                            </w:tcBorders>
                          </w:tcPr>
                          <w:p w14:paraId="4AB07B02" w14:textId="77777777" w:rsidR="003774C0" w:rsidRPr="002B4ABB" w:rsidRDefault="003774C0" w:rsidP="006824F5">
                            <w:pPr>
                              <w:tabs>
                                <w:tab w:val="left" w:pos="220"/>
                                <w:tab w:val="left" w:pos="720"/>
                              </w:tabs>
                              <w:autoSpaceDE w:val="0"/>
                              <w:autoSpaceDN w:val="0"/>
                              <w:adjustRightInd w:val="0"/>
                              <w:contextualSpacing/>
                              <w:jc w:val="both"/>
                              <w:rPr>
                                <w:bCs/>
                                <w:iCs/>
                                <w:color w:val="000000"/>
                                <w:sz w:val="18"/>
                              </w:rPr>
                            </w:pPr>
                            <w:r>
                              <w:rPr>
                                <w:b/>
                                <w:bCs/>
                                <w:iCs/>
                                <w:color w:val="000000"/>
                                <w:sz w:val="18"/>
                              </w:rPr>
                              <w:t>Else</w:t>
                            </w:r>
                          </w:p>
                        </w:tc>
                      </w:tr>
                      <w:tr w:rsidR="003774C0" w:rsidRPr="00AE18D5" w14:paraId="708B55BC" w14:textId="77777777" w:rsidTr="00077374">
                        <w:trPr>
                          <w:trHeight w:val="72"/>
                        </w:trPr>
                        <w:tc>
                          <w:tcPr>
                            <w:tcW w:w="451" w:type="dxa"/>
                            <w:tcBorders>
                              <w:top w:val="nil"/>
                              <w:bottom w:val="single" w:sz="18" w:space="0" w:color="auto"/>
                            </w:tcBorders>
                            <w:vAlign w:val="bottom"/>
                          </w:tcPr>
                          <w:p w14:paraId="149FA7DD" w14:textId="77777777" w:rsidR="003774C0" w:rsidRPr="002B4ABB" w:rsidRDefault="003774C0" w:rsidP="003774C0">
                            <w:pPr>
                              <w:tabs>
                                <w:tab w:val="left" w:pos="220"/>
                                <w:tab w:val="left" w:pos="720"/>
                              </w:tabs>
                              <w:autoSpaceDE w:val="0"/>
                              <w:autoSpaceDN w:val="0"/>
                              <w:adjustRightInd w:val="0"/>
                              <w:rPr>
                                <w:color w:val="000000"/>
                                <w:sz w:val="18"/>
                              </w:rPr>
                            </w:pPr>
                            <w:r w:rsidRPr="002B4ABB">
                              <w:rPr>
                                <w:color w:val="000000"/>
                                <w:sz w:val="18"/>
                              </w:rPr>
                              <w:t>1</w:t>
                            </w:r>
                            <w:r>
                              <w:rPr>
                                <w:color w:val="000000"/>
                                <w:sz w:val="18"/>
                              </w:rPr>
                              <w:t>1</w:t>
                            </w:r>
                            <w:r w:rsidRPr="002B4ABB">
                              <w:rPr>
                                <w:color w:val="000000"/>
                                <w:sz w:val="18"/>
                              </w:rPr>
                              <w:t>:</w:t>
                            </w:r>
                          </w:p>
                        </w:tc>
                        <w:tc>
                          <w:tcPr>
                            <w:tcW w:w="4505" w:type="dxa"/>
                            <w:tcBorders>
                              <w:top w:val="nil"/>
                              <w:bottom w:val="single" w:sz="18" w:space="0" w:color="auto"/>
                            </w:tcBorders>
                            <w:vAlign w:val="bottom"/>
                          </w:tcPr>
                          <w:p w14:paraId="4BF77D36" w14:textId="77777777" w:rsidR="003774C0" w:rsidRPr="007B74FC" w:rsidRDefault="003774C0" w:rsidP="003774C0">
                            <w:pPr>
                              <w:tabs>
                                <w:tab w:val="left" w:pos="220"/>
                                <w:tab w:val="left" w:pos="720"/>
                              </w:tabs>
                              <w:autoSpaceDE w:val="0"/>
                              <w:autoSpaceDN w:val="0"/>
                              <w:adjustRightInd w:val="0"/>
                              <w:jc w:val="both"/>
                              <w:rPr>
                                <w:color w:val="000000"/>
                                <w:sz w:val="18"/>
                                <w:szCs w:val="18"/>
                                <w:lang w:eastAsia="zh-CN"/>
                              </w:rPr>
                            </w:pPr>
                            <w:r>
                              <w:rPr>
                                <w:rFonts w:hint="eastAsia"/>
                                <w:color w:val="000000"/>
                                <w:sz w:val="18"/>
                                <w:szCs w:val="18"/>
                                <w:lang w:eastAsia="zh-CN"/>
                              </w:rPr>
                              <w:t xml:space="preserve">  </w:t>
                            </w:r>
                            <w:r>
                              <w:rPr>
                                <w:color w:val="000000"/>
                                <w:sz w:val="18"/>
                                <w:szCs w:val="18"/>
                                <w:lang w:eastAsia="zh-CN"/>
                              </w:rPr>
                              <w:t xml:space="preserve">   </w:t>
                            </w:r>
                            <w:r>
                              <w:rPr>
                                <w:rFonts w:eastAsiaTheme="minorEastAsia" w:hint="eastAsia"/>
                                <w:color w:val="000000"/>
                                <w:sz w:val="18"/>
                                <w:szCs w:val="18"/>
                                <w:lang w:eastAsia="zh-CN"/>
                              </w:rPr>
                              <w:t xml:space="preserve"> </w:t>
                            </w:r>
                            <w:r>
                              <w:rPr>
                                <w:rFonts w:eastAsiaTheme="minorEastAsia"/>
                                <w:color w:val="000000"/>
                                <w:sz w:val="18"/>
                                <w:szCs w:val="18"/>
                                <w:lang w:eastAsia="zh-CN"/>
                              </w:rPr>
                              <w:t xml:space="preserve">    </w:t>
                            </w:r>
                            <m:oMath>
                              <m:r>
                                <w:rPr>
                                  <w:rFonts w:ascii="Cambria Math" w:hAnsi="Cambria Math" w:cs="+mn-cs"/>
                                  <w:color w:val="000000"/>
                                  <w:kern w:val="24"/>
                                </w:rPr>
                                <m:t>j=j+</m:t>
                              </m:r>
                              <m:r>
                                <w:rPr>
                                  <w:rFonts w:ascii="Cambria Math" w:hAnsi="Cambria Math" w:cs="+mn-cs"/>
                                  <w:color w:val="000000"/>
                                  <w:kern w:val="24"/>
                                  <w:sz w:val="18"/>
                                  <w:szCs w:val="18"/>
                                </w:rPr>
                                <m:t>1</m:t>
                              </m:r>
                            </m:oMath>
                          </w:p>
                        </w:tc>
                      </w:tr>
                    </w:tbl>
                    <w:p w14:paraId="2C64F453" w14:textId="77777777" w:rsidR="003774C0" w:rsidRDefault="003774C0" w:rsidP="003774C0">
                      <w:pPr>
                        <w:pStyle w:val="a5"/>
                        <w:ind w:firstLine="0"/>
                      </w:pPr>
                    </w:p>
                  </w:txbxContent>
                </v:textbox>
                <w10:anchorlock/>
              </v:shape>
            </w:pict>
          </mc:Fallback>
        </mc:AlternateContent>
      </w:r>
    </w:p>
    <w:p w14:paraId="53EFE14A" w14:textId="616442DC" w:rsidR="007754FC" w:rsidRDefault="003F58B2" w:rsidP="001C5FD4">
      <w:pPr>
        <w:pStyle w:val="Text"/>
        <w:ind w:firstLineChars="100" w:firstLine="200"/>
        <w:rPr>
          <w:shd w:val="clear" w:color="auto" w:fill="FFFFFF"/>
          <w:lang w:eastAsia="zh-CN"/>
        </w:rPr>
      </w:pPr>
      <w:r>
        <w:rPr>
          <w:iCs/>
          <w:color w:val="000000"/>
          <w:kern w:val="24"/>
          <w:lang w:eastAsia="zh-CN"/>
        </w:rPr>
        <w:t>According</w:t>
      </w:r>
      <w:r w:rsidR="00FD0607">
        <w:rPr>
          <w:iCs/>
          <w:color w:val="000000"/>
          <w:kern w:val="24"/>
          <w:lang w:eastAsia="zh-CN"/>
        </w:rPr>
        <w:t xml:space="preserve"> to </w:t>
      </w:r>
      <w:r w:rsidR="00A807B1">
        <w:rPr>
          <w:noProof/>
          <w:lang w:eastAsia="zh-CN"/>
        </w:rPr>
        <w:t>Algorithm 1</w:t>
      </w:r>
      <w:r w:rsidR="00FD0607">
        <w:rPr>
          <w:iCs/>
          <w:color w:val="000000"/>
          <w:kern w:val="24"/>
          <w:lang w:eastAsia="zh-CN"/>
        </w:rPr>
        <w:t xml:space="preserve">, </w:t>
      </w:r>
      <w:r w:rsidR="004D5572" w:rsidRPr="004D5572">
        <w:rPr>
          <w:iCs/>
          <w:color w:val="000000"/>
          <w:kern w:val="24"/>
          <w:lang w:eastAsia="zh-CN"/>
        </w:rPr>
        <w:t>w</w:t>
      </w:r>
      <w:r w:rsidR="004D5572" w:rsidRPr="004D5572">
        <w:rPr>
          <w:rFonts w:hint="eastAsia"/>
          <w:iCs/>
          <w:color w:val="000000"/>
          <w:kern w:val="24"/>
          <w:lang w:eastAsia="zh-CN"/>
        </w:rPr>
        <w:t>e</w:t>
      </w:r>
      <w:r w:rsidR="004D5572" w:rsidRPr="004D5572">
        <w:rPr>
          <w:iCs/>
          <w:color w:val="000000"/>
          <w:kern w:val="24"/>
          <w:lang w:eastAsia="zh-CN"/>
        </w:rPr>
        <w:t xml:space="preserve"> utilize </w:t>
      </w:r>
      <w:r w:rsidR="004D5572" w:rsidRPr="004D5572">
        <w:rPr>
          <w:rFonts w:hint="eastAsia"/>
          <w:iCs/>
          <w:color w:val="000000"/>
          <w:kern w:val="24"/>
          <w:lang w:eastAsia="zh-CN"/>
        </w:rPr>
        <w:t>all</w:t>
      </w:r>
      <w:r w:rsidR="004D5572" w:rsidRPr="004D5572">
        <w:rPr>
          <w:iCs/>
          <w:color w:val="000000"/>
          <w:kern w:val="24"/>
          <w:lang w:eastAsia="zh-CN"/>
        </w:rPr>
        <w:t xml:space="preserve"> of the </w:t>
      </w:r>
      <m:oMath>
        <m:r>
          <w:rPr>
            <w:rFonts w:ascii="Cambria Math" w:hAnsi="Cambria Math"/>
            <w:color w:val="000000"/>
            <w:kern w:val="24"/>
            <w:lang w:eastAsia="zh-CN"/>
          </w:rPr>
          <m:t>L</m:t>
        </m:r>
      </m:oMath>
      <w:r w:rsidR="004D5572" w:rsidRPr="004D5572">
        <w:rPr>
          <w:rFonts w:hint="eastAsia"/>
          <w:iCs/>
          <w:color w:val="000000"/>
          <w:kern w:val="24"/>
          <w:lang w:eastAsia="zh-CN"/>
        </w:rPr>
        <w:t xml:space="preserve"> </w:t>
      </w:r>
      <w:r w:rsidR="004D5572" w:rsidRPr="004D5572">
        <w:rPr>
          <w:iCs/>
          <w:color w:val="000000"/>
          <w:kern w:val="24"/>
          <w:lang w:eastAsia="zh-CN"/>
        </w:rPr>
        <w:t>historical</w:t>
      </w:r>
      <w:r w:rsidR="004D5572" w:rsidRPr="004D5572">
        <w:rPr>
          <w:rFonts w:hint="eastAsia"/>
          <w:iCs/>
          <w:color w:val="000000"/>
          <w:kern w:val="24"/>
          <w:lang w:eastAsia="zh-CN"/>
        </w:rPr>
        <w:t xml:space="preserve"> </w:t>
      </w:r>
      <w:r w:rsidR="004D5572" w:rsidRPr="004D5572">
        <w:rPr>
          <w:iCs/>
          <w:color w:val="000000"/>
          <w:kern w:val="24"/>
          <w:lang w:eastAsia="zh-CN"/>
        </w:rPr>
        <w:t xml:space="preserve">units with their completely observed sensor signals </w:t>
      </w:r>
      <m:oMath>
        <m:sSub>
          <m:sSubPr>
            <m:ctrlPr>
              <w:rPr>
                <w:rFonts w:ascii="Cambria Math" w:hAnsi="Cambria Math"/>
                <w:i/>
                <w:iCs/>
                <w:color w:val="000000"/>
                <w:kern w:val="24"/>
                <w:lang w:eastAsia="zh-CN"/>
              </w:rPr>
            </m:ctrlPr>
          </m:sSubPr>
          <m:e>
            <m:r>
              <m:rPr>
                <m:sty m:val="b"/>
              </m:rPr>
              <w:rPr>
                <w:rFonts w:ascii="Cambria Math" w:hAnsi="Cambria Math"/>
                <w:color w:val="000000"/>
                <w:kern w:val="24"/>
                <w:lang w:eastAsia="zh-CN"/>
              </w:rPr>
              <m:t>x</m:t>
            </m:r>
          </m:e>
          <m:sub>
            <m:r>
              <w:rPr>
                <w:rFonts w:ascii="Cambria Math" w:hAnsi="Cambria Math"/>
                <w:color w:val="000000"/>
                <w:kern w:val="24"/>
                <w:lang w:eastAsia="zh-CN"/>
              </w:rPr>
              <m:t>l</m:t>
            </m:r>
          </m:sub>
        </m:sSub>
      </m:oMath>
      <w:r w:rsidR="004D5572" w:rsidRPr="004D5572">
        <w:rPr>
          <w:rFonts w:hint="eastAsia"/>
          <w:iCs/>
          <w:color w:val="000000"/>
          <w:kern w:val="24"/>
          <w:lang w:eastAsia="zh-CN"/>
        </w:rPr>
        <w:t xml:space="preserve"> </w:t>
      </w:r>
      <w:r w:rsidR="004D5572" w:rsidRPr="004D5572">
        <w:rPr>
          <w:iCs/>
          <w:color w:val="000000"/>
          <w:kern w:val="24"/>
          <w:lang w:eastAsia="zh-CN"/>
        </w:rPr>
        <w:t>(</w:t>
      </w:r>
      <m:oMath>
        <m:r>
          <w:rPr>
            <w:rFonts w:ascii="Cambria Math" w:hAnsi="Cambria Math"/>
            <w:color w:val="000000"/>
            <w:kern w:val="24"/>
            <w:lang w:eastAsia="zh-CN"/>
          </w:rPr>
          <m:t>l=1, …, L</m:t>
        </m:r>
      </m:oMath>
      <w:r w:rsidR="004D5572" w:rsidRPr="004D5572">
        <w:rPr>
          <w:iCs/>
          <w:color w:val="000000"/>
          <w:kern w:val="24"/>
          <w:lang w:eastAsia="zh-CN"/>
        </w:rPr>
        <w:t xml:space="preserve">) that contain their </w:t>
      </w:r>
      <w:r w:rsidR="00936EE8">
        <w:rPr>
          <w:iCs/>
          <w:color w:val="000000"/>
          <w:kern w:val="24"/>
          <w:lang w:eastAsia="zh-CN"/>
        </w:rPr>
        <w:t>entire</w:t>
      </w:r>
      <w:r w:rsidR="004D5572" w:rsidRPr="004D5572">
        <w:rPr>
          <w:iCs/>
          <w:color w:val="000000"/>
          <w:kern w:val="24"/>
          <w:lang w:eastAsia="zh-CN"/>
        </w:rPr>
        <w:t xml:space="preserve"> degradation processes until failure </w:t>
      </w:r>
      <w:r w:rsidR="004D5572">
        <w:rPr>
          <w:iCs/>
          <w:color w:val="000000"/>
          <w:kern w:val="24"/>
          <w:lang w:eastAsia="zh-CN"/>
        </w:rPr>
        <w:t>as the input</w:t>
      </w:r>
      <w:r w:rsidR="00B86297">
        <w:rPr>
          <w:iCs/>
          <w:color w:val="000000"/>
          <w:kern w:val="24"/>
          <w:lang w:eastAsia="zh-CN"/>
        </w:rPr>
        <w:t xml:space="preserve"> of the algorithm</w:t>
      </w:r>
      <w:r w:rsidR="004D5572">
        <w:rPr>
          <w:iCs/>
          <w:color w:val="000000"/>
          <w:kern w:val="24"/>
          <w:lang w:eastAsia="zh-CN"/>
        </w:rPr>
        <w:t xml:space="preserve">, and </w:t>
      </w:r>
      <w:r w:rsidR="00FD0607">
        <w:rPr>
          <w:iCs/>
          <w:color w:val="000000"/>
          <w:kern w:val="24"/>
          <w:lang w:eastAsia="zh-CN"/>
        </w:rPr>
        <w:t>t</w:t>
      </w:r>
      <w:r w:rsidR="007754FC" w:rsidRPr="007754FC">
        <w:rPr>
          <w:iCs/>
          <w:color w:val="000000"/>
          <w:kern w:val="24"/>
          <w:lang w:eastAsia="zh-CN"/>
        </w:rPr>
        <w:t xml:space="preserve">he procedure of the QOIEM algorithm </w:t>
      </w:r>
      <w:r w:rsidR="00B17BBC">
        <w:rPr>
          <w:iCs/>
          <w:color w:val="000000"/>
          <w:kern w:val="24"/>
          <w:lang w:eastAsia="zh-CN"/>
        </w:rPr>
        <w:t>can be listed as follows</w:t>
      </w:r>
      <w:r w:rsidR="007754FC" w:rsidRPr="007754FC">
        <w:rPr>
          <w:iCs/>
          <w:color w:val="000000"/>
          <w:kern w:val="24"/>
          <w:lang w:eastAsia="zh-CN"/>
        </w:rPr>
        <w:t xml:space="preserve">, i.e., 1) initialize parameters </w:t>
      </w:r>
      <m:oMath>
        <m:sSup>
          <m:sSupPr>
            <m:ctrlPr>
              <w:rPr>
                <w:rFonts w:ascii="Cambria Math" w:eastAsia="等线" w:hAnsi="Cambria Math"/>
                <w:i/>
                <w:iCs/>
                <w:sz w:val="18"/>
                <w:szCs w:val="18"/>
              </w:rPr>
            </m:ctrlPr>
          </m:sSupPr>
          <m:e>
            <m:r>
              <m:rPr>
                <m:sty m:val="b"/>
              </m:rPr>
              <w:rPr>
                <w:rFonts w:ascii="Cambria Math" w:hAnsi="Cambria Math"/>
                <w:sz w:val="18"/>
                <w:szCs w:val="18"/>
              </w:rPr>
              <m:t>Θ</m:t>
            </m:r>
          </m:e>
          <m:sup>
            <m:d>
              <m:dPr>
                <m:ctrlPr>
                  <w:rPr>
                    <w:rFonts w:ascii="Cambria Math" w:eastAsia="等线" w:hAnsi="Cambria Math"/>
                    <w:i/>
                    <w:iCs/>
                    <w:sz w:val="18"/>
                    <w:szCs w:val="18"/>
                  </w:rPr>
                </m:ctrlPr>
              </m:dPr>
              <m:e>
                <m:r>
                  <w:rPr>
                    <w:rFonts w:ascii="Cambria Math" w:hAnsi="Cambria Math"/>
                    <w:sz w:val="18"/>
                    <w:szCs w:val="18"/>
                  </w:rPr>
                  <m:t>j</m:t>
                </m:r>
              </m:e>
            </m:d>
          </m:sup>
        </m:sSup>
        <m:r>
          <m:rPr>
            <m:sty m:val="p"/>
          </m:rPr>
          <w:rPr>
            <w:rFonts w:ascii="Cambria Math" w:hAnsi="Cambria Math"/>
            <w:sz w:val="18"/>
            <w:szCs w:val="18"/>
          </w:rPr>
          <m:t>=</m:t>
        </m:r>
        <m:sSubSup>
          <m:sSubSupPr>
            <m:ctrlPr>
              <w:rPr>
                <w:rFonts w:ascii="Cambria Math" w:eastAsia="等线" w:hAnsi="Cambria Math"/>
                <w:i/>
                <w:iCs/>
                <w:sz w:val="18"/>
                <w:szCs w:val="18"/>
              </w:rPr>
            </m:ctrlPr>
          </m:sSubSupPr>
          <m:e>
            <m:r>
              <m:rPr>
                <m:sty m:val="p"/>
              </m:rPr>
              <w:rPr>
                <w:rFonts w:ascii="Cambria Math" w:hAnsi="Cambria Math"/>
                <w:sz w:val="18"/>
                <w:szCs w:val="18"/>
              </w:rPr>
              <m:t>[</m:t>
            </m:r>
            <m:r>
              <m:rPr>
                <m:sty m:val="b"/>
              </m:rPr>
              <w:rPr>
                <w:rFonts w:ascii="Cambria Math" w:hAnsi="Cambria Math"/>
                <w:sz w:val="18"/>
                <w:szCs w:val="18"/>
              </w:rPr>
              <m:t>μ</m:t>
            </m:r>
          </m:e>
          <m:sub>
            <m:r>
              <m:rPr>
                <m:sty m:val="p"/>
              </m:rPr>
              <w:rPr>
                <w:rFonts w:ascii="Cambria Math" w:hAnsi="Cambria Math"/>
                <w:sz w:val="18"/>
                <w:szCs w:val="18"/>
              </w:rPr>
              <m:t>Γ</m:t>
            </m:r>
          </m:sub>
          <m:sup>
            <m:r>
              <w:rPr>
                <w:rFonts w:ascii="Cambria Math" w:hAnsi="Cambria Math"/>
                <w:sz w:val="18"/>
                <w:szCs w:val="18"/>
              </w:rPr>
              <m:t>(j)</m:t>
            </m:r>
          </m:sup>
        </m:sSubSup>
        <m:r>
          <m:rPr>
            <m:sty m:val="p"/>
          </m:rPr>
          <w:rPr>
            <w:rFonts w:ascii="Cambria Math" w:hAnsi="Cambria Math"/>
            <w:sz w:val="18"/>
            <w:szCs w:val="18"/>
          </w:rPr>
          <m:t>,</m:t>
        </m:r>
        <m:sSubSup>
          <m:sSubSupPr>
            <m:ctrlPr>
              <w:rPr>
                <w:rFonts w:ascii="Cambria Math" w:eastAsia="等线" w:hAnsi="Cambria Math"/>
                <w:i/>
                <w:iCs/>
                <w:sz w:val="18"/>
                <w:szCs w:val="18"/>
              </w:rPr>
            </m:ctrlPr>
          </m:sSubSupPr>
          <m:e>
            <m:r>
              <m:rPr>
                <m:sty m:val="b"/>
              </m:rPr>
              <w:rPr>
                <w:rFonts w:ascii="Cambria Math" w:hAnsi="Cambria Math"/>
                <w:sz w:val="18"/>
                <w:szCs w:val="18"/>
              </w:rPr>
              <m:t>C</m:t>
            </m:r>
          </m:e>
          <m:sub>
            <m:r>
              <m:rPr>
                <m:sty m:val="p"/>
              </m:rPr>
              <w:rPr>
                <w:rFonts w:ascii="Cambria Math" w:hAnsi="Cambria Math"/>
                <w:sz w:val="18"/>
                <w:szCs w:val="18"/>
              </w:rPr>
              <m:t>Γ</m:t>
            </m:r>
          </m:sub>
          <m:sup>
            <m:r>
              <w:rPr>
                <w:rFonts w:ascii="Cambria Math" w:hAnsi="Cambria Math"/>
                <w:sz w:val="18"/>
                <w:szCs w:val="18"/>
              </w:rPr>
              <m:t>(j)</m:t>
            </m:r>
          </m:sup>
        </m:sSubSup>
        <m:r>
          <m:rPr>
            <m:sty m:val="p"/>
          </m:rPr>
          <w:rPr>
            <w:rFonts w:ascii="Cambria Math" w:hAnsi="Cambria Math"/>
            <w:sz w:val="18"/>
            <w:szCs w:val="18"/>
          </w:rPr>
          <m:t>,</m:t>
        </m:r>
        <m:sSup>
          <m:sSupPr>
            <m:ctrlPr>
              <w:rPr>
                <w:rFonts w:ascii="Cambria Math" w:eastAsia="等线" w:hAnsi="Cambria Math"/>
                <w:i/>
                <w:iCs/>
                <w:sz w:val="18"/>
                <w:szCs w:val="18"/>
              </w:rPr>
            </m:ctrlPr>
          </m:sSupPr>
          <m:e>
            <m:sSup>
              <m:sSupPr>
                <m:ctrlPr>
                  <w:rPr>
                    <w:rFonts w:ascii="Cambria Math" w:eastAsia="等线" w:hAnsi="Cambria Math"/>
                    <w:i/>
                    <w:iCs/>
                    <w:sz w:val="18"/>
                    <w:szCs w:val="18"/>
                  </w:rPr>
                </m:ctrlPr>
              </m:sSupPr>
              <m:e>
                <m:r>
                  <w:rPr>
                    <w:rFonts w:ascii="Cambria Math" w:hAnsi="Cambria Math"/>
                    <w:sz w:val="18"/>
                    <w:szCs w:val="18"/>
                  </w:rPr>
                  <m:t>σ</m:t>
                </m:r>
              </m:e>
              <m:sup>
                <m:r>
                  <m:rPr>
                    <m:sty m:val="p"/>
                  </m:rPr>
                  <w:rPr>
                    <w:rFonts w:ascii="Cambria Math" w:hAnsi="Cambria Math"/>
                    <w:sz w:val="18"/>
                    <w:szCs w:val="18"/>
                  </w:rPr>
                  <m:t>2</m:t>
                </m:r>
              </m:sup>
            </m:sSup>
          </m:e>
          <m:sup>
            <m:r>
              <w:rPr>
                <w:rFonts w:ascii="Cambria Math" w:hAnsi="Cambria Math"/>
                <w:sz w:val="18"/>
                <w:szCs w:val="18"/>
              </w:rPr>
              <m:t>(j)</m:t>
            </m:r>
          </m:sup>
        </m:sSup>
        <m:r>
          <w:rPr>
            <w:rFonts w:ascii="Cambria Math" w:hAnsi="Cambria Math"/>
            <w:sz w:val="18"/>
            <w:szCs w:val="18"/>
          </w:rPr>
          <m:t>]</m:t>
        </m:r>
      </m:oMath>
      <w:r w:rsidR="00960082">
        <w:rPr>
          <w:iCs/>
          <w:color w:val="000000"/>
          <w:kern w:val="24"/>
          <w:lang w:eastAsia="zh-CN"/>
        </w:rPr>
        <w:t xml:space="preserve"> </w:t>
      </w:r>
      <w:r w:rsidR="001763C1">
        <w:rPr>
          <w:rFonts w:hint="eastAsia"/>
          <w:shd w:val="clear" w:color="auto" w:fill="FFFFFF"/>
          <w:lang w:eastAsia="zh-CN"/>
        </w:rPr>
        <w:t>a</w:t>
      </w:r>
      <w:r w:rsidR="001763C1">
        <w:rPr>
          <w:shd w:val="clear" w:color="auto" w:fill="FFFFFF"/>
          <w:lang w:eastAsia="zh-CN"/>
        </w:rPr>
        <w:t>t the beginning of the iterations</w:t>
      </w:r>
      <w:r w:rsidR="00F443BD">
        <w:rPr>
          <w:shd w:val="clear" w:color="auto" w:fill="FFFFFF"/>
          <w:lang w:eastAsia="zh-CN"/>
        </w:rPr>
        <w:t xml:space="preserve">, i.e., </w:t>
      </w:r>
      <m:oMath>
        <m:r>
          <w:rPr>
            <w:rFonts w:ascii="Cambria Math" w:hAnsi="Cambria Math"/>
            <w:shd w:val="clear" w:color="auto" w:fill="FFFFFF"/>
          </w:rPr>
          <m:t>j=0</m:t>
        </m:r>
      </m:oMath>
      <w:r w:rsidR="00F443BD">
        <w:rPr>
          <w:rFonts w:hint="eastAsia"/>
          <w:shd w:val="clear" w:color="auto" w:fill="FFFFFF"/>
        </w:rPr>
        <w:t>,</w:t>
      </w:r>
      <w:r w:rsidR="00F443BD">
        <w:rPr>
          <w:shd w:val="clear" w:color="auto" w:fill="FFFFFF"/>
        </w:rPr>
        <w:t xml:space="preserve"> where </w:t>
      </w:r>
      <m:oMath>
        <m:r>
          <w:rPr>
            <w:rFonts w:ascii="Cambria Math" w:hAnsi="Cambria Math"/>
            <w:shd w:val="clear" w:color="auto" w:fill="FFFFFF"/>
          </w:rPr>
          <m:t>j</m:t>
        </m:r>
      </m:oMath>
      <w:r w:rsidR="00F443BD">
        <w:rPr>
          <w:rFonts w:hint="eastAsia"/>
          <w:shd w:val="clear" w:color="auto" w:fill="FFFFFF"/>
        </w:rPr>
        <w:t xml:space="preserve"> </w:t>
      </w:r>
      <w:r w:rsidR="00F443BD">
        <w:rPr>
          <w:shd w:val="clear" w:color="auto" w:fill="FFFFFF"/>
        </w:rPr>
        <w:t>denotes the number of iteration</w:t>
      </w:r>
      <w:r w:rsidR="007754FC" w:rsidRPr="007754FC">
        <w:rPr>
          <w:iCs/>
          <w:color w:val="000000"/>
          <w:kern w:val="24"/>
          <w:lang w:eastAsia="zh-CN"/>
        </w:rPr>
        <w:t xml:space="preserve">, </w:t>
      </w:r>
      <w:r w:rsidR="00F443BD">
        <w:rPr>
          <w:iCs/>
          <w:color w:val="000000"/>
          <w:kern w:val="24"/>
          <w:lang w:eastAsia="zh-CN"/>
        </w:rPr>
        <w:t xml:space="preserve">as </w:t>
      </w:r>
      <m:oMath>
        <m:sSubSup>
          <m:sSubSupPr>
            <m:ctrlPr>
              <w:rPr>
                <w:rFonts w:ascii="Cambria Math" w:eastAsia="等线" w:hAnsi="Cambria Math"/>
                <w:i/>
                <w:iCs/>
                <w:sz w:val="18"/>
                <w:szCs w:val="18"/>
              </w:rPr>
            </m:ctrlPr>
          </m:sSubSupPr>
          <m:e>
            <m:r>
              <m:rPr>
                <m:sty m:val="b"/>
              </m:rPr>
              <w:rPr>
                <w:rFonts w:ascii="Cambria Math" w:hAnsi="Cambria Math"/>
                <w:sz w:val="18"/>
                <w:szCs w:val="18"/>
              </w:rPr>
              <m:t>μ</m:t>
            </m:r>
          </m:e>
          <m:sub>
            <m:r>
              <m:rPr>
                <m:sty m:val="p"/>
              </m:rPr>
              <w:rPr>
                <w:rFonts w:ascii="Cambria Math" w:hAnsi="Cambria Math"/>
                <w:sz w:val="18"/>
                <w:szCs w:val="18"/>
              </w:rPr>
              <m:t>Γ</m:t>
            </m:r>
          </m:sub>
          <m:sup>
            <m:r>
              <w:rPr>
                <w:rFonts w:ascii="Cambria Math" w:hAnsi="Cambria Math"/>
                <w:sz w:val="18"/>
                <w:szCs w:val="18"/>
              </w:rPr>
              <m:t>(0)</m:t>
            </m:r>
          </m:sup>
        </m:sSubSup>
        <m:r>
          <w:rPr>
            <w:rFonts w:ascii="Cambria Math" w:eastAsia="等线" w:hAnsi="Cambria Math"/>
            <w:sz w:val="18"/>
            <w:szCs w:val="18"/>
          </w:rPr>
          <m:t>=</m:t>
        </m:r>
        <m:r>
          <m:rPr>
            <m:sty m:val="bi"/>
          </m:rPr>
          <w:rPr>
            <w:rFonts w:ascii="Cambria Math" w:eastAsia="等线" w:hAnsi="Cambria Math"/>
            <w:sz w:val="18"/>
            <w:szCs w:val="18"/>
          </w:rPr>
          <m:t>0</m:t>
        </m:r>
      </m:oMath>
      <w:r w:rsidR="00F443BD">
        <w:rPr>
          <w:iCs/>
          <w:color w:val="000000"/>
          <w:kern w:val="24"/>
          <w:lang w:eastAsia="zh-CN"/>
        </w:rPr>
        <w:t xml:space="preserve">, </w:t>
      </w:r>
      <m:oMath>
        <m:sSubSup>
          <m:sSubSupPr>
            <m:ctrlPr>
              <w:rPr>
                <w:rFonts w:ascii="Cambria Math" w:eastAsia="等线" w:hAnsi="Cambria Math"/>
                <w:i/>
                <w:iCs/>
                <w:sz w:val="18"/>
                <w:szCs w:val="18"/>
              </w:rPr>
            </m:ctrlPr>
          </m:sSubSupPr>
          <m:e>
            <m:r>
              <m:rPr>
                <m:sty m:val="b"/>
              </m:rPr>
              <w:rPr>
                <w:rFonts w:ascii="Cambria Math" w:hAnsi="Cambria Math"/>
                <w:sz w:val="18"/>
                <w:szCs w:val="18"/>
              </w:rPr>
              <m:t>C</m:t>
            </m:r>
          </m:e>
          <m:sub>
            <m:r>
              <m:rPr>
                <m:sty m:val="p"/>
              </m:rPr>
              <w:rPr>
                <w:rFonts w:ascii="Cambria Math" w:hAnsi="Cambria Math"/>
                <w:sz w:val="18"/>
                <w:szCs w:val="18"/>
              </w:rPr>
              <m:t>Γ</m:t>
            </m:r>
          </m:sub>
          <m:sup>
            <m:r>
              <w:rPr>
                <w:rFonts w:ascii="Cambria Math" w:hAnsi="Cambria Math"/>
                <w:sz w:val="18"/>
                <w:szCs w:val="18"/>
              </w:rPr>
              <m:t>(0)</m:t>
            </m:r>
          </m:sup>
        </m:sSubSup>
        <m:r>
          <w:rPr>
            <w:rFonts w:ascii="Cambria Math" w:eastAsia="等线" w:hAnsi="Cambria Math"/>
            <w:sz w:val="18"/>
            <w:szCs w:val="18"/>
          </w:rPr>
          <m:t>=</m:t>
        </m:r>
        <m:r>
          <m:rPr>
            <m:sty m:val="b"/>
          </m:rPr>
          <w:rPr>
            <w:rFonts w:ascii="Cambria Math" w:hAnsi="Cambria Math"/>
            <w:lang w:eastAsia="zh-CN"/>
          </w:rPr>
          <m:t>I</m:t>
        </m:r>
      </m:oMath>
      <w:r w:rsidR="00F443BD">
        <w:rPr>
          <w:rFonts w:hint="eastAsia"/>
          <w:iCs/>
          <w:sz w:val="18"/>
          <w:szCs w:val="18"/>
        </w:rPr>
        <w:t xml:space="preserve"> </w:t>
      </w:r>
      <w:r w:rsidR="00F443BD">
        <w:rPr>
          <w:iCs/>
          <w:sz w:val="18"/>
          <w:szCs w:val="18"/>
        </w:rPr>
        <w:t xml:space="preserve">and </w:t>
      </w:r>
      <m:oMath>
        <m:sSup>
          <m:sSupPr>
            <m:ctrlPr>
              <w:rPr>
                <w:rFonts w:ascii="Cambria Math" w:eastAsia="等线" w:hAnsi="Cambria Math"/>
                <w:i/>
                <w:iCs/>
                <w:sz w:val="18"/>
                <w:szCs w:val="18"/>
              </w:rPr>
            </m:ctrlPr>
          </m:sSupPr>
          <m:e>
            <m:sSup>
              <m:sSupPr>
                <m:ctrlPr>
                  <w:rPr>
                    <w:rFonts w:ascii="Cambria Math" w:eastAsia="等线" w:hAnsi="Cambria Math"/>
                    <w:i/>
                    <w:iCs/>
                    <w:sz w:val="18"/>
                    <w:szCs w:val="18"/>
                  </w:rPr>
                </m:ctrlPr>
              </m:sSupPr>
              <m:e>
                <m:r>
                  <w:rPr>
                    <w:rFonts w:ascii="Cambria Math" w:hAnsi="Cambria Math"/>
                    <w:sz w:val="18"/>
                    <w:szCs w:val="18"/>
                  </w:rPr>
                  <m:t>σ</m:t>
                </m:r>
              </m:e>
              <m:sup>
                <m:r>
                  <m:rPr>
                    <m:sty m:val="p"/>
                  </m:rPr>
                  <w:rPr>
                    <w:rFonts w:ascii="Cambria Math" w:hAnsi="Cambria Math"/>
                    <w:sz w:val="18"/>
                    <w:szCs w:val="18"/>
                  </w:rPr>
                  <m:t>2</m:t>
                </m:r>
              </m:sup>
            </m:sSup>
          </m:e>
          <m:sup>
            <m:r>
              <w:rPr>
                <w:rFonts w:ascii="Cambria Math" w:hAnsi="Cambria Math"/>
                <w:sz w:val="18"/>
                <w:szCs w:val="18"/>
              </w:rPr>
              <m:t>(0)</m:t>
            </m:r>
          </m:sup>
        </m:sSup>
        <m:r>
          <w:rPr>
            <w:rFonts w:ascii="Cambria Math" w:eastAsia="等线" w:hAnsi="Cambria Math"/>
            <w:sz w:val="18"/>
            <w:szCs w:val="18"/>
          </w:rPr>
          <m:t>=0</m:t>
        </m:r>
      </m:oMath>
      <w:r w:rsidR="00F443BD">
        <w:rPr>
          <w:iCs/>
          <w:color w:val="000000"/>
          <w:kern w:val="24"/>
          <w:lang w:eastAsia="zh-CN"/>
        </w:rPr>
        <w:t xml:space="preserve">, where </w:t>
      </w:r>
      <m:oMath>
        <m:r>
          <m:rPr>
            <m:sty m:val="b"/>
          </m:rPr>
          <w:rPr>
            <w:rFonts w:ascii="Cambria Math" w:hAnsi="Cambria Math"/>
            <w:lang w:eastAsia="zh-CN"/>
          </w:rPr>
          <m:t>I</m:t>
        </m:r>
        <m:r>
          <m:rPr>
            <m:sty m:val="bi"/>
          </m:rPr>
          <w:rPr>
            <w:rFonts w:ascii="Cambria Math" w:hAnsi="Cambria Math"/>
            <w:lang w:eastAsia="zh-CN"/>
          </w:rPr>
          <m:t xml:space="preserve"> </m:t>
        </m:r>
      </m:oMath>
      <w:r w:rsidR="00F443BD" w:rsidRPr="000B4378">
        <w:rPr>
          <w:lang w:eastAsia="zh-CN"/>
        </w:rPr>
        <w:t>is the identity matrix</w:t>
      </w:r>
      <w:r w:rsidR="00F443BD">
        <w:rPr>
          <w:lang w:eastAsia="zh-CN"/>
        </w:rPr>
        <w:t>,</w:t>
      </w:r>
      <w:r w:rsidR="00F443BD">
        <w:rPr>
          <w:iCs/>
          <w:color w:val="000000"/>
          <w:kern w:val="24"/>
          <w:lang w:eastAsia="zh-CN"/>
        </w:rPr>
        <w:t xml:space="preserve"> </w:t>
      </w:r>
      <w:r w:rsidR="007754FC" w:rsidRPr="007754FC">
        <w:rPr>
          <w:iCs/>
          <w:color w:val="000000"/>
          <w:kern w:val="24"/>
          <w:lang w:eastAsia="zh-CN"/>
        </w:rPr>
        <w:t xml:space="preserve">2) estimate the weight coefficient </w:t>
      </w:r>
      <m:oMath>
        <m:r>
          <m:rPr>
            <m:sty m:val="b"/>
          </m:rPr>
          <w:rPr>
            <w:rFonts w:ascii="Cambria Math" w:hAnsi="Cambria Math"/>
            <w:color w:val="000000"/>
            <w:kern w:val="24"/>
            <w:lang w:eastAsia="zh-CN"/>
          </w:rPr>
          <m:t>w</m:t>
        </m:r>
      </m:oMath>
      <w:r w:rsidR="007754FC" w:rsidRPr="007754FC">
        <w:rPr>
          <w:iCs/>
          <w:color w:val="000000"/>
          <w:kern w:val="24"/>
          <w:lang w:eastAsia="zh-CN"/>
        </w:rPr>
        <w:t xml:space="preserve"> via quadratic optimization by considering the properties for HI construction, 3) </w:t>
      </w:r>
      <w:r w:rsidR="00570A3F">
        <w:rPr>
          <w:iCs/>
          <w:color w:val="000000"/>
          <w:kern w:val="24"/>
          <w:lang w:eastAsia="zh-CN"/>
        </w:rPr>
        <w:t>e</w:t>
      </w:r>
      <w:r w:rsidR="000F0F39">
        <w:rPr>
          <w:iCs/>
          <w:color w:val="000000"/>
          <w:kern w:val="24"/>
          <w:lang w:eastAsia="zh-CN"/>
        </w:rPr>
        <w:t>xpectation (E)</w:t>
      </w:r>
      <w:r w:rsidR="007754FC" w:rsidRPr="007754FC">
        <w:rPr>
          <w:iCs/>
          <w:color w:val="000000"/>
          <w:kern w:val="24"/>
          <w:lang w:eastAsia="zh-CN"/>
        </w:rPr>
        <w:t xml:space="preserve"> step</w:t>
      </w:r>
      <w:r w:rsidR="00990A46">
        <w:t xml:space="preserve">: </w:t>
      </w:r>
      <w:r w:rsidR="0028654C">
        <w:t xml:space="preserve">first </w:t>
      </w:r>
      <w:r w:rsidR="00040BB1">
        <w:t>obtain</w:t>
      </w:r>
      <w:r w:rsidR="000F0F39">
        <w:t xml:space="preserve"> the</w:t>
      </w:r>
      <w:r w:rsidR="00040BB1">
        <w:t xml:space="preserve"> </w:t>
      </w:r>
      <w:bookmarkStart w:id="17" w:name="_Hlk94863055"/>
      <w:r w:rsidR="00040BB1">
        <w:t>log-</w:t>
      </w:r>
      <w:r w:rsidR="0028654C">
        <w:rPr>
          <w:iCs/>
          <w:color w:val="000000"/>
          <w:kern w:val="24"/>
          <w:lang w:eastAsia="zh-CN"/>
        </w:rPr>
        <w:t>likelihood of</w:t>
      </w:r>
      <w:r w:rsidR="00EA3D6A">
        <w:rPr>
          <w:iCs/>
          <w:color w:val="000000"/>
          <w:kern w:val="24"/>
          <w:lang w:eastAsia="zh-CN"/>
        </w:rPr>
        <w:t xml:space="preserve"> joint distribution </w:t>
      </w:r>
      <m:oMath>
        <m:r>
          <w:rPr>
            <w:rFonts w:ascii="Cambria Math" w:hAnsi="Cambria Math"/>
            <w:color w:val="000000"/>
            <w:kern w:val="24"/>
            <w:lang w:eastAsia="zh-CN"/>
          </w:rPr>
          <m:t>P</m:t>
        </m:r>
        <m:d>
          <m:dPr>
            <m:ctrlPr>
              <w:rPr>
                <w:rFonts w:ascii="Cambria Math" w:hAnsi="Cambria Math"/>
                <w:i/>
                <w:iCs/>
                <w:color w:val="000000"/>
                <w:kern w:val="24"/>
                <w:lang w:eastAsia="zh-CN"/>
              </w:rPr>
            </m:ctrlPr>
          </m:dPr>
          <m:e>
            <m:sSubSup>
              <m:sSubSupPr>
                <m:ctrlPr>
                  <w:rPr>
                    <w:rFonts w:ascii="Cambria Math" w:hAnsi="Cambria Math"/>
                    <w:i/>
                    <w:iCs/>
                    <w:color w:val="000000"/>
                    <w:kern w:val="24"/>
                    <w:lang w:eastAsia="zh-CN"/>
                  </w:rPr>
                </m:ctrlPr>
              </m:sSubSupPr>
              <m:e>
                <m:r>
                  <m:rPr>
                    <m:sty m:val="b"/>
                  </m:rPr>
                  <w:rPr>
                    <w:rFonts w:ascii="Cambria Math" w:hAnsi="Cambria Math"/>
                    <w:color w:val="000000"/>
                    <w:kern w:val="24"/>
                    <w:lang w:eastAsia="zh-CN"/>
                  </w:rPr>
                  <m:t>h</m:t>
                </m:r>
              </m:e>
              <m:sub>
                <m:r>
                  <w:rPr>
                    <w:rFonts w:ascii="Cambria Math" w:hAnsi="Cambria Math"/>
                    <w:color w:val="000000"/>
                    <w:kern w:val="24"/>
                    <w:lang w:eastAsia="zh-CN"/>
                  </w:rPr>
                  <m:t>l</m:t>
                </m:r>
              </m:sub>
              <m:sup>
                <m:r>
                  <w:rPr>
                    <w:rFonts w:ascii="Cambria Math" w:hAnsi="Cambria Math"/>
                    <w:color w:val="000000"/>
                    <w:kern w:val="24"/>
                    <w:lang w:eastAsia="zh-CN"/>
                  </w:rPr>
                  <m:t>(j)</m:t>
                </m:r>
              </m:sup>
            </m:sSubSup>
            <m:r>
              <w:rPr>
                <w:rFonts w:ascii="Cambria Math" w:hAnsi="Cambria Math"/>
                <w:color w:val="000000"/>
                <w:kern w:val="24"/>
                <w:lang w:eastAsia="zh-CN"/>
              </w:rPr>
              <m:t>,</m:t>
            </m:r>
            <m:sSub>
              <m:sSubPr>
                <m:ctrlPr>
                  <w:rPr>
                    <w:rFonts w:ascii="Cambria Math" w:hAnsi="Cambria Math"/>
                    <w:i/>
                    <w:iCs/>
                    <w:color w:val="000000"/>
                    <w:kern w:val="24"/>
                    <w:lang w:eastAsia="zh-CN"/>
                  </w:rPr>
                </m:ctrlPr>
              </m:sSubPr>
              <m:e>
                <m:r>
                  <m:rPr>
                    <m:sty m:val="b"/>
                  </m:rPr>
                  <w:rPr>
                    <w:rFonts w:ascii="Cambria Math" w:hAnsi="Cambria Math" w:hint="eastAsia"/>
                    <w:color w:val="000000"/>
                    <w:kern w:val="24"/>
                    <w:lang w:eastAsia="zh-CN"/>
                  </w:rPr>
                  <m:t>Γ</m:t>
                </m:r>
              </m:e>
              <m:sub>
                <m:r>
                  <w:rPr>
                    <w:rFonts w:ascii="Cambria Math" w:hAnsi="Cambria Math"/>
                    <w:color w:val="000000"/>
                    <w:kern w:val="24"/>
                    <w:lang w:eastAsia="zh-CN"/>
                  </w:rPr>
                  <m:t>l</m:t>
                </m:r>
              </m:sub>
            </m:sSub>
          </m:e>
          <m:e>
            <m:r>
              <m:rPr>
                <m:sty m:val="b"/>
              </m:rPr>
              <w:rPr>
                <w:rFonts w:ascii="Cambria Math" w:hAnsi="Cambria Math" w:hint="eastAsia"/>
                <w:color w:val="000000"/>
                <w:kern w:val="24"/>
                <w:lang w:eastAsia="zh-CN"/>
              </w:rPr>
              <m:t>Θ</m:t>
            </m:r>
          </m:e>
        </m:d>
      </m:oMath>
      <w:r w:rsidR="00A23F50">
        <w:rPr>
          <w:rFonts w:hint="eastAsia"/>
          <w:iCs/>
          <w:color w:val="000000"/>
          <w:kern w:val="24"/>
          <w:lang w:eastAsia="zh-CN"/>
        </w:rPr>
        <w:t xml:space="preserve"> </w:t>
      </w:r>
      <w:r w:rsidR="000F0F39">
        <w:rPr>
          <w:iCs/>
          <w:color w:val="000000"/>
          <w:kern w:val="24"/>
          <w:lang w:eastAsia="zh-CN"/>
        </w:rPr>
        <w:t xml:space="preserve">based on </w:t>
      </w:r>
      <w:r w:rsidR="00EA3D6A">
        <w:rPr>
          <w:iCs/>
          <w:color w:val="000000"/>
          <w:kern w:val="24"/>
          <w:lang w:eastAsia="zh-CN"/>
        </w:rPr>
        <w:t>complete data</w:t>
      </w:r>
      <w:bookmarkEnd w:id="17"/>
      <w:r w:rsidR="004979BC">
        <w:rPr>
          <w:iCs/>
          <w:color w:val="000000"/>
          <w:kern w:val="24"/>
          <w:lang w:eastAsia="zh-CN"/>
        </w:rPr>
        <w:t>, and then</w:t>
      </w:r>
      <w:r w:rsidR="00EA3D6A">
        <w:t xml:space="preserve"> </w:t>
      </w:r>
      <w:r w:rsidR="00990A46">
        <w:t xml:space="preserve">calculate </w:t>
      </w:r>
      <w:r w:rsidR="00990A46" w:rsidRPr="00990A46">
        <w:rPr>
          <w:iCs/>
          <w:color w:val="000000"/>
          <w:kern w:val="24"/>
          <w:lang w:eastAsia="zh-CN"/>
        </w:rPr>
        <w:t>the expected log-</w:t>
      </w:r>
      <w:r w:rsidR="00CE2531">
        <w:rPr>
          <w:iCs/>
          <w:color w:val="000000"/>
          <w:kern w:val="24"/>
          <w:lang w:eastAsia="zh-CN"/>
        </w:rPr>
        <w:t>p</w:t>
      </w:r>
      <w:r w:rsidR="00BC4A30" w:rsidRPr="00BC4A30">
        <w:rPr>
          <w:iCs/>
          <w:color w:val="000000"/>
          <w:kern w:val="24"/>
          <w:lang w:eastAsia="zh-CN"/>
        </w:rPr>
        <w:t>osterior</w:t>
      </w:r>
      <w:r w:rsidR="004D65C1">
        <w:rPr>
          <w:iCs/>
          <w:color w:val="000000"/>
          <w:kern w:val="24"/>
          <w:lang w:eastAsia="zh-CN"/>
        </w:rPr>
        <w:t xml:space="preserve"> </w:t>
      </w:r>
      <m:oMath>
        <m:r>
          <m:rPr>
            <m:sty m:val="p"/>
          </m:rPr>
          <w:rPr>
            <w:rFonts w:ascii="Cambria Math" w:hAnsi="Cambria Math"/>
            <w:shd w:val="clear" w:color="auto" w:fill="FFFFFF"/>
            <w:lang w:eastAsia="zh-CN"/>
          </w:rPr>
          <m:t>Q</m:t>
        </m:r>
        <m:d>
          <m:dPr>
            <m:ctrlPr>
              <w:rPr>
                <w:rFonts w:ascii="Cambria Math" w:hAnsi="Cambria Math"/>
                <w:shd w:val="clear" w:color="auto" w:fill="FFFFFF"/>
                <w:lang w:eastAsia="zh-CN"/>
              </w:rPr>
            </m:ctrlPr>
          </m:dPr>
          <m:e>
            <m:r>
              <m:rPr>
                <m:sty m:val="b"/>
              </m:rPr>
              <w:rPr>
                <w:rFonts w:ascii="Cambria Math" w:hAnsi="Cambria Math" w:hint="eastAsia"/>
                <w:shd w:val="clear" w:color="auto" w:fill="FFFFFF"/>
                <w:lang w:eastAsia="zh-CN"/>
              </w:rPr>
              <m:t>Θ</m:t>
            </m:r>
            <m:r>
              <m:rPr>
                <m:sty m:val="p"/>
              </m:rPr>
              <w:rPr>
                <w:rFonts w:ascii="Cambria Math" w:hAnsi="Cambria Math"/>
                <w:shd w:val="clear" w:color="auto" w:fill="FFFFFF"/>
                <w:lang w:eastAsia="zh-CN"/>
              </w:rPr>
              <m:t>,</m:t>
            </m:r>
            <m:sSup>
              <m:sSupPr>
                <m:ctrlPr>
                  <w:rPr>
                    <w:rFonts w:ascii="Cambria Math" w:hAnsi="Cambria Math"/>
                    <w:shd w:val="clear" w:color="auto" w:fill="FFFFFF"/>
                    <w:lang w:eastAsia="zh-CN"/>
                  </w:rPr>
                </m:ctrlPr>
              </m:sSupPr>
              <m:e>
                <m:r>
                  <m:rPr>
                    <m:sty m:val="b"/>
                  </m:rPr>
                  <w:rPr>
                    <w:rFonts w:ascii="Cambria Math" w:hAnsi="Cambria Math" w:hint="eastAsia"/>
                    <w:shd w:val="clear" w:color="auto" w:fill="FFFFFF"/>
                    <w:lang w:eastAsia="zh-CN"/>
                  </w:rPr>
                  <m:t>Θ</m:t>
                </m:r>
              </m:e>
              <m:sup>
                <m:d>
                  <m:dPr>
                    <m:ctrlPr>
                      <w:rPr>
                        <w:rFonts w:ascii="Cambria Math" w:hAnsi="Cambria Math"/>
                        <w:i/>
                        <w:iCs/>
                        <w:shd w:val="clear" w:color="auto" w:fill="FFFFFF"/>
                        <w:lang w:eastAsia="zh-CN"/>
                      </w:rPr>
                    </m:ctrlPr>
                  </m:dPr>
                  <m:e>
                    <m:r>
                      <w:rPr>
                        <w:rFonts w:ascii="Cambria Math" w:hAnsi="Cambria Math"/>
                        <w:shd w:val="clear" w:color="auto" w:fill="FFFFFF"/>
                      </w:rPr>
                      <m:t>j</m:t>
                    </m:r>
                  </m:e>
                </m:d>
              </m:sup>
            </m:sSup>
          </m:e>
        </m:d>
      </m:oMath>
      <w:r w:rsidR="00506C26">
        <w:rPr>
          <w:iCs/>
          <w:color w:val="000000"/>
          <w:kern w:val="24"/>
          <w:lang w:eastAsia="zh-CN"/>
        </w:rPr>
        <w:t xml:space="preserve"> </w:t>
      </w:r>
      <w:r w:rsidR="00506C26">
        <w:rPr>
          <w:shd w:val="clear" w:color="auto" w:fill="FFFFFF"/>
          <w:lang w:eastAsia="zh-CN"/>
        </w:rPr>
        <w:t>over the posterior distribution</w:t>
      </w:r>
      <w:r w:rsidR="00D16EA9">
        <w:rPr>
          <w:shd w:val="clear" w:color="auto" w:fill="FFFFFF"/>
          <w:lang w:eastAsia="zh-CN"/>
        </w:rPr>
        <w:t xml:space="preserve"> </w:t>
      </w:r>
      <w:r w:rsidR="000732D1">
        <w:rPr>
          <w:shd w:val="clear" w:color="auto" w:fill="FFFFFF"/>
          <w:lang w:eastAsia="zh-CN"/>
        </w:rPr>
        <w:t>function</w:t>
      </w:r>
      <w:r w:rsidR="00506C26">
        <w:rPr>
          <w:shd w:val="clear" w:color="auto" w:fill="FFFFFF"/>
          <w:lang w:eastAsia="zh-CN"/>
        </w:rPr>
        <w:t xml:space="preserve"> of </w:t>
      </w:r>
      <w:r w:rsidR="0001367C">
        <w:rPr>
          <w:shd w:val="clear" w:color="auto" w:fill="FFFFFF"/>
          <w:lang w:eastAsia="zh-CN"/>
        </w:rPr>
        <w:t>latent</w:t>
      </w:r>
      <w:r w:rsidR="00506C26">
        <w:rPr>
          <w:shd w:val="clear" w:color="auto" w:fill="FFFFFF"/>
          <w:lang w:eastAsia="zh-CN"/>
        </w:rPr>
        <w:t xml:space="preserve"> </w:t>
      </w:r>
      <w:r w:rsidR="00506C26" w:rsidRPr="00506C26">
        <w:rPr>
          <w:shd w:val="clear" w:color="auto" w:fill="FFFFFF"/>
          <w:lang w:eastAsia="zh-CN"/>
        </w:rPr>
        <w:t>variable</w:t>
      </w:r>
      <w:r w:rsidR="00506C26">
        <w:rPr>
          <w:shd w:val="clear" w:color="auto" w:fill="FFFFFF"/>
          <w:lang w:eastAsia="zh-CN"/>
        </w:rPr>
        <w:t xml:space="preserve"> </w:t>
      </w:r>
      <m:oMath>
        <m:sSub>
          <m:sSubPr>
            <m:ctrlPr>
              <w:rPr>
                <w:rFonts w:ascii="Cambria Math" w:hAnsi="Cambria Math"/>
                <w:bCs/>
                <w:iCs/>
                <w:shd w:val="clear" w:color="auto" w:fill="FFFFFF"/>
              </w:rPr>
            </m:ctrlPr>
          </m:sSubPr>
          <m:e>
            <m:r>
              <m:rPr>
                <m:sty m:val="b"/>
              </m:rPr>
              <w:rPr>
                <w:rFonts w:ascii="Cambria Math" w:hAnsi="Cambria Math"/>
                <w:shd w:val="clear" w:color="auto" w:fill="FFFFFF"/>
              </w:rPr>
              <m:t>Γ</m:t>
            </m:r>
            <m:ctrlPr>
              <w:rPr>
                <w:rFonts w:ascii="Cambria Math" w:hAnsi="Cambria Math"/>
                <w:b/>
                <w:bCs/>
                <w:iCs/>
                <w:shd w:val="clear" w:color="auto" w:fill="FFFFFF"/>
              </w:rPr>
            </m:ctrlPr>
          </m:e>
          <m:sub>
            <m:r>
              <w:rPr>
                <w:rFonts w:ascii="Cambria Math" w:hAnsi="Cambria Math"/>
                <w:shd w:val="clear" w:color="auto" w:fill="FFFFFF"/>
              </w:rPr>
              <m:t>l</m:t>
            </m:r>
          </m:sub>
        </m:sSub>
      </m:oMath>
      <w:r>
        <w:rPr>
          <w:iCs/>
          <w:color w:val="000000"/>
          <w:kern w:val="24"/>
          <w:lang w:eastAsia="zh-CN"/>
        </w:rPr>
        <w:t xml:space="preserve">, </w:t>
      </w:r>
      <w:r w:rsidR="007754FC" w:rsidRPr="007754FC">
        <w:rPr>
          <w:iCs/>
          <w:color w:val="000000"/>
          <w:kern w:val="24"/>
          <w:lang w:eastAsia="zh-CN"/>
        </w:rPr>
        <w:t xml:space="preserve">4) </w:t>
      </w:r>
      <w:r w:rsidR="00570A3F">
        <w:rPr>
          <w:iCs/>
          <w:color w:val="000000"/>
          <w:kern w:val="24"/>
          <w:lang w:eastAsia="zh-CN"/>
        </w:rPr>
        <w:t>m</w:t>
      </w:r>
      <w:r w:rsidR="000F0F39">
        <w:rPr>
          <w:iCs/>
          <w:color w:val="000000"/>
          <w:kern w:val="24"/>
          <w:lang w:eastAsia="zh-CN"/>
        </w:rPr>
        <w:t>aximum (M)</w:t>
      </w:r>
      <w:r w:rsidR="007754FC" w:rsidRPr="007754FC">
        <w:rPr>
          <w:iCs/>
          <w:color w:val="000000"/>
          <w:kern w:val="24"/>
          <w:lang w:eastAsia="zh-CN"/>
        </w:rPr>
        <w:t xml:space="preserve"> ste</w:t>
      </w:r>
      <w:r w:rsidR="008506CD">
        <w:rPr>
          <w:iCs/>
          <w:color w:val="000000"/>
          <w:kern w:val="24"/>
          <w:lang w:eastAsia="zh-CN"/>
        </w:rPr>
        <w:t>p:</w:t>
      </w:r>
      <w:r w:rsidR="00B2545A" w:rsidRPr="00B2545A">
        <w:rPr>
          <w:rFonts w:ascii="Cambria Math" w:eastAsia="Times New Roman" w:hAnsi="Cambria Math"/>
          <w:b/>
          <w:sz w:val="24"/>
          <w:szCs w:val="24"/>
          <w:shd w:val="clear" w:color="auto" w:fill="FFFFFF"/>
          <w:lang w:eastAsia="zh-CN"/>
        </w:rPr>
        <w:t xml:space="preserve"> </w:t>
      </w:r>
      <w:r w:rsidR="00B2545A" w:rsidRPr="00B2545A">
        <w:rPr>
          <w:iCs/>
          <w:color w:val="000000"/>
          <w:kern w:val="24"/>
          <w:lang w:eastAsia="zh-CN"/>
        </w:rPr>
        <w:t>update</w:t>
      </w:r>
      <w:r w:rsidR="00B2545A">
        <w:rPr>
          <w:rFonts w:hint="eastAsia"/>
          <w:iCs/>
          <w:color w:val="000000"/>
          <w:kern w:val="24"/>
          <w:lang w:eastAsia="zh-CN"/>
        </w:rPr>
        <w:t xml:space="preserve"> </w:t>
      </w:r>
      <m:oMath>
        <m:r>
          <m:rPr>
            <m:sty m:val="b"/>
          </m:rPr>
          <w:rPr>
            <w:rFonts w:ascii="Cambria Math" w:hAnsi="Cambria Math"/>
            <w:color w:val="000000"/>
            <w:kern w:val="24"/>
            <w:lang w:eastAsia="zh-CN"/>
          </w:rPr>
          <m:t xml:space="preserve">Θ </m:t>
        </m:r>
      </m:oMath>
      <w:r w:rsidR="00E87ACA">
        <w:rPr>
          <w:bCs/>
          <w:iCs/>
          <w:color w:val="000000"/>
          <w:kern w:val="24"/>
          <w:lang w:eastAsia="zh-CN"/>
        </w:rPr>
        <w:t xml:space="preserve">to </w:t>
      </w:r>
      <m:oMath>
        <m:sSup>
          <m:sSupPr>
            <m:ctrlPr>
              <w:rPr>
                <w:rFonts w:ascii="Cambria Math" w:hAnsi="Cambria Math"/>
                <w:iCs/>
                <w:color w:val="000000"/>
                <w:kern w:val="24"/>
                <w:lang w:eastAsia="zh-CN"/>
              </w:rPr>
            </m:ctrlPr>
          </m:sSupPr>
          <m:e>
            <m:r>
              <m:rPr>
                <m:sty m:val="b"/>
              </m:rPr>
              <w:rPr>
                <w:rFonts w:ascii="Cambria Math" w:hAnsi="Cambria Math" w:hint="eastAsia"/>
                <w:color w:val="000000"/>
                <w:kern w:val="24"/>
                <w:lang w:eastAsia="zh-CN"/>
              </w:rPr>
              <m:t>Θ</m:t>
            </m:r>
          </m:e>
          <m:sup>
            <m:d>
              <m:dPr>
                <m:ctrlPr>
                  <w:rPr>
                    <w:rFonts w:ascii="Cambria Math" w:hAnsi="Cambria Math"/>
                    <w:iCs/>
                    <w:color w:val="000000"/>
                    <w:kern w:val="24"/>
                    <w:lang w:eastAsia="zh-CN"/>
                  </w:rPr>
                </m:ctrlPr>
              </m:dPr>
              <m:e>
                <m:r>
                  <w:rPr>
                    <w:rFonts w:ascii="Cambria Math" w:hAnsi="Cambria Math"/>
                    <w:shd w:val="clear" w:color="auto" w:fill="FFFFFF"/>
                  </w:rPr>
                  <m:t>j</m:t>
                </m:r>
                <m:r>
                  <w:rPr>
                    <w:rFonts w:ascii="Cambria Math" w:hAnsi="Cambria Math"/>
                    <w:color w:val="000000"/>
                    <w:kern w:val="24"/>
                    <w:lang w:eastAsia="zh-CN"/>
                  </w:rPr>
                  <m:t>+1</m:t>
                </m:r>
              </m:e>
            </m:d>
          </m:sup>
        </m:sSup>
      </m:oMath>
      <w:r w:rsidR="00BA18E4">
        <w:rPr>
          <w:rFonts w:hint="eastAsia"/>
          <w:iCs/>
          <w:color w:val="000000"/>
          <w:kern w:val="24"/>
          <w:lang w:eastAsia="zh-CN"/>
        </w:rPr>
        <w:t xml:space="preserve"> </w:t>
      </w:r>
      <w:r w:rsidR="00B2545A" w:rsidRPr="00B2545A">
        <w:rPr>
          <w:iCs/>
          <w:color w:val="000000"/>
          <w:kern w:val="24"/>
          <w:lang w:eastAsia="zh-CN"/>
        </w:rPr>
        <w:t xml:space="preserve">through </w:t>
      </w:r>
      <m:oMath>
        <m:r>
          <m:rPr>
            <m:sty m:val="p"/>
          </m:rPr>
          <w:rPr>
            <w:rFonts w:ascii="Cambria Math" w:hAnsi="Cambria Math"/>
            <w:color w:val="000000"/>
            <w:kern w:val="24"/>
            <w:lang w:eastAsia="zh-CN"/>
          </w:rPr>
          <m:t>arg ma</m:t>
        </m:r>
        <m:sSub>
          <m:sSubPr>
            <m:ctrlPr>
              <w:rPr>
                <w:rFonts w:ascii="Cambria Math" w:hAnsi="Cambria Math"/>
                <w:iCs/>
                <w:color w:val="000000"/>
                <w:kern w:val="24"/>
                <w:lang w:eastAsia="zh-CN"/>
              </w:rPr>
            </m:ctrlPr>
          </m:sSubPr>
          <m:e>
            <m:r>
              <m:rPr>
                <m:sty m:val="p"/>
              </m:rPr>
              <w:rPr>
                <w:rFonts w:ascii="Cambria Math" w:hAnsi="Cambria Math"/>
                <w:color w:val="000000"/>
                <w:kern w:val="24"/>
                <w:lang w:eastAsia="zh-CN"/>
              </w:rPr>
              <m:t>x</m:t>
            </m:r>
          </m:e>
          <m:sub>
            <m:r>
              <m:rPr>
                <m:sty m:val="b"/>
              </m:rPr>
              <w:rPr>
                <w:rFonts w:ascii="Cambria Math" w:hAnsi="Cambria Math" w:hint="eastAsia"/>
                <w:color w:val="000000"/>
                <w:kern w:val="24"/>
                <w:lang w:eastAsia="zh-CN"/>
              </w:rPr>
              <m:t>Θ</m:t>
            </m:r>
          </m:sub>
        </m:sSub>
        <m:r>
          <m:rPr>
            <m:sty m:val="p"/>
          </m:rPr>
          <w:rPr>
            <w:rFonts w:ascii="Cambria Math" w:hAnsi="Cambria Math"/>
            <w:color w:val="000000"/>
            <w:kern w:val="24"/>
            <w:lang w:eastAsia="zh-CN"/>
          </w:rPr>
          <m:t xml:space="preserve"> Q</m:t>
        </m:r>
        <m:d>
          <m:dPr>
            <m:ctrlPr>
              <w:rPr>
                <w:rFonts w:ascii="Cambria Math" w:hAnsi="Cambria Math"/>
                <w:iCs/>
                <w:color w:val="000000"/>
                <w:kern w:val="24"/>
                <w:lang w:eastAsia="zh-CN"/>
              </w:rPr>
            </m:ctrlPr>
          </m:dPr>
          <m:e>
            <m:r>
              <m:rPr>
                <m:sty m:val="b"/>
              </m:rPr>
              <w:rPr>
                <w:rFonts w:ascii="Cambria Math" w:hAnsi="Cambria Math" w:hint="eastAsia"/>
                <w:color w:val="000000"/>
                <w:kern w:val="24"/>
                <w:lang w:eastAsia="zh-CN"/>
              </w:rPr>
              <m:t>Θ</m:t>
            </m:r>
            <m:r>
              <m:rPr>
                <m:sty m:val="p"/>
              </m:rPr>
              <w:rPr>
                <w:rFonts w:ascii="Cambria Math" w:hAnsi="Cambria Math"/>
                <w:color w:val="000000"/>
                <w:kern w:val="24"/>
                <w:lang w:eastAsia="zh-CN"/>
              </w:rPr>
              <m:t>,</m:t>
            </m:r>
            <m:sSup>
              <m:sSupPr>
                <m:ctrlPr>
                  <w:rPr>
                    <w:rFonts w:ascii="Cambria Math" w:hAnsi="Cambria Math"/>
                    <w:iCs/>
                    <w:color w:val="000000"/>
                    <w:kern w:val="24"/>
                    <w:lang w:eastAsia="zh-CN"/>
                  </w:rPr>
                </m:ctrlPr>
              </m:sSupPr>
              <m:e>
                <m:r>
                  <m:rPr>
                    <m:sty m:val="b"/>
                  </m:rPr>
                  <w:rPr>
                    <w:rFonts w:ascii="Cambria Math" w:hAnsi="Cambria Math" w:hint="eastAsia"/>
                    <w:color w:val="000000"/>
                    <w:kern w:val="24"/>
                    <w:lang w:eastAsia="zh-CN"/>
                  </w:rPr>
                  <m:t>Θ</m:t>
                </m:r>
              </m:e>
              <m:sup>
                <m:d>
                  <m:dPr>
                    <m:ctrlPr>
                      <w:rPr>
                        <w:rFonts w:ascii="Cambria Math" w:hAnsi="Cambria Math"/>
                        <w:iCs/>
                        <w:color w:val="000000"/>
                        <w:kern w:val="24"/>
                        <w:lang w:eastAsia="zh-CN"/>
                      </w:rPr>
                    </m:ctrlPr>
                  </m:dPr>
                  <m:e>
                    <m:r>
                      <w:rPr>
                        <w:rFonts w:ascii="Cambria Math" w:hAnsi="Cambria Math"/>
                        <w:shd w:val="clear" w:color="auto" w:fill="FFFFFF"/>
                      </w:rPr>
                      <m:t>j</m:t>
                    </m:r>
                  </m:e>
                </m:d>
              </m:sup>
            </m:sSup>
          </m:e>
        </m:d>
      </m:oMath>
      <w:r w:rsidR="00871B07">
        <w:rPr>
          <w:iCs/>
          <w:color w:val="000000"/>
          <w:kern w:val="24"/>
          <w:lang w:eastAsia="zh-CN"/>
        </w:rPr>
        <w:t>,</w:t>
      </w:r>
      <w:r w:rsidR="00BA18E4">
        <w:rPr>
          <w:iCs/>
          <w:color w:val="000000"/>
          <w:kern w:val="24"/>
          <w:lang w:eastAsia="zh-CN"/>
        </w:rPr>
        <w:t xml:space="preserve"> and</w:t>
      </w:r>
      <w:r w:rsidR="00E87ACA">
        <w:rPr>
          <w:iCs/>
          <w:color w:val="000000"/>
          <w:kern w:val="24"/>
          <w:lang w:eastAsia="zh-CN"/>
        </w:rPr>
        <w:t xml:space="preserve"> 5) check if the</w:t>
      </w:r>
      <w:r w:rsidR="00871B07">
        <w:rPr>
          <w:iCs/>
          <w:color w:val="000000"/>
          <w:kern w:val="24"/>
          <w:lang w:eastAsia="zh-CN"/>
        </w:rPr>
        <w:t xml:space="preserve"> </w:t>
      </w:r>
      <m:oMath>
        <m:sSup>
          <m:sSupPr>
            <m:ctrlPr>
              <w:rPr>
                <w:rFonts w:ascii="Cambria Math" w:hAnsi="Cambria Math"/>
                <w:iCs/>
                <w:color w:val="000000"/>
                <w:kern w:val="24"/>
                <w:lang w:eastAsia="zh-CN"/>
              </w:rPr>
            </m:ctrlPr>
          </m:sSupPr>
          <m:e>
            <m:r>
              <m:rPr>
                <m:sty m:val="b"/>
              </m:rPr>
              <w:rPr>
                <w:rFonts w:ascii="Cambria Math" w:hAnsi="Cambria Math" w:hint="eastAsia"/>
                <w:color w:val="000000"/>
                <w:kern w:val="24"/>
                <w:lang w:eastAsia="zh-CN"/>
              </w:rPr>
              <m:t>Θ</m:t>
            </m:r>
          </m:e>
          <m:sup>
            <m:d>
              <m:dPr>
                <m:ctrlPr>
                  <w:rPr>
                    <w:rFonts w:ascii="Cambria Math" w:hAnsi="Cambria Math"/>
                    <w:iCs/>
                    <w:color w:val="000000"/>
                    <w:kern w:val="24"/>
                    <w:lang w:eastAsia="zh-CN"/>
                  </w:rPr>
                </m:ctrlPr>
              </m:dPr>
              <m:e>
                <m:r>
                  <w:rPr>
                    <w:rFonts w:ascii="Cambria Math" w:hAnsi="Cambria Math"/>
                    <w:shd w:val="clear" w:color="auto" w:fill="FFFFFF"/>
                  </w:rPr>
                  <m:t>j</m:t>
                </m:r>
                <m:r>
                  <w:rPr>
                    <w:rFonts w:ascii="Cambria Math" w:hAnsi="Cambria Math"/>
                    <w:color w:val="000000"/>
                    <w:kern w:val="24"/>
                    <w:lang w:eastAsia="zh-CN"/>
                  </w:rPr>
                  <m:t>+1</m:t>
                </m:r>
              </m:e>
            </m:d>
          </m:sup>
        </m:sSup>
      </m:oMath>
      <w:r w:rsidR="00097512">
        <w:rPr>
          <w:rFonts w:hint="eastAsia"/>
          <w:iCs/>
          <w:color w:val="000000"/>
          <w:kern w:val="24"/>
          <w:lang w:eastAsia="zh-CN"/>
        </w:rPr>
        <w:t xml:space="preserve"> </w:t>
      </w:r>
      <w:r w:rsidR="00097512">
        <w:rPr>
          <w:iCs/>
          <w:color w:val="000000"/>
          <w:kern w:val="24"/>
          <w:lang w:eastAsia="zh-CN"/>
        </w:rPr>
        <w:t xml:space="preserve">and </w:t>
      </w:r>
      <m:oMath>
        <m:sSup>
          <m:sSupPr>
            <m:ctrlPr>
              <w:rPr>
                <w:rFonts w:ascii="Cambria Math" w:hAnsi="Cambria Math"/>
                <w:iCs/>
                <w:color w:val="000000"/>
                <w:kern w:val="24"/>
                <w:lang w:eastAsia="zh-CN"/>
              </w:rPr>
            </m:ctrlPr>
          </m:sSupPr>
          <m:e>
            <m:r>
              <m:rPr>
                <m:sty m:val="b"/>
              </m:rPr>
              <w:rPr>
                <w:rFonts w:ascii="Cambria Math" w:hAnsi="Cambria Math" w:hint="eastAsia"/>
                <w:color w:val="000000"/>
                <w:kern w:val="24"/>
                <w:lang w:eastAsia="zh-CN"/>
              </w:rPr>
              <m:t>Θ</m:t>
            </m:r>
          </m:e>
          <m:sup>
            <m:d>
              <m:dPr>
                <m:ctrlPr>
                  <w:rPr>
                    <w:rFonts w:ascii="Cambria Math" w:hAnsi="Cambria Math"/>
                    <w:iCs/>
                    <w:color w:val="000000"/>
                    <w:kern w:val="24"/>
                    <w:lang w:eastAsia="zh-CN"/>
                  </w:rPr>
                </m:ctrlPr>
              </m:dPr>
              <m:e>
                <m:r>
                  <w:rPr>
                    <w:rFonts w:ascii="Cambria Math" w:hAnsi="Cambria Math"/>
                    <w:shd w:val="clear" w:color="auto" w:fill="FFFFFF"/>
                  </w:rPr>
                  <m:t>j</m:t>
                </m:r>
              </m:e>
            </m:d>
          </m:sup>
        </m:sSup>
      </m:oMath>
      <w:r w:rsidR="00097512">
        <w:rPr>
          <w:rFonts w:hint="eastAsia"/>
          <w:iCs/>
          <w:color w:val="000000"/>
          <w:kern w:val="24"/>
          <w:lang w:eastAsia="zh-CN"/>
        </w:rPr>
        <w:t xml:space="preserve"> </w:t>
      </w:r>
      <w:r w:rsidR="00097512">
        <w:rPr>
          <w:iCs/>
          <w:color w:val="000000"/>
          <w:kern w:val="24"/>
          <w:lang w:eastAsia="zh-CN"/>
        </w:rPr>
        <w:t xml:space="preserve">satisfy the </w:t>
      </w:r>
      <w:r w:rsidR="00097512" w:rsidRPr="000B4378">
        <w:rPr>
          <w:shd w:val="clear" w:color="auto" w:fill="FFFFFF"/>
          <w:lang w:eastAsia="zh-CN"/>
        </w:rPr>
        <w:t>convergence condition</w:t>
      </w:r>
      <w:r w:rsidR="00195951">
        <w:rPr>
          <w:shd w:val="clear" w:color="auto" w:fill="FFFFFF"/>
          <w:lang w:eastAsia="zh-CN"/>
        </w:rPr>
        <w:t>.</w:t>
      </w:r>
      <w:r w:rsidR="00097512">
        <w:rPr>
          <w:shd w:val="clear" w:color="auto" w:fill="FFFFFF"/>
          <w:lang w:eastAsia="zh-CN"/>
        </w:rPr>
        <w:t xml:space="preserve"> </w:t>
      </w:r>
      <w:r w:rsidR="00195951">
        <w:rPr>
          <w:shd w:val="clear" w:color="auto" w:fill="FFFFFF"/>
          <w:lang w:eastAsia="zh-CN"/>
        </w:rPr>
        <w:t>R</w:t>
      </w:r>
      <w:r w:rsidR="00097512">
        <w:rPr>
          <w:shd w:val="clear" w:color="auto" w:fill="FFFFFF"/>
          <w:lang w:eastAsia="zh-CN"/>
        </w:rPr>
        <w:t>epeat 2)</w:t>
      </w:r>
      <w:r w:rsidR="00627DAF">
        <w:rPr>
          <w:shd w:val="clear" w:color="auto" w:fill="FFFFFF"/>
          <w:lang w:eastAsia="zh-CN"/>
        </w:rPr>
        <w:t xml:space="preserve"> </w:t>
      </w:r>
      <w:r w:rsidR="00097512">
        <w:rPr>
          <w:shd w:val="clear" w:color="auto" w:fill="FFFFFF"/>
          <w:lang w:eastAsia="zh-CN"/>
        </w:rPr>
        <w:t>-</w:t>
      </w:r>
      <w:r w:rsidR="00627DAF">
        <w:rPr>
          <w:shd w:val="clear" w:color="auto" w:fill="FFFFFF"/>
          <w:lang w:eastAsia="zh-CN"/>
        </w:rPr>
        <w:t xml:space="preserve"> </w:t>
      </w:r>
      <w:r w:rsidR="00097512">
        <w:rPr>
          <w:shd w:val="clear" w:color="auto" w:fill="FFFFFF"/>
          <w:lang w:eastAsia="zh-CN"/>
        </w:rPr>
        <w:t>5) until the</w:t>
      </w:r>
      <w:r w:rsidRPr="003F58B2">
        <w:rPr>
          <w:shd w:val="clear" w:color="auto" w:fill="FFFFFF"/>
          <w:lang w:eastAsia="zh-CN"/>
        </w:rPr>
        <w:t xml:space="preserve"> </w:t>
      </w:r>
      <w:r w:rsidR="00960082" w:rsidRPr="000B4378">
        <w:rPr>
          <w:shd w:val="clear" w:color="auto" w:fill="FFFFFF"/>
          <w:lang w:eastAsia="zh-CN"/>
        </w:rPr>
        <w:t>convergence</w:t>
      </w:r>
      <w:r w:rsidR="00960082">
        <w:rPr>
          <w:shd w:val="clear" w:color="auto" w:fill="FFFFFF"/>
          <w:lang w:eastAsia="zh-CN"/>
        </w:rPr>
        <w:t xml:space="preserve"> </w:t>
      </w:r>
      <w:r>
        <w:rPr>
          <w:shd w:val="clear" w:color="auto" w:fill="FFFFFF"/>
          <w:lang w:eastAsia="zh-CN"/>
        </w:rPr>
        <w:t>condition</w:t>
      </w:r>
      <w:r w:rsidR="00097512">
        <w:rPr>
          <w:shd w:val="clear" w:color="auto" w:fill="FFFFFF"/>
          <w:lang w:eastAsia="zh-CN"/>
        </w:rPr>
        <w:t xml:space="preserve"> is satisfied.</w:t>
      </w:r>
    </w:p>
    <w:p w14:paraId="10C8D397" w14:textId="763F3D43" w:rsidR="006274F5" w:rsidRPr="0046500C" w:rsidRDefault="006274F5" w:rsidP="006274F5">
      <w:pPr>
        <w:pStyle w:val="Text"/>
        <w:ind w:firstLine="0"/>
        <w:rPr>
          <w:shd w:val="clear" w:color="auto" w:fill="FFFFFF"/>
          <w:lang w:eastAsia="zh-CN"/>
        </w:rPr>
      </w:pPr>
    </w:p>
    <w:p w14:paraId="172588BB" w14:textId="60531922" w:rsidR="006274F5" w:rsidRPr="000B4378" w:rsidRDefault="0078046C" w:rsidP="006274F5">
      <w:pPr>
        <w:pStyle w:val="Text"/>
        <w:ind w:firstLine="0"/>
        <w:rPr>
          <w:b/>
          <w:bCs/>
          <w:shd w:val="clear" w:color="auto" w:fill="FFFFFF"/>
          <w:lang w:eastAsia="zh-CN"/>
        </w:rPr>
      </w:pPr>
      <w:bookmarkStart w:id="18" w:name="_Hlk98276486"/>
      <w:r>
        <w:rPr>
          <w:b/>
          <w:bCs/>
          <w:shd w:val="clear" w:color="auto" w:fill="FFFFFF"/>
          <w:lang w:eastAsia="zh-CN"/>
        </w:rPr>
        <w:t>Q</w:t>
      </w:r>
      <w:r w:rsidR="006274F5" w:rsidRPr="000B4378">
        <w:rPr>
          <w:b/>
          <w:bCs/>
          <w:lang w:eastAsia="zh-CN"/>
        </w:rPr>
        <w:t xml:space="preserve">uadratic programming to estimate </w:t>
      </w:r>
      <m:oMath>
        <m:r>
          <m:rPr>
            <m:sty m:val="b"/>
          </m:rPr>
          <w:rPr>
            <w:rFonts w:ascii="Cambria Math" w:hAnsi="Cambria Math"/>
            <w:lang w:eastAsia="zh-CN"/>
          </w:rPr>
          <m:t>w</m:t>
        </m:r>
      </m:oMath>
      <w:bookmarkEnd w:id="18"/>
    </w:p>
    <w:p w14:paraId="37A408B6" w14:textId="052F4805" w:rsidR="003F335A" w:rsidRDefault="006274F5" w:rsidP="00431ED5">
      <w:pPr>
        <w:pStyle w:val="Text"/>
        <w:ind w:firstLineChars="100" w:firstLine="200"/>
        <w:rPr>
          <w:lang w:eastAsia="zh-CN"/>
        </w:rPr>
      </w:pPr>
      <w:r>
        <w:rPr>
          <w:lang w:eastAsia="zh-CN"/>
        </w:rPr>
        <w:t xml:space="preserve">Given </w:t>
      </w:r>
      <m:oMath>
        <m:sSup>
          <m:sSupPr>
            <m:ctrlPr>
              <w:rPr>
                <w:rFonts w:ascii="Cambria Math" w:hAnsi="Cambria Math"/>
                <w:shd w:val="clear" w:color="auto" w:fill="FFFFFF"/>
                <w:lang w:eastAsia="zh-CN"/>
              </w:rPr>
            </m:ctrlPr>
          </m:sSupPr>
          <m:e>
            <m:r>
              <m:rPr>
                <m:sty m:val="b"/>
              </m:rPr>
              <w:rPr>
                <w:rFonts w:ascii="Cambria Math" w:hAnsi="Cambria Math" w:hint="eastAsia"/>
                <w:shd w:val="clear" w:color="auto" w:fill="FFFFFF"/>
                <w:lang w:eastAsia="zh-CN"/>
              </w:rPr>
              <m:t>Θ</m:t>
            </m:r>
          </m:e>
          <m:sup>
            <m:d>
              <m:dPr>
                <m:ctrlPr>
                  <w:rPr>
                    <w:rFonts w:ascii="Cambria Math" w:hAnsi="Cambria Math"/>
                    <w:shd w:val="clear" w:color="auto" w:fill="FFFFFF"/>
                    <w:lang w:eastAsia="zh-CN"/>
                  </w:rPr>
                </m:ctrlPr>
              </m:dPr>
              <m:e>
                <m:r>
                  <w:rPr>
                    <w:rFonts w:ascii="Cambria Math" w:hAnsi="Cambria Math"/>
                    <w:shd w:val="clear" w:color="auto" w:fill="FFFFFF"/>
                    <w:lang w:eastAsia="zh-CN"/>
                  </w:rPr>
                  <m:t>j</m:t>
                </m:r>
              </m:e>
            </m:d>
          </m:sup>
        </m:sSup>
      </m:oMath>
      <w:r>
        <w:rPr>
          <w:rFonts w:hint="eastAsia"/>
          <w:shd w:val="clear" w:color="auto" w:fill="FFFFFF"/>
          <w:lang w:eastAsia="zh-CN"/>
        </w:rPr>
        <w:t xml:space="preserve"> </w:t>
      </w:r>
      <w:r>
        <w:rPr>
          <w:shd w:val="clear" w:color="auto" w:fill="FFFFFF"/>
          <w:lang w:eastAsia="zh-CN"/>
        </w:rPr>
        <w:t xml:space="preserve">at </w:t>
      </w:r>
      <w:r w:rsidRPr="000B4378">
        <w:rPr>
          <w:lang w:eastAsia="zh-CN"/>
        </w:rPr>
        <w:t xml:space="preserve">iteration </w:t>
      </w:r>
      <m:oMath>
        <m:r>
          <w:rPr>
            <w:rFonts w:ascii="Cambria Math" w:hAnsi="Cambria Math"/>
            <w:shd w:val="clear" w:color="auto" w:fill="FFFFFF"/>
            <w:lang w:eastAsia="zh-CN"/>
          </w:rPr>
          <m:t>j</m:t>
        </m:r>
      </m:oMath>
      <w:r>
        <w:rPr>
          <w:rFonts w:hint="eastAsia"/>
          <w:lang w:eastAsia="zh-CN"/>
        </w:rPr>
        <w:t>,</w:t>
      </w:r>
      <w:r w:rsidRPr="000B4378">
        <w:rPr>
          <w:lang w:eastAsia="zh-CN"/>
        </w:rPr>
        <w:t xml:space="preserve"> we estimate the weight coefficient </w:t>
      </w:r>
      <m:oMath>
        <m:r>
          <m:rPr>
            <m:sty m:val="b"/>
          </m:rPr>
          <w:rPr>
            <w:rFonts w:ascii="Cambria Math" w:hAnsi="Cambria Math"/>
            <w:lang w:eastAsia="zh-CN"/>
          </w:rPr>
          <m:t>w</m:t>
        </m:r>
      </m:oMath>
      <w:r w:rsidRPr="000B4378">
        <w:rPr>
          <w:rFonts w:hint="eastAsia"/>
          <w:lang w:eastAsia="zh-CN"/>
        </w:rPr>
        <w:t xml:space="preserve"> </w:t>
      </w:r>
      <w:r>
        <w:rPr>
          <w:lang w:eastAsia="zh-CN"/>
        </w:rPr>
        <w:t>in the linear fusion function by considering the</w:t>
      </w:r>
      <w:r w:rsidR="003F335A">
        <w:rPr>
          <w:lang w:eastAsia="zh-CN"/>
        </w:rPr>
        <w:t xml:space="preserve"> following</w:t>
      </w:r>
      <w:r>
        <w:rPr>
          <w:lang w:eastAsia="zh-CN"/>
        </w:rPr>
        <w:t xml:space="preserve"> </w:t>
      </w:r>
      <w:r w:rsidR="00802919" w:rsidRPr="00802919">
        <w:rPr>
          <w:lang w:eastAsia="zh-CN"/>
        </w:rPr>
        <w:t>principles</w:t>
      </w:r>
      <w:r>
        <w:rPr>
          <w:lang w:eastAsia="zh-CN"/>
        </w:rPr>
        <w:t xml:space="preserve"> for HI construction</w:t>
      </w:r>
      <w:r w:rsidR="003F335A">
        <w:rPr>
          <w:shd w:val="clear" w:color="auto" w:fill="FFFFFF"/>
          <w:lang w:eastAsia="zh-CN"/>
        </w:rPr>
        <w:t>:</w:t>
      </w:r>
      <w:r>
        <w:rPr>
          <w:shd w:val="clear" w:color="auto" w:fill="FFFFFF"/>
          <w:lang w:eastAsia="zh-CN"/>
        </w:rPr>
        <w:t xml:space="preserve"> </w:t>
      </w:r>
      <w:bookmarkStart w:id="19" w:name="_Hlk93684969"/>
    </w:p>
    <w:p w14:paraId="237C2FE4" w14:textId="0ABAD52F" w:rsidR="00CB3FFB" w:rsidRPr="00FC1ACF" w:rsidRDefault="00CB3FFB" w:rsidP="00CB3FFB">
      <w:pPr>
        <w:pStyle w:val="Text"/>
        <w:ind w:firstLineChars="100" w:firstLine="200"/>
        <w:rPr>
          <w:lang w:eastAsia="zh-CN"/>
        </w:rPr>
      </w:pPr>
      <w:r>
        <w:rPr>
          <w:lang w:eastAsia="zh-CN"/>
        </w:rPr>
        <w:lastRenderedPageBreak/>
        <w:t>1</w:t>
      </w:r>
      <w:r w:rsidRPr="00FC1ACF">
        <w:rPr>
          <w:lang w:eastAsia="zh-CN"/>
        </w:rPr>
        <w:t xml:space="preserve">) </w:t>
      </w:r>
      <w:r w:rsidR="00326962">
        <w:rPr>
          <w:i/>
          <w:iCs/>
          <w:lang w:eastAsia="zh-CN"/>
        </w:rPr>
        <w:t>Minimum</w:t>
      </w:r>
      <w:r w:rsidRPr="00FC1ACF">
        <w:rPr>
          <w:i/>
          <w:iCs/>
          <w:lang w:eastAsia="zh-CN"/>
        </w:rPr>
        <w:t xml:space="preserve"> fitting errors</w:t>
      </w:r>
      <w:r w:rsidRPr="00FC1ACF">
        <w:rPr>
          <w:lang w:eastAsia="zh-CN"/>
        </w:rPr>
        <w:t xml:space="preserve">: The fitting errors </w:t>
      </w:r>
      <w:r>
        <w:rPr>
          <w:lang w:eastAsia="zh-CN"/>
        </w:rPr>
        <w:t xml:space="preserve">between the degradation model and the constructed HI should be </w:t>
      </w:r>
      <w:r w:rsidR="00326962">
        <w:rPr>
          <w:lang w:eastAsia="zh-CN"/>
        </w:rPr>
        <w:t>minimum</w:t>
      </w:r>
      <w:r w:rsidRPr="00FC1ACF">
        <w:rPr>
          <w:lang w:eastAsia="zh-CN"/>
        </w:rPr>
        <w:t xml:space="preserve"> </w:t>
      </w:r>
      <w:r>
        <w:rPr>
          <w:lang w:eastAsia="zh-CN"/>
        </w:rPr>
        <w:fldChar w:fldCharType="begin"/>
      </w:r>
      <w:r>
        <w:rPr>
          <w:lang w:eastAsia="zh-CN"/>
        </w:rPr>
        <w:instrText xml:space="preserve"> ADDIN ZOTERO_ITEM CSL_CITATION {"citationID":"iwl7I6RI","properties":{"formattedCitation":"[1]","plainCitation":"[1]","noteIndex":0},"citationItems":[{"id":95,"uris":["http://zotero.org/users/8967118/items/7MXC3UXP"],"uri":["http://zotero.org/users/8967118/items/7MXC3UXP"],"itemData":{"id":95,"type":"article-journal","abstract":"The rapid development of sensing and computing technologies has enabled multiple sensors embedded in a system to simultaneously monitor the degradation status of an operation unit. This creates a data-rich environment for degradation modeling and prognostics that could potentially lead to an accurate inference about the remaining lifetime of the degraded unit. However, as data collected from multiple sensors are often correlated and each sensor data contains only partial information about the same degradation process, there is a pressing need to develop data fusion methodologies that can integrate the data from multiple sensors for better characterizing the stochastic nature of the degradation process. Unlike other existing data fusion methodologies that treat the fusion procedure and the degradation modeling as two separate tasks, this paper aims at solving these two challenging problems in a unified manner. Specifically, we develop a methodology to construct a health index via fusion of multiple degradation-based sensor data. Our goal is that the developed health index provides a much better characterization of the condition of the unit and thus leads to a better prediction of the remaining lifetime. A case study that involves a degradation dataset of an aircraft gas turbine engine is implemented to numerically evaluate and compare the prognostic performance of the developed health index with existing literature.","container-title":"IEEE Transactions on Automation Science and Engineering","DOI":"10.1109/TASE.2014.2349733","ISSN":"1558-3783","issue":"1","note":"event: IEEE Transactions on Automation Science and Engineering","page":"344-354","source":"IEEE Xplore","title":"Integration of Data Fusion Methodology and Degradation Modeling Process to Improve Prognostics","volume":"13","author":[{"family":"Liu","given":"Kaibo"},{"family":"Huang","given":"Shuai"}],"issued":{"date-parts":[["2016",1]]},"citation-key":"liu_integration_2016"}}],"schema":"https://github.com/citation-style-language/schema/raw/master/csl-citation.json"} </w:instrText>
      </w:r>
      <w:r>
        <w:rPr>
          <w:lang w:eastAsia="zh-CN"/>
        </w:rPr>
        <w:fldChar w:fldCharType="separate"/>
      </w:r>
      <w:r w:rsidRPr="00DB7B0C">
        <w:t>[1]</w:t>
      </w:r>
      <w:r>
        <w:rPr>
          <w:lang w:eastAsia="zh-CN"/>
        </w:rPr>
        <w:fldChar w:fldCharType="end"/>
      </w:r>
      <w:r>
        <w:rPr>
          <w:lang w:eastAsia="zh-CN"/>
        </w:rPr>
        <w:t>, as we taking HI as the health status of a unit and it should be well fitted by the degradation model.</w:t>
      </w:r>
    </w:p>
    <w:p w14:paraId="4EF1417E" w14:textId="7D12D184" w:rsidR="00FC1ACF" w:rsidRDefault="00FC1ACF" w:rsidP="00FC1ACF">
      <w:pPr>
        <w:pStyle w:val="Text"/>
        <w:ind w:firstLineChars="100" w:firstLine="200"/>
      </w:pPr>
      <w:r w:rsidRPr="00FC1ACF">
        <w:t xml:space="preserve">2) </w:t>
      </w:r>
      <w:r w:rsidR="00326962">
        <w:rPr>
          <w:i/>
          <w:iCs/>
        </w:rPr>
        <w:t>Minimum</w:t>
      </w:r>
      <w:r w:rsidRPr="00FC1ACF">
        <w:rPr>
          <w:i/>
          <w:iCs/>
        </w:rPr>
        <w:t xml:space="preserve"> variance at the failure time</w:t>
      </w:r>
      <w:r w:rsidRPr="00FC1ACF">
        <w:t>: The variance of the constructed HI</w:t>
      </w:r>
      <w:r w:rsidR="00B1579B">
        <w:t>s</w:t>
      </w:r>
      <w:r w:rsidRPr="00FC1ACF">
        <w:t xml:space="preserve"> </w:t>
      </w:r>
      <w:r w:rsidR="00B1579B">
        <w:t xml:space="preserve">for all </w:t>
      </w:r>
      <w:r w:rsidR="00592020">
        <w:t>historical</w:t>
      </w:r>
      <w:r w:rsidR="001454C8">
        <w:rPr>
          <w:rFonts w:hint="eastAsia"/>
          <w:i/>
          <w:lang w:eastAsia="zh-CN"/>
        </w:rPr>
        <w:t xml:space="preserve"> </w:t>
      </w:r>
      <w:r w:rsidRPr="00FC1ACF">
        <w:t xml:space="preserve">units at </w:t>
      </w:r>
      <w:r w:rsidR="001454C8">
        <w:t>their</w:t>
      </w:r>
      <w:r w:rsidRPr="00FC1ACF">
        <w:t xml:space="preserve"> failure time should be </w:t>
      </w:r>
      <w:r w:rsidR="00326962">
        <w:t>minimum</w:t>
      </w:r>
      <w:r w:rsidRPr="00FC1ACF">
        <w:t xml:space="preserve"> </w:t>
      </w:r>
      <w:r w:rsidR="00DB7B0C">
        <w:fldChar w:fldCharType="begin"/>
      </w:r>
      <w:r w:rsidR="00DB7B0C">
        <w:instrText xml:space="preserve"> ADDIN ZOTERO_ITEM CSL_CITATION {"citationID":"8MsiDaPH","properties":{"formattedCitation":"[24]","plainCitation":"[24]","noteIndex":0},"citationItems":[{"id":53,"uris":["http://zotero.org/users/8967118/items/CYSTD8QT"],"uri":["http://zotero.org/users/8967118/items/CYSTD8QT"],"itemData":{"id":53,"type":"article-journal","abstract":"Prognostics involves the effective utilization of condition or performance-based sensor signals to accurately estimate the remaining lifetime of partially degraded systems and components. The rapid development of sensor technology, has led to the use of multiple sensors to monitor the condition of an engineering system. It is therefore important to develop methodologies capable of integrating data from multiple sensors with the goal of improving the accuracy of predicting remaining lifetime. Although numerous efforts have focused on developing feature-level and decision-level fusion methodologies for prognostics, little research has targeted the development of “data-level” fusion models. In this paper, we present a methodology for constructing a composite health index for characterizing the performance of a system through the fusion of multiple degradation-based sensor data. This methodology includes data selection, data processing, and data fusion steps that lead to an improved degradation-based prognostic model. Our goal is that the composite health index provides a much better characterization of the condition of a system compared to relying solely on data from an individual sensor. Our methodology was evaluated through a case study involving a degradation dataset of an aircraft gas turbine engine that was generated by the Commercial Modular Aero-Propulsion System Simulation (C-MAPSS).","container-title":"IEEE Transactions on Automation Science and Engineering","DOI":"10.1109/TASE.2013.2250282","ISSN":"1558-3783","issue":"3","note":"event: IEEE Transactions on Automation Science and Engineering","page":"652-664","source":"IEEE Xplore","title":"A data-level fusion model for developing composite health indices for degradation modeling and prognostic analysis","volume":"10","author":[{"family":"Liu","given":"Kaibo"},{"family":"Gebraeel","given":"Nagi Z."},{"family":"Shi","given":"Jianjun"}],"issued":{"date-parts":[["2013",7]]},"citation-key":"Liudatalevelfusionmodel2013"}}],"schema":"https://github.com/citation-style-language/schema/raw/master/csl-citation.json"} </w:instrText>
      </w:r>
      <w:r w:rsidR="00DB7B0C">
        <w:fldChar w:fldCharType="separate"/>
      </w:r>
      <w:r w:rsidR="00DB7B0C" w:rsidRPr="00DB7B0C">
        <w:t>[24]</w:t>
      </w:r>
      <w:r w:rsidR="00DB7B0C">
        <w:fldChar w:fldCharType="end"/>
      </w:r>
      <w:r w:rsidRPr="00FC1ACF">
        <w:t>.</w:t>
      </w:r>
      <w:r w:rsidR="006C4D8B">
        <w:t xml:space="preserve"> </w:t>
      </w:r>
      <w:r w:rsidR="00AD12FA">
        <w:t>T</w:t>
      </w:r>
      <w:r w:rsidR="006C4D8B">
        <w:t xml:space="preserve">hese units </w:t>
      </w:r>
      <w:r w:rsidR="00AD12FA">
        <w:t xml:space="preserve">are </w:t>
      </w:r>
      <w:r w:rsidR="00AD12FA" w:rsidRPr="00AD12FA">
        <w:t>under s</w:t>
      </w:r>
      <w:r w:rsidR="004A0315">
        <w:t>imilar</w:t>
      </w:r>
      <w:r w:rsidR="00AD12FA" w:rsidRPr="00AD12FA">
        <w:t xml:space="preserve"> operational condition and failure mode</w:t>
      </w:r>
      <w:r w:rsidR="00AD12FA">
        <w:t xml:space="preserve">, and thus we assume they have </w:t>
      </w:r>
      <w:r w:rsidR="005A7454">
        <w:t xml:space="preserve">the </w:t>
      </w:r>
      <w:r w:rsidR="006C0FB8">
        <w:t xml:space="preserve">same failure threshold. </w:t>
      </w:r>
    </w:p>
    <w:p w14:paraId="6F878B28" w14:textId="4B3069EE" w:rsidR="00CB3FFB" w:rsidRPr="00FC1ACF" w:rsidRDefault="00CB3FFB" w:rsidP="00CB3FFB">
      <w:pPr>
        <w:pStyle w:val="Text"/>
        <w:ind w:firstLineChars="100" w:firstLine="200"/>
      </w:pPr>
      <w:r>
        <w:t>3</w:t>
      </w:r>
      <w:r w:rsidRPr="00FC1ACF">
        <w:t xml:space="preserve">) </w:t>
      </w:r>
      <w:r w:rsidRPr="00FC1ACF">
        <w:rPr>
          <w:i/>
          <w:iCs/>
        </w:rPr>
        <w:t>Monotonicity</w:t>
      </w:r>
      <w:r w:rsidRPr="00FC1ACF">
        <w:t xml:space="preserve">: The constructed HI should </w:t>
      </w:r>
      <w:r>
        <w:t xml:space="preserve">follow a </w:t>
      </w:r>
      <w:r w:rsidRPr="00FC1ACF">
        <w:t>monotonic</w:t>
      </w:r>
      <w:r>
        <w:t xml:space="preserve"> trend</w:t>
      </w:r>
      <w:r w:rsidRPr="00FC1ACF">
        <w:t xml:space="preserve"> </w:t>
      </w:r>
      <w:r>
        <w:t xml:space="preserve">at all time points </w:t>
      </w:r>
      <w:r>
        <w:fldChar w:fldCharType="begin"/>
      </w:r>
      <w:r>
        <w:instrText xml:space="preserve"> ADDIN ZOTERO_ITEM CSL_CITATION {"citationID":"vnV5EcBx","properties":{"formattedCitation":"[24]","plainCitation":"[24]","noteIndex":0},"citationItems":[{"id":53,"uris":["http://zotero.org/users/8967118/items/CYSTD8QT"],"uri":["http://zotero.org/users/8967118/items/CYSTD8QT"],"itemData":{"id":53,"type":"article-journal","abstract":"Prognostics involves the effective utilization of condition or performance-based sensor signals to accurately estimate the remaining lifetime of partially degraded systems and components. The rapid development of sensor technology, has led to the use of multiple sensors to monitor the condition of an engineering system. It is therefore important to develop methodologies capable of integrating data from multiple sensors with the goal of improving the accuracy of predicting remaining lifetime. Although numerous efforts have focused on developing feature-level and decision-level fusion methodologies for prognostics, little research has targeted the development of “data-level” fusion models. In this paper, we present a methodology for constructing a composite health index for characterizing the performance of a system through the fusion of multiple degradation-based sensor data. This methodology includes data selection, data processing, and data fusion steps that lead to an improved degradation-based prognostic model. Our goal is that the composite health index provides a much better characterization of the condition of a system compared to relying solely on data from an individual sensor. Our methodology was evaluated through a case study involving a degradation dataset of an aircraft gas turbine engine that was generated by the Commercial Modular Aero-Propulsion System Simulation (C-MAPSS).","container-title":"IEEE Transactions on Automation Science and Engineering","DOI":"10.1109/TASE.2013.2250282","ISSN":"1558-3783","issue":"3","note":"event: IEEE Transactions on Automation Science and Engineering","page":"652-664","source":"IEEE Xplore","title":"A data-level fusion model for developing composite health indices for degradation modeling and prognostic analysis","volume":"10","author":[{"family":"Liu","given":"Kaibo"},{"family":"Gebraeel","given":"Nagi Z."},{"family":"Shi","given":"Jianjun"}],"issued":{"date-parts":[["2013",7]]},"citation-key":"Liudatalevelfusionmodel2013"}}],"schema":"https://github.com/citation-style-language/schema/raw/master/csl-citation.json"} </w:instrText>
      </w:r>
      <w:r>
        <w:fldChar w:fldCharType="separate"/>
      </w:r>
      <w:r w:rsidRPr="00DB7B0C">
        <w:t>[24]</w:t>
      </w:r>
      <w:r>
        <w:fldChar w:fldCharType="end"/>
      </w:r>
      <w:r>
        <w:t xml:space="preserve">, as we suppose </w:t>
      </w:r>
      <w:r w:rsidR="00EA05D4">
        <w:t xml:space="preserve">the health status of </w:t>
      </w:r>
      <w:r w:rsidR="006E426C">
        <w:t xml:space="preserve">a </w:t>
      </w:r>
      <w:r w:rsidR="00EA05D4">
        <w:t xml:space="preserve">unit </w:t>
      </w:r>
      <w:r w:rsidR="00DE3458">
        <w:t xml:space="preserve">should </w:t>
      </w:r>
      <w:r w:rsidR="00EA05D4">
        <w:t xml:space="preserve">follow a </w:t>
      </w:r>
      <w:r w:rsidR="00EA05D4" w:rsidRPr="00FC1ACF">
        <w:t>monotonic</w:t>
      </w:r>
      <w:r w:rsidR="00EA05D4">
        <w:t xml:space="preserve"> trend and </w:t>
      </w:r>
      <w:r w:rsidR="0066749D">
        <w:t>it</w:t>
      </w:r>
      <w:r w:rsidR="006E426C">
        <w:t xml:space="preserve"> comes to failure when its HI reaches the threshold.</w:t>
      </w:r>
    </w:p>
    <w:p w14:paraId="1B148F37" w14:textId="543271C7" w:rsidR="00ED5C2A" w:rsidRDefault="0087122D" w:rsidP="0049101B">
      <w:pPr>
        <w:pStyle w:val="Text"/>
        <w:ind w:firstLine="204"/>
        <w:rPr>
          <w:shd w:val="clear" w:color="auto" w:fill="FFFFFF"/>
          <w:lang w:eastAsia="zh-CN"/>
        </w:rPr>
      </w:pPr>
      <w:r>
        <w:rPr>
          <w:lang w:eastAsia="zh-CN"/>
        </w:rPr>
        <w:t>According to these properties for HI construction, we can</w:t>
      </w:r>
      <w:r w:rsidR="0060422C">
        <w:rPr>
          <w:lang w:eastAsia="zh-CN"/>
        </w:rPr>
        <w:t xml:space="preserve"> create </w:t>
      </w:r>
      <w:r w:rsidR="00A9695A">
        <w:rPr>
          <w:lang w:eastAsia="zh-CN"/>
        </w:rPr>
        <w:t xml:space="preserve">the </w:t>
      </w:r>
      <w:r w:rsidR="0060422C">
        <w:rPr>
          <w:lang w:eastAsia="zh-CN"/>
        </w:rPr>
        <w:t xml:space="preserve">corresponding </w:t>
      </w:r>
      <w:r w:rsidR="0060422C" w:rsidRPr="000B4378">
        <w:rPr>
          <w:lang w:eastAsia="zh-CN"/>
        </w:rPr>
        <w:t>objective function</w:t>
      </w:r>
      <w:r>
        <w:rPr>
          <w:lang w:eastAsia="zh-CN"/>
        </w:rPr>
        <w:t xml:space="preserve"> </w:t>
      </w:r>
      <w:r w:rsidR="0060422C">
        <w:rPr>
          <w:lang w:eastAsia="zh-CN"/>
        </w:rPr>
        <w:t>and constrain</w:t>
      </w:r>
      <w:r w:rsidR="00663243">
        <w:rPr>
          <w:lang w:eastAsia="zh-CN"/>
        </w:rPr>
        <w:t>t</w:t>
      </w:r>
      <w:r w:rsidR="0060422C">
        <w:rPr>
          <w:lang w:eastAsia="zh-CN"/>
        </w:rPr>
        <w:t>s</w:t>
      </w:r>
      <w:r w:rsidR="00060D88">
        <w:rPr>
          <w:lang w:eastAsia="zh-CN"/>
        </w:rPr>
        <w:t>.</w:t>
      </w:r>
      <w:r w:rsidRPr="000B4378">
        <w:rPr>
          <w:lang w:eastAsia="zh-CN"/>
        </w:rPr>
        <w:t xml:space="preserve"> </w:t>
      </w:r>
      <w:bookmarkEnd w:id="19"/>
      <w:r w:rsidR="00160C86">
        <w:rPr>
          <w:lang w:eastAsia="zh-CN"/>
        </w:rPr>
        <w:t>C</w:t>
      </w:r>
      <w:r w:rsidR="00060D88">
        <w:rPr>
          <w:lang w:eastAsia="zh-CN"/>
        </w:rPr>
        <w:t>onsidering t</w:t>
      </w:r>
      <w:r w:rsidR="003A10BD" w:rsidRPr="003A10BD">
        <w:rPr>
          <w:lang w:eastAsia="zh-CN"/>
        </w:rPr>
        <w:t xml:space="preserve">he degradation statuses at time </w:t>
      </w:r>
      <w:r w:rsidR="00537BDC">
        <w:rPr>
          <w:lang w:eastAsia="zh-CN"/>
        </w:rPr>
        <w:t>point</w:t>
      </w:r>
      <w:r w:rsidR="00537BDC" w:rsidRPr="003A10BD">
        <w:rPr>
          <w:lang w:eastAsia="zh-CN"/>
        </w:rPr>
        <w:t xml:space="preserve">s </w:t>
      </w:r>
      <w:r w:rsidR="003A10BD" w:rsidRPr="003A10BD">
        <w:rPr>
          <w:lang w:eastAsia="zh-CN"/>
        </w:rPr>
        <w:t xml:space="preserve">that are closer to failure time </w:t>
      </w:r>
      <w:r w:rsidR="00BC5E0C">
        <w:rPr>
          <w:lang w:eastAsia="zh-CN"/>
        </w:rPr>
        <w:t>have</w:t>
      </w:r>
      <w:r w:rsidR="00BC5E0C" w:rsidRPr="003A10BD">
        <w:rPr>
          <w:lang w:eastAsia="zh-CN"/>
        </w:rPr>
        <w:t xml:space="preserve"> </w:t>
      </w:r>
      <w:r w:rsidR="00BC5E0C">
        <w:rPr>
          <w:lang w:eastAsia="zh-CN"/>
        </w:rPr>
        <w:t>higher</w:t>
      </w:r>
      <w:r w:rsidR="003A10BD" w:rsidRPr="003A10BD">
        <w:rPr>
          <w:lang w:eastAsia="zh-CN"/>
        </w:rPr>
        <w:t xml:space="preserve"> effect on RUL </w:t>
      </w:r>
      <w:r w:rsidR="00656F8F" w:rsidRPr="003A10BD">
        <w:rPr>
          <w:lang w:eastAsia="zh-CN"/>
        </w:rPr>
        <w:t>prediction</w:t>
      </w:r>
      <w:r w:rsidR="00656F8F">
        <w:rPr>
          <w:lang w:eastAsia="zh-CN"/>
        </w:rPr>
        <w:t>,</w:t>
      </w:r>
      <w:r w:rsidR="00060D88">
        <w:rPr>
          <w:lang w:eastAsia="zh-CN"/>
        </w:rPr>
        <w:t xml:space="preserve"> </w:t>
      </w:r>
      <w:r w:rsidR="006274F5" w:rsidRPr="000B4378">
        <w:rPr>
          <w:lang w:eastAsia="zh-CN"/>
        </w:rPr>
        <w:t xml:space="preserve">we </w:t>
      </w:r>
      <w:bookmarkStart w:id="20" w:name="_Hlk93684756"/>
      <w:r w:rsidR="00AD6CD1">
        <w:rPr>
          <w:lang w:eastAsia="zh-CN"/>
        </w:rPr>
        <w:t>set</w:t>
      </w:r>
      <w:r w:rsidR="00927688">
        <w:rPr>
          <w:lang w:eastAsia="zh-CN"/>
        </w:rPr>
        <w:t xml:space="preserve"> </w:t>
      </w:r>
      <w:r w:rsidR="00202953">
        <w:rPr>
          <w:lang w:eastAsia="zh-CN"/>
        </w:rPr>
        <w:t xml:space="preserve">the </w:t>
      </w:r>
      <w:r w:rsidR="00927688">
        <w:rPr>
          <w:lang w:eastAsia="zh-CN"/>
        </w:rPr>
        <w:t>weight</w:t>
      </w:r>
      <w:r w:rsidR="00927688" w:rsidRPr="000B4378">
        <w:rPr>
          <w:lang w:eastAsia="zh-CN"/>
        </w:rPr>
        <w:t xml:space="preserve"> matrix </w:t>
      </w:r>
      <m:oMath>
        <m:sSub>
          <m:sSubPr>
            <m:ctrlPr>
              <w:rPr>
                <w:rFonts w:ascii="Cambria Math" w:hAnsi="Cambria Math"/>
                <w:i/>
                <w:lang w:eastAsia="zh-CN"/>
              </w:rPr>
            </m:ctrlPr>
          </m:sSubPr>
          <m:e>
            <m:r>
              <m:rPr>
                <m:sty m:val="bi"/>
              </m:rPr>
              <w:rPr>
                <w:rFonts w:ascii="Cambria Math" w:hAnsi="Cambria Math"/>
                <w:lang w:eastAsia="zh-CN"/>
              </w:rPr>
              <m:t>c</m:t>
            </m:r>
          </m:e>
          <m:sub>
            <m:r>
              <w:rPr>
                <w:rFonts w:ascii="Cambria Math" w:hAnsi="Cambria Math"/>
                <w:lang w:eastAsia="zh-CN"/>
              </w:rPr>
              <m:t>l</m:t>
            </m:r>
          </m:sub>
        </m:sSub>
      </m:oMath>
      <w:bookmarkEnd w:id="20"/>
      <w:r w:rsidR="006274F5" w:rsidRPr="000B4378">
        <w:rPr>
          <w:lang w:eastAsia="zh-CN"/>
        </w:rPr>
        <w:t xml:space="preserve"> for different time </w:t>
      </w:r>
      <w:r w:rsidR="00AD6CD1">
        <w:rPr>
          <w:lang w:eastAsia="zh-CN"/>
        </w:rPr>
        <w:t>point</w:t>
      </w:r>
      <w:r w:rsidR="00AD6CD1" w:rsidRPr="000B4378">
        <w:rPr>
          <w:lang w:eastAsia="zh-CN"/>
        </w:rPr>
        <w:t xml:space="preserve">s </w:t>
      </w:r>
      <w:r w:rsidR="006274F5" w:rsidRPr="000B4378">
        <w:rPr>
          <w:lang w:eastAsia="zh-CN"/>
        </w:rPr>
        <w:t xml:space="preserve">(see details in Appendix A), and </w:t>
      </w:r>
      <w:r w:rsidR="00AD6CD1">
        <w:rPr>
          <w:lang w:eastAsia="zh-CN"/>
        </w:rPr>
        <w:t>write the weighted residual term from</w:t>
      </w:r>
      <w:r w:rsidR="006274F5" w:rsidRPr="000B4378">
        <w:rPr>
          <w:lang w:eastAsia="zh-CN"/>
        </w:rPr>
        <w:t xml:space="preserve"> </w:t>
      </w:r>
      <w:r w:rsidR="00160C86">
        <w:rPr>
          <w:lang w:eastAsia="zh-CN"/>
        </w:rPr>
        <w:t>(7</w:t>
      </w:r>
      <w:r w:rsidR="00656F8F">
        <w:rPr>
          <w:lang w:eastAsia="zh-CN"/>
        </w:rPr>
        <w:t xml:space="preserve">) </w:t>
      </w:r>
      <w:r w:rsidR="00656F8F" w:rsidRPr="000B4378">
        <w:rPr>
          <w:lang w:eastAsia="zh-CN"/>
        </w:rPr>
        <w:t>as</w:t>
      </w:r>
      <w:r w:rsidR="006274F5" w:rsidRPr="000B4378">
        <w:rPr>
          <w:lang w:eastAsia="zh-CN"/>
        </w:rPr>
        <w:t xml:space="preserve"> </w:t>
      </w:r>
      <m:oMath>
        <m:sSub>
          <m:sSubPr>
            <m:ctrlPr>
              <w:rPr>
                <w:rFonts w:ascii="Cambria Math" w:hAnsi="Cambria Math"/>
                <w:i/>
                <w:lang w:eastAsia="zh-CN"/>
              </w:rPr>
            </m:ctrlPr>
          </m:sSubPr>
          <m:e>
            <m:r>
              <m:rPr>
                <m:sty m:val="b"/>
              </m:rPr>
              <w:rPr>
                <w:rFonts w:ascii="Cambria Math" w:hAnsi="Cambria Math"/>
                <w:lang w:eastAsia="zh-CN"/>
              </w:rPr>
              <m:t>c</m:t>
            </m:r>
          </m:e>
          <m:sub>
            <m:r>
              <w:rPr>
                <w:rFonts w:ascii="Cambria Math" w:hAnsi="Cambria Math"/>
                <w:lang w:eastAsia="zh-CN"/>
              </w:rPr>
              <m:t>l</m:t>
            </m:r>
          </m:sub>
        </m:sSub>
        <m:r>
          <m:rPr>
            <m:sty m:val="p"/>
          </m:rPr>
          <w:rPr>
            <w:rFonts w:ascii="Cambria Math" w:hAnsi="Cambria Math"/>
            <w:lang w:eastAsia="zh-CN"/>
          </w:rPr>
          <m:t>⋅</m:t>
        </m:r>
        <m:sSub>
          <m:sSubPr>
            <m:ctrlPr>
              <w:rPr>
                <w:rFonts w:ascii="Cambria Math" w:hAnsi="Cambria Math"/>
                <w:i/>
                <w:lang w:eastAsia="zh-CN"/>
              </w:rPr>
            </m:ctrlPr>
          </m:sSubPr>
          <m:e>
            <m:r>
              <m:rPr>
                <m:sty m:val="b"/>
              </m:rPr>
              <w:rPr>
                <w:rFonts w:ascii="Cambria Math" w:hAnsi="Cambria Math"/>
                <w:lang w:eastAsia="zh-CN"/>
              </w:rPr>
              <m:t>ϵ</m:t>
            </m:r>
            <m:ctrlPr>
              <w:rPr>
                <w:rFonts w:ascii="Cambria Math" w:hAnsi="Cambria Math"/>
                <w:lang w:eastAsia="zh-CN"/>
              </w:rPr>
            </m:ctrlPr>
          </m:e>
          <m:sub>
            <m:r>
              <w:rPr>
                <w:rFonts w:ascii="Cambria Math" w:hAnsi="Cambria Math"/>
                <w:lang w:eastAsia="zh-CN"/>
              </w:rPr>
              <m:t>l</m:t>
            </m:r>
          </m:sub>
        </m:sSub>
        <m:r>
          <w:rPr>
            <w:rFonts w:ascii="Cambria Math" w:hAnsi="Cambria Math"/>
            <w:lang w:eastAsia="zh-CN"/>
          </w:rPr>
          <m:t>=</m:t>
        </m:r>
        <m:sSub>
          <m:sSubPr>
            <m:ctrlPr>
              <w:rPr>
                <w:rFonts w:ascii="Cambria Math" w:hAnsi="Cambria Math"/>
                <w:i/>
                <w:lang w:eastAsia="zh-CN"/>
              </w:rPr>
            </m:ctrlPr>
          </m:sSubPr>
          <m:e>
            <m:r>
              <m:rPr>
                <m:sty m:val="b"/>
              </m:rPr>
              <w:rPr>
                <w:rFonts w:ascii="Cambria Math" w:hAnsi="Cambria Math"/>
                <w:lang w:eastAsia="zh-CN"/>
              </w:rPr>
              <m:t>c</m:t>
            </m:r>
          </m:e>
          <m:sub>
            <m:r>
              <w:rPr>
                <w:rFonts w:ascii="Cambria Math" w:hAnsi="Cambria Math"/>
                <w:lang w:eastAsia="zh-CN"/>
              </w:rPr>
              <m:t>l</m:t>
            </m:r>
          </m:sub>
        </m:sSub>
        <m:r>
          <m:rPr>
            <m:sty m:val="p"/>
          </m:rPr>
          <w:rPr>
            <w:rFonts w:ascii="Cambria Math" w:hAnsi="Cambria Math"/>
            <w:lang w:eastAsia="zh-CN"/>
          </w:rPr>
          <m:t>⋅</m:t>
        </m:r>
        <m:sSub>
          <m:sSubPr>
            <m:ctrlPr>
              <w:rPr>
                <w:rFonts w:ascii="Cambria Math" w:hAnsi="Cambria Math"/>
                <w:b/>
                <w:lang w:eastAsia="zh-CN"/>
              </w:rPr>
            </m:ctrlPr>
          </m:sSubPr>
          <m:e>
            <m:r>
              <m:rPr>
                <m:sty m:val="b"/>
              </m:rPr>
              <w:rPr>
                <w:rFonts w:ascii="Cambria Math" w:hAnsi="Cambria Math"/>
                <w:lang w:eastAsia="zh-CN"/>
              </w:rPr>
              <m:t>x</m:t>
            </m:r>
          </m:e>
          <m:sub>
            <m:r>
              <w:rPr>
                <w:rFonts w:ascii="Cambria Math" w:hAnsi="Cambria Math"/>
                <w:lang w:eastAsia="zh-CN"/>
              </w:rPr>
              <m:t>l</m:t>
            </m:r>
          </m:sub>
        </m:sSub>
        <m:r>
          <m:rPr>
            <m:sty m:val="b"/>
          </m:rPr>
          <w:rPr>
            <w:rFonts w:ascii="Cambria Math" w:hAnsi="Cambria Math"/>
            <w:lang w:eastAsia="zh-CN"/>
          </w:rPr>
          <m:t>w</m:t>
        </m:r>
        <m:r>
          <w:rPr>
            <w:rFonts w:ascii="Cambria Math" w:hAnsi="Cambria Math"/>
            <w:lang w:eastAsia="zh-CN"/>
          </w:rPr>
          <m:t>-</m:t>
        </m:r>
        <m:sSub>
          <m:sSubPr>
            <m:ctrlPr>
              <w:rPr>
                <w:rFonts w:ascii="Cambria Math" w:hAnsi="Cambria Math"/>
                <w:i/>
                <w:lang w:eastAsia="zh-CN"/>
              </w:rPr>
            </m:ctrlPr>
          </m:sSubPr>
          <m:e>
            <m:r>
              <m:rPr>
                <m:sty m:val="b"/>
              </m:rPr>
              <w:rPr>
                <w:rFonts w:ascii="Cambria Math" w:hAnsi="Cambria Math"/>
                <w:lang w:eastAsia="zh-CN"/>
              </w:rPr>
              <m:t>c</m:t>
            </m:r>
          </m:e>
          <m:sub>
            <m:r>
              <w:rPr>
                <w:rFonts w:ascii="Cambria Math" w:hAnsi="Cambria Math"/>
                <w:lang w:eastAsia="zh-CN"/>
              </w:rPr>
              <m:t>l</m:t>
            </m:r>
          </m:sub>
        </m:sSub>
        <m:r>
          <m:rPr>
            <m:sty m:val="p"/>
          </m:rPr>
          <w:rPr>
            <w:rFonts w:ascii="Cambria Math" w:hAnsi="Cambria Math"/>
            <w:lang w:eastAsia="zh-CN"/>
          </w:rPr>
          <m:t>⋅</m:t>
        </m:r>
        <m:sSub>
          <m:sSubPr>
            <m:ctrlPr>
              <w:rPr>
                <w:rFonts w:ascii="Cambria Math" w:hAnsi="Cambria Math"/>
                <w:i/>
                <w:lang w:eastAsia="zh-CN"/>
              </w:rPr>
            </m:ctrlPr>
          </m:sSubPr>
          <m:e>
            <m:r>
              <m:rPr>
                <m:sty m:val="b"/>
              </m:rPr>
              <w:rPr>
                <w:rFonts w:ascii="Cambria Math" w:hAnsi="Cambria Math" w:hint="eastAsia"/>
                <w:lang w:eastAsia="zh-CN"/>
              </w:rPr>
              <m:t>Φ</m:t>
            </m:r>
            <m:ctrlPr>
              <w:rPr>
                <w:rFonts w:ascii="Cambria Math" w:hAnsi="Cambria Math"/>
                <w:lang w:eastAsia="zh-CN"/>
              </w:rPr>
            </m:ctrlPr>
          </m:e>
          <m:sub>
            <m:r>
              <w:rPr>
                <w:rFonts w:ascii="Cambria Math" w:hAnsi="Cambria Math"/>
                <w:lang w:eastAsia="zh-CN"/>
              </w:rPr>
              <m:t>l</m:t>
            </m:r>
          </m:sub>
        </m:sSub>
        <m:sSub>
          <m:sSubPr>
            <m:ctrlPr>
              <w:rPr>
                <w:rFonts w:ascii="Cambria Math" w:hAnsi="Cambria Math"/>
                <w:i/>
                <w:iCs/>
              </w:rPr>
            </m:ctrlPr>
          </m:sSubPr>
          <m:e>
            <m:acc>
              <m:accPr>
                <m:ctrlPr>
                  <w:rPr>
                    <w:rFonts w:ascii="Cambria Math" w:hAnsi="Cambria Math"/>
                  </w:rPr>
                </m:ctrlPr>
              </m:accPr>
              <m:e>
                <m:r>
                  <m:rPr>
                    <m:sty m:val="b"/>
                  </m:rPr>
                  <w:rPr>
                    <w:rFonts w:ascii="Cambria Math" w:hAnsi="Cambria Math" w:hint="eastAsia"/>
                  </w:rPr>
                  <m:t>Γ</m:t>
                </m:r>
              </m:e>
            </m:acc>
          </m:e>
          <m:sub>
            <m:r>
              <w:rPr>
                <w:rFonts w:ascii="Cambria Math" w:hAnsi="Cambria Math"/>
              </w:rPr>
              <m:t>l</m:t>
            </m:r>
          </m:sub>
        </m:sSub>
      </m:oMath>
      <w:r w:rsidR="00897263">
        <w:rPr>
          <w:lang w:eastAsia="zh-CN"/>
        </w:rPr>
        <w:t>,</w:t>
      </w:r>
      <w:r w:rsidR="006274F5" w:rsidRPr="000B4378">
        <w:rPr>
          <w:lang w:eastAsia="zh-CN"/>
        </w:rPr>
        <w:t xml:space="preserve"> </w:t>
      </w:r>
      <w:r w:rsidR="00897263">
        <w:rPr>
          <w:lang w:eastAsia="zh-CN"/>
        </w:rPr>
        <w:t xml:space="preserve">where </w:t>
      </w:r>
      <m:oMath>
        <m:sSub>
          <m:sSubPr>
            <m:ctrlPr>
              <w:rPr>
                <w:rFonts w:ascii="Cambria Math" w:hAnsi="Cambria Math"/>
                <w:i/>
                <w:iCs/>
              </w:rPr>
            </m:ctrlPr>
          </m:sSubPr>
          <m:e>
            <m:acc>
              <m:accPr>
                <m:ctrlPr>
                  <w:rPr>
                    <w:rFonts w:ascii="Cambria Math" w:hAnsi="Cambria Math"/>
                  </w:rPr>
                </m:ctrlPr>
              </m:accPr>
              <m:e>
                <m:r>
                  <m:rPr>
                    <m:sty m:val="b"/>
                  </m:rPr>
                  <w:rPr>
                    <w:rFonts w:ascii="Cambria Math" w:hAnsi="Cambria Math" w:hint="eastAsia"/>
                  </w:rPr>
                  <m:t>Γ</m:t>
                </m:r>
              </m:e>
            </m:acc>
          </m:e>
          <m:sub>
            <m:r>
              <w:rPr>
                <w:rFonts w:ascii="Cambria Math" w:hAnsi="Cambria Math"/>
              </w:rPr>
              <m:t>l</m:t>
            </m:r>
          </m:sub>
        </m:sSub>
      </m:oMath>
      <w:r w:rsidR="00897263">
        <w:rPr>
          <w:rFonts w:hint="eastAsia"/>
          <w:shd w:val="clear" w:color="auto" w:fill="FFFFFF"/>
          <w:lang w:eastAsia="zh-CN"/>
        </w:rPr>
        <w:t xml:space="preserve"> </w:t>
      </w:r>
      <w:r w:rsidR="00897263">
        <w:rPr>
          <w:shd w:val="clear" w:color="auto" w:fill="FFFFFF"/>
          <w:lang w:eastAsia="zh-CN"/>
        </w:rPr>
        <w:t xml:space="preserve">is the </w:t>
      </w:r>
      <w:r w:rsidR="007B601E">
        <w:rPr>
          <w:shd w:val="clear" w:color="auto" w:fill="FFFFFF"/>
          <w:lang w:eastAsia="zh-CN"/>
        </w:rPr>
        <w:t>p</w:t>
      </w:r>
      <w:r w:rsidR="007B601E" w:rsidRPr="007B601E">
        <w:rPr>
          <w:shd w:val="clear" w:color="auto" w:fill="FFFFFF"/>
          <w:lang w:eastAsia="zh-CN"/>
        </w:rPr>
        <w:t>osterior</w:t>
      </w:r>
      <w:r w:rsidR="007B601E">
        <w:rPr>
          <w:shd w:val="clear" w:color="auto" w:fill="FFFFFF"/>
          <w:lang w:eastAsia="zh-CN"/>
        </w:rPr>
        <w:t xml:space="preserve"> </w:t>
      </w:r>
      <w:r w:rsidR="00897263">
        <w:rPr>
          <w:shd w:val="clear" w:color="auto" w:fill="FFFFFF"/>
          <w:lang w:eastAsia="zh-CN"/>
        </w:rPr>
        <w:t xml:space="preserve">expectation of the parameter </w:t>
      </w:r>
      <m:oMath>
        <m:sSub>
          <m:sSubPr>
            <m:ctrlPr>
              <w:rPr>
                <w:rFonts w:ascii="Cambria Math" w:hAnsi="Cambria Math"/>
                <w:i/>
              </w:rPr>
            </m:ctrlPr>
          </m:sSubPr>
          <m:e>
            <m:r>
              <m:rPr>
                <m:sty m:val="b"/>
              </m:rPr>
              <w:rPr>
                <w:rFonts w:ascii="Cambria Math" w:hAnsi="Cambria Math"/>
              </w:rPr>
              <m:t>Γ</m:t>
            </m:r>
          </m:e>
          <m:sub>
            <m:r>
              <w:rPr>
                <w:rFonts w:ascii="Cambria Math" w:hAnsi="Cambria Math"/>
              </w:rPr>
              <m:t>l</m:t>
            </m:r>
          </m:sub>
        </m:sSub>
      </m:oMath>
      <w:r w:rsidR="00ED5C2A">
        <w:rPr>
          <w:rFonts w:hint="eastAsia"/>
          <w:shd w:val="clear" w:color="auto" w:fill="FFFFFF"/>
          <w:lang w:eastAsia="zh-CN"/>
        </w:rPr>
        <w:t xml:space="preserve"> </w:t>
      </w:r>
      <w:r w:rsidR="00897263">
        <w:rPr>
          <w:shd w:val="clear" w:color="auto" w:fill="FFFFFF"/>
          <w:lang w:eastAsia="zh-CN"/>
        </w:rPr>
        <w:t xml:space="preserve">in </w:t>
      </w:r>
      <w:r w:rsidR="00ED5C2A">
        <w:rPr>
          <w:shd w:val="clear" w:color="auto" w:fill="FFFFFF"/>
          <w:lang w:eastAsia="zh-CN"/>
        </w:rPr>
        <w:t xml:space="preserve">the </w:t>
      </w:r>
      <w:r w:rsidR="00897263">
        <w:rPr>
          <w:shd w:val="clear" w:color="auto" w:fill="FFFFFF"/>
          <w:lang w:eastAsia="zh-CN"/>
        </w:rPr>
        <w:t>degradation model</w:t>
      </w:r>
      <w:r w:rsidR="0049101B">
        <w:rPr>
          <w:shd w:val="clear" w:color="auto" w:fill="FFFFFF"/>
          <w:lang w:eastAsia="zh-CN"/>
        </w:rPr>
        <w:t xml:space="preserve"> and </w:t>
      </w:r>
      <w:r w:rsidR="00ED5C2A">
        <w:rPr>
          <w:shd w:val="clear" w:color="auto" w:fill="FFFFFF"/>
          <w:lang w:eastAsia="zh-CN"/>
        </w:rPr>
        <w:t>can be represented as a function with respect to</w:t>
      </w:r>
      <w:r w:rsidR="0049101B" w:rsidRPr="0049101B">
        <w:rPr>
          <w:rFonts w:ascii="Cambria Math" w:hAnsi="Cambria Math"/>
          <w:b/>
          <w:lang w:eastAsia="zh-CN"/>
        </w:rPr>
        <w:t xml:space="preserve"> </w:t>
      </w:r>
      <m:oMath>
        <m:r>
          <m:rPr>
            <m:sty m:val="b"/>
          </m:rPr>
          <w:rPr>
            <w:rFonts w:ascii="Cambria Math" w:hAnsi="Cambria Math"/>
            <w:lang w:eastAsia="zh-CN"/>
          </w:rPr>
          <m:t>w</m:t>
        </m:r>
      </m:oMath>
      <w:r w:rsidR="00653E56">
        <w:rPr>
          <w:shd w:val="clear" w:color="auto" w:fill="FFFFFF"/>
          <w:lang w:eastAsia="zh-CN"/>
        </w:rPr>
        <w:t xml:space="preserve">. </w:t>
      </w:r>
    </w:p>
    <w:p w14:paraId="00C4C6D6" w14:textId="5B9E63DC" w:rsidR="0049101B" w:rsidRPr="000639B6" w:rsidRDefault="0042608C" w:rsidP="0049101B">
      <w:pPr>
        <w:pStyle w:val="Text"/>
        <w:ind w:firstLine="204"/>
        <w:rPr>
          <w:iCs/>
          <w:color w:val="000000"/>
          <w:kern w:val="24"/>
          <w:lang w:eastAsia="zh-CN"/>
        </w:rPr>
      </w:pPr>
      <w:r>
        <w:rPr>
          <w:shd w:val="clear" w:color="auto" w:fill="FFFFFF"/>
          <w:lang w:eastAsia="zh-CN"/>
        </w:rPr>
        <w:t xml:space="preserve">To </w:t>
      </w:r>
      <w:r w:rsidR="0049101B">
        <w:rPr>
          <w:shd w:val="clear" w:color="auto" w:fill="FFFFFF"/>
          <w:lang w:eastAsia="zh-CN"/>
        </w:rPr>
        <w:t xml:space="preserve">obtain the </w:t>
      </w:r>
      <w:r w:rsidR="00ED5C2A">
        <w:rPr>
          <w:shd w:val="clear" w:color="auto" w:fill="FFFFFF"/>
          <w:lang w:eastAsia="zh-CN"/>
        </w:rPr>
        <w:t>p</w:t>
      </w:r>
      <w:r w:rsidR="00ED5C2A" w:rsidRPr="007B601E">
        <w:rPr>
          <w:shd w:val="clear" w:color="auto" w:fill="FFFFFF"/>
          <w:lang w:eastAsia="zh-CN"/>
        </w:rPr>
        <w:t>osterior</w:t>
      </w:r>
      <w:r w:rsidR="00ED5C2A">
        <w:rPr>
          <w:shd w:val="clear" w:color="auto" w:fill="FFFFFF"/>
          <w:lang w:eastAsia="zh-CN"/>
        </w:rPr>
        <w:t xml:space="preserve"> </w:t>
      </w:r>
      <w:r w:rsidR="0049101B">
        <w:rPr>
          <w:shd w:val="clear" w:color="auto" w:fill="FFFFFF"/>
          <w:lang w:eastAsia="zh-CN"/>
        </w:rPr>
        <w:t>expectation</w:t>
      </w:r>
      <w:r w:rsidR="00E56F1A">
        <w:rPr>
          <w:shd w:val="clear" w:color="auto" w:fill="FFFFFF"/>
          <w:lang w:eastAsia="zh-CN"/>
        </w:rPr>
        <w:t xml:space="preserve"> and the covariance of </w:t>
      </w:r>
      <m:oMath>
        <m:sSub>
          <m:sSubPr>
            <m:ctrlPr>
              <w:rPr>
                <w:rFonts w:ascii="Cambria Math" w:hAnsi="Cambria Math"/>
                <w:bCs/>
                <w:i/>
                <w:iCs/>
                <w:shd w:val="clear" w:color="auto" w:fill="FFFFFF"/>
                <w:lang w:eastAsia="zh-CN"/>
              </w:rPr>
            </m:ctrlPr>
          </m:sSubPr>
          <m:e>
            <m:r>
              <m:rPr>
                <m:sty m:val="b"/>
              </m:rPr>
              <w:rPr>
                <w:rFonts w:ascii="Cambria Math" w:hAnsi="Cambria Math" w:hint="eastAsia"/>
                <w:shd w:val="clear" w:color="auto" w:fill="FFFFFF"/>
                <w:lang w:eastAsia="zh-CN"/>
              </w:rPr>
              <m:t>Γ</m:t>
            </m:r>
          </m:e>
          <m:sub>
            <m:r>
              <w:rPr>
                <w:rFonts w:ascii="Cambria Math" w:hAnsi="Cambria Math"/>
                <w:shd w:val="clear" w:color="auto" w:fill="FFFFFF"/>
                <w:lang w:eastAsia="zh-CN"/>
              </w:rPr>
              <m:t>l</m:t>
            </m:r>
          </m:sub>
        </m:sSub>
      </m:oMath>
      <w:r w:rsidR="0049101B">
        <w:rPr>
          <w:shd w:val="clear" w:color="auto" w:fill="FFFFFF"/>
          <w:lang w:eastAsia="zh-CN"/>
        </w:rPr>
        <w:t xml:space="preserve">, </w:t>
      </w:r>
      <w:r w:rsidR="0049101B">
        <w:rPr>
          <w:bCs/>
          <w:iCs/>
          <w:shd w:val="clear" w:color="auto" w:fill="FFFFFF"/>
          <w:lang w:eastAsia="zh-CN"/>
        </w:rPr>
        <w:t xml:space="preserve">first we calculate </w:t>
      </w:r>
      <w:r w:rsidR="00406DD3">
        <w:rPr>
          <w:bCs/>
          <w:iCs/>
          <w:shd w:val="clear" w:color="auto" w:fill="FFFFFF"/>
          <w:lang w:eastAsia="zh-CN"/>
        </w:rPr>
        <w:t xml:space="preserve">the </w:t>
      </w:r>
      <w:r w:rsidR="0049101B" w:rsidRPr="00F577A5">
        <w:rPr>
          <w:bCs/>
          <w:iCs/>
          <w:shd w:val="clear" w:color="auto" w:fill="FFFFFF"/>
          <w:lang w:eastAsia="zh-CN"/>
        </w:rPr>
        <w:t>log-</w:t>
      </w:r>
      <w:r w:rsidR="0049101B">
        <w:rPr>
          <w:bCs/>
          <w:iCs/>
          <w:shd w:val="clear" w:color="auto" w:fill="FFFFFF"/>
          <w:lang w:eastAsia="zh-CN"/>
        </w:rPr>
        <w:t>likelihood of</w:t>
      </w:r>
      <w:r w:rsidR="0049101B" w:rsidRPr="00F577A5">
        <w:rPr>
          <w:bCs/>
          <w:iCs/>
          <w:shd w:val="clear" w:color="auto" w:fill="FFFFFF"/>
          <w:lang w:eastAsia="zh-CN"/>
        </w:rPr>
        <w:t xml:space="preserve"> joint distribution </w:t>
      </w:r>
      <m:oMath>
        <m:r>
          <w:rPr>
            <w:rFonts w:ascii="Cambria Math" w:hAnsi="Cambria Math"/>
            <w:shd w:val="clear" w:color="auto" w:fill="FFFFFF"/>
            <w:lang w:eastAsia="zh-CN"/>
          </w:rPr>
          <m:t>P</m:t>
        </m:r>
        <m:d>
          <m:dPr>
            <m:ctrlPr>
              <w:rPr>
                <w:rFonts w:ascii="Cambria Math" w:hAnsi="Cambria Math"/>
                <w:bCs/>
                <w:i/>
                <w:iCs/>
                <w:shd w:val="clear" w:color="auto" w:fill="FFFFFF"/>
                <w:lang w:eastAsia="zh-CN"/>
              </w:rPr>
            </m:ctrlPr>
          </m:dPr>
          <m:e>
            <m:sSub>
              <m:sSubPr>
                <m:ctrlPr>
                  <w:rPr>
                    <w:rFonts w:ascii="Cambria Math" w:hAnsi="Cambria Math"/>
                    <w:i/>
                    <w:shd w:val="clear" w:color="auto" w:fill="FFFFFF"/>
                    <w:lang w:eastAsia="zh-CN"/>
                  </w:rPr>
                </m:ctrlPr>
              </m:sSubPr>
              <m:e>
                <m:r>
                  <m:rPr>
                    <m:sty m:val="b"/>
                  </m:rPr>
                  <w:rPr>
                    <w:rFonts w:ascii="Cambria Math" w:hAnsi="Cambria Math"/>
                    <w:shd w:val="clear" w:color="auto" w:fill="FFFFFF"/>
                    <w:lang w:eastAsia="zh-CN"/>
                  </w:rPr>
                  <m:t>h</m:t>
                </m:r>
              </m:e>
              <m:sub>
                <m:r>
                  <w:rPr>
                    <w:rFonts w:ascii="Cambria Math" w:hAnsi="Cambria Math"/>
                    <w:shd w:val="clear" w:color="auto" w:fill="FFFFFF"/>
                    <w:lang w:eastAsia="zh-CN"/>
                  </w:rPr>
                  <m:t>l</m:t>
                </m:r>
              </m:sub>
            </m:sSub>
            <m:r>
              <w:rPr>
                <w:rFonts w:ascii="Cambria Math" w:hAnsi="Cambria Math"/>
                <w:shd w:val="clear" w:color="auto" w:fill="FFFFFF"/>
                <w:lang w:eastAsia="zh-CN"/>
              </w:rPr>
              <m:t>,</m:t>
            </m:r>
            <m:sSub>
              <m:sSubPr>
                <m:ctrlPr>
                  <w:rPr>
                    <w:rFonts w:ascii="Cambria Math" w:hAnsi="Cambria Math"/>
                    <w:bCs/>
                    <w:i/>
                    <w:iCs/>
                    <w:shd w:val="clear" w:color="auto" w:fill="FFFFFF"/>
                    <w:lang w:eastAsia="zh-CN"/>
                  </w:rPr>
                </m:ctrlPr>
              </m:sSubPr>
              <m:e>
                <m:r>
                  <m:rPr>
                    <m:sty m:val="b"/>
                  </m:rPr>
                  <w:rPr>
                    <w:rFonts w:ascii="Cambria Math" w:hAnsi="Cambria Math" w:hint="eastAsia"/>
                    <w:shd w:val="clear" w:color="auto" w:fill="FFFFFF"/>
                    <w:lang w:eastAsia="zh-CN"/>
                  </w:rPr>
                  <m:t>Γ</m:t>
                </m:r>
              </m:e>
              <m:sub>
                <m:r>
                  <w:rPr>
                    <w:rFonts w:ascii="Cambria Math" w:hAnsi="Cambria Math"/>
                    <w:shd w:val="clear" w:color="auto" w:fill="FFFFFF"/>
                    <w:lang w:eastAsia="zh-CN"/>
                  </w:rPr>
                  <m:t>l</m:t>
                </m:r>
              </m:sub>
            </m:sSub>
          </m:e>
          <m:e>
            <m:r>
              <m:rPr>
                <m:sty m:val="b"/>
              </m:rPr>
              <w:rPr>
                <w:rFonts w:ascii="Cambria Math" w:hAnsi="Cambria Math" w:hint="eastAsia"/>
                <w:shd w:val="clear" w:color="auto" w:fill="FFFFFF"/>
                <w:lang w:eastAsia="zh-CN"/>
              </w:rPr>
              <m:t>Θ</m:t>
            </m:r>
          </m:e>
        </m:d>
      </m:oMath>
      <w:r w:rsidR="0049101B" w:rsidRPr="00F577A5">
        <w:rPr>
          <w:rFonts w:hint="eastAsia"/>
          <w:bCs/>
          <w:iCs/>
          <w:shd w:val="clear" w:color="auto" w:fill="FFFFFF"/>
          <w:lang w:eastAsia="zh-CN"/>
        </w:rPr>
        <w:t xml:space="preserve"> </w:t>
      </w:r>
      <w:r w:rsidR="0049101B" w:rsidRPr="00F577A5">
        <w:rPr>
          <w:bCs/>
          <w:iCs/>
          <w:shd w:val="clear" w:color="auto" w:fill="FFFFFF"/>
          <w:lang w:eastAsia="zh-CN"/>
        </w:rPr>
        <w:t xml:space="preserve">of complete data </w:t>
      </w:r>
      <w:r w:rsidR="00446C2D">
        <w:rPr>
          <w:rFonts w:hint="eastAsia"/>
          <w:iCs/>
          <w:color w:val="000000"/>
          <w:kern w:val="24"/>
          <w:lang w:eastAsia="zh-CN"/>
        </w:rPr>
        <w:t>containing</w:t>
      </w:r>
      <w:r w:rsidR="0049101B">
        <w:rPr>
          <w:iCs/>
          <w:color w:val="000000"/>
          <w:kern w:val="24"/>
          <w:lang w:eastAsia="zh-CN"/>
        </w:rPr>
        <w:t xml:space="preserve"> </w:t>
      </w:r>
      <m:oMath>
        <m:sSub>
          <m:sSubPr>
            <m:ctrlPr>
              <w:rPr>
                <w:rFonts w:ascii="Cambria Math" w:hAnsi="Cambria Math"/>
                <w:i/>
                <w:shd w:val="clear" w:color="auto" w:fill="FFFFFF"/>
                <w:lang w:eastAsia="zh-CN"/>
              </w:rPr>
            </m:ctrlPr>
          </m:sSubPr>
          <m:e>
            <m:r>
              <m:rPr>
                <m:sty m:val="b"/>
              </m:rPr>
              <w:rPr>
                <w:rFonts w:ascii="Cambria Math" w:hAnsi="Cambria Math"/>
                <w:shd w:val="clear" w:color="auto" w:fill="FFFFFF"/>
                <w:lang w:eastAsia="zh-CN"/>
              </w:rPr>
              <m:t>h</m:t>
            </m:r>
          </m:e>
          <m:sub>
            <m:r>
              <w:rPr>
                <w:rFonts w:ascii="Cambria Math" w:hAnsi="Cambria Math"/>
                <w:shd w:val="clear" w:color="auto" w:fill="FFFFFF"/>
                <w:lang w:eastAsia="zh-CN"/>
              </w:rPr>
              <m:t>l</m:t>
            </m:r>
          </m:sub>
        </m:sSub>
      </m:oMath>
      <w:r w:rsidR="0049101B">
        <w:rPr>
          <w:rFonts w:hint="eastAsia"/>
          <w:bCs/>
          <w:iCs/>
          <w:shd w:val="clear" w:color="auto" w:fill="FFFFFF"/>
          <w:lang w:eastAsia="zh-CN"/>
        </w:rPr>
        <w:t xml:space="preserve"> </w:t>
      </w:r>
      <w:r w:rsidR="0049101B">
        <w:rPr>
          <w:bCs/>
          <w:iCs/>
          <w:shd w:val="clear" w:color="auto" w:fill="FFFFFF"/>
          <w:lang w:eastAsia="zh-CN"/>
        </w:rPr>
        <w:t xml:space="preserve">and </w:t>
      </w:r>
      <m:oMath>
        <m:sSub>
          <m:sSubPr>
            <m:ctrlPr>
              <w:rPr>
                <w:rFonts w:ascii="Cambria Math" w:hAnsi="Cambria Math"/>
                <w:i/>
              </w:rPr>
            </m:ctrlPr>
          </m:sSubPr>
          <m:e>
            <m:r>
              <m:rPr>
                <m:sty m:val="b"/>
              </m:rPr>
              <w:rPr>
                <w:rFonts w:ascii="Cambria Math" w:hAnsi="Cambria Math" w:hint="eastAsia"/>
              </w:rPr>
              <m:t>Γ</m:t>
            </m:r>
          </m:e>
          <m:sub>
            <m:r>
              <w:rPr>
                <w:rFonts w:ascii="Cambria Math" w:hAnsi="Cambria Math"/>
              </w:rPr>
              <m:t>l</m:t>
            </m:r>
          </m:sub>
        </m:sSub>
      </m:oMath>
      <w:r w:rsidR="0049101B">
        <w:rPr>
          <w:rFonts w:hint="eastAsia"/>
        </w:rPr>
        <w:t xml:space="preserve"> </w:t>
      </w:r>
      <w:r w:rsidR="0049101B">
        <w:rPr>
          <w:iCs/>
          <w:color w:val="000000"/>
          <w:kern w:val="24"/>
          <w:lang w:eastAsia="zh-CN"/>
        </w:rPr>
        <w:t xml:space="preserve">given </w:t>
      </w:r>
      <m:oMath>
        <m:r>
          <m:rPr>
            <m:sty m:val="b"/>
          </m:rPr>
          <w:rPr>
            <w:rFonts w:ascii="Cambria Math" w:hAnsi="Cambria Math"/>
            <w:shd w:val="clear" w:color="auto" w:fill="FFFFFF"/>
          </w:rPr>
          <m:t>Θ</m:t>
        </m:r>
      </m:oMath>
      <w:r w:rsidR="0049101B">
        <w:rPr>
          <w:rFonts w:hint="eastAsia"/>
          <w:b/>
          <w:shd w:val="clear" w:color="auto" w:fill="FFFFFF"/>
        </w:rPr>
        <w:t xml:space="preserve"> </w:t>
      </w:r>
      <w:r w:rsidR="0049101B">
        <w:rPr>
          <w:bCs/>
          <w:shd w:val="clear" w:color="auto" w:fill="FFFFFF"/>
        </w:rPr>
        <w:t xml:space="preserve">based on all historical units, and it </w:t>
      </w:r>
      <w:r w:rsidR="0049101B">
        <w:rPr>
          <w:iCs/>
          <w:color w:val="000000"/>
          <w:kern w:val="24"/>
          <w:lang w:eastAsia="zh-CN"/>
        </w:rPr>
        <w:t>can be written as</w:t>
      </w:r>
    </w:p>
    <w:p w14:paraId="180CA3B6" w14:textId="77777777" w:rsidR="0049101B" w:rsidRPr="002E6AAC" w:rsidRDefault="0049101B" w:rsidP="0049101B">
      <w:pPr>
        <w:pStyle w:val="Text"/>
        <w:ind w:firstLine="0"/>
        <w:rPr>
          <w:iCs/>
          <w:color w:val="000000"/>
          <w:kern w:val="24"/>
          <w:lang w:eastAsia="zh-CN"/>
        </w:rPr>
      </w:pPr>
    </w:p>
    <w:p w14:paraId="37F137CA" w14:textId="466AB3A1" w:rsidR="0049101B" w:rsidRPr="000B4378" w:rsidRDefault="0049101B" w:rsidP="0049101B">
      <w:pPr>
        <w:pStyle w:val="Text"/>
        <w:wordWrap w:val="0"/>
        <w:ind w:firstLine="0"/>
        <w:jc w:val="right"/>
      </w:pPr>
      <m:oMath>
        <m:r>
          <w:rPr>
            <w:rFonts w:ascii="Cambria Math" w:hAnsi="Cambria Math"/>
          </w:rPr>
          <m:t>P</m:t>
        </m:r>
        <m:d>
          <m:dPr>
            <m:ctrlPr>
              <w:rPr>
                <w:rFonts w:ascii="Cambria Math" w:hAnsi="Cambria Math"/>
                <w:i/>
              </w:rPr>
            </m:ctrlPr>
          </m:dPr>
          <m:e>
            <m:sSub>
              <m:sSubPr>
                <m:ctrlPr>
                  <w:rPr>
                    <w:rFonts w:ascii="Cambria Math" w:hAnsi="Cambria Math"/>
                    <w:i/>
                    <w:shd w:val="clear" w:color="auto" w:fill="FFFFFF"/>
                    <w:lang w:eastAsia="zh-CN"/>
                  </w:rPr>
                </m:ctrlPr>
              </m:sSubPr>
              <m:e>
                <m:r>
                  <m:rPr>
                    <m:sty m:val="b"/>
                  </m:rPr>
                  <w:rPr>
                    <w:rFonts w:ascii="Cambria Math" w:hAnsi="Cambria Math"/>
                    <w:shd w:val="clear" w:color="auto" w:fill="FFFFFF"/>
                    <w:lang w:eastAsia="zh-CN"/>
                  </w:rPr>
                  <m:t>h</m:t>
                </m:r>
              </m:e>
              <m:sub>
                <m:r>
                  <w:rPr>
                    <w:rFonts w:ascii="Cambria Math" w:hAnsi="Cambria Math"/>
                    <w:shd w:val="clear" w:color="auto" w:fill="FFFFFF"/>
                    <w:lang w:eastAsia="zh-CN"/>
                  </w:rPr>
                  <m:t>l</m:t>
                </m:r>
              </m:sub>
            </m:sSub>
            <m:r>
              <w:rPr>
                <w:rFonts w:ascii="Cambria Math" w:hAnsi="Cambria Math"/>
              </w:rPr>
              <m:t>,</m:t>
            </m:r>
            <m:sSub>
              <m:sSubPr>
                <m:ctrlPr>
                  <w:rPr>
                    <w:rFonts w:ascii="Cambria Math" w:hAnsi="Cambria Math"/>
                    <w:i/>
                  </w:rPr>
                </m:ctrlPr>
              </m:sSubPr>
              <m:e>
                <m:r>
                  <m:rPr>
                    <m:sty m:val="b"/>
                  </m:rPr>
                  <w:rPr>
                    <w:rFonts w:ascii="Cambria Math" w:hAnsi="Cambria Math" w:hint="eastAsia"/>
                  </w:rPr>
                  <m:t>Γ</m:t>
                </m:r>
              </m:e>
              <m:sub>
                <m:r>
                  <w:rPr>
                    <w:rFonts w:ascii="Cambria Math" w:hAnsi="Cambria Math"/>
                  </w:rPr>
                  <m:t>l</m:t>
                </m:r>
              </m:sub>
            </m:sSub>
          </m:e>
          <m:e>
            <m:r>
              <m:rPr>
                <m:sty m:val="b"/>
              </m:rPr>
              <w:rPr>
                <w:rFonts w:ascii="Cambria Math" w:hAnsi="Cambria Math" w:hint="eastAsia"/>
              </w:rPr>
              <m:t>Θ</m:t>
            </m:r>
          </m:e>
        </m:d>
        <m:r>
          <w:rPr>
            <w:rFonts w:ascii="Cambria Math" w:hAnsi="Cambria Math"/>
          </w:rPr>
          <m:t>=</m:t>
        </m:r>
        <m:nary>
          <m:naryPr>
            <m:chr m:val="∏"/>
            <m:supHide m:val="1"/>
            <m:ctrlPr>
              <w:rPr>
                <w:rFonts w:ascii="Cambria Math" w:hAnsi="Cambria Math"/>
              </w:rPr>
            </m:ctrlPr>
          </m:naryPr>
          <m:sub>
            <m:r>
              <w:rPr>
                <w:rFonts w:ascii="Cambria Math" w:hAnsi="Cambria Math"/>
              </w:rPr>
              <m:t>l</m:t>
            </m:r>
            <m:ctrlPr>
              <w:rPr>
                <w:rFonts w:ascii="Cambria Math" w:hAnsi="Cambria Math"/>
                <w:i/>
              </w:rPr>
            </m:ctrlPr>
          </m:sub>
          <m:sup/>
          <m:e>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Z</m:t>
                    </m:r>
                  </m:e>
                  <m:sub>
                    <m:r>
                      <w:rPr>
                        <w:rFonts w:ascii="Cambria Math" w:hAnsi="Cambria Math"/>
                      </w:rPr>
                      <m:t>l</m:t>
                    </m:r>
                  </m:sub>
                </m:sSub>
                <m:ctrlPr>
                  <w:rPr>
                    <w:rFonts w:ascii="Cambria Math" w:hAnsi="Cambria Math"/>
                    <w:i/>
                  </w:rPr>
                </m:ctrlPr>
              </m:den>
            </m:f>
          </m:e>
        </m:nary>
        <m:r>
          <m:rPr>
            <m:sty m:val="p"/>
          </m:rPr>
          <w:rPr>
            <w:rFonts w:ascii="Cambria Math" w:hAnsi="Cambria Math"/>
          </w:rPr>
          <m:t>exp</m:t>
        </m:r>
        <m:d>
          <m:dPr>
            <m:ctrlPr>
              <w:rPr>
                <w:rFonts w:ascii="Cambria Math" w:hAnsi="Cambria Math"/>
                <w:i/>
              </w:rPr>
            </m:ctrlPr>
          </m:dPr>
          <m:e>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J</m:t>
            </m:r>
            <m:d>
              <m:dPr>
                <m:ctrlPr>
                  <w:rPr>
                    <w:rFonts w:ascii="Cambria Math" w:hAnsi="Cambria Math"/>
                    <w:i/>
                  </w:rPr>
                </m:ctrlPr>
              </m:dPr>
              <m:e>
                <m:sSub>
                  <m:sSubPr>
                    <m:ctrlPr>
                      <w:rPr>
                        <w:rFonts w:ascii="Cambria Math" w:hAnsi="Cambria Math"/>
                        <w:i/>
                      </w:rPr>
                    </m:ctrlPr>
                  </m:sSubPr>
                  <m:e>
                    <m:r>
                      <m:rPr>
                        <m:sty m:val="b"/>
                      </m:rPr>
                      <w:rPr>
                        <w:rFonts w:ascii="Cambria Math" w:hAnsi="Cambria Math"/>
                      </w:rPr>
                      <m:t>Γ</m:t>
                    </m:r>
                  </m:e>
                  <m:sub>
                    <m:r>
                      <w:rPr>
                        <w:rFonts w:ascii="Cambria Math" w:hAnsi="Cambria Math"/>
                      </w:rPr>
                      <m:t>l</m:t>
                    </m:r>
                  </m:sub>
                </m:sSub>
              </m:e>
            </m:d>
          </m:e>
        </m:d>
      </m:oMath>
      <w:proofErr w:type="gramStart"/>
      <w:r w:rsidRPr="000B4378">
        <w:rPr>
          <w:rFonts w:hint="eastAsia"/>
        </w:rPr>
        <w:t>,</w:t>
      </w:r>
      <w:r w:rsidRPr="000B4378">
        <w:t xml:space="preserve">   </w:t>
      </w:r>
      <w:proofErr w:type="gramEnd"/>
      <w:r w:rsidRPr="000B4378">
        <w:t xml:space="preserve">             (1</w:t>
      </w:r>
      <w:r w:rsidR="00106363">
        <w:t>0</w:t>
      </w:r>
      <w:r w:rsidRPr="000B4378">
        <w:t>)</w:t>
      </w:r>
    </w:p>
    <w:p w14:paraId="3BF607FA" w14:textId="44B5D1B4" w:rsidR="0049101B" w:rsidRPr="0064126B" w:rsidRDefault="0049101B" w:rsidP="0049101B">
      <w:pPr>
        <w:pStyle w:val="Text"/>
        <w:ind w:firstLine="0"/>
        <w:rPr>
          <w:lang w:eastAsia="zh-CN"/>
        </w:rPr>
      </w:pPr>
    </w:p>
    <w:p w14:paraId="689CDDD5" w14:textId="77777777" w:rsidR="0049101B" w:rsidRPr="000B4378" w:rsidRDefault="0049101B" w:rsidP="0049101B">
      <w:pPr>
        <w:pStyle w:val="Text"/>
        <w:ind w:firstLine="0"/>
        <w:rPr>
          <w:lang w:eastAsia="zh-CN"/>
        </w:rPr>
      </w:pPr>
      <w:proofErr w:type="gramStart"/>
      <w:r w:rsidRPr="000B4378">
        <w:rPr>
          <w:lang w:eastAsia="zh-CN"/>
        </w:rPr>
        <w:t>where</w:t>
      </w:r>
      <w:proofErr w:type="gramEnd"/>
    </w:p>
    <w:p w14:paraId="64F71050" w14:textId="1B89C6DF" w:rsidR="0049101B" w:rsidRPr="00126455" w:rsidRDefault="0049101B" w:rsidP="0049101B">
      <w:pPr>
        <w:pStyle w:val="Text"/>
        <w:ind w:firstLine="0"/>
        <w:rPr>
          <w:lang w:eastAsia="zh-CN"/>
        </w:rPr>
      </w:pPr>
      <m:oMathPara>
        <m:oMath>
          <m:r>
            <w:rPr>
              <w:rFonts w:ascii="Cambria Math" w:hAnsi="Cambria Math"/>
              <w:lang w:eastAsia="zh-CN"/>
            </w:rPr>
            <m:t>J</m:t>
          </m:r>
          <m:d>
            <m:dPr>
              <m:ctrlPr>
                <w:rPr>
                  <w:rFonts w:ascii="Cambria Math" w:hAnsi="Cambria Math"/>
                  <w:i/>
                  <w:lang w:eastAsia="zh-CN"/>
                </w:rPr>
              </m:ctrlPr>
            </m:dPr>
            <m:e>
              <m:sSub>
                <m:sSubPr>
                  <m:ctrlPr>
                    <w:rPr>
                      <w:rFonts w:ascii="Cambria Math" w:hAnsi="Cambria Math"/>
                      <w:i/>
                      <w:lang w:eastAsia="zh-CN"/>
                    </w:rPr>
                  </m:ctrlPr>
                </m:sSubPr>
                <m:e>
                  <m:r>
                    <m:rPr>
                      <m:sty m:val="b"/>
                    </m:rPr>
                    <w:rPr>
                      <w:rFonts w:ascii="Cambria Math" w:hAnsi="Cambria Math"/>
                      <w:lang w:eastAsia="zh-CN"/>
                    </w:rPr>
                    <m:t>Γ</m:t>
                  </m:r>
                </m:e>
                <m:sub>
                  <m:r>
                    <w:rPr>
                      <w:rFonts w:ascii="Cambria Math" w:hAnsi="Cambria Math"/>
                      <w:lang w:eastAsia="zh-CN"/>
                    </w:rPr>
                    <m:t>l</m:t>
                  </m:r>
                </m:sub>
              </m:sSub>
            </m:e>
          </m:d>
          <m:r>
            <w:rPr>
              <w:rFonts w:ascii="Cambria Math" w:hAnsi="Cambria Math"/>
              <w:lang w:eastAsia="zh-CN"/>
            </w:rPr>
            <m:t>=</m:t>
          </m:r>
          <m:f>
            <m:fPr>
              <m:ctrlPr>
                <w:rPr>
                  <w:rFonts w:ascii="Cambria Math" w:hAnsi="Cambria Math"/>
                  <w:lang w:eastAsia="zh-CN"/>
                </w:rPr>
              </m:ctrlPr>
            </m:fPr>
            <m:num>
              <m:r>
                <w:rPr>
                  <w:rFonts w:ascii="Cambria Math" w:hAnsi="Cambria Math"/>
                  <w:lang w:eastAsia="zh-CN"/>
                </w:rPr>
                <m:t>1</m:t>
              </m:r>
              <m:ctrlPr>
                <w:rPr>
                  <w:rFonts w:ascii="Cambria Math" w:hAnsi="Cambria Math"/>
                  <w:i/>
                  <w:lang w:eastAsia="zh-CN"/>
                </w:rPr>
              </m:ctrlPr>
            </m:num>
            <m:den>
              <m:sSup>
                <m:sSupPr>
                  <m:ctrlPr>
                    <w:rPr>
                      <w:rFonts w:ascii="Cambria Math" w:hAnsi="Cambria Math"/>
                      <w:i/>
                      <w:lang w:eastAsia="zh-CN"/>
                    </w:rPr>
                  </m:ctrlPr>
                </m:sSupPr>
                <m:e>
                  <m:r>
                    <w:rPr>
                      <w:rFonts w:ascii="Cambria Math" w:hAnsi="Cambria Math"/>
                      <w:lang w:eastAsia="zh-CN"/>
                    </w:rPr>
                    <m:t>σ</m:t>
                  </m:r>
                </m:e>
                <m:sup>
                  <m:r>
                    <w:rPr>
                      <w:rFonts w:ascii="Cambria Math" w:hAnsi="Cambria Math"/>
                      <w:lang w:eastAsia="zh-CN"/>
                    </w:rPr>
                    <m:t>2</m:t>
                  </m:r>
                </m:sup>
              </m:sSup>
              <m:ctrlPr>
                <w:rPr>
                  <w:rFonts w:ascii="Cambria Math" w:hAnsi="Cambria Math"/>
                  <w:i/>
                  <w:lang w:eastAsia="zh-CN"/>
                </w:rPr>
              </m:ctrlPr>
            </m:den>
          </m:f>
          <m:sSup>
            <m:sSupPr>
              <m:ctrlPr>
                <w:rPr>
                  <w:rFonts w:ascii="Cambria Math" w:hAnsi="Cambria Math"/>
                  <w:i/>
                  <w:lang w:eastAsia="zh-CN"/>
                </w:rPr>
              </m:ctrlPr>
            </m:sSupPr>
            <m:e>
              <m:d>
                <m:dPr>
                  <m:ctrlPr>
                    <w:rPr>
                      <w:rFonts w:ascii="Cambria Math" w:hAnsi="Cambria Math"/>
                      <w:i/>
                      <w:lang w:eastAsia="zh-CN"/>
                    </w:rPr>
                  </m:ctrlPr>
                </m:dPr>
                <m:e>
                  <m:sSub>
                    <m:sSubPr>
                      <m:ctrlPr>
                        <w:rPr>
                          <w:rFonts w:ascii="Cambria Math" w:hAnsi="Cambria Math"/>
                          <w:b/>
                          <w:lang w:eastAsia="zh-CN"/>
                        </w:rPr>
                      </m:ctrlPr>
                    </m:sSubPr>
                    <m:e>
                      <m:r>
                        <m:rPr>
                          <m:sty m:val="b"/>
                        </m:rPr>
                        <w:rPr>
                          <w:rFonts w:ascii="Cambria Math" w:hAnsi="Cambria Math"/>
                          <w:lang w:eastAsia="zh-CN"/>
                        </w:rPr>
                        <m:t>x</m:t>
                      </m:r>
                    </m:e>
                    <m:sub>
                      <m:r>
                        <w:rPr>
                          <w:rFonts w:ascii="Cambria Math" w:hAnsi="Cambria Math"/>
                          <w:lang w:eastAsia="zh-CN"/>
                        </w:rPr>
                        <m:t>l</m:t>
                      </m:r>
                    </m:sub>
                  </m:sSub>
                  <m:r>
                    <m:rPr>
                      <m:sty m:val="b"/>
                    </m:rPr>
                    <w:rPr>
                      <w:rFonts w:ascii="Cambria Math" w:hAnsi="Cambria Math"/>
                      <w:lang w:eastAsia="zh-CN"/>
                    </w:rPr>
                    <m:t>w</m:t>
                  </m:r>
                  <m:r>
                    <w:rPr>
                      <w:rFonts w:ascii="Cambria Math" w:hAnsi="Cambria Math"/>
                      <w:lang w:eastAsia="zh-CN"/>
                    </w:rPr>
                    <m:t>-</m:t>
                  </m:r>
                  <m:sSub>
                    <m:sSubPr>
                      <m:ctrlPr>
                        <w:rPr>
                          <w:rFonts w:ascii="Cambria Math" w:hAnsi="Cambria Math"/>
                          <w:i/>
                          <w:lang w:eastAsia="zh-CN"/>
                        </w:rPr>
                      </m:ctrlPr>
                    </m:sSubPr>
                    <m:e>
                      <m:r>
                        <m:rPr>
                          <m:sty m:val="b"/>
                        </m:rPr>
                        <w:rPr>
                          <w:rFonts w:ascii="Cambria Math" w:hAnsi="Cambria Math"/>
                          <w:lang w:eastAsia="zh-CN"/>
                        </w:rPr>
                        <m:t>Φ</m:t>
                      </m:r>
                    </m:e>
                    <m:sub>
                      <m:r>
                        <w:rPr>
                          <w:rFonts w:ascii="Cambria Math" w:hAnsi="Cambria Math"/>
                          <w:lang w:eastAsia="zh-CN"/>
                        </w:rPr>
                        <m:t>l</m:t>
                      </m:r>
                    </m:sub>
                  </m:sSub>
                  <m:sSub>
                    <m:sSubPr>
                      <m:ctrlPr>
                        <w:rPr>
                          <w:rFonts w:ascii="Cambria Math" w:hAnsi="Cambria Math"/>
                          <w:i/>
                          <w:lang w:eastAsia="zh-CN"/>
                        </w:rPr>
                      </m:ctrlPr>
                    </m:sSubPr>
                    <m:e>
                      <m:r>
                        <m:rPr>
                          <m:sty m:val="b"/>
                        </m:rPr>
                        <w:rPr>
                          <w:rFonts w:ascii="Cambria Math" w:hAnsi="Cambria Math"/>
                          <w:lang w:eastAsia="zh-CN"/>
                        </w:rPr>
                        <m:t>Γ</m:t>
                      </m:r>
                      <m:ctrlPr>
                        <w:rPr>
                          <w:rFonts w:ascii="Cambria Math" w:hAnsi="Cambria Math"/>
                          <w:lang w:eastAsia="zh-CN"/>
                        </w:rPr>
                      </m:ctrlPr>
                    </m:e>
                    <m:sub>
                      <m:r>
                        <w:rPr>
                          <w:rFonts w:ascii="Cambria Math" w:hAnsi="Cambria Math"/>
                          <w:lang w:eastAsia="zh-CN"/>
                        </w:rPr>
                        <m:t>l</m:t>
                      </m:r>
                    </m:sub>
                  </m:sSub>
                </m:e>
              </m:d>
              <m:ctrlPr>
                <w:rPr>
                  <w:rFonts w:ascii="Cambria Math" w:hAnsi="Cambria Math"/>
                  <w:lang w:eastAsia="zh-CN"/>
                </w:rPr>
              </m:ctrlPr>
            </m:e>
            <m:sup>
              <m:r>
                <m:rPr>
                  <m:nor/>
                </m:rPr>
                <w:rPr>
                  <w:rFonts w:ascii="Cambria Math" w:hAnsi="Cambria Math"/>
                  <w:lang w:eastAsia="zh-CN"/>
                </w:rPr>
                <m:t>T</m:t>
              </m:r>
            </m:sup>
          </m:sSup>
          <m:d>
            <m:dPr>
              <m:ctrlPr>
                <w:rPr>
                  <w:rFonts w:ascii="Cambria Math" w:hAnsi="Cambria Math"/>
                  <w:bCs/>
                  <w:i/>
                  <w:lang w:eastAsia="zh-CN"/>
                </w:rPr>
              </m:ctrlPr>
            </m:dPr>
            <m:e>
              <m:sSub>
                <m:sSubPr>
                  <m:ctrlPr>
                    <w:rPr>
                      <w:rFonts w:ascii="Cambria Math" w:hAnsi="Cambria Math"/>
                      <w:b/>
                      <w:lang w:eastAsia="zh-CN"/>
                    </w:rPr>
                  </m:ctrlPr>
                </m:sSubPr>
                <m:e>
                  <m:r>
                    <m:rPr>
                      <m:sty m:val="b"/>
                    </m:rPr>
                    <w:rPr>
                      <w:rFonts w:ascii="Cambria Math" w:hAnsi="Cambria Math"/>
                      <w:lang w:eastAsia="zh-CN"/>
                    </w:rPr>
                    <m:t>x</m:t>
                  </m:r>
                </m:e>
                <m:sub>
                  <m:r>
                    <w:rPr>
                      <w:rFonts w:ascii="Cambria Math" w:hAnsi="Cambria Math"/>
                      <w:lang w:eastAsia="zh-CN"/>
                    </w:rPr>
                    <m:t>l</m:t>
                  </m:r>
                </m:sub>
              </m:sSub>
              <m:r>
                <m:rPr>
                  <m:sty m:val="b"/>
                </m:rPr>
                <w:rPr>
                  <w:rFonts w:ascii="Cambria Math" w:hAnsi="Cambria Math"/>
                  <w:lang w:eastAsia="zh-CN"/>
                </w:rPr>
                <m:t>w</m:t>
              </m:r>
              <m:r>
                <w:rPr>
                  <w:rFonts w:ascii="Cambria Math" w:hAnsi="Cambria Math"/>
                  <w:lang w:eastAsia="zh-CN"/>
                </w:rPr>
                <m:t>-</m:t>
              </m:r>
              <m:sSub>
                <m:sSubPr>
                  <m:ctrlPr>
                    <w:rPr>
                      <w:rFonts w:ascii="Cambria Math" w:hAnsi="Cambria Math"/>
                      <w:bCs/>
                      <w:i/>
                      <w:lang w:eastAsia="zh-CN"/>
                    </w:rPr>
                  </m:ctrlPr>
                </m:sSubPr>
                <m:e>
                  <m:r>
                    <m:rPr>
                      <m:sty m:val="b"/>
                    </m:rPr>
                    <w:rPr>
                      <w:rFonts w:ascii="Cambria Math" w:hAnsi="Cambria Math"/>
                      <w:lang w:eastAsia="zh-CN"/>
                    </w:rPr>
                    <m:t>Φ</m:t>
                  </m:r>
                </m:e>
                <m:sub>
                  <m:r>
                    <w:rPr>
                      <w:rFonts w:ascii="Cambria Math" w:hAnsi="Cambria Math"/>
                      <w:lang w:eastAsia="zh-CN"/>
                    </w:rPr>
                    <m:t>l</m:t>
                  </m:r>
                </m:sub>
              </m:sSub>
              <m:sSub>
                <m:sSubPr>
                  <m:ctrlPr>
                    <w:rPr>
                      <w:rFonts w:ascii="Cambria Math" w:hAnsi="Cambria Math"/>
                      <w:bCs/>
                      <w:i/>
                      <w:lang w:eastAsia="zh-CN"/>
                    </w:rPr>
                  </m:ctrlPr>
                </m:sSubPr>
                <m:e>
                  <m:r>
                    <m:rPr>
                      <m:sty m:val="b"/>
                    </m:rPr>
                    <w:rPr>
                      <w:rFonts w:ascii="Cambria Math" w:hAnsi="Cambria Math"/>
                      <w:lang w:eastAsia="zh-CN"/>
                    </w:rPr>
                    <m:t>Γ</m:t>
                  </m:r>
                </m:e>
                <m:sub>
                  <m:r>
                    <w:rPr>
                      <w:rFonts w:ascii="Cambria Math" w:hAnsi="Cambria Math"/>
                      <w:lang w:eastAsia="zh-CN"/>
                    </w:rPr>
                    <m:t>l</m:t>
                  </m:r>
                </m:sub>
              </m:sSub>
            </m:e>
          </m:d>
          <m:r>
            <w:rPr>
              <w:rFonts w:ascii="Cambria Math" w:hAnsi="Cambria Math"/>
              <w:lang w:eastAsia="zh-CN"/>
            </w:rPr>
            <m:t>+</m:t>
          </m:r>
          <m:sSup>
            <m:sSupPr>
              <m:ctrlPr>
                <w:rPr>
                  <w:rFonts w:ascii="Cambria Math" w:hAnsi="Cambria Math"/>
                  <w:bCs/>
                  <w:i/>
                  <w:lang w:eastAsia="zh-CN"/>
                </w:rPr>
              </m:ctrlPr>
            </m:sSupPr>
            <m:e>
              <m:d>
                <m:dPr>
                  <m:ctrlPr>
                    <w:rPr>
                      <w:rFonts w:ascii="Cambria Math" w:hAnsi="Cambria Math"/>
                      <w:bCs/>
                      <w:i/>
                      <w:lang w:eastAsia="zh-CN"/>
                    </w:rPr>
                  </m:ctrlPr>
                </m:dPr>
                <m:e>
                  <m:sSub>
                    <m:sSubPr>
                      <m:ctrlPr>
                        <w:rPr>
                          <w:rFonts w:ascii="Cambria Math" w:hAnsi="Cambria Math"/>
                          <w:bCs/>
                          <w:i/>
                          <w:lang w:eastAsia="zh-CN"/>
                        </w:rPr>
                      </m:ctrlPr>
                    </m:sSubPr>
                    <m:e>
                      <m:r>
                        <m:rPr>
                          <m:sty m:val="b"/>
                        </m:rPr>
                        <w:rPr>
                          <w:rFonts w:ascii="Cambria Math" w:hAnsi="Cambria Math"/>
                          <w:lang w:eastAsia="zh-CN"/>
                        </w:rPr>
                        <m:t>Γ</m:t>
                      </m:r>
                    </m:e>
                    <m:sub>
                      <m:r>
                        <w:rPr>
                          <w:rFonts w:ascii="Cambria Math" w:hAnsi="Cambria Math"/>
                          <w:lang w:eastAsia="zh-CN"/>
                        </w:rPr>
                        <m:t>l</m:t>
                      </m:r>
                    </m:sub>
                  </m:sSub>
                  <m:r>
                    <w:rPr>
                      <w:rFonts w:ascii="Cambria Math" w:hAnsi="Cambria Math"/>
                      <w:lang w:eastAsia="zh-CN"/>
                    </w:rPr>
                    <m:t>-</m:t>
                  </m:r>
                  <m:sSub>
                    <m:sSubPr>
                      <m:ctrlPr>
                        <w:rPr>
                          <w:rFonts w:ascii="Cambria Math" w:hAnsi="Cambria Math"/>
                          <w:bCs/>
                          <w:i/>
                          <w:lang w:eastAsia="zh-CN"/>
                        </w:rPr>
                      </m:ctrlPr>
                    </m:sSubPr>
                    <m:e>
                      <m:r>
                        <m:rPr>
                          <m:sty m:val="b"/>
                        </m:rPr>
                        <w:rPr>
                          <w:rFonts w:ascii="Cambria Math" w:hAnsi="Cambria Math"/>
                          <w:lang w:eastAsia="zh-CN"/>
                        </w:rPr>
                        <m:t>μ</m:t>
                      </m:r>
                    </m:e>
                    <m:sub>
                      <m:r>
                        <m:rPr>
                          <m:sty m:val="p"/>
                        </m:rPr>
                        <w:rPr>
                          <w:rFonts w:ascii="Cambria Math" w:hAnsi="Cambria Math"/>
                          <w:lang w:eastAsia="zh-CN"/>
                        </w:rPr>
                        <m:t>Γ</m:t>
                      </m:r>
                    </m:sub>
                  </m:sSub>
                </m:e>
              </m:d>
            </m:e>
            <m:sup>
              <m:r>
                <m:rPr>
                  <m:nor/>
                </m:rPr>
                <w:rPr>
                  <w:rFonts w:ascii="Cambria Math" w:hAnsi="Cambria Math"/>
                  <w:bCs/>
                  <w:iCs/>
                  <w:lang w:eastAsia="zh-CN"/>
                </w:rPr>
                <m:t>T</m:t>
              </m:r>
            </m:sup>
          </m:sSup>
          <m:sSubSup>
            <m:sSubSupPr>
              <m:ctrlPr>
                <w:rPr>
                  <w:rFonts w:ascii="Cambria Math" w:hAnsi="Cambria Math"/>
                  <w:i/>
                  <w:lang w:eastAsia="zh-CN"/>
                </w:rPr>
              </m:ctrlPr>
            </m:sSubSupPr>
            <m:e>
              <m:r>
                <m:rPr>
                  <m:sty m:val="b"/>
                </m:rPr>
                <w:rPr>
                  <w:rFonts w:ascii="Cambria Math" w:hAnsi="Cambria Math"/>
                  <w:lang w:eastAsia="zh-CN"/>
                </w:rPr>
                <m:t>C</m:t>
              </m:r>
            </m:e>
            <m:sub>
              <m:r>
                <m:rPr>
                  <m:sty m:val="p"/>
                </m:rPr>
                <w:rPr>
                  <w:rFonts w:ascii="Cambria Math" w:hAnsi="Cambria Math"/>
                  <w:lang w:eastAsia="zh-CN"/>
                </w:rPr>
                <m:t>Γ</m:t>
              </m:r>
            </m:sub>
            <m:sup>
              <m:r>
                <w:rPr>
                  <w:rFonts w:ascii="Cambria Math" w:hAnsi="Cambria Math"/>
                  <w:lang w:eastAsia="zh-CN"/>
                </w:rPr>
                <m:t>-1</m:t>
              </m:r>
            </m:sup>
          </m:sSubSup>
          <m:d>
            <m:dPr>
              <m:ctrlPr>
                <w:rPr>
                  <w:rFonts w:ascii="Cambria Math" w:hAnsi="Cambria Math"/>
                  <w:i/>
                  <w:lang w:eastAsia="zh-CN"/>
                </w:rPr>
              </m:ctrlPr>
            </m:dPr>
            <m:e>
              <m:sSub>
                <m:sSubPr>
                  <m:ctrlPr>
                    <w:rPr>
                      <w:rFonts w:ascii="Cambria Math" w:hAnsi="Cambria Math"/>
                      <w:i/>
                      <w:lang w:eastAsia="zh-CN"/>
                    </w:rPr>
                  </m:ctrlPr>
                </m:sSubPr>
                <m:e>
                  <m:r>
                    <m:rPr>
                      <m:sty m:val="b"/>
                    </m:rPr>
                    <w:rPr>
                      <w:rFonts w:ascii="Cambria Math" w:hAnsi="Cambria Math"/>
                      <w:lang w:eastAsia="zh-CN"/>
                    </w:rPr>
                    <m:t>Γ</m:t>
                  </m:r>
                </m:e>
                <m:sub>
                  <m:r>
                    <w:rPr>
                      <w:rFonts w:ascii="Cambria Math" w:hAnsi="Cambria Math"/>
                      <w:lang w:eastAsia="zh-CN"/>
                    </w:rPr>
                    <m:t>l</m:t>
                  </m:r>
                </m:sub>
              </m:sSub>
              <m:r>
                <w:rPr>
                  <w:rFonts w:ascii="Cambria Math" w:hAnsi="Cambria Math"/>
                  <w:lang w:eastAsia="zh-CN"/>
                </w:rPr>
                <m:t>-</m:t>
              </m:r>
              <m:sSub>
                <m:sSubPr>
                  <m:ctrlPr>
                    <w:rPr>
                      <w:rFonts w:ascii="Cambria Math" w:hAnsi="Cambria Math"/>
                      <w:bCs/>
                      <w:i/>
                      <w:lang w:eastAsia="zh-CN"/>
                    </w:rPr>
                  </m:ctrlPr>
                </m:sSubPr>
                <m:e>
                  <m:r>
                    <m:rPr>
                      <m:sty m:val="b"/>
                    </m:rPr>
                    <w:rPr>
                      <w:rFonts w:ascii="Cambria Math" w:hAnsi="Cambria Math"/>
                      <w:lang w:eastAsia="zh-CN"/>
                    </w:rPr>
                    <m:t>μ</m:t>
                  </m:r>
                </m:e>
                <m:sub>
                  <m:r>
                    <m:rPr>
                      <m:sty m:val="p"/>
                    </m:rPr>
                    <w:rPr>
                      <w:rFonts w:ascii="Cambria Math" w:hAnsi="Cambria Math"/>
                      <w:lang w:eastAsia="zh-CN"/>
                    </w:rPr>
                    <m:t>Γ</m:t>
                  </m:r>
                </m:sub>
              </m:sSub>
            </m:e>
          </m:d>
        </m:oMath>
      </m:oMathPara>
    </w:p>
    <w:p w14:paraId="3D48DB51" w14:textId="3CD2DB2A" w:rsidR="00126455" w:rsidRDefault="00126455" w:rsidP="0049101B">
      <w:pPr>
        <w:pStyle w:val="Text"/>
        <w:ind w:firstLine="0"/>
        <w:rPr>
          <w:lang w:eastAsia="zh-CN"/>
        </w:rPr>
      </w:pPr>
    </w:p>
    <w:p w14:paraId="0404BF1A" w14:textId="26F29E26" w:rsidR="00126455" w:rsidRPr="00425A46" w:rsidRDefault="00126455" w:rsidP="00387F81">
      <w:pPr>
        <w:pStyle w:val="Text"/>
        <w:ind w:firstLine="0"/>
        <w:rPr>
          <w:bCs/>
          <w:lang w:eastAsia="zh-CN"/>
        </w:rPr>
      </w:pPr>
      <w:r w:rsidRPr="000639B6">
        <w:t xml:space="preserve">and </w:t>
      </w:r>
      <m:oMath>
        <m:sSub>
          <m:sSubPr>
            <m:ctrlPr>
              <w:rPr>
                <w:rFonts w:ascii="Cambria Math" w:hAnsi="Cambria Math"/>
                <w:i/>
              </w:rPr>
            </m:ctrlPr>
          </m:sSubPr>
          <m:e>
            <m:r>
              <w:rPr>
                <w:rFonts w:ascii="Cambria Math" w:hAnsi="Cambria Math"/>
              </w:rPr>
              <m:t>Z</m:t>
            </m:r>
          </m:e>
          <m:sub>
            <m:r>
              <w:rPr>
                <w:rFonts w:ascii="Cambria Math" w:hAnsi="Cambria Math"/>
              </w:rPr>
              <m:t>l</m:t>
            </m:r>
          </m:sub>
        </m:sSub>
      </m:oMath>
      <w:r w:rsidRPr="000639B6">
        <w:rPr>
          <w:rFonts w:hint="eastAsia"/>
        </w:rPr>
        <w:t xml:space="preserve"> </w:t>
      </w:r>
      <w:r w:rsidRPr="000639B6">
        <w:t>denotes the normalization coefficient for the distribution.</w:t>
      </w:r>
      <w:r w:rsidR="0093633F">
        <w:rPr>
          <w:lang w:eastAsia="zh-CN"/>
        </w:rPr>
        <w:t xml:space="preserve"> </w:t>
      </w:r>
      <w:r w:rsidR="005B3F16">
        <w:rPr>
          <w:lang w:eastAsia="zh-CN"/>
        </w:rPr>
        <w:t>Then</w:t>
      </w:r>
      <w:r w:rsidR="0093633F">
        <w:rPr>
          <w:lang w:eastAsia="zh-CN"/>
        </w:rPr>
        <w:t>,</w:t>
      </w:r>
      <w:r w:rsidR="005B3F16">
        <w:rPr>
          <w:lang w:eastAsia="zh-CN"/>
        </w:rPr>
        <w:t xml:space="preserve"> the </w:t>
      </w:r>
      <w:r w:rsidRPr="0046155C">
        <w:rPr>
          <w:lang w:eastAsia="zh-CN"/>
        </w:rPr>
        <w:t xml:space="preserve">posterior </w:t>
      </w:r>
      <w:r w:rsidRPr="000B4378">
        <w:rPr>
          <w:lang w:eastAsia="zh-CN"/>
        </w:rPr>
        <w:t>expectation of</w:t>
      </w:r>
      <w:r>
        <w:rPr>
          <w:lang w:eastAsia="zh-CN"/>
        </w:rPr>
        <w:t xml:space="preserve"> </w:t>
      </w:r>
      <w:r w:rsidRPr="000B4378">
        <w:rPr>
          <w:rFonts w:hint="eastAsia"/>
          <w:lang w:eastAsia="zh-CN"/>
        </w:rPr>
        <w:t xml:space="preserve"> </w:t>
      </w:r>
      <m:oMath>
        <m:sSub>
          <m:sSubPr>
            <m:ctrlPr>
              <w:rPr>
                <w:rFonts w:ascii="Cambria Math" w:hAnsi="Cambria Math"/>
                <w:i/>
                <w:lang w:eastAsia="zh-CN"/>
              </w:rPr>
            </m:ctrlPr>
          </m:sSubPr>
          <m:e>
            <m:r>
              <m:rPr>
                <m:sty m:val="b"/>
              </m:rPr>
              <w:rPr>
                <w:rFonts w:ascii="Cambria Math" w:hAnsi="Cambria Math"/>
                <w:lang w:eastAsia="zh-CN"/>
              </w:rPr>
              <m:t>Γ</m:t>
            </m:r>
          </m:e>
          <m:sub>
            <m:r>
              <w:rPr>
                <w:rFonts w:ascii="Cambria Math" w:hAnsi="Cambria Math"/>
                <w:lang w:eastAsia="zh-CN"/>
              </w:rPr>
              <m:t>l</m:t>
            </m:r>
          </m:sub>
        </m:sSub>
      </m:oMath>
      <w:r w:rsidRPr="000B4378">
        <w:rPr>
          <w:rFonts w:hint="eastAsia"/>
          <w:lang w:eastAsia="zh-CN"/>
        </w:rPr>
        <w:t xml:space="preserve"> </w:t>
      </w:r>
      <w:r>
        <w:rPr>
          <w:lang w:eastAsia="zh-CN"/>
        </w:rPr>
        <w:t xml:space="preserve"> at</w:t>
      </w:r>
      <w:r w:rsidRPr="000B4378">
        <w:rPr>
          <w:lang w:eastAsia="zh-CN"/>
        </w:rPr>
        <w:t xml:space="preserve"> iteration</w:t>
      </w:r>
      <w:r>
        <w:rPr>
          <w:lang w:eastAsia="zh-CN"/>
        </w:rPr>
        <w:t xml:space="preserve"> </w:t>
      </w:r>
      <m:oMath>
        <m:r>
          <w:rPr>
            <w:rFonts w:ascii="Cambria Math" w:hAnsi="Cambria Math"/>
            <w:lang w:eastAsia="zh-CN"/>
          </w:rPr>
          <m:t>j</m:t>
        </m:r>
      </m:oMath>
      <w:r w:rsidRPr="000B4378">
        <w:rPr>
          <w:shd w:val="clear" w:color="auto" w:fill="FFFFFF"/>
          <w:lang w:eastAsia="zh-CN"/>
        </w:rPr>
        <w:t xml:space="preserve"> can be </w:t>
      </w:r>
      <w:r>
        <w:rPr>
          <w:shd w:val="clear" w:color="auto" w:fill="FFFFFF"/>
          <w:lang w:eastAsia="zh-CN"/>
        </w:rPr>
        <w:t>estimated</w:t>
      </w:r>
      <w:r w:rsidRPr="000B4378">
        <w:rPr>
          <w:shd w:val="clear" w:color="auto" w:fill="FFFFFF"/>
          <w:lang w:eastAsia="zh-CN"/>
        </w:rPr>
        <w:t xml:space="preserve"> by </w:t>
      </w:r>
      <w:r>
        <w:rPr>
          <w:shd w:val="clear" w:color="auto" w:fill="FFFFFF"/>
          <w:lang w:eastAsia="zh-CN"/>
        </w:rPr>
        <w:t>set</w:t>
      </w:r>
      <w:r w:rsidRPr="000B4378">
        <w:rPr>
          <w:shd w:val="clear" w:color="auto" w:fill="FFFFFF"/>
          <w:lang w:eastAsia="zh-CN"/>
        </w:rPr>
        <w:t xml:space="preserve">ting </w:t>
      </w:r>
      <m:oMath>
        <m:f>
          <m:fPr>
            <m:ctrlPr>
              <w:rPr>
                <w:rFonts w:ascii="Cambria Math" w:hAnsi="Cambria Math"/>
                <w:shd w:val="clear" w:color="auto" w:fill="FFFFFF"/>
                <w:lang w:eastAsia="zh-CN"/>
              </w:rPr>
            </m:ctrlPr>
          </m:fPr>
          <m:num>
            <m:r>
              <m:rPr>
                <m:sty m:val="p"/>
              </m:rPr>
              <w:rPr>
                <w:rFonts w:ascii="Cambria Math" w:hAnsi="Cambria Math"/>
                <w:shd w:val="clear" w:color="auto" w:fill="FFFFFF"/>
                <w:lang w:eastAsia="zh-CN"/>
              </w:rPr>
              <m:t>∂</m:t>
            </m:r>
            <m:r>
              <w:rPr>
                <w:rFonts w:ascii="Cambria Math" w:hAnsi="Cambria Math"/>
                <w:shd w:val="clear" w:color="auto" w:fill="FFFFFF"/>
                <w:lang w:eastAsia="zh-CN"/>
              </w:rPr>
              <m:t>J</m:t>
            </m:r>
            <m:d>
              <m:dPr>
                <m:ctrlPr>
                  <w:rPr>
                    <w:rFonts w:ascii="Cambria Math" w:hAnsi="Cambria Math"/>
                    <w:i/>
                    <w:shd w:val="clear" w:color="auto" w:fill="FFFFFF"/>
                    <w:lang w:eastAsia="zh-CN"/>
                  </w:rPr>
                </m:ctrlPr>
              </m:dPr>
              <m:e>
                <m:sSub>
                  <m:sSubPr>
                    <m:ctrlPr>
                      <w:rPr>
                        <w:rFonts w:ascii="Cambria Math" w:hAnsi="Cambria Math"/>
                        <w:i/>
                        <w:shd w:val="clear" w:color="auto" w:fill="FFFFFF"/>
                        <w:lang w:eastAsia="zh-CN"/>
                      </w:rPr>
                    </m:ctrlPr>
                  </m:sSubPr>
                  <m:e>
                    <m:r>
                      <m:rPr>
                        <m:sty m:val="b"/>
                      </m:rPr>
                      <w:rPr>
                        <w:rFonts w:ascii="Cambria Math" w:hAnsi="Cambria Math"/>
                        <w:shd w:val="clear" w:color="auto" w:fill="FFFFFF"/>
                        <w:lang w:eastAsia="zh-CN"/>
                      </w:rPr>
                      <m:t>h</m:t>
                    </m:r>
                  </m:e>
                  <m:sub>
                    <m:r>
                      <w:rPr>
                        <w:rFonts w:ascii="Cambria Math" w:hAnsi="Cambria Math"/>
                        <w:shd w:val="clear" w:color="auto" w:fill="FFFFFF"/>
                        <w:lang w:eastAsia="zh-CN"/>
                      </w:rPr>
                      <m:t>l</m:t>
                    </m:r>
                  </m:sub>
                </m:sSub>
                <m:r>
                  <w:rPr>
                    <w:rFonts w:ascii="Cambria Math" w:hAnsi="Cambria Math"/>
                    <w:shd w:val="clear" w:color="auto" w:fill="FFFFFF"/>
                    <w:lang w:eastAsia="zh-CN"/>
                  </w:rPr>
                  <m:t>,</m:t>
                </m:r>
                <m:sSub>
                  <m:sSubPr>
                    <m:ctrlPr>
                      <w:rPr>
                        <w:rFonts w:ascii="Cambria Math" w:hAnsi="Cambria Math"/>
                        <w:i/>
                        <w:shd w:val="clear" w:color="auto" w:fill="FFFFFF"/>
                        <w:lang w:eastAsia="zh-CN"/>
                      </w:rPr>
                    </m:ctrlPr>
                  </m:sSubPr>
                  <m:e>
                    <m:r>
                      <m:rPr>
                        <m:sty m:val="b"/>
                      </m:rPr>
                      <w:rPr>
                        <w:rFonts w:ascii="Cambria Math" w:hAnsi="Cambria Math"/>
                        <w:shd w:val="clear" w:color="auto" w:fill="FFFFFF"/>
                        <w:lang w:eastAsia="zh-CN"/>
                      </w:rPr>
                      <m:t>Γ</m:t>
                    </m:r>
                  </m:e>
                  <m:sub>
                    <m:r>
                      <w:rPr>
                        <w:rFonts w:ascii="Cambria Math" w:hAnsi="Cambria Math"/>
                        <w:shd w:val="clear" w:color="auto" w:fill="FFFFFF"/>
                        <w:lang w:eastAsia="zh-CN"/>
                      </w:rPr>
                      <m:t>l</m:t>
                    </m:r>
                  </m:sub>
                </m:sSub>
              </m:e>
              <m:e>
                <m:sSup>
                  <m:sSupPr>
                    <m:ctrlPr>
                      <w:rPr>
                        <w:rFonts w:ascii="Cambria Math" w:hAnsi="Cambria Math"/>
                        <w:iCs/>
                        <w:shd w:val="clear" w:color="auto" w:fill="FFFFFF"/>
                        <w:lang w:eastAsia="zh-CN"/>
                      </w:rPr>
                    </m:ctrlPr>
                  </m:sSupPr>
                  <m:e>
                    <m:r>
                      <m:rPr>
                        <m:sty m:val="b"/>
                      </m:rPr>
                      <w:rPr>
                        <w:rFonts w:ascii="Cambria Math" w:hAnsi="Cambria Math"/>
                        <w:shd w:val="clear" w:color="auto" w:fill="FFFFFF"/>
                        <w:lang w:eastAsia="zh-CN"/>
                      </w:rPr>
                      <m:t>Θ</m:t>
                    </m:r>
                  </m:e>
                  <m:sup>
                    <m:d>
                      <m:dPr>
                        <m:ctrlPr>
                          <w:rPr>
                            <w:rFonts w:ascii="Cambria Math" w:hAnsi="Cambria Math"/>
                            <w:i/>
                            <w:shd w:val="clear" w:color="auto" w:fill="FFFFFF"/>
                            <w:lang w:eastAsia="zh-CN"/>
                          </w:rPr>
                        </m:ctrlPr>
                      </m:dPr>
                      <m:e>
                        <m:r>
                          <w:rPr>
                            <w:rFonts w:ascii="Cambria Math" w:hAnsi="Cambria Math"/>
                            <w:shd w:val="clear" w:color="auto" w:fill="FFFFFF"/>
                          </w:rPr>
                          <m:t>j</m:t>
                        </m:r>
                      </m:e>
                    </m:d>
                  </m:sup>
                </m:sSup>
              </m:e>
            </m:d>
            <m:ctrlPr>
              <w:rPr>
                <w:rFonts w:ascii="Cambria Math" w:hAnsi="Cambria Math"/>
                <w:i/>
                <w:shd w:val="clear" w:color="auto" w:fill="FFFFFF"/>
                <w:lang w:eastAsia="zh-CN"/>
              </w:rPr>
            </m:ctrlPr>
          </m:num>
          <m:den>
            <m:r>
              <m:rPr>
                <m:sty m:val="p"/>
              </m:rPr>
              <w:rPr>
                <w:rFonts w:ascii="Cambria Math" w:hAnsi="Cambria Math"/>
                <w:shd w:val="clear" w:color="auto" w:fill="FFFFFF"/>
                <w:lang w:eastAsia="zh-CN"/>
              </w:rPr>
              <m:t>∂</m:t>
            </m:r>
            <m:sSub>
              <m:sSubPr>
                <m:ctrlPr>
                  <w:rPr>
                    <w:rFonts w:ascii="Cambria Math" w:hAnsi="Cambria Math"/>
                    <w:i/>
                    <w:shd w:val="clear" w:color="auto" w:fill="FFFFFF"/>
                  </w:rPr>
                </m:ctrlPr>
              </m:sSubPr>
              <m:e>
                <m:r>
                  <m:rPr>
                    <m:sty m:val="b"/>
                  </m:rPr>
                  <w:rPr>
                    <w:rFonts w:ascii="Cambria Math" w:hAnsi="Cambria Math"/>
                    <w:shd w:val="clear" w:color="auto" w:fill="FFFFFF"/>
                  </w:rPr>
                  <m:t>Γ</m:t>
                </m:r>
                <m:ctrlPr>
                  <w:rPr>
                    <w:rFonts w:ascii="Cambria Math" w:hAnsi="Cambria Math"/>
                    <w:b/>
                    <w:bCs/>
                    <w:i/>
                    <w:shd w:val="clear" w:color="auto" w:fill="FFFFFF"/>
                  </w:rPr>
                </m:ctrlPr>
              </m:e>
              <m:sub>
                <m:r>
                  <w:rPr>
                    <w:rFonts w:ascii="Cambria Math" w:hAnsi="Cambria Math"/>
                    <w:shd w:val="clear" w:color="auto" w:fill="FFFFFF"/>
                  </w:rPr>
                  <m:t>l</m:t>
                </m:r>
              </m:sub>
            </m:sSub>
            <m:ctrlPr>
              <w:rPr>
                <w:rFonts w:ascii="Cambria Math" w:hAnsi="Cambria Math"/>
                <w:i/>
                <w:shd w:val="clear" w:color="auto" w:fill="FFFFFF"/>
                <w:lang w:eastAsia="zh-CN"/>
              </w:rPr>
            </m:ctrlPr>
          </m:den>
        </m:f>
        <m:r>
          <w:rPr>
            <w:rFonts w:ascii="Cambria Math" w:hAnsi="Cambria Math"/>
            <w:shd w:val="clear" w:color="auto" w:fill="FFFFFF"/>
            <w:lang w:eastAsia="zh-CN"/>
          </w:rPr>
          <m:t>=0</m:t>
        </m:r>
      </m:oMath>
      <w:r w:rsidRPr="000B4378">
        <w:rPr>
          <w:rFonts w:hint="eastAsia"/>
          <w:shd w:val="clear" w:color="auto" w:fill="FFFFFF"/>
          <w:lang w:eastAsia="zh-CN"/>
        </w:rPr>
        <w:t xml:space="preserve"> </w:t>
      </w:r>
      <w:r w:rsidRPr="000B4378">
        <w:rPr>
          <w:shd w:val="clear" w:color="auto" w:fill="FFFFFF"/>
          <w:lang w:eastAsia="zh-CN"/>
        </w:rPr>
        <w:t xml:space="preserve">and the covariance of </w:t>
      </w:r>
      <m:oMath>
        <m:sSub>
          <m:sSubPr>
            <m:ctrlPr>
              <w:rPr>
                <w:rFonts w:ascii="Cambria Math" w:hAnsi="Cambria Math"/>
                <w:i/>
                <w:lang w:eastAsia="zh-CN"/>
              </w:rPr>
            </m:ctrlPr>
          </m:sSubPr>
          <m:e>
            <m:r>
              <m:rPr>
                <m:sty m:val="b"/>
              </m:rPr>
              <w:rPr>
                <w:rFonts w:ascii="Cambria Math" w:hAnsi="Cambria Math"/>
                <w:lang w:eastAsia="zh-CN"/>
              </w:rPr>
              <m:t>Γ</m:t>
            </m:r>
          </m:e>
          <m:sub>
            <m:r>
              <w:rPr>
                <w:rFonts w:ascii="Cambria Math" w:hAnsi="Cambria Math"/>
                <w:lang w:eastAsia="zh-CN"/>
              </w:rPr>
              <m:t>l</m:t>
            </m:r>
          </m:sub>
        </m:sSub>
      </m:oMath>
      <w:r w:rsidRPr="000B4378">
        <w:rPr>
          <w:shd w:val="clear" w:color="auto" w:fill="FFFFFF"/>
          <w:lang w:eastAsia="zh-CN"/>
        </w:rPr>
        <w:t xml:space="preserve"> can be </w:t>
      </w:r>
      <w:r>
        <w:rPr>
          <w:shd w:val="clear" w:color="auto" w:fill="FFFFFF"/>
          <w:lang w:eastAsia="zh-CN"/>
        </w:rPr>
        <w:t>estimated</w:t>
      </w:r>
      <w:r w:rsidRPr="000B4378">
        <w:rPr>
          <w:shd w:val="clear" w:color="auto" w:fill="FFFFFF"/>
          <w:lang w:eastAsia="zh-CN"/>
        </w:rPr>
        <w:t xml:space="preserve"> by</w:t>
      </w:r>
      <w:r>
        <w:rPr>
          <w:shd w:val="clear" w:color="auto" w:fill="FFFFFF"/>
          <w:lang w:eastAsia="zh-CN"/>
        </w:rPr>
        <w:t xml:space="preserve"> the inverse of the Hessian matrix</w:t>
      </w:r>
      <w:r w:rsidRPr="000B4378">
        <w:rPr>
          <w:shd w:val="clear" w:color="auto" w:fill="FFFFFF"/>
          <w:lang w:eastAsia="zh-CN"/>
        </w:rPr>
        <w:t xml:space="preserve">  </w:t>
      </w:r>
      <m:oMath>
        <m:f>
          <m:fPr>
            <m:ctrlPr>
              <w:rPr>
                <w:rFonts w:ascii="Cambria Math" w:hAnsi="Cambria Math"/>
                <w:iCs/>
                <w:shd w:val="clear" w:color="auto" w:fill="FFFFFF"/>
              </w:rPr>
            </m:ctrlPr>
          </m:fPr>
          <m:num>
            <m:r>
              <m:rPr>
                <m:sty m:val="p"/>
              </m:rPr>
              <w:rPr>
                <w:rFonts w:ascii="Cambria Math" w:hAnsi="Cambria Math"/>
                <w:shd w:val="clear" w:color="auto" w:fill="FFFFFF"/>
              </w:rPr>
              <m:t>∂</m:t>
            </m:r>
            <m:r>
              <w:rPr>
                <w:rFonts w:ascii="Cambria Math" w:hAnsi="Cambria Math"/>
                <w:shd w:val="clear" w:color="auto" w:fill="FFFFFF"/>
              </w:rPr>
              <m:t>J</m:t>
            </m:r>
            <m:d>
              <m:dPr>
                <m:ctrlPr>
                  <w:rPr>
                    <w:rFonts w:ascii="Cambria Math" w:hAnsi="Cambria Math"/>
                    <w:shd w:val="clear" w:color="auto" w:fill="FFFFFF"/>
                  </w:rPr>
                </m:ctrlPr>
              </m:dPr>
              <m:e>
                <m:sSub>
                  <m:sSubPr>
                    <m:ctrlPr>
                      <w:rPr>
                        <w:rFonts w:ascii="Cambria Math" w:hAnsi="Cambria Math"/>
                        <w:i/>
                        <w:shd w:val="clear" w:color="auto" w:fill="FFFFFF"/>
                      </w:rPr>
                    </m:ctrlPr>
                  </m:sSubPr>
                  <m:e>
                    <m:r>
                      <m:rPr>
                        <m:sty m:val="b"/>
                      </m:rPr>
                      <w:rPr>
                        <w:rFonts w:ascii="Cambria Math" w:hAnsi="Cambria Math"/>
                        <w:shd w:val="clear" w:color="auto" w:fill="FFFFFF"/>
                      </w:rPr>
                      <m:t>Γ</m:t>
                    </m:r>
                    <m:ctrlPr>
                      <w:rPr>
                        <w:rFonts w:ascii="Cambria Math" w:hAnsi="Cambria Math"/>
                        <w:b/>
                        <w:bCs/>
                        <w:i/>
                        <w:shd w:val="clear" w:color="auto" w:fill="FFFFFF"/>
                      </w:rPr>
                    </m:ctrlPr>
                  </m:e>
                  <m:sub>
                    <m:r>
                      <w:rPr>
                        <w:rFonts w:ascii="Cambria Math" w:hAnsi="Cambria Math"/>
                        <w:shd w:val="clear" w:color="auto" w:fill="FFFFFF"/>
                      </w:rPr>
                      <m:t>l</m:t>
                    </m:r>
                  </m:sub>
                </m:sSub>
                <m:ctrlPr>
                  <w:rPr>
                    <w:rFonts w:ascii="Cambria Math" w:hAnsi="Cambria Math"/>
                    <w:i/>
                    <w:shd w:val="clear" w:color="auto" w:fill="FFFFFF"/>
                  </w:rPr>
                </m:ctrlPr>
              </m:e>
            </m:d>
            <m:ctrlPr>
              <w:rPr>
                <w:rFonts w:ascii="Cambria Math" w:hAnsi="Cambria Math"/>
                <w:shd w:val="clear" w:color="auto" w:fill="FFFFFF"/>
              </w:rPr>
            </m:ctrlPr>
          </m:num>
          <m:den>
            <m:r>
              <m:rPr>
                <m:sty m:val="p"/>
              </m:rPr>
              <w:rPr>
                <w:rFonts w:ascii="Cambria Math" w:hAnsi="Cambria Math"/>
                <w:shd w:val="clear" w:color="auto" w:fill="FFFFFF"/>
              </w:rPr>
              <m:t>∂</m:t>
            </m:r>
            <m:sSub>
              <m:sSubPr>
                <m:ctrlPr>
                  <w:rPr>
                    <w:rFonts w:ascii="Cambria Math" w:hAnsi="Cambria Math"/>
                    <w:bCs/>
                    <w:i/>
                    <w:shd w:val="clear" w:color="auto" w:fill="FFFFFF"/>
                  </w:rPr>
                </m:ctrlPr>
              </m:sSubPr>
              <m:e>
                <m:r>
                  <m:rPr>
                    <m:sty m:val="b"/>
                  </m:rPr>
                  <w:rPr>
                    <w:rFonts w:ascii="Cambria Math" w:hAnsi="Cambria Math"/>
                    <w:shd w:val="clear" w:color="auto" w:fill="FFFFFF"/>
                  </w:rPr>
                  <m:t>Γ</m:t>
                </m:r>
                <m:ctrlPr>
                  <w:rPr>
                    <w:rFonts w:ascii="Cambria Math" w:hAnsi="Cambria Math"/>
                    <w:b/>
                    <w:bCs/>
                    <w:i/>
                    <w:shd w:val="clear" w:color="auto" w:fill="FFFFFF"/>
                  </w:rPr>
                </m:ctrlPr>
              </m:e>
              <m:sub>
                <m:r>
                  <w:rPr>
                    <w:rFonts w:ascii="Cambria Math" w:hAnsi="Cambria Math"/>
                    <w:shd w:val="clear" w:color="auto" w:fill="FFFFFF"/>
                  </w:rPr>
                  <m:t>l</m:t>
                </m:r>
              </m:sub>
            </m:sSub>
            <m:r>
              <m:rPr>
                <m:sty m:val="p"/>
              </m:rPr>
              <w:rPr>
                <w:rFonts w:ascii="Cambria Math" w:hAnsi="Cambria Math"/>
                <w:shd w:val="clear" w:color="auto" w:fill="FFFFFF"/>
              </w:rPr>
              <m:t>∂</m:t>
            </m:r>
            <m:sSubSup>
              <m:sSubSupPr>
                <m:ctrlPr>
                  <w:rPr>
                    <w:rFonts w:ascii="Cambria Math" w:hAnsi="Cambria Math"/>
                    <w:bCs/>
                    <w:i/>
                    <w:shd w:val="clear" w:color="auto" w:fill="FFFFFF"/>
                  </w:rPr>
                </m:ctrlPr>
              </m:sSubSupPr>
              <m:e>
                <m:r>
                  <m:rPr>
                    <m:sty m:val="b"/>
                  </m:rPr>
                  <w:rPr>
                    <w:rFonts w:ascii="Cambria Math" w:hAnsi="Cambria Math"/>
                    <w:shd w:val="clear" w:color="auto" w:fill="FFFFFF"/>
                  </w:rPr>
                  <m:t>Γ</m:t>
                </m:r>
                <m:ctrlPr>
                  <w:rPr>
                    <w:rFonts w:ascii="Cambria Math" w:hAnsi="Cambria Math"/>
                    <w:b/>
                    <w:bCs/>
                    <w:i/>
                    <w:shd w:val="clear" w:color="auto" w:fill="FFFFFF"/>
                  </w:rPr>
                </m:ctrlPr>
              </m:e>
              <m:sub>
                <m:r>
                  <w:rPr>
                    <w:rFonts w:ascii="Cambria Math" w:hAnsi="Cambria Math"/>
                    <w:shd w:val="clear" w:color="auto" w:fill="FFFFFF"/>
                  </w:rPr>
                  <m:t>l</m:t>
                </m:r>
              </m:sub>
              <m:sup>
                <m:r>
                  <m:rPr>
                    <m:sty m:val="p"/>
                  </m:rPr>
                  <w:rPr>
                    <w:rFonts w:ascii="Cambria Math" w:hAnsi="Cambria Math"/>
                    <w:shd w:val="clear" w:color="auto" w:fill="FFFFFF"/>
                  </w:rPr>
                  <m:t>T</m:t>
                </m:r>
              </m:sup>
            </m:sSubSup>
            <m:ctrlPr>
              <w:rPr>
                <w:rFonts w:ascii="Cambria Math" w:hAnsi="Cambria Math"/>
                <w:shd w:val="clear" w:color="auto" w:fill="FFFFFF"/>
              </w:rPr>
            </m:ctrlPr>
          </m:den>
        </m:f>
        <m:r>
          <w:rPr>
            <w:rFonts w:ascii="Cambria Math" w:hAnsi="Cambria Math"/>
            <w:shd w:val="clear" w:color="auto" w:fill="FFFFFF"/>
          </w:rPr>
          <m:t xml:space="preserve"> </m:t>
        </m:r>
      </m:oMath>
      <w:r w:rsidRPr="000B4378">
        <w:rPr>
          <w:shd w:val="clear" w:color="auto" w:fill="FFFFFF"/>
          <w:lang w:eastAsia="zh-CN"/>
        </w:rPr>
        <w:t>, which leads to</w:t>
      </w:r>
    </w:p>
    <w:p w14:paraId="4523FDB8" w14:textId="77777777" w:rsidR="00126455" w:rsidRPr="0046155C" w:rsidRDefault="00126455" w:rsidP="00126455">
      <w:pPr>
        <w:pStyle w:val="Text"/>
        <w:ind w:firstLine="0"/>
        <w:rPr>
          <w:shd w:val="clear" w:color="auto" w:fill="FFFFFF"/>
          <w:lang w:eastAsia="zh-CN"/>
        </w:rPr>
      </w:pPr>
    </w:p>
    <w:p w14:paraId="10C95B4E" w14:textId="02F3F518" w:rsidR="00126455" w:rsidRPr="000B4378" w:rsidRDefault="00BB5F27" w:rsidP="00126455">
      <w:pPr>
        <w:jc w:val="center"/>
        <w:rPr>
          <w:rFonts w:asciiTheme="minorHAnsi" w:eastAsiaTheme="minorEastAsia" w:hAnsiTheme="minorHAnsi" w:cstheme="minorBidi"/>
          <w:sz w:val="20"/>
          <w:szCs w:val="20"/>
        </w:rPr>
      </w:pPr>
      <m:oMath>
        <m:sSub>
          <m:sSubPr>
            <m:ctrlPr>
              <w:rPr>
                <w:rFonts w:ascii="Cambria Math" w:hAnsi="Cambria Math"/>
                <w:i/>
                <w:iCs/>
                <w:sz w:val="20"/>
                <w:szCs w:val="20"/>
              </w:rPr>
            </m:ctrlPr>
          </m:sSubPr>
          <m:e>
            <m:acc>
              <m:accPr>
                <m:ctrlPr>
                  <w:rPr>
                    <w:rFonts w:ascii="Cambria Math" w:hAnsi="Cambria Math"/>
                    <w:sz w:val="20"/>
                    <w:szCs w:val="20"/>
                  </w:rPr>
                </m:ctrlPr>
              </m:accPr>
              <m:e>
                <m:r>
                  <m:rPr>
                    <m:sty m:val="b"/>
                  </m:rPr>
                  <w:rPr>
                    <w:rFonts w:ascii="Cambria Math" w:hAnsi="Cambria Math" w:hint="eastAsia"/>
                    <w:sz w:val="20"/>
                    <w:szCs w:val="20"/>
                  </w:rPr>
                  <m:t>Γ</m:t>
                </m:r>
              </m:e>
            </m:acc>
          </m:e>
          <m:sub>
            <m:r>
              <w:rPr>
                <w:rFonts w:ascii="Cambria Math" w:hAnsi="Cambria Math"/>
                <w:sz w:val="20"/>
                <w:szCs w:val="20"/>
              </w:rPr>
              <m:t>l</m:t>
            </m:r>
          </m:sub>
        </m:sSub>
        <m:r>
          <w:rPr>
            <w:rFonts w:ascii="Cambria Math" w:hAnsi="Cambria Math"/>
            <w:sz w:val="20"/>
            <w:szCs w:val="20"/>
            <w:shd w:val="clear" w:color="auto" w:fill="FFFFFF"/>
          </w:rPr>
          <m:t>=</m:t>
        </m:r>
        <m:sSup>
          <m:sSupPr>
            <m:ctrlPr>
              <w:rPr>
                <w:rFonts w:ascii="Cambria Math" w:hAnsi="Cambria Math"/>
                <w:i/>
                <w:sz w:val="20"/>
                <w:szCs w:val="20"/>
                <w:shd w:val="clear" w:color="auto" w:fill="FFFFFF"/>
              </w:rPr>
            </m:ctrlPr>
          </m:sSupPr>
          <m:e>
            <m:d>
              <m:dPr>
                <m:ctrlPr>
                  <w:rPr>
                    <w:rFonts w:ascii="Cambria Math" w:hAnsi="Cambria Math"/>
                    <w:i/>
                    <w:sz w:val="20"/>
                    <w:szCs w:val="20"/>
                    <w:shd w:val="clear" w:color="auto" w:fill="FFFFFF"/>
                  </w:rPr>
                </m:ctrlPr>
              </m:dPr>
              <m:e>
                <m:f>
                  <m:fPr>
                    <m:ctrlPr>
                      <w:rPr>
                        <w:rFonts w:ascii="Cambria Math" w:hAnsi="Cambria Math"/>
                        <w:sz w:val="20"/>
                        <w:szCs w:val="20"/>
                        <w:shd w:val="clear" w:color="auto" w:fill="FFFFFF"/>
                      </w:rPr>
                    </m:ctrlPr>
                  </m:fPr>
                  <m:num>
                    <m:r>
                      <w:rPr>
                        <w:rFonts w:ascii="Cambria Math" w:hAnsi="Cambria Math"/>
                        <w:sz w:val="20"/>
                        <w:szCs w:val="20"/>
                        <w:shd w:val="clear" w:color="auto" w:fill="FFFFFF"/>
                      </w:rPr>
                      <m:t>1</m:t>
                    </m:r>
                    <m:ctrlPr>
                      <w:rPr>
                        <w:rFonts w:ascii="Cambria Math" w:hAnsi="Cambria Math"/>
                        <w:i/>
                        <w:sz w:val="20"/>
                        <w:szCs w:val="20"/>
                        <w:shd w:val="clear" w:color="auto" w:fill="FFFFFF"/>
                      </w:rPr>
                    </m:ctrlPr>
                  </m:num>
                  <m:den>
                    <m:sSup>
                      <m:sSupPr>
                        <m:ctrlPr>
                          <w:rPr>
                            <w:rFonts w:ascii="Cambria Math" w:hAnsi="Cambria Math"/>
                            <w:i/>
                            <w:sz w:val="20"/>
                            <w:szCs w:val="20"/>
                            <w:shd w:val="clear" w:color="auto" w:fill="FFFFFF"/>
                          </w:rPr>
                        </m:ctrlPr>
                      </m:sSupPr>
                      <m:e>
                        <m:r>
                          <w:rPr>
                            <w:rFonts w:ascii="Cambria Math" w:hAnsi="Cambria Math"/>
                            <w:sz w:val="20"/>
                            <w:szCs w:val="20"/>
                            <w:shd w:val="clear" w:color="auto" w:fill="FFFFFF"/>
                          </w:rPr>
                          <m:t>σ</m:t>
                        </m:r>
                      </m:e>
                      <m:sup>
                        <m:r>
                          <w:rPr>
                            <w:rFonts w:ascii="Cambria Math" w:hAnsi="Cambria Math"/>
                            <w:sz w:val="20"/>
                            <w:szCs w:val="20"/>
                            <w:shd w:val="clear" w:color="auto" w:fill="FFFFFF"/>
                          </w:rPr>
                          <m:t>2</m:t>
                        </m:r>
                      </m:sup>
                    </m:sSup>
                    <m:ctrlPr>
                      <w:rPr>
                        <w:rFonts w:ascii="Cambria Math" w:hAnsi="Cambria Math"/>
                        <w:i/>
                        <w:sz w:val="20"/>
                        <w:szCs w:val="20"/>
                        <w:shd w:val="clear" w:color="auto" w:fill="FFFFFF"/>
                      </w:rPr>
                    </m:ctrlPr>
                  </m:den>
                </m:f>
                <m:sSubSup>
                  <m:sSubSupPr>
                    <m:ctrlPr>
                      <w:rPr>
                        <w:rFonts w:ascii="Cambria Math" w:hAnsi="Cambria Math"/>
                        <w:i/>
                        <w:sz w:val="20"/>
                        <w:szCs w:val="20"/>
                        <w:shd w:val="clear" w:color="auto" w:fill="FFFFFF"/>
                      </w:rPr>
                    </m:ctrlPr>
                  </m:sSubSupPr>
                  <m:e>
                    <m:r>
                      <m:rPr>
                        <m:sty m:val="b"/>
                      </m:rPr>
                      <w:rPr>
                        <w:rFonts w:ascii="Cambria Math" w:hAnsi="Cambria Math"/>
                        <w:sz w:val="20"/>
                        <w:szCs w:val="20"/>
                        <w:shd w:val="clear" w:color="auto" w:fill="FFFFFF"/>
                      </w:rPr>
                      <m:t>Φ</m:t>
                    </m:r>
                    <m:ctrlPr>
                      <w:rPr>
                        <w:rFonts w:ascii="Cambria Math" w:hAnsi="Cambria Math"/>
                        <w:sz w:val="20"/>
                        <w:szCs w:val="20"/>
                        <w:shd w:val="clear" w:color="auto" w:fill="FFFFFF"/>
                      </w:rPr>
                    </m:ctrlPr>
                  </m:e>
                  <m:sub>
                    <m:r>
                      <w:rPr>
                        <w:rFonts w:ascii="Cambria Math" w:hAnsi="Cambria Math"/>
                        <w:sz w:val="20"/>
                        <w:szCs w:val="20"/>
                        <w:shd w:val="clear" w:color="auto" w:fill="FFFFFF"/>
                      </w:rPr>
                      <m:t>l</m:t>
                    </m:r>
                  </m:sub>
                  <m:sup>
                    <m:r>
                      <m:rPr>
                        <m:nor/>
                      </m:rPr>
                      <w:rPr>
                        <w:rFonts w:ascii="Cambria Math" w:hAnsi="Cambria Math"/>
                        <w:sz w:val="20"/>
                        <w:szCs w:val="20"/>
                        <w:shd w:val="clear" w:color="auto" w:fill="FFFFFF"/>
                      </w:rPr>
                      <m:t>T</m:t>
                    </m:r>
                  </m:sup>
                </m:sSubSup>
                <m:sSub>
                  <m:sSubPr>
                    <m:ctrlPr>
                      <w:rPr>
                        <w:rFonts w:ascii="Cambria Math" w:hAnsi="Cambria Math"/>
                        <w:i/>
                        <w:sz w:val="20"/>
                        <w:szCs w:val="20"/>
                        <w:shd w:val="clear" w:color="auto" w:fill="FFFFFF"/>
                      </w:rPr>
                    </m:ctrlPr>
                  </m:sSubPr>
                  <m:e>
                    <m:r>
                      <m:rPr>
                        <m:sty m:val="b"/>
                      </m:rPr>
                      <w:rPr>
                        <w:rFonts w:ascii="Cambria Math" w:hAnsi="Cambria Math"/>
                        <w:sz w:val="20"/>
                        <w:szCs w:val="20"/>
                        <w:shd w:val="clear" w:color="auto" w:fill="FFFFFF"/>
                      </w:rPr>
                      <m:t>Φ</m:t>
                    </m:r>
                  </m:e>
                  <m:sub>
                    <m:r>
                      <w:rPr>
                        <w:rFonts w:ascii="Cambria Math" w:hAnsi="Cambria Math"/>
                        <w:sz w:val="20"/>
                        <w:szCs w:val="20"/>
                        <w:shd w:val="clear" w:color="auto" w:fill="FFFFFF"/>
                      </w:rPr>
                      <m:t>l</m:t>
                    </m:r>
                  </m:sub>
                </m:sSub>
                <m:r>
                  <w:rPr>
                    <w:rFonts w:ascii="Cambria Math" w:hAnsi="Cambria Math"/>
                    <w:sz w:val="20"/>
                    <w:szCs w:val="20"/>
                    <w:shd w:val="clear" w:color="auto" w:fill="FFFFFF"/>
                  </w:rPr>
                  <m:t>+</m:t>
                </m:r>
                <m:sSup>
                  <m:sSupPr>
                    <m:ctrlPr>
                      <w:rPr>
                        <w:rFonts w:ascii="Cambria Math" w:hAnsi="Cambria Math"/>
                        <w:bCs/>
                        <w:i/>
                        <w:sz w:val="20"/>
                        <w:szCs w:val="20"/>
                        <w:shd w:val="clear" w:color="auto" w:fill="FFFFFF"/>
                      </w:rPr>
                    </m:ctrlPr>
                  </m:sSupPr>
                  <m:e>
                    <m:sSubSup>
                      <m:sSubSupPr>
                        <m:ctrlPr>
                          <w:rPr>
                            <w:rFonts w:ascii="Cambria Math" w:hAnsi="Cambria Math"/>
                            <w:bCs/>
                            <w:i/>
                            <w:sz w:val="20"/>
                            <w:szCs w:val="20"/>
                            <w:shd w:val="clear" w:color="auto" w:fill="FFFFFF"/>
                          </w:rPr>
                        </m:ctrlPr>
                      </m:sSubSupPr>
                      <m:e>
                        <m:r>
                          <m:rPr>
                            <m:sty m:val="b"/>
                          </m:rPr>
                          <w:rPr>
                            <w:rFonts w:ascii="Cambria Math" w:hAnsi="Cambria Math"/>
                            <w:sz w:val="20"/>
                            <w:szCs w:val="20"/>
                            <w:shd w:val="clear" w:color="auto" w:fill="FFFFFF"/>
                          </w:rPr>
                          <m:t>C</m:t>
                        </m:r>
                      </m:e>
                      <m:sub>
                        <m:r>
                          <m:rPr>
                            <m:sty m:val="p"/>
                          </m:rPr>
                          <w:rPr>
                            <w:rFonts w:ascii="Cambria Math" w:hAnsi="Cambria Math"/>
                            <w:sz w:val="20"/>
                            <w:szCs w:val="20"/>
                            <w:shd w:val="clear" w:color="auto" w:fill="FFFFFF"/>
                          </w:rPr>
                          <m:t>Γ</m:t>
                        </m:r>
                      </m:sub>
                      <m:sup>
                        <m:d>
                          <m:dPr>
                            <m:ctrlPr>
                              <w:rPr>
                                <w:rFonts w:ascii="Cambria Math" w:hAnsi="Cambria Math"/>
                                <w:i/>
                                <w:sz w:val="20"/>
                                <w:szCs w:val="20"/>
                                <w:shd w:val="clear" w:color="auto" w:fill="FFFFFF"/>
                              </w:rPr>
                            </m:ctrlPr>
                          </m:dPr>
                          <m:e>
                            <m:r>
                              <w:rPr>
                                <w:rFonts w:ascii="Cambria Math" w:hAnsi="Cambria Math"/>
                                <w:sz w:val="20"/>
                                <w:szCs w:val="20"/>
                                <w:shd w:val="clear" w:color="auto" w:fill="FFFFFF"/>
                              </w:rPr>
                              <m:t>j</m:t>
                            </m:r>
                          </m:e>
                        </m:d>
                      </m:sup>
                    </m:sSubSup>
                  </m:e>
                  <m:sup>
                    <m:r>
                      <w:rPr>
                        <w:rFonts w:ascii="Cambria Math" w:hAnsi="Cambria Math"/>
                        <w:sz w:val="20"/>
                        <w:szCs w:val="20"/>
                        <w:shd w:val="clear" w:color="auto" w:fill="FFFFFF"/>
                      </w:rPr>
                      <m:t>-1</m:t>
                    </m:r>
                  </m:sup>
                </m:sSup>
              </m:e>
            </m:d>
          </m:e>
          <m:sup>
            <m:r>
              <w:rPr>
                <w:rFonts w:ascii="Cambria Math" w:hAnsi="Cambria Math"/>
                <w:sz w:val="20"/>
                <w:szCs w:val="20"/>
                <w:shd w:val="clear" w:color="auto" w:fill="FFFFFF"/>
              </w:rPr>
              <m:t>-1</m:t>
            </m:r>
          </m:sup>
        </m:sSup>
        <m:d>
          <m:dPr>
            <m:ctrlPr>
              <w:rPr>
                <w:rFonts w:ascii="Cambria Math" w:hAnsi="Cambria Math"/>
                <w:sz w:val="20"/>
                <w:szCs w:val="20"/>
                <w:shd w:val="clear" w:color="auto" w:fill="FFFFFF"/>
              </w:rPr>
            </m:ctrlPr>
          </m:dPr>
          <m:e>
            <m:f>
              <m:fPr>
                <m:ctrlPr>
                  <w:rPr>
                    <w:rFonts w:ascii="Cambria Math" w:hAnsi="Cambria Math"/>
                    <w:sz w:val="20"/>
                    <w:szCs w:val="20"/>
                    <w:shd w:val="clear" w:color="auto" w:fill="FFFFFF"/>
                  </w:rPr>
                </m:ctrlPr>
              </m:fPr>
              <m:num>
                <m:r>
                  <w:rPr>
                    <w:rFonts w:ascii="Cambria Math" w:hAnsi="Cambria Math"/>
                    <w:sz w:val="20"/>
                    <w:szCs w:val="20"/>
                    <w:shd w:val="clear" w:color="auto" w:fill="FFFFFF"/>
                  </w:rPr>
                  <m:t>1</m:t>
                </m:r>
                <m:ctrlPr>
                  <w:rPr>
                    <w:rFonts w:ascii="Cambria Math" w:hAnsi="Cambria Math"/>
                    <w:i/>
                    <w:sz w:val="20"/>
                    <w:szCs w:val="20"/>
                    <w:shd w:val="clear" w:color="auto" w:fill="FFFFFF"/>
                  </w:rPr>
                </m:ctrlPr>
              </m:num>
              <m:den>
                <m:sSup>
                  <m:sSupPr>
                    <m:ctrlPr>
                      <w:rPr>
                        <w:rFonts w:ascii="Cambria Math" w:hAnsi="Cambria Math"/>
                        <w:i/>
                        <w:sz w:val="20"/>
                        <w:szCs w:val="20"/>
                        <w:shd w:val="clear" w:color="auto" w:fill="FFFFFF"/>
                      </w:rPr>
                    </m:ctrlPr>
                  </m:sSupPr>
                  <m:e>
                    <m:r>
                      <w:rPr>
                        <w:rFonts w:ascii="Cambria Math" w:hAnsi="Cambria Math"/>
                        <w:sz w:val="20"/>
                        <w:szCs w:val="20"/>
                        <w:shd w:val="clear" w:color="auto" w:fill="FFFFFF"/>
                      </w:rPr>
                      <m:t>σ</m:t>
                    </m:r>
                  </m:e>
                  <m:sup>
                    <m:r>
                      <w:rPr>
                        <w:rFonts w:ascii="Cambria Math" w:hAnsi="Cambria Math"/>
                        <w:sz w:val="20"/>
                        <w:szCs w:val="20"/>
                        <w:shd w:val="clear" w:color="auto" w:fill="FFFFFF"/>
                      </w:rPr>
                      <m:t>2</m:t>
                    </m:r>
                  </m:sup>
                </m:sSup>
                <m:ctrlPr>
                  <w:rPr>
                    <w:rFonts w:ascii="Cambria Math" w:hAnsi="Cambria Math"/>
                    <w:i/>
                    <w:sz w:val="20"/>
                    <w:szCs w:val="20"/>
                    <w:shd w:val="clear" w:color="auto" w:fill="FFFFFF"/>
                  </w:rPr>
                </m:ctrlPr>
              </m:den>
            </m:f>
            <m:sSubSup>
              <m:sSubSupPr>
                <m:ctrlPr>
                  <w:rPr>
                    <w:rFonts w:ascii="Cambria Math" w:hAnsi="Cambria Math"/>
                    <w:i/>
                    <w:sz w:val="20"/>
                    <w:szCs w:val="20"/>
                    <w:shd w:val="clear" w:color="auto" w:fill="FFFFFF"/>
                  </w:rPr>
                </m:ctrlPr>
              </m:sSubSupPr>
              <m:e>
                <m:r>
                  <m:rPr>
                    <m:sty m:val="b"/>
                  </m:rPr>
                  <w:rPr>
                    <w:rFonts w:ascii="Cambria Math" w:hAnsi="Cambria Math"/>
                    <w:sz w:val="20"/>
                    <w:szCs w:val="20"/>
                    <w:shd w:val="clear" w:color="auto" w:fill="FFFFFF"/>
                  </w:rPr>
                  <m:t>Φ</m:t>
                </m:r>
                <m:ctrlPr>
                  <w:rPr>
                    <w:rFonts w:ascii="Cambria Math" w:hAnsi="Cambria Math"/>
                    <w:sz w:val="20"/>
                    <w:szCs w:val="20"/>
                    <w:shd w:val="clear" w:color="auto" w:fill="FFFFFF"/>
                  </w:rPr>
                </m:ctrlPr>
              </m:e>
              <m:sub>
                <m:r>
                  <w:rPr>
                    <w:rFonts w:ascii="Cambria Math" w:hAnsi="Cambria Math"/>
                    <w:sz w:val="20"/>
                    <w:szCs w:val="20"/>
                    <w:shd w:val="clear" w:color="auto" w:fill="FFFFFF"/>
                  </w:rPr>
                  <m:t>l</m:t>
                </m:r>
              </m:sub>
              <m:sup>
                <m:r>
                  <m:rPr>
                    <m:nor/>
                  </m:rPr>
                  <w:rPr>
                    <w:rFonts w:ascii="Cambria Math" w:hAnsi="Cambria Math"/>
                    <w:sz w:val="20"/>
                    <w:szCs w:val="20"/>
                    <w:shd w:val="clear" w:color="auto" w:fill="FFFFFF"/>
                  </w:rPr>
                  <m:t>T</m:t>
                </m:r>
              </m:sup>
            </m:sSubSup>
            <m:sSub>
              <m:sSubPr>
                <m:ctrlPr>
                  <w:rPr>
                    <w:rFonts w:ascii="Cambria Math" w:hAnsi="Cambria Math"/>
                    <w:b/>
                    <w:i/>
                    <w:sz w:val="20"/>
                    <w:szCs w:val="20"/>
                    <w:shd w:val="clear" w:color="auto" w:fill="FFFFFF"/>
                  </w:rPr>
                </m:ctrlPr>
              </m:sSubPr>
              <m:e>
                <m:r>
                  <m:rPr>
                    <m:sty m:val="b"/>
                  </m:rPr>
                  <w:rPr>
                    <w:rFonts w:ascii="Cambria Math" w:hAnsi="Cambria Math"/>
                    <w:sz w:val="20"/>
                    <w:szCs w:val="20"/>
                    <w:shd w:val="clear" w:color="auto" w:fill="FFFFFF"/>
                  </w:rPr>
                  <m:t>x</m:t>
                </m:r>
              </m:e>
              <m:sub>
                <m:r>
                  <w:rPr>
                    <w:rFonts w:ascii="Cambria Math" w:hAnsi="Cambria Math"/>
                    <w:sz w:val="20"/>
                    <w:szCs w:val="20"/>
                    <w:shd w:val="clear" w:color="auto" w:fill="FFFFFF"/>
                  </w:rPr>
                  <m:t>l</m:t>
                </m:r>
              </m:sub>
            </m:sSub>
            <m:r>
              <m:rPr>
                <m:sty m:val="b"/>
              </m:rPr>
              <w:rPr>
                <w:rFonts w:ascii="Cambria Math" w:hAnsi="Cambria Math"/>
                <w:sz w:val="20"/>
                <w:szCs w:val="20"/>
              </w:rPr>
              <m:t>w</m:t>
            </m:r>
            <m:r>
              <w:rPr>
                <w:rFonts w:ascii="Cambria Math" w:hAnsi="Cambria Math"/>
                <w:sz w:val="20"/>
                <w:szCs w:val="20"/>
                <w:shd w:val="clear" w:color="auto" w:fill="FFFFFF"/>
              </w:rPr>
              <m:t>+</m:t>
            </m:r>
            <m:sSup>
              <m:sSupPr>
                <m:ctrlPr>
                  <w:rPr>
                    <w:rFonts w:ascii="Cambria Math" w:hAnsi="Cambria Math"/>
                    <w:bCs/>
                    <w:i/>
                    <w:sz w:val="20"/>
                    <w:szCs w:val="20"/>
                    <w:shd w:val="clear" w:color="auto" w:fill="FFFFFF"/>
                  </w:rPr>
                </m:ctrlPr>
              </m:sSupPr>
              <m:e>
                <m:sSubSup>
                  <m:sSubSupPr>
                    <m:ctrlPr>
                      <w:rPr>
                        <w:rFonts w:ascii="Cambria Math" w:hAnsi="Cambria Math"/>
                        <w:bCs/>
                        <w:i/>
                        <w:sz w:val="20"/>
                        <w:szCs w:val="20"/>
                        <w:shd w:val="clear" w:color="auto" w:fill="FFFFFF"/>
                      </w:rPr>
                    </m:ctrlPr>
                  </m:sSubSupPr>
                  <m:e>
                    <m:r>
                      <m:rPr>
                        <m:sty m:val="b"/>
                      </m:rPr>
                      <w:rPr>
                        <w:rFonts w:ascii="Cambria Math" w:hAnsi="Cambria Math"/>
                        <w:sz w:val="20"/>
                        <w:szCs w:val="20"/>
                        <w:shd w:val="clear" w:color="auto" w:fill="FFFFFF"/>
                      </w:rPr>
                      <m:t>C</m:t>
                    </m:r>
                  </m:e>
                  <m:sub>
                    <m:r>
                      <m:rPr>
                        <m:sty m:val="p"/>
                      </m:rPr>
                      <w:rPr>
                        <w:rFonts w:ascii="Cambria Math" w:hAnsi="Cambria Math"/>
                        <w:sz w:val="20"/>
                        <w:szCs w:val="20"/>
                        <w:shd w:val="clear" w:color="auto" w:fill="FFFFFF"/>
                      </w:rPr>
                      <m:t>Γ</m:t>
                    </m:r>
                  </m:sub>
                  <m:sup>
                    <m:d>
                      <m:dPr>
                        <m:ctrlPr>
                          <w:rPr>
                            <w:rFonts w:ascii="Cambria Math" w:hAnsi="Cambria Math"/>
                            <w:i/>
                            <w:sz w:val="20"/>
                            <w:szCs w:val="20"/>
                            <w:shd w:val="clear" w:color="auto" w:fill="FFFFFF"/>
                          </w:rPr>
                        </m:ctrlPr>
                      </m:dPr>
                      <m:e>
                        <m:r>
                          <w:rPr>
                            <w:rFonts w:ascii="Cambria Math" w:hAnsi="Cambria Math"/>
                            <w:sz w:val="20"/>
                            <w:szCs w:val="20"/>
                            <w:shd w:val="clear" w:color="auto" w:fill="FFFFFF"/>
                          </w:rPr>
                          <m:t>j</m:t>
                        </m:r>
                      </m:e>
                    </m:d>
                  </m:sup>
                </m:sSubSup>
              </m:e>
              <m:sup>
                <m:r>
                  <w:rPr>
                    <w:rFonts w:ascii="Cambria Math" w:hAnsi="Cambria Math"/>
                    <w:sz w:val="20"/>
                    <w:szCs w:val="20"/>
                    <w:shd w:val="clear" w:color="auto" w:fill="FFFFFF"/>
                  </w:rPr>
                  <m:t>-1</m:t>
                </m:r>
              </m:sup>
            </m:sSup>
            <m:sSubSup>
              <m:sSubSupPr>
                <m:ctrlPr>
                  <w:rPr>
                    <w:rFonts w:ascii="Cambria Math" w:hAnsi="Cambria Math"/>
                    <w:i/>
                    <w:sz w:val="20"/>
                    <w:szCs w:val="20"/>
                    <w:shd w:val="clear" w:color="auto" w:fill="FFFFFF"/>
                  </w:rPr>
                </m:ctrlPr>
              </m:sSubSupPr>
              <m:e>
                <m:r>
                  <m:rPr>
                    <m:sty m:val="b"/>
                  </m:rPr>
                  <w:rPr>
                    <w:rFonts w:ascii="Cambria Math" w:hAnsi="Cambria Math"/>
                    <w:sz w:val="20"/>
                    <w:szCs w:val="20"/>
                    <w:shd w:val="clear" w:color="auto" w:fill="FFFFFF"/>
                  </w:rPr>
                  <m:t>μ</m:t>
                </m:r>
                <m:ctrlPr>
                  <w:rPr>
                    <w:rFonts w:ascii="Cambria Math" w:hAnsi="Cambria Math"/>
                    <w:b/>
                    <w:sz w:val="20"/>
                    <w:szCs w:val="20"/>
                    <w:shd w:val="clear" w:color="auto" w:fill="FFFFFF"/>
                  </w:rPr>
                </m:ctrlPr>
              </m:e>
              <m:sub>
                <m:r>
                  <m:rPr>
                    <m:sty m:val="p"/>
                  </m:rPr>
                  <w:rPr>
                    <w:rFonts w:ascii="Cambria Math" w:hAnsi="Cambria Math"/>
                    <w:sz w:val="20"/>
                    <w:szCs w:val="20"/>
                    <w:shd w:val="clear" w:color="auto" w:fill="FFFFFF"/>
                  </w:rPr>
                  <m:t>Γ</m:t>
                </m:r>
                <m:ctrlPr>
                  <w:rPr>
                    <w:rFonts w:ascii="Cambria Math" w:hAnsi="Cambria Math"/>
                    <w:sz w:val="20"/>
                    <w:szCs w:val="20"/>
                    <w:shd w:val="clear" w:color="auto" w:fill="FFFFFF"/>
                  </w:rPr>
                </m:ctrlPr>
              </m:sub>
              <m:sup>
                <m:d>
                  <m:dPr>
                    <m:ctrlPr>
                      <w:rPr>
                        <w:rFonts w:ascii="Cambria Math" w:hAnsi="Cambria Math"/>
                        <w:i/>
                        <w:sz w:val="20"/>
                        <w:szCs w:val="20"/>
                        <w:shd w:val="clear" w:color="auto" w:fill="FFFFFF"/>
                      </w:rPr>
                    </m:ctrlPr>
                  </m:dPr>
                  <m:e>
                    <m:r>
                      <w:rPr>
                        <w:rFonts w:ascii="Cambria Math" w:hAnsi="Cambria Math"/>
                        <w:sz w:val="20"/>
                        <w:szCs w:val="20"/>
                        <w:shd w:val="clear" w:color="auto" w:fill="FFFFFF"/>
                      </w:rPr>
                      <m:t>j</m:t>
                    </m:r>
                  </m:e>
                </m:d>
              </m:sup>
            </m:sSubSup>
            <m:ctrlPr>
              <w:rPr>
                <w:rFonts w:ascii="Cambria Math" w:hAnsi="Cambria Math"/>
                <w:i/>
                <w:sz w:val="20"/>
                <w:szCs w:val="20"/>
                <w:shd w:val="clear" w:color="auto" w:fill="FFFFFF"/>
              </w:rPr>
            </m:ctrlPr>
          </m:e>
        </m:d>
      </m:oMath>
      <w:r w:rsidR="00126455" w:rsidRPr="007614B4">
        <w:rPr>
          <w:rFonts w:eastAsiaTheme="minorEastAsia"/>
          <w:sz w:val="20"/>
          <w:szCs w:val="20"/>
          <w:shd w:val="clear" w:color="auto" w:fill="FFFFFF"/>
        </w:rPr>
        <w:t>,</w:t>
      </w:r>
    </w:p>
    <w:p w14:paraId="17C0828D" w14:textId="32FDD09C" w:rsidR="00126455" w:rsidRPr="000B4378" w:rsidRDefault="00BB5F27" w:rsidP="00126455">
      <w:pPr>
        <w:jc w:val="right"/>
        <w:rPr>
          <w:rFonts w:eastAsiaTheme="minorEastAsia"/>
          <w:sz w:val="20"/>
          <w:szCs w:val="20"/>
        </w:rPr>
      </w:pPr>
      <m:oMath>
        <m:sSub>
          <m:sSubPr>
            <m:ctrlPr>
              <w:rPr>
                <w:rFonts w:ascii="Cambria Math" w:hAnsi="Cambria Math"/>
                <w:i/>
                <w:sz w:val="20"/>
                <w:szCs w:val="20"/>
              </w:rPr>
            </m:ctrlPr>
          </m:sSubPr>
          <m:e>
            <m:acc>
              <m:accPr>
                <m:ctrlPr>
                  <w:rPr>
                    <w:rFonts w:ascii="Cambria Math" w:hAnsi="Cambria Math"/>
                    <w:sz w:val="20"/>
                    <w:szCs w:val="20"/>
                  </w:rPr>
                </m:ctrlPr>
              </m:accPr>
              <m:e>
                <m:r>
                  <m:rPr>
                    <m:sty m:val="b"/>
                  </m:rPr>
                  <w:rPr>
                    <w:rFonts w:ascii="Cambria Math" w:hAnsi="Cambria Math"/>
                    <w:sz w:val="20"/>
                    <w:szCs w:val="20"/>
                  </w:rPr>
                  <m:t>C</m:t>
                </m:r>
              </m:e>
            </m:acc>
          </m:e>
          <m:sub>
            <m:sSub>
              <m:sSubPr>
                <m:ctrlPr>
                  <w:rPr>
                    <w:rFonts w:ascii="Cambria Math" w:hAnsi="Cambria Math"/>
                    <w:i/>
                    <w:sz w:val="20"/>
                    <w:szCs w:val="20"/>
                  </w:rPr>
                </m:ctrlPr>
              </m:sSubPr>
              <m:e>
                <m:r>
                  <m:rPr>
                    <m:sty m:val="p"/>
                  </m:rPr>
                  <w:rPr>
                    <w:rFonts w:ascii="Cambria Math" w:hAnsi="Cambria Math"/>
                    <w:sz w:val="20"/>
                    <w:szCs w:val="20"/>
                  </w:rPr>
                  <m:t>Γ</m:t>
                </m:r>
              </m:e>
              <m:sub>
                <m:r>
                  <w:rPr>
                    <w:rFonts w:ascii="Cambria Math" w:hAnsi="Cambria Math"/>
                    <w:sz w:val="20"/>
                    <w:szCs w:val="20"/>
                  </w:rPr>
                  <m:t>l</m:t>
                </m:r>
              </m:sub>
            </m:sSub>
          </m:sub>
        </m:sSub>
        <m:r>
          <w:rPr>
            <w:rFonts w:ascii="Cambria Math" w:hAnsi="Cambria Math"/>
            <w:sz w:val="20"/>
            <w:szCs w:val="20"/>
            <w:shd w:val="clear" w:color="auto" w:fill="FFFFFF"/>
          </w:rPr>
          <m:t>=</m:t>
        </m:r>
        <m:sSup>
          <m:sSupPr>
            <m:ctrlPr>
              <w:rPr>
                <w:rFonts w:ascii="Cambria Math" w:hAnsi="Cambria Math"/>
                <w:i/>
                <w:sz w:val="20"/>
                <w:szCs w:val="20"/>
                <w:shd w:val="clear" w:color="auto" w:fill="FFFFFF"/>
              </w:rPr>
            </m:ctrlPr>
          </m:sSupPr>
          <m:e>
            <m:d>
              <m:dPr>
                <m:ctrlPr>
                  <w:rPr>
                    <w:rFonts w:ascii="Cambria Math" w:hAnsi="Cambria Math"/>
                    <w:i/>
                    <w:sz w:val="20"/>
                    <w:szCs w:val="20"/>
                    <w:shd w:val="clear" w:color="auto" w:fill="FFFFFF"/>
                  </w:rPr>
                </m:ctrlPr>
              </m:dPr>
              <m:e>
                <m:f>
                  <m:fPr>
                    <m:ctrlPr>
                      <w:rPr>
                        <w:rFonts w:ascii="Cambria Math" w:hAnsi="Cambria Math"/>
                        <w:sz w:val="20"/>
                        <w:szCs w:val="20"/>
                        <w:shd w:val="clear" w:color="auto" w:fill="FFFFFF"/>
                      </w:rPr>
                    </m:ctrlPr>
                  </m:fPr>
                  <m:num>
                    <m:r>
                      <w:rPr>
                        <w:rFonts w:ascii="Cambria Math" w:hAnsi="Cambria Math"/>
                        <w:sz w:val="20"/>
                        <w:szCs w:val="20"/>
                        <w:shd w:val="clear" w:color="auto" w:fill="FFFFFF"/>
                      </w:rPr>
                      <m:t>1</m:t>
                    </m:r>
                    <m:ctrlPr>
                      <w:rPr>
                        <w:rFonts w:ascii="Cambria Math" w:hAnsi="Cambria Math"/>
                        <w:i/>
                        <w:sz w:val="20"/>
                        <w:szCs w:val="20"/>
                        <w:shd w:val="clear" w:color="auto" w:fill="FFFFFF"/>
                      </w:rPr>
                    </m:ctrlPr>
                  </m:num>
                  <m:den>
                    <m:sSup>
                      <m:sSupPr>
                        <m:ctrlPr>
                          <w:rPr>
                            <w:rFonts w:ascii="Cambria Math" w:hAnsi="Cambria Math"/>
                            <w:i/>
                            <w:sz w:val="20"/>
                            <w:szCs w:val="20"/>
                            <w:shd w:val="clear" w:color="auto" w:fill="FFFFFF"/>
                          </w:rPr>
                        </m:ctrlPr>
                      </m:sSupPr>
                      <m:e>
                        <m:r>
                          <w:rPr>
                            <w:rFonts w:ascii="Cambria Math" w:hAnsi="Cambria Math"/>
                            <w:sz w:val="20"/>
                            <w:szCs w:val="20"/>
                            <w:shd w:val="clear" w:color="auto" w:fill="FFFFFF"/>
                          </w:rPr>
                          <m:t>σ</m:t>
                        </m:r>
                      </m:e>
                      <m:sup>
                        <m:r>
                          <w:rPr>
                            <w:rFonts w:ascii="Cambria Math" w:hAnsi="Cambria Math"/>
                            <w:sz w:val="20"/>
                            <w:szCs w:val="20"/>
                            <w:shd w:val="clear" w:color="auto" w:fill="FFFFFF"/>
                          </w:rPr>
                          <m:t>2</m:t>
                        </m:r>
                      </m:sup>
                    </m:sSup>
                    <m:ctrlPr>
                      <w:rPr>
                        <w:rFonts w:ascii="Cambria Math" w:hAnsi="Cambria Math"/>
                        <w:i/>
                        <w:sz w:val="20"/>
                        <w:szCs w:val="20"/>
                        <w:shd w:val="clear" w:color="auto" w:fill="FFFFFF"/>
                      </w:rPr>
                    </m:ctrlPr>
                  </m:den>
                </m:f>
                <m:sSubSup>
                  <m:sSubSupPr>
                    <m:ctrlPr>
                      <w:rPr>
                        <w:rFonts w:ascii="Cambria Math" w:hAnsi="Cambria Math"/>
                        <w:i/>
                        <w:sz w:val="20"/>
                        <w:szCs w:val="20"/>
                        <w:shd w:val="clear" w:color="auto" w:fill="FFFFFF"/>
                      </w:rPr>
                    </m:ctrlPr>
                  </m:sSubSupPr>
                  <m:e>
                    <m:r>
                      <m:rPr>
                        <m:sty m:val="b"/>
                      </m:rPr>
                      <w:rPr>
                        <w:rFonts w:ascii="Cambria Math" w:hAnsi="Cambria Math"/>
                        <w:sz w:val="20"/>
                        <w:szCs w:val="20"/>
                        <w:shd w:val="clear" w:color="auto" w:fill="FFFFFF"/>
                      </w:rPr>
                      <m:t>Φ</m:t>
                    </m:r>
                    <m:ctrlPr>
                      <w:rPr>
                        <w:rFonts w:ascii="Cambria Math" w:hAnsi="Cambria Math"/>
                        <w:sz w:val="20"/>
                        <w:szCs w:val="20"/>
                        <w:shd w:val="clear" w:color="auto" w:fill="FFFFFF"/>
                      </w:rPr>
                    </m:ctrlPr>
                  </m:e>
                  <m:sub>
                    <m:r>
                      <w:rPr>
                        <w:rFonts w:ascii="Cambria Math" w:hAnsi="Cambria Math"/>
                        <w:sz w:val="20"/>
                        <w:szCs w:val="20"/>
                        <w:shd w:val="clear" w:color="auto" w:fill="FFFFFF"/>
                      </w:rPr>
                      <m:t>l</m:t>
                    </m:r>
                  </m:sub>
                  <m:sup>
                    <m:r>
                      <m:rPr>
                        <m:nor/>
                      </m:rPr>
                      <w:rPr>
                        <w:rFonts w:ascii="Cambria Math" w:hAnsi="Cambria Math"/>
                        <w:sz w:val="20"/>
                        <w:szCs w:val="20"/>
                        <w:shd w:val="clear" w:color="auto" w:fill="FFFFFF"/>
                      </w:rPr>
                      <m:t>T</m:t>
                    </m:r>
                  </m:sup>
                </m:sSubSup>
                <m:sSub>
                  <m:sSubPr>
                    <m:ctrlPr>
                      <w:rPr>
                        <w:rFonts w:ascii="Cambria Math" w:hAnsi="Cambria Math"/>
                        <w:i/>
                        <w:sz w:val="20"/>
                        <w:szCs w:val="20"/>
                        <w:shd w:val="clear" w:color="auto" w:fill="FFFFFF"/>
                      </w:rPr>
                    </m:ctrlPr>
                  </m:sSubPr>
                  <m:e>
                    <m:r>
                      <m:rPr>
                        <m:sty m:val="b"/>
                      </m:rPr>
                      <w:rPr>
                        <w:rFonts w:ascii="Cambria Math" w:hAnsi="Cambria Math"/>
                        <w:sz w:val="20"/>
                        <w:szCs w:val="20"/>
                        <w:shd w:val="clear" w:color="auto" w:fill="FFFFFF"/>
                      </w:rPr>
                      <m:t>Φ</m:t>
                    </m:r>
                  </m:e>
                  <m:sub>
                    <m:r>
                      <w:rPr>
                        <w:rFonts w:ascii="Cambria Math" w:hAnsi="Cambria Math"/>
                        <w:sz w:val="20"/>
                        <w:szCs w:val="20"/>
                        <w:shd w:val="clear" w:color="auto" w:fill="FFFFFF"/>
                      </w:rPr>
                      <m:t>l</m:t>
                    </m:r>
                  </m:sub>
                </m:sSub>
                <m:r>
                  <w:rPr>
                    <w:rFonts w:ascii="Cambria Math" w:hAnsi="Cambria Math"/>
                    <w:sz w:val="20"/>
                    <w:szCs w:val="20"/>
                    <w:shd w:val="clear" w:color="auto" w:fill="FFFFFF"/>
                  </w:rPr>
                  <m:t>+</m:t>
                </m:r>
                <m:sSup>
                  <m:sSupPr>
                    <m:ctrlPr>
                      <w:rPr>
                        <w:rFonts w:ascii="Cambria Math" w:hAnsi="Cambria Math"/>
                        <w:bCs/>
                        <w:i/>
                        <w:sz w:val="20"/>
                        <w:szCs w:val="20"/>
                        <w:shd w:val="clear" w:color="auto" w:fill="FFFFFF"/>
                      </w:rPr>
                    </m:ctrlPr>
                  </m:sSupPr>
                  <m:e>
                    <m:sSubSup>
                      <m:sSubSupPr>
                        <m:ctrlPr>
                          <w:rPr>
                            <w:rFonts w:ascii="Cambria Math" w:hAnsi="Cambria Math"/>
                            <w:bCs/>
                            <w:i/>
                            <w:sz w:val="20"/>
                            <w:szCs w:val="20"/>
                            <w:shd w:val="clear" w:color="auto" w:fill="FFFFFF"/>
                          </w:rPr>
                        </m:ctrlPr>
                      </m:sSubSupPr>
                      <m:e>
                        <m:r>
                          <m:rPr>
                            <m:sty m:val="b"/>
                          </m:rPr>
                          <w:rPr>
                            <w:rFonts w:ascii="Cambria Math" w:hAnsi="Cambria Math"/>
                            <w:sz w:val="20"/>
                            <w:szCs w:val="20"/>
                            <w:shd w:val="clear" w:color="auto" w:fill="FFFFFF"/>
                          </w:rPr>
                          <m:t>C</m:t>
                        </m:r>
                      </m:e>
                      <m:sub>
                        <m:r>
                          <m:rPr>
                            <m:sty m:val="p"/>
                          </m:rPr>
                          <w:rPr>
                            <w:rFonts w:ascii="Cambria Math" w:hAnsi="Cambria Math"/>
                            <w:sz w:val="20"/>
                            <w:szCs w:val="20"/>
                            <w:shd w:val="clear" w:color="auto" w:fill="FFFFFF"/>
                          </w:rPr>
                          <m:t>Γ</m:t>
                        </m:r>
                      </m:sub>
                      <m:sup>
                        <m:d>
                          <m:dPr>
                            <m:ctrlPr>
                              <w:rPr>
                                <w:rFonts w:ascii="Cambria Math" w:hAnsi="Cambria Math"/>
                                <w:i/>
                                <w:sz w:val="20"/>
                                <w:szCs w:val="20"/>
                                <w:shd w:val="clear" w:color="auto" w:fill="FFFFFF"/>
                              </w:rPr>
                            </m:ctrlPr>
                          </m:dPr>
                          <m:e>
                            <m:r>
                              <w:rPr>
                                <w:rFonts w:ascii="Cambria Math" w:hAnsi="Cambria Math"/>
                                <w:shd w:val="clear" w:color="auto" w:fill="FFFFFF"/>
                              </w:rPr>
                              <m:t>j</m:t>
                            </m:r>
                          </m:e>
                        </m:d>
                      </m:sup>
                    </m:sSubSup>
                  </m:e>
                  <m:sup>
                    <m:r>
                      <w:rPr>
                        <w:rFonts w:ascii="Cambria Math" w:hAnsi="Cambria Math"/>
                        <w:sz w:val="20"/>
                        <w:szCs w:val="20"/>
                        <w:shd w:val="clear" w:color="auto" w:fill="FFFFFF"/>
                      </w:rPr>
                      <m:t>-1</m:t>
                    </m:r>
                  </m:sup>
                </m:sSup>
              </m:e>
            </m:d>
          </m:e>
          <m:sup>
            <m:r>
              <w:rPr>
                <w:rFonts w:ascii="Cambria Math" w:hAnsi="Cambria Math"/>
                <w:sz w:val="20"/>
                <w:szCs w:val="20"/>
                <w:shd w:val="clear" w:color="auto" w:fill="FFFFFF"/>
              </w:rPr>
              <m:t>-1</m:t>
            </m:r>
          </m:sup>
        </m:sSup>
      </m:oMath>
      <w:proofErr w:type="gramStart"/>
      <w:r w:rsidR="00126455">
        <w:rPr>
          <w:rFonts w:eastAsiaTheme="minorEastAsia"/>
          <w:sz w:val="20"/>
          <w:szCs w:val="20"/>
          <w:shd w:val="clear" w:color="auto" w:fill="FFFFFF"/>
        </w:rPr>
        <w:t>,</w:t>
      </w:r>
      <w:r w:rsidR="00126455" w:rsidRPr="000B4378">
        <w:rPr>
          <w:rFonts w:eastAsiaTheme="minorEastAsia" w:hint="eastAsia"/>
          <w:sz w:val="20"/>
          <w:szCs w:val="20"/>
          <w:shd w:val="clear" w:color="auto" w:fill="FFFFFF"/>
        </w:rPr>
        <w:t xml:space="preserve"> </w:t>
      </w:r>
      <w:r w:rsidR="00126455" w:rsidRPr="000B4378">
        <w:rPr>
          <w:rFonts w:eastAsiaTheme="minorEastAsia"/>
          <w:sz w:val="20"/>
          <w:szCs w:val="20"/>
          <w:shd w:val="clear" w:color="auto" w:fill="FFFFFF"/>
        </w:rPr>
        <w:t xml:space="preserve">  </w:t>
      </w:r>
      <w:proofErr w:type="gramEnd"/>
      <w:r w:rsidR="00126455" w:rsidRPr="000B4378">
        <w:rPr>
          <w:rFonts w:eastAsiaTheme="minorEastAsia"/>
          <w:sz w:val="20"/>
          <w:szCs w:val="20"/>
          <w:shd w:val="clear" w:color="auto" w:fill="FFFFFF"/>
        </w:rPr>
        <w:t xml:space="preserve">                   </w:t>
      </w:r>
      <w:r w:rsidR="00126455" w:rsidRPr="000B4378">
        <w:rPr>
          <w:rFonts w:eastAsiaTheme="minorEastAsia" w:hint="eastAsia"/>
          <w:sz w:val="20"/>
          <w:szCs w:val="20"/>
          <w:shd w:val="clear" w:color="auto" w:fill="FFFFFF"/>
        </w:rPr>
        <w:t>(</w:t>
      </w:r>
      <w:r w:rsidR="00126455" w:rsidRPr="000B4378">
        <w:rPr>
          <w:rFonts w:eastAsiaTheme="minorEastAsia"/>
          <w:sz w:val="20"/>
          <w:szCs w:val="20"/>
          <w:shd w:val="clear" w:color="auto" w:fill="FFFFFF"/>
        </w:rPr>
        <w:t>1</w:t>
      </w:r>
      <w:r w:rsidR="00106363">
        <w:rPr>
          <w:rFonts w:eastAsiaTheme="minorEastAsia"/>
          <w:sz w:val="20"/>
          <w:szCs w:val="20"/>
          <w:shd w:val="clear" w:color="auto" w:fill="FFFFFF"/>
        </w:rPr>
        <w:t>1</w:t>
      </w:r>
      <w:r w:rsidR="00126455" w:rsidRPr="000B4378">
        <w:rPr>
          <w:rFonts w:eastAsiaTheme="minorEastAsia"/>
          <w:sz w:val="20"/>
          <w:szCs w:val="20"/>
          <w:shd w:val="clear" w:color="auto" w:fill="FFFFFF"/>
        </w:rPr>
        <w:t>)</w:t>
      </w:r>
    </w:p>
    <w:p w14:paraId="4F5D0C13" w14:textId="77777777" w:rsidR="00126455" w:rsidRPr="000B4378" w:rsidRDefault="00126455" w:rsidP="00126455">
      <w:pPr>
        <w:pStyle w:val="Text"/>
        <w:ind w:firstLine="0"/>
        <w:rPr>
          <w:shd w:val="clear" w:color="auto" w:fill="FFFFFF"/>
          <w:lang w:eastAsia="zh-CN"/>
        </w:rPr>
      </w:pPr>
    </w:p>
    <w:p w14:paraId="7CD7C500" w14:textId="7E0F6DBD" w:rsidR="0093633F" w:rsidRDefault="00126455" w:rsidP="00387F81">
      <w:pPr>
        <w:pStyle w:val="Text"/>
        <w:ind w:firstLine="0"/>
        <w:rPr>
          <w:shd w:val="clear" w:color="auto" w:fill="FFFFFF"/>
          <w:lang w:eastAsia="zh-CN"/>
        </w:rPr>
      </w:pPr>
      <w:r>
        <w:rPr>
          <w:shd w:val="clear" w:color="auto" w:fill="FFFFFF"/>
          <w:lang w:eastAsia="zh-CN"/>
        </w:rPr>
        <w:t xml:space="preserve">where </w:t>
      </w:r>
      <m:oMath>
        <m:sSup>
          <m:sSupPr>
            <m:ctrlPr>
              <w:rPr>
                <w:rFonts w:ascii="Cambria Math" w:hAnsi="Cambria Math"/>
                <w:shd w:val="clear" w:color="auto" w:fill="FFFFFF"/>
                <w:lang w:eastAsia="zh-CN"/>
              </w:rPr>
            </m:ctrlPr>
          </m:sSupPr>
          <m:e>
            <m:r>
              <m:rPr>
                <m:sty m:val="b"/>
              </m:rPr>
              <w:rPr>
                <w:rFonts w:ascii="Cambria Math" w:hAnsi="Cambria Math" w:hint="eastAsia"/>
                <w:shd w:val="clear" w:color="auto" w:fill="FFFFFF"/>
                <w:lang w:eastAsia="zh-CN"/>
              </w:rPr>
              <m:t>Θ</m:t>
            </m:r>
          </m:e>
          <m:sup>
            <m:d>
              <m:dPr>
                <m:ctrlPr>
                  <w:rPr>
                    <w:rFonts w:ascii="Cambria Math" w:hAnsi="Cambria Math"/>
                    <w:shd w:val="clear" w:color="auto" w:fill="FFFFFF"/>
                    <w:lang w:eastAsia="zh-CN"/>
                  </w:rPr>
                </m:ctrlPr>
              </m:dPr>
              <m:e>
                <m:r>
                  <w:rPr>
                    <w:rFonts w:ascii="Cambria Math" w:hAnsi="Cambria Math"/>
                    <w:shd w:val="clear" w:color="auto" w:fill="FFFFFF"/>
                  </w:rPr>
                  <m:t>j</m:t>
                </m:r>
              </m:e>
            </m:d>
          </m:sup>
        </m:sSup>
        <m:r>
          <w:rPr>
            <w:rFonts w:ascii="Cambria Math" w:hAnsi="Cambria Math"/>
            <w:shd w:val="clear" w:color="auto" w:fill="FFFFFF"/>
            <w:lang w:eastAsia="zh-CN"/>
          </w:rPr>
          <m:t>=</m:t>
        </m:r>
        <m:d>
          <m:dPr>
            <m:begChr m:val="["/>
            <m:endChr m:val="]"/>
            <m:ctrlPr>
              <w:rPr>
                <w:rFonts w:ascii="Cambria Math" w:hAnsi="Cambria Math"/>
                <w:shd w:val="clear" w:color="auto" w:fill="FFFFFF"/>
              </w:rPr>
            </m:ctrlPr>
          </m:dPr>
          <m:e>
            <m:sSubSup>
              <m:sSubSupPr>
                <m:ctrlPr>
                  <w:rPr>
                    <w:rFonts w:ascii="Cambria Math" w:hAnsi="Cambria Math"/>
                    <w:i/>
                    <w:iCs/>
                    <w:shd w:val="clear" w:color="auto" w:fill="FFFFFF"/>
                  </w:rPr>
                </m:ctrlPr>
              </m:sSubSupPr>
              <m:e>
                <m:r>
                  <m:rPr>
                    <m:sty m:val="b"/>
                  </m:rPr>
                  <w:rPr>
                    <w:rFonts w:ascii="Cambria Math" w:hAnsi="Cambria Math"/>
                    <w:shd w:val="clear" w:color="auto" w:fill="FFFFFF"/>
                  </w:rPr>
                  <m:t>μ</m:t>
                </m:r>
                <m:ctrlPr>
                  <w:rPr>
                    <w:rFonts w:ascii="Cambria Math" w:hAnsi="Cambria Math"/>
                    <w:b/>
                    <w:shd w:val="clear" w:color="auto" w:fill="FFFFFF"/>
                  </w:rPr>
                </m:ctrlPr>
              </m:e>
              <m:sub>
                <m:r>
                  <m:rPr>
                    <m:sty m:val="p"/>
                  </m:rPr>
                  <w:rPr>
                    <w:rFonts w:ascii="Cambria Math" w:hAnsi="Cambria Math"/>
                    <w:shd w:val="clear" w:color="auto" w:fill="FFFFFF"/>
                  </w:rPr>
                  <m:t>Γ</m:t>
                </m:r>
                <m:ctrlPr>
                  <w:rPr>
                    <w:rFonts w:ascii="Cambria Math" w:hAnsi="Cambria Math"/>
                    <w:shd w:val="clear" w:color="auto" w:fill="FFFFFF"/>
                  </w:rPr>
                </m:ctrlPr>
              </m:sub>
              <m:sup>
                <m:d>
                  <m:dPr>
                    <m:ctrlPr>
                      <w:rPr>
                        <w:rFonts w:ascii="Cambria Math" w:hAnsi="Cambria Math"/>
                        <w:i/>
                        <w:iCs/>
                        <w:shd w:val="clear" w:color="auto" w:fill="FFFFFF"/>
                      </w:rPr>
                    </m:ctrlPr>
                  </m:dPr>
                  <m:e>
                    <m:r>
                      <w:rPr>
                        <w:rFonts w:ascii="Cambria Math" w:hAnsi="Cambria Math"/>
                        <w:shd w:val="clear" w:color="auto" w:fill="FFFFFF"/>
                      </w:rPr>
                      <m:t>j</m:t>
                    </m:r>
                  </m:e>
                </m:d>
              </m:sup>
            </m:sSubSup>
            <m:r>
              <m:rPr>
                <m:sty m:val="p"/>
              </m:rPr>
              <w:rPr>
                <w:rFonts w:ascii="Cambria Math" w:hAnsi="Cambria Math"/>
                <w:shd w:val="clear" w:color="auto" w:fill="FFFFFF"/>
              </w:rPr>
              <m:t>,</m:t>
            </m:r>
            <m:sSubSup>
              <m:sSubSupPr>
                <m:ctrlPr>
                  <w:rPr>
                    <w:rFonts w:ascii="Cambria Math" w:hAnsi="Cambria Math"/>
                    <w:i/>
                    <w:iCs/>
                    <w:shd w:val="clear" w:color="auto" w:fill="FFFFFF"/>
                  </w:rPr>
                </m:ctrlPr>
              </m:sSubSupPr>
              <m:e>
                <m:r>
                  <m:rPr>
                    <m:sty m:val="b"/>
                  </m:rPr>
                  <w:rPr>
                    <w:rFonts w:ascii="Cambria Math" w:hAnsi="Cambria Math"/>
                    <w:shd w:val="clear" w:color="auto" w:fill="FFFFFF"/>
                  </w:rPr>
                  <m:t>C</m:t>
                </m:r>
                <m:ctrlPr>
                  <w:rPr>
                    <w:rFonts w:ascii="Cambria Math" w:hAnsi="Cambria Math"/>
                    <w:b/>
                    <w:shd w:val="clear" w:color="auto" w:fill="FFFFFF"/>
                  </w:rPr>
                </m:ctrlPr>
              </m:e>
              <m:sub>
                <m:r>
                  <m:rPr>
                    <m:sty m:val="p"/>
                  </m:rPr>
                  <w:rPr>
                    <w:rFonts w:ascii="Cambria Math" w:hAnsi="Cambria Math"/>
                    <w:shd w:val="clear" w:color="auto" w:fill="FFFFFF"/>
                  </w:rPr>
                  <m:t>Γ</m:t>
                </m:r>
                <m:ctrlPr>
                  <w:rPr>
                    <w:rFonts w:ascii="Cambria Math" w:hAnsi="Cambria Math"/>
                    <w:shd w:val="clear" w:color="auto" w:fill="FFFFFF"/>
                  </w:rPr>
                </m:ctrlPr>
              </m:sub>
              <m:sup>
                <m:d>
                  <m:dPr>
                    <m:ctrlPr>
                      <w:rPr>
                        <w:rFonts w:ascii="Cambria Math" w:hAnsi="Cambria Math"/>
                        <w:i/>
                        <w:iCs/>
                        <w:shd w:val="clear" w:color="auto" w:fill="FFFFFF"/>
                      </w:rPr>
                    </m:ctrlPr>
                  </m:dPr>
                  <m:e>
                    <m:r>
                      <w:rPr>
                        <w:rFonts w:ascii="Cambria Math" w:hAnsi="Cambria Math"/>
                        <w:shd w:val="clear" w:color="auto" w:fill="FFFFFF"/>
                      </w:rPr>
                      <m:t>j</m:t>
                    </m:r>
                  </m:e>
                </m:d>
              </m:sup>
            </m:sSubSup>
            <m:r>
              <m:rPr>
                <m:sty m:val="p"/>
              </m:rPr>
              <w:rPr>
                <w:rFonts w:ascii="Cambria Math" w:hAnsi="Cambria Math"/>
                <w:shd w:val="clear" w:color="auto" w:fill="FFFFFF"/>
              </w:rPr>
              <m:t>,</m:t>
            </m:r>
            <m:sSup>
              <m:sSupPr>
                <m:ctrlPr>
                  <w:rPr>
                    <w:rFonts w:ascii="Cambria Math" w:hAnsi="Cambria Math"/>
                    <w:i/>
                    <w:iCs/>
                    <w:shd w:val="clear" w:color="auto" w:fill="FFFFFF"/>
                  </w:rPr>
                </m:ctrlPr>
              </m:sSupPr>
              <m:e>
                <m:sSup>
                  <m:sSupPr>
                    <m:ctrlPr>
                      <w:rPr>
                        <w:rFonts w:ascii="Cambria Math" w:hAnsi="Cambria Math"/>
                        <w:iCs/>
                        <w:shd w:val="clear" w:color="auto" w:fill="FFFFFF"/>
                      </w:rPr>
                    </m:ctrlPr>
                  </m:sSupPr>
                  <m:e>
                    <m:r>
                      <w:rPr>
                        <w:rFonts w:ascii="Cambria Math" w:hAnsi="Cambria Math"/>
                        <w:shd w:val="clear" w:color="auto" w:fill="FFFFFF"/>
                      </w:rPr>
                      <m:t>σ</m:t>
                    </m:r>
                  </m:e>
                  <m:sup>
                    <m:r>
                      <m:rPr>
                        <m:sty m:val="p"/>
                      </m:rPr>
                      <w:rPr>
                        <w:rFonts w:ascii="Cambria Math" w:hAnsi="Cambria Math"/>
                        <w:shd w:val="clear" w:color="auto" w:fill="FFFFFF"/>
                      </w:rPr>
                      <m:t>2</m:t>
                    </m:r>
                  </m:sup>
                </m:sSup>
                <m:ctrlPr>
                  <w:rPr>
                    <w:rFonts w:ascii="Cambria Math" w:hAnsi="Cambria Math"/>
                    <w:shd w:val="clear" w:color="auto" w:fill="FFFFFF"/>
                  </w:rPr>
                </m:ctrlPr>
              </m:e>
              <m:sup>
                <m:d>
                  <m:dPr>
                    <m:ctrlPr>
                      <w:rPr>
                        <w:rFonts w:ascii="Cambria Math" w:hAnsi="Cambria Math"/>
                        <w:i/>
                        <w:iCs/>
                        <w:shd w:val="clear" w:color="auto" w:fill="FFFFFF"/>
                      </w:rPr>
                    </m:ctrlPr>
                  </m:dPr>
                  <m:e>
                    <m:r>
                      <w:rPr>
                        <w:rFonts w:ascii="Cambria Math" w:hAnsi="Cambria Math"/>
                        <w:shd w:val="clear" w:color="auto" w:fill="FFFFFF"/>
                      </w:rPr>
                      <m:t>j</m:t>
                    </m:r>
                  </m:e>
                </m:d>
              </m:sup>
            </m:sSup>
          </m:e>
        </m:d>
      </m:oMath>
      <w:r>
        <w:rPr>
          <w:rFonts w:hint="eastAsia"/>
          <w:shd w:val="clear" w:color="auto" w:fill="FFFFFF"/>
          <w:lang w:eastAsia="zh-CN"/>
        </w:rPr>
        <w:t xml:space="preserve"> </w:t>
      </w:r>
      <w:r>
        <w:rPr>
          <w:shd w:val="clear" w:color="auto" w:fill="FFFFFF"/>
          <w:lang w:eastAsia="zh-CN"/>
        </w:rPr>
        <w:t xml:space="preserve">is the result of the previous iteration, </w:t>
      </w:r>
      <m:oMath>
        <m:sSub>
          <m:sSubPr>
            <m:ctrlPr>
              <w:rPr>
                <w:rFonts w:ascii="Cambria Math" w:hAnsi="Cambria Math"/>
                <w:i/>
                <w:iCs/>
              </w:rPr>
            </m:ctrlPr>
          </m:sSubPr>
          <m:e>
            <m:acc>
              <m:accPr>
                <m:ctrlPr>
                  <w:rPr>
                    <w:rFonts w:ascii="Cambria Math" w:hAnsi="Cambria Math"/>
                  </w:rPr>
                </m:ctrlPr>
              </m:accPr>
              <m:e>
                <m:r>
                  <m:rPr>
                    <m:sty m:val="b"/>
                  </m:rPr>
                  <w:rPr>
                    <w:rFonts w:ascii="Cambria Math" w:hAnsi="Cambria Math" w:hint="eastAsia"/>
                  </w:rPr>
                  <m:t>Γ</m:t>
                </m:r>
              </m:e>
            </m:acc>
          </m:e>
          <m:sub>
            <m:r>
              <w:rPr>
                <w:rFonts w:ascii="Cambria Math" w:hAnsi="Cambria Math"/>
              </w:rPr>
              <m:t>l</m:t>
            </m:r>
          </m:sub>
        </m:sSub>
      </m:oMath>
      <w:r>
        <w:rPr>
          <w:rFonts w:hint="eastAsia"/>
          <w:iCs/>
        </w:rPr>
        <w:t xml:space="preserve"> </w:t>
      </w:r>
      <w:r>
        <w:rPr>
          <w:iCs/>
        </w:rPr>
        <w:t xml:space="preserve">and </w:t>
      </w:r>
      <m:oMath>
        <m:sSub>
          <m:sSubPr>
            <m:ctrlPr>
              <w:rPr>
                <w:rFonts w:ascii="Cambria Math" w:hAnsi="Cambria Math"/>
                <w:i/>
              </w:rPr>
            </m:ctrlPr>
          </m:sSubPr>
          <m:e>
            <m:acc>
              <m:accPr>
                <m:ctrlPr>
                  <w:rPr>
                    <w:rFonts w:ascii="Cambria Math" w:hAnsi="Cambria Math"/>
                  </w:rPr>
                </m:ctrlPr>
              </m:accPr>
              <m:e>
                <m:r>
                  <m:rPr>
                    <m:sty m:val="b"/>
                  </m:rPr>
                  <w:rPr>
                    <w:rFonts w:ascii="Cambria Math" w:hAnsi="Cambria Math"/>
                  </w:rPr>
                  <m:t>C</m:t>
                </m:r>
              </m:e>
            </m:acc>
          </m:e>
          <m: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sub>
        </m:sSub>
      </m:oMath>
      <w:r>
        <w:rPr>
          <w:rFonts w:hint="eastAsia"/>
        </w:rPr>
        <w:t xml:space="preserve"> </w:t>
      </w:r>
      <w:r>
        <w:t xml:space="preserve">are the estimated </w:t>
      </w:r>
      <w:r w:rsidR="0093633F" w:rsidRPr="0046155C">
        <w:rPr>
          <w:lang w:eastAsia="zh-CN"/>
        </w:rPr>
        <w:t>posterior</w:t>
      </w:r>
      <w:r w:rsidR="0093633F" w:rsidRPr="000B4378">
        <w:rPr>
          <w:lang w:eastAsia="zh-CN"/>
        </w:rPr>
        <w:t xml:space="preserve"> </w:t>
      </w:r>
      <w:r w:rsidRPr="000B4378">
        <w:rPr>
          <w:lang w:eastAsia="zh-CN"/>
        </w:rPr>
        <w:t>expectation</w:t>
      </w:r>
      <w:r>
        <w:rPr>
          <w:lang w:eastAsia="zh-CN"/>
        </w:rPr>
        <w:t xml:space="preserve"> and</w:t>
      </w:r>
      <w:r w:rsidR="00D71BCF">
        <w:rPr>
          <w:lang w:eastAsia="zh-CN"/>
        </w:rPr>
        <w:t xml:space="preserve"> </w:t>
      </w:r>
      <w:proofErr w:type="gramStart"/>
      <w:r w:rsidRPr="000B4378">
        <w:rPr>
          <w:shd w:val="clear" w:color="auto" w:fill="FFFFFF"/>
          <w:lang w:eastAsia="zh-CN"/>
        </w:rPr>
        <w:t>covariance</w:t>
      </w:r>
      <w:r>
        <w:rPr>
          <w:rFonts w:hint="eastAsia"/>
          <w:iCs/>
          <w:shd w:val="clear" w:color="auto" w:fill="FFFFFF"/>
          <w:lang w:eastAsia="zh-CN"/>
        </w:rPr>
        <w:t>.</w:t>
      </w:r>
      <w:proofErr w:type="gramEnd"/>
      <w:r w:rsidR="00D71BCF">
        <w:rPr>
          <w:lang w:eastAsia="zh-CN"/>
        </w:rPr>
        <w:t xml:space="preserve"> </w:t>
      </w:r>
      <w:r w:rsidR="00106363">
        <w:rPr>
          <w:shd w:val="clear" w:color="auto" w:fill="FFFFFF"/>
          <w:lang w:eastAsia="zh-CN"/>
        </w:rPr>
        <w:t>Therefore, t</w:t>
      </w:r>
      <w:r w:rsidR="006274F5" w:rsidRPr="000B4378">
        <w:rPr>
          <w:shd w:val="clear" w:color="auto" w:fill="FFFFFF"/>
          <w:lang w:eastAsia="zh-CN"/>
        </w:rPr>
        <w:t xml:space="preserve">he </w:t>
      </w:r>
      <w:r w:rsidR="006274F5">
        <w:rPr>
          <w:shd w:val="clear" w:color="auto" w:fill="FFFFFF"/>
          <w:lang w:eastAsia="zh-CN"/>
        </w:rPr>
        <w:t xml:space="preserve">unbiased estimation </w:t>
      </w:r>
      <w:r w:rsidR="006274F5" w:rsidRPr="000B4378">
        <w:rPr>
          <w:shd w:val="clear" w:color="auto" w:fill="FFFFFF"/>
          <w:lang w:eastAsia="zh-CN"/>
        </w:rPr>
        <w:t xml:space="preserve">of squared </w:t>
      </w:r>
      <w:r w:rsidR="006274F5">
        <w:rPr>
          <w:shd w:val="clear" w:color="auto" w:fill="FFFFFF"/>
          <w:lang w:eastAsia="zh-CN"/>
        </w:rPr>
        <w:t>fitting errors</w:t>
      </w:r>
      <w:r w:rsidR="006274F5" w:rsidRPr="000B4378">
        <w:rPr>
          <w:shd w:val="clear" w:color="auto" w:fill="FFFFFF"/>
          <w:lang w:eastAsia="zh-CN"/>
        </w:rPr>
        <w:t xml:space="preserve"> can be </w:t>
      </w:r>
      <w:r w:rsidR="006274F5">
        <w:rPr>
          <w:shd w:val="clear" w:color="auto" w:fill="FFFFFF"/>
          <w:lang w:eastAsia="zh-CN"/>
        </w:rPr>
        <w:t>calculated</w:t>
      </w:r>
      <w:r w:rsidR="006274F5" w:rsidRPr="000B4378">
        <w:rPr>
          <w:shd w:val="clear" w:color="auto" w:fill="FFFFFF"/>
          <w:lang w:eastAsia="zh-CN"/>
        </w:rPr>
        <w:t xml:space="preserve"> as </w:t>
      </w:r>
      <m:oMath>
        <m:nary>
          <m:naryPr>
            <m:chr m:val="∑"/>
            <m:supHide m:val="1"/>
            <m:ctrlPr>
              <w:rPr>
                <w:rFonts w:ascii="Cambria Math" w:hAnsi="Cambria Math"/>
                <w:shd w:val="clear" w:color="auto" w:fill="FFFFFF"/>
                <w:lang w:eastAsia="zh-CN"/>
              </w:rPr>
            </m:ctrlPr>
          </m:naryPr>
          <m:sub>
            <m:r>
              <w:rPr>
                <w:rFonts w:ascii="Cambria Math" w:hAnsi="Cambria Math"/>
                <w:shd w:val="clear" w:color="auto" w:fill="FFFFFF"/>
                <w:lang w:eastAsia="zh-CN"/>
              </w:rPr>
              <m:t>l</m:t>
            </m:r>
            <m:ctrlPr>
              <w:rPr>
                <w:rFonts w:ascii="Cambria Math" w:hAnsi="Cambria Math"/>
                <w:i/>
                <w:shd w:val="clear" w:color="auto" w:fill="FFFFFF"/>
                <w:lang w:eastAsia="zh-CN"/>
              </w:rPr>
            </m:ctrlPr>
          </m:sub>
          <m:sup>
            <m:ctrlPr>
              <w:rPr>
                <w:rFonts w:ascii="Cambria Math" w:hAnsi="Cambria Math"/>
                <w:i/>
                <w:shd w:val="clear" w:color="auto" w:fill="FFFFFF"/>
                <w:lang w:eastAsia="zh-CN"/>
              </w:rPr>
            </m:ctrlPr>
          </m:sup>
          <m:e>
            <m:sSup>
              <m:sSupPr>
                <m:ctrlPr>
                  <w:rPr>
                    <w:rFonts w:ascii="Cambria Math" w:hAnsi="Cambria Math"/>
                    <w:i/>
                    <w:shd w:val="clear" w:color="auto" w:fill="FFFFFF"/>
                    <w:lang w:eastAsia="zh-CN"/>
                  </w:rPr>
                </m:ctrlPr>
              </m:sSupPr>
              <m:e>
                <m:d>
                  <m:dPr>
                    <m:ctrlPr>
                      <w:rPr>
                        <w:rFonts w:ascii="Cambria Math" w:hAnsi="Cambria Math"/>
                        <w:i/>
                        <w:shd w:val="clear" w:color="auto" w:fill="FFFFFF"/>
                        <w:lang w:eastAsia="zh-CN"/>
                      </w:rPr>
                    </m:ctrlPr>
                  </m:dPr>
                  <m:e>
                    <m:sSub>
                      <m:sSubPr>
                        <m:ctrlPr>
                          <w:rPr>
                            <w:rFonts w:ascii="Cambria Math" w:hAnsi="Cambria Math"/>
                            <w:i/>
                            <w:shd w:val="clear" w:color="auto" w:fill="FFFFFF"/>
                            <w:lang w:eastAsia="zh-CN"/>
                          </w:rPr>
                        </m:ctrlPr>
                      </m:sSubPr>
                      <m:e>
                        <m:r>
                          <m:rPr>
                            <m:sty m:val="bi"/>
                          </m:rPr>
                          <w:rPr>
                            <w:rFonts w:ascii="Cambria Math" w:hAnsi="Cambria Math"/>
                            <w:shd w:val="clear" w:color="auto" w:fill="FFFFFF"/>
                            <w:lang w:eastAsia="zh-CN"/>
                          </w:rPr>
                          <m:t>c</m:t>
                        </m:r>
                      </m:e>
                      <m:sub>
                        <m:r>
                          <w:rPr>
                            <w:rFonts w:ascii="Cambria Math" w:hAnsi="Cambria Math"/>
                            <w:shd w:val="clear" w:color="auto" w:fill="FFFFFF"/>
                            <w:lang w:eastAsia="zh-CN"/>
                          </w:rPr>
                          <m:t>l</m:t>
                        </m:r>
                      </m:sub>
                    </m:sSub>
                    <m:sSub>
                      <m:sSubPr>
                        <m:ctrlPr>
                          <w:rPr>
                            <w:rFonts w:ascii="Cambria Math" w:hAnsi="Cambria Math"/>
                            <w:i/>
                            <w:shd w:val="clear" w:color="auto" w:fill="FFFFFF"/>
                            <w:lang w:eastAsia="zh-CN"/>
                          </w:rPr>
                        </m:ctrlPr>
                      </m:sSubPr>
                      <m:e>
                        <m:r>
                          <m:rPr>
                            <m:sty m:val="b"/>
                          </m:rPr>
                          <w:rPr>
                            <w:rFonts w:ascii="Cambria Math" w:hAnsi="Cambria Math"/>
                            <w:shd w:val="clear" w:color="auto" w:fill="FFFFFF"/>
                            <w:lang w:eastAsia="zh-CN"/>
                          </w:rPr>
                          <m:t>ϵ</m:t>
                        </m:r>
                        <m:ctrlPr>
                          <w:rPr>
                            <w:rFonts w:ascii="Cambria Math" w:hAnsi="Cambria Math"/>
                            <w:shd w:val="clear" w:color="auto" w:fill="FFFFFF"/>
                            <w:lang w:eastAsia="zh-CN"/>
                          </w:rPr>
                        </m:ctrlPr>
                      </m:e>
                      <m:sub>
                        <m:r>
                          <w:rPr>
                            <w:rFonts w:ascii="Cambria Math" w:hAnsi="Cambria Math"/>
                            <w:shd w:val="clear" w:color="auto" w:fill="FFFFFF"/>
                            <w:lang w:eastAsia="zh-CN"/>
                          </w:rPr>
                          <m:t>l</m:t>
                        </m:r>
                      </m:sub>
                    </m:sSub>
                  </m:e>
                </m:d>
              </m:e>
              <m:sup>
                <m:r>
                  <m:rPr>
                    <m:nor/>
                  </m:rPr>
                  <w:rPr>
                    <w:rFonts w:ascii="Cambria Math" w:hAnsi="Cambria Math"/>
                    <w:shd w:val="clear" w:color="auto" w:fill="FFFFFF"/>
                    <w:lang w:eastAsia="zh-CN"/>
                  </w:rPr>
                  <m:t>T</m:t>
                </m:r>
              </m:sup>
            </m:sSup>
            <m:d>
              <m:dPr>
                <m:ctrlPr>
                  <w:rPr>
                    <w:rFonts w:ascii="Cambria Math" w:hAnsi="Cambria Math"/>
                    <w:i/>
                    <w:shd w:val="clear" w:color="auto" w:fill="FFFFFF"/>
                    <w:lang w:eastAsia="zh-CN"/>
                  </w:rPr>
                </m:ctrlPr>
              </m:dPr>
              <m:e>
                <m:sSub>
                  <m:sSubPr>
                    <m:ctrlPr>
                      <w:rPr>
                        <w:rFonts w:ascii="Cambria Math" w:hAnsi="Cambria Math"/>
                        <w:i/>
                        <w:shd w:val="clear" w:color="auto" w:fill="FFFFFF"/>
                        <w:lang w:eastAsia="zh-CN"/>
                      </w:rPr>
                    </m:ctrlPr>
                  </m:sSubPr>
                  <m:e>
                    <m:r>
                      <m:rPr>
                        <m:sty m:val="bi"/>
                      </m:rPr>
                      <w:rPr>
                        <w:rFonts w:ascii="Cambria Math" w:hAnsi="Cambria Math"/>
                        <w:shd w:val="clear" w:color="auto" w:fill="FFFFFF"/>
                        <w:lang w:eastAsia="zh-CN"/>
                      </w:rPr>
                      <m:t>c</m:t>
                    </m:r>
                  </m:e>
                  <m:sub>
                    <m:r>
                      <w:rPr>
                        <w:rFonts w:ascii="Cambria Math" w:hAnsi="Cambria Math"/>
                        <w:shd w:val="clear" w:color="auto" w:fill="FFFFFF"/>
                        <w:lang w:eastAsia="zh-CN"/>
                      </w:rPr>
                      <m:t>l</m:t>
                    </m:r>
                  </m:sub>
                </m:sSub>
                <m:sSub>
                  <m:sSubPr>
                    <m:ctrlPr>
                      <w:rPr>
                        <w:rFonts w:ascii="Cambria Math" w:hAnsi="Cambria Math"/>
                        <w:i/>
                        <w:shd w:val="clear" w:color="auto" w:fill="FFFFFF"/>
                        <w:lang w:eastAsia="zh-CN"/>
                      </w:rPr>
                    </m:ctrlPr>
                  </m:sSubPr>
                  <m:e>
                    <m:r>
                      <m:rPr>
                        <m:sty m:val="b"/>
                      </m:rPr>
                      <w:rPr>
                        <w:rFonts w:ascii="Cambria Math" w:hAnsi="Cambria Math"/>
                        <w:shd w:val="clear" w:color="auto" w:fill="FFFFFF"/>
                        <w:lang w:eastAsia="zh-CN"/>
                      </w:rPr>
                      <m:t>ϵ</m:t>
                    </m:r>
                    <m:ctrlPr>
                      <w:rPr>
                        <w:rFonts w:ascii="Cambria Math" w:hAnsi="Cambria Math"/>
                        <w:shd w:val="clear" w:color="auto" w:fill="FFFFFF"/>
                        <w:lang w:eastAsia="zh-CN"/>
                      </w:rPr>
                    </m:ctrlPr>
                  </m:e>
                  <m:sub>
                    <m:r>
                      <w:rPr>
                        <w:rFonts w:ascii="Cambria Math" w:hAnsi="Cambria Math"/>
                        <w:shd w:val="clear" w:color="auto" w:fill="FFFFFF"/>
                        <w:lang w:eastAsia="zh-CN"/>
                      </w:rPr>
                      <m:t>l</m:t>
                    </m:r>
                  </m:sub>
                </m:sSub>
              </m:e>
            </m:d>
            <m:ctrlPr>
              <w:rPr>
                <w:rFonts w:ascii="Cambria Math" w:hAnsi="Cambria Math"/>
                <w:i/>
                <w:shd w:val="clear" w:color="auto" w:fill="FFFFFF"/>
                <w:lang w:eastAsia="zh-CN"/>
              </w:rPr>
            </m:ctrlPr>
          </m:e>
        </m:nary>
        <m:r>
          <w:rPr>
            <w:rFonts w:ascii="Cambria Math" w:hAnsi="Cambria Math"/>
            <w:shd w:val="clear" w:color="auto" w:fill="FFFFFF"/>
            <w:lang w:eastAsia="zh-CN"/>
          </w:rPr>
          <m:t>/(L-1)</m:t>
        </m:r>
      </m:oMath>
      <w:r w:rsidR="00214543">
        <w:rPr>
          <w:shd w:val="clear" w:color="auto" w:fill="FFFFFF"/>
          <w:lang w:eastAsia="zh-CN"/>
        </w:rPr>
        <w:t>.</w:t>
      </w:r>
      <w:r w:rsidR="006274F5" w:rsidRPr="000B4378">
        <w:rPr>
          <w:shd w:val="clear" w:color="auto" w:fill="FFFFFF"/>
          <w:lang w:eastAsia="zh-CN"/>
        </w:rPr>
        <w:t xml:space="preserve"> </w:t>
      </w:r>
    </w:p>
    <w:p w14:paraId="15FB2B74" w14:textId="76D9DA51" w:rsidR="006274F5" w:rsidRPr="00431ED5" w:rsidRDefault="006274F5" w:rsidP="00102D14">
      <w:pPr>
        <w:pStyle w:val="Text"/>
        <w:ind w:firstLineChars="100" w:firstLine="200"/>
        <w:rPr>
          <w:lang w:eastAsia="zh-CN"/>
        </w:rPr>
      </w:pPr>
      <w:r w:rsidRPr="00102D14">
        <w:rPr>
          <w:lang w:eastAsia="zh-CN"/>
        </w:rPr>
        <w:t>Meanwhile</w:t>
      </w:r>
      <w:r w:rsidRPr="000B4378">
        <w:rPr>
          <w:shd w:val="clear" w:color="auto" w:fill="FFFFFF"/>
          <w:lang w:eastAsia="zh-CN"/>
        </w:rPr>
        <w:t xml:space="preserve">, the </w:t>
      </w:r>
      <w:r>
        <w:rPr>
          <w:shd w:val="clear" w:color="auto" w:fill="FFFFFF"/>
          <w:lang w:eastAsia="zh-CN"/>
        </w:rPr>
        <w:t xml:space="preserve">unbiased estimation </w:t>
      </w:r>
      <w:r w:rsidRPr="000B4378">
        <w:rPr>
          <w:shd w:val="clear" w:color="auto" w:fill="FFFFFF"/>
          <w:lang w:eastAsia="zh-CN"/>
        </w:rPr>
        <w:t>of</w:t>
      </w:r>
      <w:r w:rsidRPr="000B4378">
        <w:rPr>
          <w:lang w:eastAsia="zh-CN"/>
        </w:rPr>
        <w:t xml:space="preserve"> </w:t>
      </w:r>
      <w:r w:rsidR="00045842">
        <w:rPr>
          <w:lang w:eastAsia="zh-CN"/>
        </w:rPr>
        <w:t xml:space="preserve">the </w:t>
      </w:r>
      <w:r w:rsidRPr="000B4378">
        <w:rPr>
          <w:lang w:eastAsia="zh-CN"/>
        </w:rPr>
        <w:t xml:space="preserve">variance of </w:t>
      </w:r>
      <w:r>
        <w:rPr>
          <w:lang w:eastAsia="zh-CN"/>
        </w:rPr>
        <w:t xml:space="preserve">the constructed HI at the </w:t>
      </w:r>
      <w:r w:rsidRPr="000B4378">
        <w:rPr>
          <w:lang w:eastAsia="zh-CN"/>
        </w:rPr>
        <w:t xml:space="preserve">failure </w:t>
      </w:r>
      <w:r>
        <w:rPr>
          <w:lang w:eastAsia="zh-CN"/>
        </w:rPr>
        <w:t>time</w:t>
      </w:r>
      <w:r w:rsidRPr="000B4378">
        <w:rPr>
          <w:lang w:eastAsia="zh-CN"/>
        </w:rPr>
        <w:t xml:space="preserve"> can be </w:t>
      </w:r>
      <w:r>
        <w:rPr>
          <w:lang w:eastAsia="zh-CN"/>
        </w:rPr>
        <w:t>calculated</w:t>
      </w:r>
      <w:r w:rsidRPr="000B4378">
        <w:rPr>
          <w:lang w:eastAsia="zh-CN"/>
        </w:rPr>
        <w:t xml:space="preserve"> as </w:t>
      </w:r>
      <m:oMath>
        <m:sSup>
          <m:sSupPr>
            <m:ctrlPr>
              <w:rPr>
                <w:rFonts w:ascii="Cambria Math" w:hAnsi="Cambria Math"/>
                <w:iCs/>
                <w:lang w:eastAsia="zh-CN"/>
              </w:rPr>
            </m:ctrlPr>
          </m:sSupPr>
          <m:e>
            <m:d>
              <m:dPr>
                <m:ctrlPr>
                  <w:rPr>
                    <w:rFonts w:ascii="Cambria Math" w:hAnsi="Cambria Math"/>
                    <w:iCs/>
                    <w:lang w:eastAsia="zh-CN"/>
                  </w:rPr>
                </m:ctrlPr>
              </m:dPr>
              <m:e>
                <m:sSub>
                  <m:sSubPr>
                    <m:ctrlPr>
                      <w:rPr>
                        <w:rFonts w:ascii="Cambria Math" w:hAnsi="Cambria Math"/>
                        <w:iCs/>
                        <w:lang w:eastAsia="zh-CN"/>
                      </w:rPr>
                    </m:ctrlPr>
                  </m:sSubPr>
                  <m:e>
                    <m:r>
                      <m:rPr>
                        <m:sty m:val="b"/>
                      </m:rPr>
                      <w:rPr>
                        <w:rFonts w:ascii="Cambria Math" w:hAnsi="Cambria Math"/>
                        <w:lang w:eastAsia="zh-CN"/>
                      </w:rPr>
                      <m:t>x</m:t>
                    </m:r>
                  </m:e>
                  <m:sub>
                    <m:r>
                      <w:rPr>
                        <w:rFonts w:ascii="Cambria Math" w:hAnsi="Cambria Math"/>
                        <w:lang w:eastAsia="zh-CN"/>
                      </w:rPr>
                      <m:t>τ</m:t>
                    </m:r>
                  </m:sub>
                </m:sSub>
                <m:r>
                  <m:rPr>
                    <m:sty m:val="b"/>
                  </m:rPr>
                  <w:rPr>
                    <w:rFonts w:ascii="Cambria Math" w:hAnsi="Cambria Math"/>
                    <w:lang w:eastAsia="zh-CN"/>
                  </w:rPr>
                  <m:t>w</m:t>
                </m:r>
              </m:e>
            </m:d>
          </m:e>
          <m:sup>
            <m:r>
              <m:rPr>
                <m:nor/>
              </m:rPr>
              <w:rPr>
                <w:rFonts w:ascii="Cambria Math" w:hAnsi="Cambria Math"/>
                <w:iCs/>
                <w:lang w:eastAsia="zh-CN"/>
              </w:rPr>
              <m:t>T</m:t>
            </m:r>
          </m:sup>
        </m:sSup>
        <m:r>
          <m:rPr>
            <m:sty m:val="b"/>
          </m:rPr>
          <w:rPr>
            <w:rFonts w:ascii="Cambria Math" w:hAnsi="Cambria Math"/>
            <w:lang w:eastAsia="zh-CN"/>
          </w:rPr>
          <m:t>G</m:t>
        </m:r>
        <m:d>
          <m:dPr>
            <m:ctrlPr>
              <w:rPr>
                <w:rFonts w:ascii="Cambria Math" w:hAnsi="Cambria Math"/>
                <w:iCs/>
                <w:lang w:eastAsia="zh-CN"/>
              </w:rPr>
            </m:ctrlPr>
          </m:dPr>
          <m:e>
            <m:sSub>
              <m:sSubPr>
                <m:ctrlPr>
                  <w:rPr>
                    <w:rFonts w:ascii="Cambria Math" w:hAnsi="Cambria Math"/>
                    <w:iCs/>
                    <w:lang w:eastAsia="zh-CN"/>
                  </w:rPr>
                </m:ctrlPr>
              </m:sSubPr>
              <m:e>
                <m:r>
                  <m:rPr>
                    <m:sty m:val="b"/>
                  </m:rPr>
                  <w:rPr>
                    <w:rFonts w:ascii="Cambria Math" w:hAnsi="Cambria Math"/>
                    <w:lang w:eastAsia="zh-CN"/>
                  </w:rPr>
                  <m:t>x</m:t>
                </m:r>
              </m:e>
              <m:sub>
                <m:r>
                  <w:rPr>
                    <w:rFonts w:ascii="Cambria Math" w:hAnsi="Cambria Math"/>
                    <w:lang w:eastAsia="zh-CN"/>
                  </w:rPr>
                  <m:t>τ</m:t>
                </m:r>
              </m:sub>
            </m:sSub>
            <m:r>
              <m:rPr>
                <m:sty m:val="b"/>
              </m:rPr>
              <w:rPr>
                <w:rFonts w:ascii="Cambria Math" w:hAnsi="Cambria Math"/>
                <w:lang w:eastAsia="zh-CN"/>
              </w:rPr>
              <m:t>w</m:t>
            </m:r>
          </m:e>
        </m:d>
      </m:oMath>
      <w:r>
        <w:rPr>
          <w:lang w:eastAsia="zh-CN"/>
        </w:rPr>
        <w:t>. H</w:t>
      </w:r>
      <w:r w:rsidRPr="000B4378">
        <w:rPr>
          <w:lang w:eastAsia="zh-CN"/>
        </w:rPr>
        <w:t>ere</w:t>
      </w:r>
      <w:r>
        <w:rPr>
          <w:lang w:eastAsia="zh-CN"/>
        </w:rPr>
        <w:t>,</w:t>
      </w:r>
      <w:r w:rsidRPr="000B4378">
        <w:rPr>
          <w:lang w:eastAsia="zh-CN"/>
        </w:rPr>
        <w:t xml:space="preserve"> </w:t>
      </w:r>
      <w:bookmarkStart w:id="21" w:name="_Hlk93690918"/>
      <m:oMath>
        <m:sSub>
          <m:sSubPr>
            <m:ctrlPr>
              <w:rPr>
                <w:rFonts w:ascii="Cambria Math" w:hAnsi="Cambria Math"/>
                <w:i/>
                <w:lang w:eastAsia="zh-CN"/>
              </w:rPr>
            </m:ctrlPr>
          </m:sSubPr>
          <m:e>
            <m:r>
              <m:rPr>
                <m:sty m:val="b"/>
              </m:rPr>
              <w:rPr>
                <w:rFonts w:ascii="Cambria Math" w:hAnsi="Cambria Math"/>
                <w:lang w:eastAsia="zh-CN"/>
              </w:rPr>
              <m:t>x</m:t>
            </m:r>
          </m:e>
          <m:sub>
            <m:r>
              <w:rPr>
                <w:rFonts w:ascii="Cambria Math" w:hAnsi="Cambria Math"/>
                <w:lang w:eastAsia="zh-CN"/>
              </w:rPr>
              <m:t>τ</m:t>
            </m:r>
          </m:sub>
        </m:sSub>
        <m:r>
          <m:rPr>
            <m:sty m:val="p"/>
          </m:rPr>
          <w:rPr>
            <w:rFonts w:ascii="Cambria Math" w:hAnsi="Cambria Math"/>
            <w:lang w:eastAsia="zh-CN"/>
          </w:rPr>
          <m:t>=</m:t>
        </m:r>
        <m:sSup>
          <m:sSupPr>
            <m:ctrlPr>
              <w:rPr>
                <w:rFonts w:ascii="Cambria Math" w:hAnsi="Cambria Math"/>
                <w:lang w:eastAsia="zh-CN"/>
              </w:rPr>
            </m:ctrlPr>
          </m:sSupPr>
          <m:e>
            <m:d>
              <m:dPr>
                <m:begChr m:val="["/>
                <m:endChr m:val="]"/>
                <m:ctrlPr>
                  <w:rPr>
                    <w:rFonts w:ascii="Cambria Math" w:hAnsi="Cambria Math"/>
                    <w:lang w:eastAsia="zh-CN"/>
                  </w:rPr>
                </m:ctrlPr>
              </m:dPr>
              <m:e>
                <m:sSub>
                  <m:sSubPr>
                    <m:ctrlPr>
                      <w:rPr>
                        <w:rFonts w:ascii="Cambria Math" w:hAnsi="Cambria Math"/>
                        <w:i/>
                        <w:lang w:eastAsia="zh-CN"/>
                      </w:rPr>
                    </m:ctrlPr>
                  </m:sSubPr>
                  <m:e>
                    <m:sSub>
                      <m:sSubPr>
                        <m:ctrlPr>
                          <w:rPr>
                            <w:rFonts w:ascii="Cambria Math" w:hAnsi="Cambria Math"/>
                            <w:i/>
                            <w:lang w:eastAsia="zh-CN"/>
                          </w:rPr>
                        </m:ctrlPr>
                      </m:sSubPr>
                      <m:e>
                        <m:r>
                          <m:rPr>
                            <m:sty m:val="b"/>
                          </m:rPr>
                          <w:rPr>
                            <w:rFonts w:ascii="Cambria Math" w:hAnsi="Cambria Math"/>
                            <w:lang w:eastAsia="zh-CN"/>
                          </w:rPr>
                          <m:t>x</m:t>
                        </m:r>
                      </m:e>
                      <m:sub>
                        <m:r>
                          <m:rPr>
                            <m:sty m:val="p"/>
                          </m:rPr>
                          <w:rPr>
                            <w:rFonts w:ascii="Cambria Math" w:hAnsi="Cambria Math"/>
                            <w:lang w:eastAsia="zh-CN"/>
                          </w:rPr>
                          <m:t>τ</m:t>
                        </m:r>
                      </m:sub>
                    </m:sSub>
                  </m:e>
                  <m:sub>
                    <m:r>
                      <w:rPr>
                        <w:rFonts w:ascii="Cambria Math" w:hAnsi="Cambria Math"/>
                        <w:lang w:eastAsia="zh-CN"/>
                      </w:rPr>
                      <m:t>1</m:t>
                    </m:r>
                  </m:sub>
                </m:sSub>
                <m:r>
                  <w:rPr>
                    <w:rFonts w:ascii="Cambria Math" w:hAnsi="Cambria Math"/>
                    <w:lang w:eastAsia="zh-CN"/>
                  </w:rPr>
                  <m:t>, …,</m:t>
                </m:r>
                <m:sSub>
                  <m:sSubPr>
                    <m:ctrlPr>
                      <w:rPr>
                        <w:rFonts w:ascii="Cambria Math" w:hAnsi="Cambria Math"/>
                        <w:i/>
                        <w:lang w:eastAsia="zh-CN"/>
                      </w:rPr>
                    </m:ctrlPr>
                  </m:sSubPr>
                  <m:e>
                    <m:sSub>
                      <m:sSubPr>
                        <m:ctrlPr>
                          <w:rPr>
                            <w:rFonts w:ascii="Cambria Math" w:hAnsi="Cambria Math"/>
                            <w:i/>
                            <w:lang w:eastAsia="zh-CN"/>
                          </w:rPr>
                        </m:ctrlPr>
                      </m:sSubPr>
                      <m:e>
                        <m:r>
                          <m:rPr>
                            <m:sty m:val="b"/>
                          </m:rPr>
                          <w:rPr>
                            <w:rFonts w:ascii="Cambria Math" w:hAnsi="Cambria Math"/>
                            <w:lang w:eastAsia="zh-CN"/>
                          </w:rPr>
                          <m:t>x</m:t>
                        </m:r>
                      </m:e>
                      <m:sub>
                        <m:r>
                          <w:rPr>
                            <w:rFonts w:ascii="Cambria Math" w:hAnsi="Cambria Math"/>
                            <w:lang w:eastAsia="zh-CN"/>
                          </w:rPr>
                          <m:t>τ</m:t>
                        </m:r>
                      </m:sub>
                    </m:sSub>
                  </m:e>
                  <m:sub>
                    <m:r>
                      <w:rPr>
                        <w:rFonts w:ascii="Cambria Math" w:hAnsi="Cambria Math"/>
                        <w:lang w:eastAsia="zh-CN"/>
                      </w:rPr>
                      <m:t>l</m:t>
                    </m:r>
                  </m:sub>
                </m:sSub>
                <m:r>
                  <w:rPr>
                    <w:rFonts w:ascii="Cambria Math" w:hAnsi="Cambria Math"/>
                    <w:lang w:eastAsia="zh-CN"/>
                  </w:rPr>
                  <m:t>, …,</m:t>
                </m:r>
                <m:sSub>
                  <m:sSubPr>
                    <m:ctrlPr>
                      <w:rPr>
                        <w:rFonts w:ascii="Cambria Math" w:hAnsi="Cambria Math"/>
                        <w:i/>
                        <w:lang w:eastAsia="zh-CN"/>
                      </w:rPr>
                    </m:ctrlPr>
                  </m:sSubPr>
                  <m:e>
                    <m:sSub>
                      <m:sSubPr>
                        <m:ctrlPr>
                          <w:rPr>
                            <w:rFonts w:ascii="Cambria Math" w:hAnsi="Cambria Math"/>
                            <w:i/>
                            <w:lang w:eastAsia="zh-CN"/>
                          </w:rPr>
                        </m:ctrlPr>
                      </m:sSubPr>
                      <m:e>
                        <m:r>
                          <m:rPr>
                            <m:sty m:val="b"/>
                          </m:rPr>
                          <w:rPr>
                            <w:rFonts w:ascii="Cambria Math" w:hAnsi="Cambria Math"/>
                            <w:lang w:eastAsia="zh-CN"/>
                          </w:rPr>
                          <m:t>x</m:t>
                        </m:r>
                      </m:e>
                      <m:sub>
                        <m:r>
                          <w:rPr>
                            <w:rFonts w:ascii="Cambria Math" w:hAnsi="Cambria Math"/>
                            <w:lang w:eastAsia="zh-CN"/>
                          </w:rPr>
                          <m:t>τ</m:t>
                        </m:r>
                      </m:sub>
                    </m:sSub>
                  </m:e>
                  <m:sub>
                    <m:r>
                      <w:rPr>
                        <w:rFonts w:ascii="Cambria Math" w:hAnsi="Cambria Math"/>
                        <w:lang w:eastAsia="zh-CN"/>
                      </w:rPr>
                      <m:t>L</m:t>
                    </m:r>
                  </m:sub>
                </m:sSub>
              </m:e>
            </m:d>
          </m:e>
          <m:sup>
            <m:r>
              <m:rPr>
                <m:sty m:val="p"/>
              </m:rPr>
              <w:rPr>
                <w:rFonts w:ascii="Cambria Math" w:hAnsi="Cambria Math"/>
                <w:lang w:eastAsia="zh-CN"/>
              </w:rPr>
              <m:t>T</m:t>
            </m:r>
          </m:sup>
        </m:sSup>
        <m:r>
          <m:rPr>
            <m:sty m:val="p"/>
          </m:rPr>
          <w:rPr>
            <w:rFonts w:ascii="Cambria Math" w:hAnsi="Cambria Math" w:hint="eastAsia"/>
            <w:lang w:eastAsia="zh-CN"/>
          </w:rPr>
          <m:t>∈</m:t>
        </m:r>
        <m:sSup>
          <m:sSupPr>
            <m:ctrlPr>
              <w:rPr>
                <w:rFonts w:ascii="Cambria Math" w:hAnsi="Cambria Math"/>
                <w:i/>
                <w:lang w:eastAsia="zh-CN"/>
              </w:rPr>
            </m:ctrlPr>
          </m:sSupPr>
          <m:e>
            <m:r>
              <w:rPr>
                <w:rFonts w:ascii="Cambria Math" w:hAnsi="Cambria Math"/>
                <w:lang w:eastAsia="zh-CN"/>
              </w:rPr>
              <m:t>R</m:t>
            </m:r>
            <m:ctrlPr>
              <w:rPr>
                <w:rFonts w:ascii="Cambria Math" w:hAnsi="Cambria Math"/>
                <w:lang w:eastAsia="zh-CN"/>
              </w:rPr>
            </m:ctrlPr>
          </m:e>
          <m:sup>
            <m:r>
              <w:rPr>
                <w:rFonts w:ascii="Cambria Math" w:hAnsi="Cambria Math"/>
                <w:lang w:eastAsia="zh-CN"/>
              </w:rPr>
              <m:t>L</m:t>
            </m:r>
            <m:r>
              <m:rPr>
                <m:sty m:val="p"/>
              </m:rPr>
              <w:rPr>
                <w:rFonts w:ascii="Cambria Math" w:hAnsi="Cambria Math" w:hint="eastAsia"/>
                <w:lang w:eastAsia="zh-CN"/>
              </w:rPr>
              <m:t>×</m:t>
            </m:r>
            <m:r>
              <w:rPr>
                <w:rFonts w:ascii="Cambria Math" w:hAnsi="Cambria Math"/>
                <w:lang w:eastAsia="zh-CN"/>
              </w:rPr>
              <m:t>m</m:t>
            </m:r>
          </m:sup>
        </m:sSup>
      </m:oMath>
      <w:r w:rsidRPr="000B4378">
        <w:rPr>
          <w:rFonts w:hint="eastAsia"/>
          <w:lang w:eastAsia="zh-CN"/>
        </w:rPr>
        <w:t xml:space="preserve"> </w:t>
      </w:r>
      <w:r w:rsidRPr="000B4378">
        <w:rPr>
          <w:lang w:eastAsia="zh-CN"/>
        </w:rPr>
        <w:t xml:space="preserve">and </w:t>
      </w:r>
      <m:oMath>
        <m:sSub>
          <m:sSubPr>
            <m:ctrlPr>
              <w:rPr>
                <w:rFonts w:ascii="Cambria Math" w:hAnsi="Cambria Math"/>
                <w:i/>
                <w:lang w:eastAsia="zh-CN"/>
              </w:rPr>
            </m:ctrlPr>
          </m:sSubPr>
          <m:e>
            <m:sSub>
              <m:sSubPr>
                <m:ctrlPr>
                  <w:rPr>
                    <w:rFonts w:ascii="Cambria Math" w:hAnsi="Cambria Math"/>
                    <w:i/>
                    <w:lang w:eastAsia="zh-CN"/>
                  </w:rPr>
                </m:ctrlPr>
              </m:sSubPr>
              <m:e>
                <m:r>
                  <m:rPr>
                    <m:sty m:val="b"/>
                  </m:rPr>
                  <w:rPr>
                    <w:rFonts w:ascii="Cambria Math" w:hAnsi="Cambria Math"/>
                    <w:lang w:eastAsia="zh-CN"/>
                  </w:rPr>
                  <m:t>x</m:t>
                </m:r>
              </m:e>
              <m:sub>
                <m:r>
                  <w:rPr>
                    <w:rFonts w:ascii="Cambria Math" w:hAnsi="Cambria Math"/>
                    <w:lang w:eastAsia="zh-CN"/>
                  </w:rPr>
                  <m:t>τ</m:t>
                </m:r>
              </m:sub>
            </m:sSub>
          </m:e>
          <m:sub>
            <m:r>
              <w:rPr>
                <w:rFonts w:ascii="Cambria Math" w:hAnsi="Cambria Math"/>
                <w:lang w:eastAsia="zh-CN"/>
              </w:rPr>
              <m:t>l</m:t>
            </m:r>
          </m:sub>
        </m:sSub>
      </m:oMath>
      <w:r w:rsidRPr="000B4378">
        <w:rPr>
          <w:rFonts w:hint="eastAsia"/>
          <w:lang w:eastAsia="zh-CN"/>
        </w:rPr>
        <w:t xml:space="preserve"> </w:t>
      </w:r>
      <w:r>
        <w:rPr>
          <w:lang w:eastAsia="zh-CN"/>
        </w:rPr>
        <w:t xml:space="preserve">denotes the </w:t>
      </w:r>
      <w:r w:rsidRPr="000B4378">
        <w:t xml:space="preserve">vector of sensor signals of unit </w:t>
      </w:r>
      <m:oMath>
        <m:r>
          <w:rPr>
            <w:rFonts w:ascii="Cambria Math" w:hAnsi="Cambria Math"/>
          </w:rPr>
          <m:t>l</m:t>
        </m:r>
      </m:oMath>
      <w:r w:rsidRPr="000B4378">
        <w:t xml:space="preserve"> at</w:t>
      </w:r>
      <w:r>
        <w:t xml:space="preserve"> its </w:t>
      </w:r>
      <w:bookmarkStart w:id="22" w:name="_Hlk94541620"/>
      <w:r>
        <w:t>failure</w:t>
      </w:r>
      <w:r w:rsidRPr="000B4378">
        <w:t xml:space="preserve"> time </w:t>
      </w:r>
      <m:oMath>
        <m:sSub>
          <m:sSubPr>
            <m:ctrlPr>
              <w:rPr>
                <w:rFonts w:ascii="Cambria Math" w:hAnsi="Cambria Math"/>
                <w:i/>
              </w:rPr>
            </m:ctrlPr>
          </m:sSubPr>
          <m:e>
            <m:r>
              <w:rPr>
                <w:rFonts w:ascii="Cambria Math" w:hAnsi="Cambria Math"/>
              </w:rPr>
              <m:t>τ</m:t>
            </m:r>
          </m:e>
          <m:sub>
            <m:r>
              <w:rPr>
                <w:rFonts w:ascii="Cambria Math" w:hAnsi="Cambria Math"/>
              </w:rPr>
              <m:t>l</m:t>
            </m:r>
          </m:sub>
        </m:sSub>
      </m:oMath>
      <w:bookmarkEnd w:id="22"/>
      <w:r>
        <w:rPr>
          <w:rFonts w:hint="eastAsia"/>
        </w:rPr>
        <w:t>.</w:t>
      </w:r>
      <w:r>
        <w:t xml:space="preserve"> </w:t>
      </w:r>
      <w:bookmarkStart w:id="23" w:name="_Hlk94796767"/>
      <w:r w:rsidRPr="00A3753C">
        <w:t>Recall that</w:t>
      </w:r>
      <w:bookmarkStart w:id="24" w:name="_Hlk93693133"/>
      <w:bookmarkEnd w:id="21"/>
      <w:r w:rsidR="00DE0DC0">
        <w:t xml:space="preserve"> </w:t>
      </w:r>
      <m:oMath>
        <m:sSub>
          <m:sSubPr>
            <m:ctrlPr>
              <w:rPr>
                <w:rFonts w:ascii="Cambria Math" w:hAnsi="Cambria Math"/>
                <w:i/>
              </w:rPr>
            </m:ctrlPr>
          </m:sSubPr>
          <m:e>
            <m:r>
              <m:rPr>
                <m:sty m:val="b"/>
              </m:rPr>
              <w:rPr>
                <w:rFonts w:ascii="Cambria Math" w:hAnsi="Cambria Math"/>
              </w:rPr>
              <m:t>x</m:t>
            </m:r>
          </m:e>
          <m:sub>
            <m:r>
              <w:rPr>
                <w:rFonts w:ascii="Cambria Math" w:hAnsi="Cambria Math"/>
              </w:rPr>
              <m:t>l</m:t>
            </m:r>
          </m:sub>
        </m:sSub>
        <m:r>
          <w:rPr>
            <w:rFonts w:ascii="Cambria Math" w:hAnsi="Cambria Math"/>
          </w:rPr>
          <m:t>=</m:t>
        </m:r>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i/>
                      </w:rPr>
                    </m:ctrlPr>
                  </m:sSubPr>
                  <m:e>
                    <m:r>
                      <m:rPr>
                        <m:sty m:val="b"/>
                      </m:rPr>
                      <w:rPr>
                        <w:rFonts w:ascii="Cambria Math" w:hAnsi="Cambria Math"/>
                      </w:rPr>
                      <m:t>x</m:t>
                    </m:r>
                    <m:ctrlPr>
                      <w:rPr>
                        <w:rFonts w:ascii="Cambria Math" w:hAnsi="Cambria Math"/>
                        <w:b/>
                        <w:i/>
                      </w:rPr>
                    </m:ctrlP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m:rPr>
                        <m:sty m:val="b"/>
                      </m:rPr>
                      <w:rPr>
                        <w:rFonts w:ascii="Cambria Math" w:hAnsi="Cambria Math"/>
                      </w:rPr>
                      <m:t>x</m:t>
                    </m:r>
                    <m:ctrlPr>
                      <w:rPr>
                        <w:rFonts w:ascii="Cambria Math" w:hAnsi="Cambria Math"/>
                        <w:b/>
                        <w:i/>
                      </w:rPr>
                    </m:ctrlP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r>
                  <m:rPr>
                    <m:sty m:val="p"/>
                  </m:rPr>
                  <w:rPr>
                    <w:rFonts w:ascii="Cambria Math" w:hAnsi="Cambria Math"/>
                  </w:rPr>
                  <m:t>⋯,</m:t>
                </m:r>
                <m:sSub>
                  <m:sSubPr>
                    <m:ctrlPr>
                      <w:rPr>
                        <w:rFonts w:ascii="Cambria Math" w:hAnsi="Cambria Math"/>
                        <w:i/>
                      </w:rPr>
                    </m:ctrlPr>
                  </m:sSubPr>
                  <m:e>
                    <m:r>
                      <m:rPr>
                        <m:sty m:val="b"/>
                      </m:rPr>
                      <w:rPr>
                        <w:rFonts w:ascii="Cambria Math" w:hAnsi="Cambria Math"/>
                      </w:rPr>
                      <m:t>x</m:t>
                    </m:r>
                    <m:ctrlPr>
                      <w:rPr>
                        <w:rFonts w:ascii="Cambria Math" w:hAnsi="Cambria Math"/>
                        <w:b/>
                        <w:i/>
                      </w:rPr>
                    </m:ctrlP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e>
                </m:d>
                <m:ctrlPr>
                  <w:rPr>
                    <w:rFonts w:ascii="Cambria Math" w:hAnsi="Cambria Math"/>
                    <w:i/>
                  </w:rPr>
                </m:ctrlPr>
              </m:e>
            </m:d>
          </m:e>
          <m:sup>
            <m:r>
              <m:rPr>
                <m:nor/>
              </m:rPr>
              <w:rPr>
                <w:rFonts w:ascii="Cambria Math" w:hAnsi="Cambria Math"/>
              </w:rPr>
              <m:t>T</m:t>
            </m:r>
          </m:sup>
        </m:sSup>
        <m:r>
          <m:rPr>
            <m:sty m:val="p"/>
          </m:rPr>
          <w:rPr>
            <w:rFonts w:ascii="Cambria Math" w:hAnsi="Cambria Math" w:hint="eastAsia"/>
          </w:rPr>
          <m:t>∈</m:t>
        </m:r>
        <m:sSup>
          <m:sSupPr>
            <m:ctrlPr>
              <w:rPr>
                <w:rFonts w:ascii="Cambria Math" w:hAnsi="Cambria Math"/>
                <w:i/>
              </w:rPr>
            </m:ctrlPr>
          </m:sSupPr>
          <m:e>
            <m:r>
              <w:rPr>
                <w:rFonts w:ascii="Cambria Math" w:hAnsi="Cambria Math"/>
              </w:rPr>
              <m:t>R</m:t>
            </m:r>
            <m:ctrlPr>
              <w:rPr>
                <w:rFonts w:ascii="Cambria Math" w:hAnsi="Cambria Math"/>
              </w:rPr>
            </m:ctrlPr>
          </m:e>
          <m:sup>
            <m:sSub>
              <m:sSubPr>
                <m:ctrlPr>
                  <w:rPr>
                    <w:rFonts w:ascii="Cambria Math" w:hAnsi="Cambria Math"/>
                    <w:i/>
                  </w:rPr>
                </m:ctrlPr>
              </m:sSubPr>
              <m:e>
                <m:r>
                  <w:rPr>
                    <w:rFonts w:ascii="Cambria Math" w:hAnsi="Cambria Math"/>
                  </w:rPr>
                  <m:t>n</m:t>
                </m:r>
              </m:e>
              <m:sub>
                <m:r>
                  <w:rPr>
                    <w:rFonts w:ascii="Cambria Math" w:hAnsi="Cambria Math"/>
                  </w:rPr>
                  <m:t>l</m:t>
                </m:r>
              </m:sub>
            </m:sSub>
            <m:r>
              <m:rPr>
                <m:sty m:val="p"/>
              </m:rPr>
              <w:rPr>
                <w:rFonts w:ascii="Cambria Math" w:hAnsi="Cambria Math" w:hint="eastAsia"/>
              </w:rPr>
              <m:t>×</m:t>
            </m:r>
            <m:r>
              <w:rPr>
                <w:rFonts w:ascii="Cambria Math" w:hAnsi="Cambria Math"/>
              </w:rPr>
              <m:t>m</m:t>
            </m:r>
          </m:sup>
        </m:sSup>
      </m:oMath>
      <w:r w:rsidR="00DE0DC0">
        <w:rPr>
          <w:rFonts w:hint="eastAsia"/>
          <w:lang w:eastAsia="zh-CN"/>
        </w:rPr>
        <w:t xml:space="preserve"> </w:t>
      </w:r>
      <w:r w:rsidR="00DE0DC0">
        <w:rPr>
          <w:lang w:eastAsia="zh-CN"/>
        </w:rPr>
        <w:t>represent sensor signals</w:t>
      </w:r>
      <w:r w:rsidR="00DE0DC0" w:rsidRPr="00E56ED7">
        <w:rPr>
          <w:lang w:eastAsia="zh-CN"/>
        </w:rPr>
        <w:t xml:space="preserve"> </w:t>
      </w:r>
      <w:r w:rsidR="00DE0DC0" w:rsidRPr="001F3C75">
        <w:rPr>
          <w:lang w:eastAsia="zh-CN"/>
        </w:rPr>
        <w:t>matrix</w:t>
      </w:r>
      <w:r w:rsidR="00B0321D">
        <w:rPr>
          <w:lang w:eastAsia="zh-CN"/>
        </w:rPr>
        <w:t xml:space="preserve"> </w:t>
      </w:r>
      <w:r w:rsidR="001A6B74">
        <w:rPr>
          <w:lang w:eastAsia="zh-CN"/>
        </w:rPr>
        <w:t xml:space="preserve">that </w:t>
      </w:r>
      <w:r w:rsidR="00B0321D">
        <w:rPr>
          <w:lang w:eastAsia="zh-CN"/>
        </w:rPr>
        <w:t xml:space="preserve">contains </w:t>
      </w:r>
      <w:r w:rsidR="001A6B74">
        <w:rPr>
          <w:lang w:eastAsia="zh-CN"/>
        </w:rPr>
        <w:t>complete degradation process</w:t>
      </w:r>
      <w:r w:rsidR="00AC15F5">
        <w:rPr>
          <w:lang w:eastAsia="zh-CN"/>
        </w:rPr>
        <w:t xml:space="preserve"> until failure</w:t>
      </w:r>
      <w:r w:rsidR="001A6B74">
        <w:rPr>
          <w:lang w:eastAsia="zh-CN"/>
        </w:rPr>
        <w:t xml:space="preserve"> </w:t>
      </w:r>
      <w:r w:rsidR="002A0868">
        <w:rPr>
          <w:lang w:eastAsia="zh-CN"/>
        </w:rPr>
        <w:t xml:space="preserve">of </w:t>
      </w:r>
      <w:r w:rsidR="00ED20B8">
        <w:rPr>
          <w:lang w:eastAsia="zh-CN"/>
        </w:rPr>
        <w:t xml:space="preserve">a historical </w:t>
      </w:r>
      <w:r w:rsidR="002A0868">
        <w:rPr>
          <w:lang w:eastAsia="zh-CN"/>
        </w:rPr>
        <w:t xml:space="preserve">unit </w:t>
      </w:r>
      <m:oMath>
        <m:r>
          <w:rPr>
            <w:rFonts w:ascii="Cambria Math" w:hAnsi="Cambria Math"/>
            <w:lang w:eastAsia="zh-CN"/>
          </w:rPr>
          <m:t>l</m:t>
        </m:r>
      </m:oMath>
      <w:r w:rsidR="00AC15F5">
        <w:rPr>
          <w:rFonts w:hint="eastAsia"/>
          <w:lang w:eastAsia="zh-CN"/>
        </w:rPr>
        <w:t>,</w:t>
      </w:r>
      <w:r w:rsidR="00AC15F5">
        <w:rPr>
          <w:lang w:eastAsia="zh-CN"/>
        </w:rPr>
        <w:t xml:space="preserve"> and thus </w:t>
      </w:r>
      <w:r w:rsidR="00431ED5">
        <w:rPr>
          <w:lang w:eastAsia="zh-CN"/>
        </w:rPr>
        <w:t xml:space="preserve">its </w:t>
      </w:r>
      <w:r w:rsidR="00AC15F5" w:rsidRPr="00AC15F5">
        <w:rPr>
          <w:lang w:eastAsia="zh-CN"/>
        </w:rPr>
        <w:t xml:space="preserve">failure time </w:t>
      </w:r>
      <m:oMath>
        <m:sSub>
          <m:sSubPr>
            <m:ctrlPr>
              <w:rPr>
                <w:rFonts w:ascii="Cambria Math" w:hAnsi="Cambria Math"/>
                <w:i/>
                <w:lang w:eastAsia="zh-CN"/>
              </w:rPr>
            </m:ctrlPr>
          </m:sSubPr>
          <m:e>
            <m:r>
              <w:rPr>
                <w:rFonts w:ascii="Cambria Math" w:hAnsi="Cambria Math"/>
                <w:lang w:eastAsia="zh-CN"/>
              </w:rPr>
              <m:t>τ</m:t>
            </m:r>
          </m:e>
          <m:sub>
            <m:r>
              <w:rPr>
                <w:rFonts w:ascii="Cambria Math" w:hAnsi="Cambria Math"/>
                <w:lang w:eastAsia="zh-CN"/>
              </w:rPr>
              <m:t>l</m:t>
            </m:r>
          </m:sub>
        </m:sSub>
      </m:oMath>
      <w:r w:rsidR="00DE0DC0">
        <w:t xml:space="preserve"> </w:t>
      </w:r>
      <w:r w:rsidR="00431ED5">
        <w:t xml:space="preserve">is equal to </w:t>
      </w:r>
      <w:r w:rsidR="00ED20B8">
        <w:t xml:space="preserve">its </w:t>
      </w:r>
      <w:r w:rsidR="00431ED5">
        <w:t xml:space="preserve">last observed time </w:t>
      </w:r>
      <w:r w:rsidR="00ED20B8">
        <w:t xml:space="preserve">point </w:t>
      </w:r>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oMath>
      <w:bookmarkEnd w:id="23"/>
      <w:r w:rsidR="00ED20B8">
        <w:t>.</w:t>
      </w:r>
      <w:r w:rsidR="00431ED5">
        <w:t xml:space="preserve"> </w:t>
      </w:r>
      <m:oMath>
        <m:r>
          <m:rPr>
            <m:sty m:val="b"/>
          </m:rPr>
          <w:rPr>
            <w:rFonts w:ascii="Cambria Math" w:hAnsi="Cambria Math"/>
            <w:lang w:eastAsia="zh-CN"/>
          </w:rPr>
          <m:t>G</m:t>
        </m:r>
        <m:r>
          <m:rPr>
            <m:sty m:val="p"/>
          </m:rPr>
          <w:rPr>
            <w:rFonts w:ascii="Cambria Math" w:hAnsi="Cambria Math"/>
            <w:lang w:eastAsia="zh-CN"/>
          </w:rPr>
          <m:t>=</m:t>
        </m:r>
        <m:r>
          <m:rPr>
            <m:nor/>
          </m:rPr>
          <w:rPr>
            <w:rFonts w:ascii="Cambria Math" w:hAnsi="Cambria Math"/>
            <w:bCs/>
            <w:iCs/>
            <w:lang w:eastAsia="zh-CN"/>
          </w:rPr>
          <m:t>(</m:t>
        </m:r>
        <m:r>
          <m:rPr>
            <m:nor/>
          </m:rPr>
          <w:rPr>
            <w:rFonts w:ascii="Cambria Math" w:hAnsi="Cambria Math"/>
            <w:b/>
            <w:iCs/>
            <w:lang w:eastAsia="zh-CN"/>
          </w:rPr>
          <m:t>I</m:t>
        </m:r>
        <m:r>
          <m:rPr>
            <m:sty m:val="p"/>
          </m:rPr>
          <w:rPr>
            <w:rFonts w:ascii="Cambria Math" w:hAnsi="Cambria Math"/>
            <w:lang w:eastAsia="zh-CN"/>
          </w:rPr>
          <m:t>-</m:t>
        </m:r>
        <m:f>
          <m:fPr>
            <m:ctrlPr>
              <w:rPr>
                <w:rFonts w:ascii="Cambria Math" w:hAnsi="Cambria Math"/>
                <w:lang w:eastAsia="zh-CN"/>
              </w:rPr>
            </m:ctrlPr>
          </m:fPr>
          <m:num>
            <m:sSup>
              <m:sSupPr>
                <m:ctrlPr>
                  <w:rPr>
                    <w:rFonts w:ascii="Cambria Math" w:hAnsi="Cambria Math"/>
                    <w:b/>
                    <w:iCs/>
                    <w:lang w:eastAsia="zh-CN"/>
                  </w:rPr>
                </m:ctrlPr>
              </m:sSupPr>
              <m:e>
                <m:r>
                  <m:rPr>
                    <m:sty m:val="b"/>
                  </m:rPr>
                  <w:rPr>
                    <w:rFonts w:ascii="Cambria Math" w:hAnsi="Cambria Math"/>
                    <w:lang w:eastAsia="zh-CN"/>
                  </w:rPr>
                  <m:t>1</m:t>
                </m:r>
              </m:e>
              <m:sup>
                <m:r>
                  <m:rPr>
                    <m:sty m:val="p"/>
                  </m:rPr>
                  <w:rPr>
                    <w:rFonts w:ascii="Cambria Math" w:hAnsi="Cambria Math"/>
                    <w:lang w:eastAsia="zh-CN"/>
                  </w:rPr>
                  <m:t>T</m:t>
                </m:r>
              </m:sup>
            </m:sSup>
            <m:r>
              <m:rPr>
                <m:sty m:val="b"/>
              </m:rPr>
              <w:rPr>
                <w:rFonts w:ascii="Cambria Math" w:hAnsi="Cambria Math"/>
                <w:lang w:eastAsia="zh-CN"/>
              </w:rPr>
              <m:t>1</m:t>
            </m:r>
          </m:num>
          <m:den>
            <m:r>
              <w:rPr>
                <w:rFonts w:ascii="Cambria Math" w:hAnsi="Cambria Math"/>
                <w:lang w:eastAsia="zh-CN"/>
              </w:rPr>
              <m:t>L</m:t>
            </m:r>
          </m:den>
        </m:f>
        <m:r>
          <m:rPr>
            <m:sty m:val="p"/>
          </m:rPr>
          <w:rPr>
            <w:rFonts w:ascii="Cambria Math" w:hAnsi="Cambria Math"/>
            <w:lang w:eastAsia="zh-CN"/>
          </w:rPr>
          <m:t>)</m:t>
        </m:r>
        <m:r>
          <m:rPr>
            <m:lit/>
            <m:sty m:val="p"/>
          </m:rPr>
          <w:rPr>
            <w:rFonts w:ascii="Cambria Math" w:hAnsi="Cambria Math"/>
            <w:lang w:eastAsia="zh-CN"/>
          </w:rPr>
          <m:t>/</m:t>
        </m:r>
        <m:r>
          <m:rPr>
            <m:sty m:val="p"/>
          </m:rPr>
          <w:rPr>
            <w:rFonts w:ascii="Cambria Math" w:hAnsi="Cambria Math"/>
            <w:lang w:eastAsia="zh-CN"/>
          </w:rPr>
          <m:t>(</m:t>
        </m:r>
        <m:r>
          <w:rPr>
            <w:rFonts w:ascii="Cambria Math" w:hAnsi="Cambria Math"/>
            <w:lang w:eastAsia="zh-CN"/>
          </w:rPr>
          <m:t>L-1</m:t>
        </m:r>
        <m:r>
          <m:rPr>
            <m:sty m:val="p"/>
          </m:rPr>
          <w:rPr>
            <w:rFonts w:ascii="Cambria Math" w:hAnsi="Cambria Math"/>
            <w:lang w:eastAsia="zh-CN"/>
          </w:rPr>
          <m:t>)</m:t>
        </m:r>
        <m:r>
          <m:rPr>
            <m:sty m:val="p"/>
          </m:rPr>
          <w:rPr>
            <w:rFonts w:ascii="Cambria Math" w:hAnsi="Cambria Math" w:hint="eastAsia"/>
            <w:lang w:eastAsia="zh-CN"/>
          </w:rPr>
          <m:t>∈</m:t>
        </m:r>
        <m:sSup>
          <m:sSupPr>
            <m:ctrlPr>
              <w:rPr>
                <w:rFonts w:ascii="Cambria Math" w:hAnsi="Cambria Math"/>
                <w:i/>
                <w:lang w:eastAsia="zh-CN"/>
              </w:rPr>
            </m:ctrlPr>
          </m:sSupPr>
          <m:e>
            <m:r>
              <w:rPr>
                <w:rFonts w:ascii="Cambria Math" w:hAnsi="Cambria Math"/>
                <w:lang w:eastAsia="zh-CN"/>
              </w:rPr>
              <m:t>R</m:t>
            </m:r>
            <m:ctrlPr>
              <w:rPr>
                <w:rFonts w:ascii="Cambria Math" w:hAnsi="Cambria Math"/>
                <w:lang w:eastAsia="zh-CN"/>
              </w:rPr>
            </m:ctrlPr>
          </m:e>
          <m:sup>
            <m:r>
              <w:rPr>
                <w:rFonts w:ascii="Cambria Math" w:hAnsi="Cambria Math"/>
                <w:lang w:eastAsia="zh-CN"/>
              </w:rPr>
              <m:t>L</m:t>
            </m:r>
            <m:r>
              <w:rPr>
                <w:rFonts w:ascii="Cambria Math" w:hAnsi="Cambria Math" w:hint="eastAsia"/>
                <w:lang w:eastAsia="zh-CN"/>
              </w:rPr>
              <m:t>×</m:t>
            </m:r>
            <m:r>
              <w:rPr>
                <w:rFonts w:ascii="Cambria Math" w:hAnsi="Cambria Math"/>
                <w:lang w:eastAsia="zh-CN"/>
              </w:rPr>
              <m:t>L</m:t>
            </m:r>
          </m:sup>
        </m:sSup>
      </m:oMath>
      <w:r>
        <w:rPr>
          <w:rFonts w:hint="eastAsia"/>
          <w:lang w:eastAsia="zh-CN"/>
        </w:rPr>
        <w:t>,</w:t>
      </w:r>
      <w:r w:rsidRPr="000B4378">
        <w:rPr>
          <w:rFonts w:hint="eastAsia"/>
          <w:lang w:eastAsia="zh-CN"/>
        </w:rPr>
        <w:t xml:space="preserve"> </w:t>
      </w:r>
      <w:r w:rsidRPr="000B4378">
        <w:rPr>
          <w:lang w:eastAsia="zh-CN"/>
        </w:rPr>
        <w:t xml:space="preserve">where </w:t>
      </w:r>
      <m:oMath>
        <m:r>
          <m:rPr>
            <m:sty m:val="b"/>
          </m:rPr>
          <w:rPr>
            <w:rFonts w:ascii="Cambria Math" w:hAnsi="Cambria Math"/>
            <w:lang w:eastAsia="zh-CN"/>
          </w:rPr>
          <m:t>I</m:t>
        </m:r>
        <m:r>
          <m:rPr>
            <m:sty m:val="bi"/>
          </m:rPr>
          <w:rPr>
            <w:rFonts w:ascii="Cambria Math" w:hAnsi="Cambria Math"/>
            <w:lang w:eastAsia="zh-CN"/>
          </w:rPr>
          <m:t xml:space="preserve"> </m:t>
        </m:r>
        <m:r>
          <m:rPr>
            <m:sty m:val="b"/>
          </m:rPr>
          <w:rPr>
            <w:rFonts w:ascii="Cambria Math" w:hAnsi="Cambria Math" w:hint="eastAsia"/>
            <w:lang w:eastAsia="zh-CN"/>
          </w:rPr>
          <m:t>∈</m:t>
        </m:r>
        <m:sSup>
          <m:sSupPr>
            <m:ctrlPr>
              <w:rPr>
                <w:rFonts w:ascii="Cambria Math" w:hAnsi="Cambria Math"/>
                <w:i/>
                <w:lang w:eastAsia="zh-CN"/>
              </w:rPr>
            </m:ctrlPr>
          </m:sSupPr>
          <m:e>
            <m:r>
              <w:rPr>
                <w:rFonts w:ascii="Cambria Math" w:hAnsi="Cambria Math"/>
                <w:lang w:eastAsia="zh-CN"/>
              </w:rPr>
              <m:t>R</m:t>
            </m:r>
            <m:ctrlPr>
              <w:rPr>
                <w:rFonts w:ascii="Cambria Math" w:hAnsi="Cambria Math"/>
                <w:lang w:eastAsia="zh-CN"/>
              </w:rPr>
            </m:ctrlPr>
          </m:e>
          <m:sup>
            <m:r>
              <w:rPr>
                <w:rFonts w:ascii="Cambria Math" w:hAnsi="Cambria Math"/>
                <w:lang w:eastAsia="zh-CN"/>
              </w:rPr>
              <m:t>L</m:t>
            </m:r>
            <m:r>
              <m:rPr>
                <m:sty m:val="p"/>
              </m:rPr>
              <w:rPr>
                <w:rFonts w:ascii="Cambria Math" w:hAnsi="Cambria Math" w:hint="eastAsia"/>
                <w:lang w:eastAsia="zh-CN"/>
              </w:rPr>
              <m:t>×</m:t>
            </m:r>
            <m:r>
              <w:rPr>
                <w:rFonts w:ascii="Cambria Math" w:hAnsi="Cambria Math"/>
                <w:lang w:eastAsia="zh-CN"/>
              </w:rPr>
              <m:t>L</m:t>
            </m:r>
          </m:sup>
        </m:sSup>
        <m:r>
          <m:rPr>
            <m:sty m:val="bi"/>
          </m:rPr>
          <w:rPr>
            <w:rFonts w:ascii="Cambria Math" w:hAnsi="Cambria Math"/>
            <w:lang w:eastAsia="zh-CN"/>
          </w:rPr>
          <m:t xml:space="preserve"> </m:t>
        </m:r>
      </m:oMath>
      <w:r w:rsidRPr="000B4378">
        <w:rPr>
          <w:lang w:eastAsia="zh-CN"/>
        </w:rPr>
        <w:t>is the identity matrix</w:t>
      </w:r>
      <w:bookmarkEnd w:id="24"/>
      <w:r w:rsidRPr="000B4378">
        <w:rPr>
          <w:lang w:eastAsia="zh-CN"/>
        </w:rPr>
        <w:t xml:space="preserve"> and </w:t>
      </w:r>
      <m:oMath>
        <m:r>
          <m:rPr>
            <m:sty m:val="bi"/>
          </m:rPr>
          <w:rPr>
            <w:rFonts w:ascii="Cambria Math" w:hAnsi="Cambria Math"/>
            <w:lang w:eastAsia="zh-CN"/>
          </w:rPr>
          <m:t>1</m:t>
        </m:r>
        <m:r>
          <m:rPr>
            <m:sty m:val="p"/>
          </m:rPr>
          <w:rPr>
            <w:rFonts w:ascii="Cambria Math" w:hAnsi="Cambria Math" w:hint="eastAsia"/>
            <w:lang w:eastAsia="zh-CN"/>
          </w:rPr>
          <m:t>∈</m:t>
        </m:r>
        <m:sSup>
          <m:sSupPr>
            <m:ctrlPr>
              <w:rPr>
                <w:rFonts w:ascii="Cambria Math" w:hAnsi="Cambria Math"/>
                <w:i/>
                <w:lang w:eastAsia="zh-CN"/>
              </w:rPr>
            </m:ctrlPr>
          </m:sSupPr>
          <m:e>
            <m:r>
              <w:rPr>
                <w:rFonts w:ascii="Cambria Math" w:hAnsi="Cambria Math"/>
                <w:lang w:eastAsia="zh-CN"/>
              </w:rPr>
              <m:t>R</m:t>
            </m:r>
            <m:ctrlPr>
              <w:rPr>
                <w:rFonts w:ascii="Cambria Math" w:hAnsi="Cambria Math"/>
                <w:lang w:eastAsia="zh-CN"/>
              </w:rPr>
            </m:ctrlPr>
          </m:e>
          <m:sup>
            <m:r>
              <w:rPr>
                <w:rFonts w:ascii="Cambria Math" w:hAnsi="Cambria Math"/>
                <w:lang w:eastAsia="zh-CN"/>
              </w:rPr>
              <m:t>L</m:t>
            </m:r>
            <m:r>
              <m:rPr>
                <m:sty m:val="p"/>
              </m:rPr>
              <w:rPr>
                <w:rFonts w:ascii="Cambria Math" w:hAnsi="Cambria Math" w:hint="eastAsia"/>
                <w:lang w:eastAsia="zh-CN"/>
              </w:rPr>
              <m:t>×</m:t>
            </m:r>
            <m:r>
              <w:rPr>
                <w:rFonts w:ascii="Cambria Math" w:hAnsi="Cambria Math"/>
                <w:lang w:eastAsia="zh-CN"/>
              </w:rPr>
              <m:t>1</m:t>
            </m:r>
          </m:sup>
        </m:sSup>
        <m:r>
          <w:rPr>
            <w:rFonts w:ascii="Cambria Math" w:hAnsi="Cambria Math"/>
            <w:lang w:eastAsia="zh-CN"/>
          </w:rPr>
          <m:t xml:space="preserve"> </m:t>
        </m:r>
      </m:oMath>
      <w:r w:rsidRPr="000B4378">
        <w:rPr>
          <w:rFonts w:hint="eastAsia"/>
          <w:lang w:eastAsia="zh-CN"/>
        </w:rPr>
        <w:t>i</w:t>
      </w:r>
      <w:r w:rsidRPr="000B4378">
        <w:rPr>
          <w:lang w:eastAsia="zh-CN"/>
        </w:rPr>
        <w:t xml:space="preserve">s a </w:t>
      </w:r>
      <w:r w:rsidR="00BA241B">
        <w:rPr>
          <w:lang w:eastAsia="zh-CN"/>
        </w:rPr>
        <w:t xml:space="preserve">unit </w:t>
      </w:r>
      <w:r w:rsidRPr="000B4378">
        <w:rPr>
          <w:lang w:eastAsia="zh-CN"/>
        </w:rPr>
        <w:t>vector of all ones</w:t>
      </w:r>
      <w:r w:rsidR="00ED20B8">
        <w:rPr>
          <w:lang w:eastAsia="zh-CN"/>
        </w:rPr>
        <w:t xml:space="preserve"> </w:t>
      </w:r>
      <w:r w:rsidR="0072785D" w:rsidRPr="000B4378">
        <w:rPr>
          <w:rFonts w:hint="eastAsia"/>
          <w:lang w:eastAsia="zh-CN"/>
        </w:rPr>
        <w:t>(</w:t>
      </w:r>
      <w:r w:rsidR="0072785D" w:rsidRPr="000B4378">
        <w:rPr>
          <w:lang w:eastAsia="zh-CN"/>
        </w:rPr>
        <w:t>see details in Appendix B)</w:t>
      </w:r>
      <w:r w:rsidRPr="000B4378">
        <w:rPr>
          <w:lang w:eastAsia="zh-CN"/>
        </w:rPr>
        <w:t>. Therefore, given the</w:t>
      </w:r>
      <w:r>
        <w:rPr>
          <w:lang w:eastAsia="zh-CN"/>
        </w:rPr>
        <w:t xml:space="preserve"> above</w:t>
      </w:r>
      <w:r w:rsidRPr="000B4378">
        <w:rPr>
          <w:lang w:eastAsia="zh-CN"/>
        </w:rPr>
        <w:t xml:space="preserve"> expressions, </w:t>
      </w:r>
      <w:r>
        <w:rPr>
          <w:lang w:eastAsia="zh-CN"/>
        </w:rPr>
        <w:t xml:space="preserve">we obtain </w:t>
      </w:r>
      <w:r w:rsidRPr="000B4378">
        <w:rPr>
          <w:lang w:eastAsia="zh-CN"/>
        </w:rPr>
        <w:t xml:space="preserve">the objective function </w:t>
      </w:r>
      <w:r>
        <w:rPr>
          <w:lang w:eastAsia="zh-CN"/>
        </w:rPr>
        <w:t>for HI construction to minimize</w:t>
      </w:r>
      <w:r w:rsidRPr="000B4378">
        <w:rPr>
          <w:lang w:eastAsia="zh-CN"/>
        </w:rPr>
        <w:t xml:space="preserve"> </w:t>
      </w:r>
      <w:r>
        <w:rPr>
          <w:lang w:eastAsia="zh-CN"/>
        </w:rPr>
        <w:t xml:space="preserve">the fitting errors and </w:t>
      </w:r>
      <w:r w:rsidRPr="000B4378">
        <w:rPr>
          <w:shd w:val="clear" w:color="auto" w:fill="FFFFFF"/>
          <w:lang w:eastAsia="zh-CN"/>
        </w:rPr>
        <w:t xml:space="preserve">the </w:t>
      </w:r>
      <w:r w:rsidRPr="000B4378">
        <w:rPr>
          <w:lang w:eastAsia="zh-CN"/>
        </w:rPr>
        <w:t>variance</w:t>
      </w:r>
      <w:r>
        <w:rPr>
          <w:lang w:eastAsia="zh-CN"/>
        </w:rPr>
        <w:t xml:space="preserve"> at the failure time </w:t>
      </w:r>
      <w:r w:rsidRPr="000B4378">
        <w:rPr>
          <w:lang w:eastAsia="zh-CN"/>
        </w:rPr>
        <w:t>a</w:t>
      </w:r>
      <w:r w:rsidRPr="000B4378">
        <w:rPr>
          <w:rFonts w:hint="eastAsia"/>
          <w:lang w:eastAsia="zh-CN"/>
        </w:rPr>
        <w:t>s</w:t>
      </w:r>
      <w:r>
        <w:rPr>
          <w:lang w:eastAsia="zh-CN"/>
        </w:rPr>
        <w:t xml:space="preserve"> follows</w:t>
      </w:r>
      <w:r w:rsidR="00EA0DCE">
        <w:rPr>
          <w:lang w:eastAsia="zh-CN"/>
        </w:rPr>
        <w:t>:</w:t>
      </w:r>
    </w:p>
    <w:p w14:paraId="5FBEB97C" w14:textId="77777777" w:rsidR="006274F5" w:rsidRPr="000B4378" w:rsidRDefault="006274F5" w:rsidP="006274F5">
      <w:pPr>
        <w:pStyle w:val="Text"/>
        <w:ind w:firstLine="0"/>
        <w:rPr>
          <w:lang w:eastAsia="zh-CN"/>
        </w:rPr>
      </w:pPr>
    </w:p>
    <w:p w14:paraId="32DEBAAA" w14:textId="77777777" w:rsidR="006274F5" w:rsidRPr="000B4378" w:rsidRDefault="00BB5F27" w:rsidP="006274F5">
      <w:pPr>
        <w:pStyle w:val="Text"/>
        <w:ind w:left="200" w:hangingChars="100" w:hanging="200"/>
        <w:rPr>
          <w:lang w:eastAsia="zh-CN"/>
        </w:rPr>
      </w:pPr>
      <m:oMathPara>
        <m:oMath>
          <m:func>
            <m:funcPr>
              <m:ctrlPr>
                <w:rPr>
                  <w:rFonts w:ascii="Cambria Math" w:hAnsi="Cambria Math"/>
                  <w:i/>
                  <w:lang w:eastAsia="zh-CN"/>
                </w:rPr>
              </m:ctrlPr>
            </m:funcPr>
            <m:fName>
              <m:limLow>
                <m:limLowPr>
                  <m:ctrlPr>
                    <w:rPr>
                      <w:rFonts w:ascii="Cambria Math" w:hAnsi="Cambria Math"/>
                      <w:i/>
                      <w:lang w:eastAsia="zh-CN"/>
                    </w:rPr>
                  </m:ctrlPr>
                </m:limLowPr>
                <m:e>
                  <m:r>
                    <m:rPr>
                      <m:sty m:val="p"/>
                    </m:rPr>
                    <w:rPr>
                      <w:rFonts w:ascii="Cambria Math" w:hAnsi="Cambria Math"/>
                    </w:rPr>
                    <m:t>min</m:t>
                  </m:r>
                </m:e>
                <m:lim>
                  <m:r>
                    <w:rPr>
                      <w:rFonts w:ascii="Cambria Math" w:hAnsi="Cambria Math"/>
                      <w:lang w:eastAsia="zh-CN"/>
                    </w:rPr>
                    <m:t xml:space="preserve"> </m:t>
                  </m:r>
                </m:lim>
              </m:limLow>
              <m:r>
                <w:rPr>
                  <w:rFonts w:ascii="Cambria Math" w:hAnsi="Cambria Math"/>
                  <w:lang w:eastAsia="zh-CN"/>
                </w:rPr>
                <m:t xml:space="preserve"> </m:t>
              </m:r>
            </m:fName>
            <m:e>
              <m:d>
                <m:dPr>
                  <m:ctrlPr>
                    <w:rPr>
                      <w:rFonts w:ascii="Cambria Math" w:hAnsi="Cambria Math"/>
                      <w:i/>
                      <w:lang w:eastAsia="zh-CN"/>
                    </w:rPr>
                  </m:ctrlPr>
                </m:dPr>
                <m:e>
                  <m:r>
                    <w:rPr>
                      <w:rFonts w:ascii="Cambria Math" w:hAnsi="Cambria Math"/>
                      <w:lang w:eastAsia="zh-CN"/>
                    </w:rPr>
                    <m:t>1-r</m:t>
                  </m:r>
                </m:e>
              </m:d>
              <m:f>
                <m:fPr>
                  <m:ctrlPr>
                    <w:rPr>
                      <w:rFonts w:ascii="Cambria Math" w:hAnsi="Cambria Math"/>
                      <w:shd w:val="clear" w:color="auto" w:fill="FFFFFF"/>
                      <w:lang w:eastAsia="zh-CN"/>
                    </w:rPr>
                  </m:ctrlPr>
                </m:fPr>
                <m:num>
                  <m:nary>
                    <m:naryPr>
                      <m:chr m:val="∑"/>
                      <m:supHide m:val="1"/>
                      <m:ctrlPr>
                        <w:rPr>
                          <w:rFonts w:ascii="Cambria Math" w:hAnsi="Cambria Math"/>
                          <w:shd w:val="clear" w:color="auto" w:fill="FFFFFF"/>
                          <w:lang w:eastAsia="zh-CN"/>
                        </w:rPr>
                      </m:ctrlPr>
                    </m:naryPr>
                    <m:sub>
                      <m:r>
                        <w:rPr>
                          <w:rFonts w:ascii="Cambria Math" w:hAnsi="Cambria Math"/>
                          <w:shd w:val="clear" w:color="auto" w:fill="FFFFFF"/>
                          <w:lang w:eastAsia="zh-CN"/>
                        </w:rPr>
                        <m:t>l</m:t>
                      </m:r>
                      <m:ctrlPr>
                        <w:rPr>
                          <w:rFonts w:ascii="Cambria Math" w:hAnsi="Cambria Math"/>
                          <w:i/>
                          <w:shd w:val="clear" w:color="auto" w:fill="FFFFFF"/>
                          <w:lang w:eastAsia="zh-CN"/>
                        </w:rPr>
                      </m:ctrlPr>
                    </m:sub>
                    <m:sup>
                      <m:ctrlPr>
                        <w:rPr>
                          <w:rFonts w:ascii="Cambria Math" w:hAnsi="Cambria Math"/>
                          <w:i/>
                          <w:shd w:val="clear" w:color="auto" w:fill="FFFFFF"/>
                          <w:lang w:eastAsia="zh-CN"/>
                        </w:rPr>
                      </m:ctrlPr>
                    </m:sup>
                    <m:e>
                      <m:sSup>
                        <m:sSupPr>
                          <m:ctrlPr>
                            <w:rPr>
                              <w:rFonts w:ascii="Cambria Math" w:hAnsi="Cambria Math"/>
                              <w:i/>
                              <w:shd w:val="clear" w:color="auto" w:fill="FFFFFF"/>
                              <w:lang w:eastAsia="zh-CN"/>
                            </w:rPr>
                          </m:ctrlPr>
                        </m:sSupPr>
                        <m:e>
                          <m:d>
                            <m:dPr>
                              <m:ctrlPr>
                                <w:rPr>
                                  <w:rFonts w:ascii="Cambria Math" w:hAnsi="Cambria Math"/>
                                  <w:i/>
                                  <w:shd w:val="clear" w:color="auto" w:fill="FFFFFF"/>
                                  <w:lang w:eastAsia="zh-CN"/>
                                </w:rPr>
                              </m:ctrlPr>
                            </m:dPr>
                            <m:e>
                              <m:sSub>
                                <m:sSubPr>
                                  <m:ctrlPr>
                                    <w:rPr>
                                      <w:rFonts w:ascii="Cambria Math" w:hAnsi="Cambria Math"/>
                                      <w:i/>
                                      <w:shd w:val="clear" w:color="auto" w:fill="FFFFFF"/>
                                      <w:lang w:eastAsia="zh-CN"/>
                                    </w:rPr>
                                  </m:ctrlPr>
                                </m:sSubPr>
                                <m:e>
                                  <m:r>
                                    <m:rPr>
                                      <m:sty m:val="b"/>
                                    </m:rPr>
                                    <w:rPr>
                                      <w:rFonts w:ascii="Cambria Math" w:hAnsi="Cambria Math"/>
                                      <w:shd w:val="clear" w:color="auto" w:fill="FFFFFF"/>
                                      <w:lang w:eastAsia="zh-CN"/>
                                    </w:rPr>
                                    <m:t>c</m:t>
                                  </m:r>
                                </m:e>
                                <m:sub>
                                  <m:r>
                                    <w:rPr>
                                      <w:rFonts w:ascii="Cambria Math" w:hAnsi="Cambria Math"/>
                                      <w:shd w:val="clear" w:color="auto" w:fill="FFFFFF"/>
                                      <w:lang w:eastAsia="zh-CN"/>
                                    </w:rPr>
                                    <m:t>l</m:t>
                                  </m:r>
                                </m:sub>
                              </m:sSub>
                              <m:sSub>
                                <m:sSubPr>
                                  <m:ctrlPr>
                                    <w:rPr>
                                      <w:rFonts w:ascii="Cambria Math" w:hAnsi="Cambria Math"/>
                                      <w:i/>
                                      <w:shd w:val="clear" w:color="auto" w:fill="FFFFFF"/>
                                      <w:lang w:eastAsia="zh-CN"/>
                                    </w:rPr>
                                  </m:ctrlPr>
                                </m:sSubPr>
                                <m:e>
                                  <m:r>
                                    <m:rPr>
                                      <m:sty m:val="b"/>
                                    </m:rPr>
                                    <w:rPr>
                                      <w:rFonts w:ascii="Cambria Math" w:hAnsi="Cambria Math"/>
                                      <w:shd w:val="clear" w:color="auto" w:fill="FFFFFF"/>
                                      <w:lang w:eastAsia="zh-CN"/>
                                    </w:rPr>
                                    <m:t>ϵ</m:t>
                                  </m:r>
                                  <m:ctrlPr>
                                    <w:rPr>
                                      <w:rFonts w:ascii="Cambria Math" w:hAnsi="Cambria Math"/>
                                      <w:shd w:val="clear" w:color="auto" w:fill="FFFFFF"/>
                                      <w:lang w:eastAsia="zh-CN"/>
                                    </w:rPr>
                                  </m:ctrlPr>
                                </m:e>
                                <m:sub>
                                  <m:r>
                                    <w:rPr>
                                      <w:rFonts w:ascii="Cambria Math" w:hAnsi="Cambria Math"/>
                                      <w:shd w:val="clear" w:color="auto" w:fill="FFFFFF"/>
                                      <w:lang w:eastAsia="zh-CN"/>
                                    </w:rPr>
                                    <m:t>l</m:t>
                                  </m:r>
                                </m:sub>
                              </m:sSub>
                            </m:e>
                          </m:d>
                        </m:e>
                        <m:sup>
                          <m:r>
                            <m:rPr>
                              <m:nor/>
                            </m:rPr>
                            <w:rPr>
                              <w:rFonts w:ascii="Cambria Math" w:hAnsi="Cambria Math"/>
                              <w:shd w:val="clear" w:color="auto" w:fill="FFFFFF"/>
                              <w:lang w:eastAsia="zh-CN"/>
                            </w:rPr>
                            <m:t>T</m:t>
                          </m:r>
                        </m:sup>
                      </m:sSup>
                      <m:d>
                        <m:dPr>
                          <m:ctrlPr>
                            <w:rPr>
                              <w:rFonts w:ascii="Cambria Math" w:hAnsi="Cambria Math"/>
                              <w:i/>
                              <w:shd w:val="clear" w:color="auto" w:fill="FFFFFF"/>
                              <w:lang w:eastAsia="zh-CN"/>
                            </w:rPr>
                          </m:ctrlPr>
                        </m:dPr>
                        <m:e>
                          <m:sSub>
                            <m:sSubPr>
                              <m:ctrlPr>
                                <w:rPr>
                                  <w:rFonts w:ascii="Cambria Math" w:hAnsi="Cambria Math"/>
                                  <w:i/>
                                  <w:shd w:val="clear" w:color="auto" w:fill="FFFFFF"/>
                                  <w:lang w:eastAsia="zh-CN"/>
                                </w:rPr>
                              </m:ctrlPr>
                            </m:sSubPr>
                            <m:e>
                              <m:r>
                                <m:rPr>
                                  <m:sty m:val="b"/>
                                </m:rPr>
                                <w:rPr>
                                  <w:rFonts w:ascii="Cambria Math" w:hAnsi="Cambria Math"/>
                                  <w:shd w:val="clear" w:color="auto" w:fill="FFFFFF"/>
                                  <w:lang w:eastAsia="zh-CN"/>
                                </w:rPr>
                                <m:t>c</m:t>
                              </m:r>
                            </m:e>
                            <m:sub>
                              <m:r>
                                <w:rPr>
                                  <w:rFonts w:ascii="Cambria Math" w:hAnsi="Cambria Math"/>
                                  <w:shd w:val="clear" w:color="auto" w:fill="FFFFFF"/>
                                  <w:lang w:eastAsia="zh-CN"/>
                                </w:rPr>
                                <m:t>l</m:t>
                              </m:r>
                            </m:sub>
                          </m:sSub>
                          <m:sSub>
                            <m:sSubPr>
                              <m:ctrlPr>
                                <w:rPr>
                                  <w:rFonts w:ascii="Cambria Math" w:hAnsi="Cambria Math"/>
                                  <w:i/>
                                  <w:shd w:val="clear" w:color="auto" w:fill="FFFFFF"/>
                                  <w:lang w:eastAsia="zh-CN"/>
                                </w:rPr>
                              </m:ctrlPr>
                            </m:sSubPr>
                            <m:e>
                              <m:r>
                                <m:rPr>
                                  <m:sty m:val="b"/>
                                </m:rPr>
                                <w:rPr>
                                  <w:rFonts w:ascii="Cambria Math" w:hAnsi="Cambria Math"/>
                                  <w:shd w:val="clear" w:color="auto" w:fill="FFFFFF"/>
                                  <w:lang w:eastAsia="zh-CN"/>
                                </w:rPr>
                                <m:t>ϵ</m:t>
                              </m:r>
                              <m:ctrlPr>
                                <w:rPr>
                                  <w:rFonts w:ascii="Cambria Math" w:hAnsi="Cambria Math"/>
                                  <w:shd w:val="clear" w:color="auto" w:fill="FFFFFF"/>
                                  <w:lang w:eastAsia="zh-CN"/>
                                </w:rPr>
                              </m:ctrlPr>
                            </m:e>
                            <m:sub>
                              <m:r>
                                <w:rPr>
                                  <w:rFonts w:ascii="Cambria Math" w:hAnsi="Cambria Math"/>
                                  <w:shd w:val="clear" w:color="auto" w:fill="FFFFFF"/>
                                  <w:lang w:eastAsia="zh-CN"/>
                                </w:rPr>
                                <m:t>l</m:t>
                              </m:r>
                            </m:sub>
                          </m:sSub>
                        </m:e>
                      </m:d>
                      <m:ctrlPr>
                        <w:rPr>
                          <w:rFonts w:ascii="Cambria Math" w:hAnsi="Cambria Math"/>
                          <w:i/>
                          <w:shd w:val="clear" w:color="auto" w:fill="FFFFFF"/>
                          <w:lang w:eastAsia="zh-CN"/>
                        </w:rPr>
                      </m:ctrlPr>
                    </m:e>
                  </m:nary>
                  <m:ctrlPr>
                    <w:rPr>
                      <w:rFonts w:ascii="Cambria Math" w:hAnsi="Cambria Math"/>
                      <w:i/>
                      <w:shd w:val="clear" w:color="auto" w:fill="FFFFFF"/>
                      <w:lang w:eastAsia="zh-CN"/>
                    </w:rPr>
                  </m:ctrlPr>
                </m:num>
                <m:den>
                  <m:r>
                    <w:rPr>
                      <w:rFonts w:ascii="Cambria Math" w:hAnsi="Cambria Math"/>
                      <w:shd w:val="clear" w:color="auto" w:fill="FFFFFF"/>
                      <w:lang w:eastAsia="zh-CN"/>
                    </w:rPr>
                    <m:t>L-1</m:t>
                  </m:r>
                  <m:ctrlPr>
                    <w:rPr>
                      <w:rFonts w:ascii="Cambria Math" w:hAnsi="Cambria Math"/>
                      <w:i/>
                      <w:shd w:val="clear" w:color="auto" w:fill="FFFFFF"/>
                      <w:lang w:eastAsia="zh-CN"/>
                    </w:rPr>
                  </m:ctrlPr>
                </m:den>
              </m:f>
              <m:r>
                <w:rPr>
                  <w:rFonts w:ascii="Cambria Math" w:hAnsi="Cambria Math"/>
                  <w:shd w:val="clear" w:color="auto" w:fill="FFFFFF"/>
                  <w:lang w:eastAsia="zh-CN"/>
                </w:rPr>
                <m:t>+</m:t>
              </m:r>
              <m:sSup>
                <m:sSupPr>
                  <m:ctrlPr>
                    <w:rPr>
                      <w:rFonts w:ascii="Cambria Math" w:hAnsi="Cambria Math"/>
                      <w:iCs/>
                      <w:lang w:eastAsia="zh-CN"/>
                    </w:rPr>
                  </m:ctrlPr>
                </m:sSupPr>
                <m:e>
                  <m:r>
                    <w:rPr>
                      <w:rFonts w:ascii="Cambria Math" w:hAnsi="Cambria Math"/>
                      <w:lang w:eastAsia="zh-CN"/>
                    </w:rPr>
                    <m:t>r</m:t>
                  </m:r>
                  <m:d>
                    <m:dPr>
                      <m:ctrlPr>
                        <w:rPr>
                          <w:rFonts w:ascii="Cambria Math" w:hAnsi="Cambria Math"/>
                          <w:iCs/>
                          <w:lang w:eastAsia="zh-CN"/>
                        </w:rPr>
                      </m:ctrlPr>
                    </m:dPr>
                    <m:e>
                      <m:sSub>
                        <m:sSubPr>
                          <m:ctrlPr>
                            <w:rPr>
                              <w:rFonts w:ascii="Cambria Math" w:hAnsi="Cambria Math"/>
                              <w:iCs/>
                              <w:lang w:eastAsia="zh-CN"/>
                            </w:rPr>
                          </m:ctrlPr>
                        </m:sSubPr>
                        <m:e>
                          <m:r>
                            <m:rPr>
                              <m:sty m:val="b"/>
                            </m:rPr>
                            <w:rPr>
                              <w:rFonts w:ascii="Cambria Math" w:hAnsi="Cambria Math"/>
                              <w:lang w:eastAsia="zh-CN"/>
                            </w:rPr>
                            <m:t>x</m:t>
                          </m:r>
                        </m:e>
                        <m:sub>
                          <m:r>
                            <w:rPr>
                              <w:rFonts w:ascii="Cambria Math" w:hAnsi="Cambria Math"/>
                              <w:lang w:eastAsia="zh-CN"/>
                            </w:rPr>
                            <m:t>τ</m:t>
                          </m:r>
                        </m:sub>
                      </m:sSub>
                      <m:r>
                        <m:rPr>
                          <m:sty m:val="b"/>
                        </m:rPr>
                        <w:rPr>
                          <w:rFonts w:ascii="Cambria Math" w:hAnsi="Cambria Math"/>
                          <w:lang w:eastAsia="zh-CN"/>
                        </w:rPr>
                        <m:t>w</m:t>
                      </m:r>
                    </m:e>
                  </m:d>
                </m:e>
                <m:sup>
                  <m:r>
                    <m:rPr>
                      <m:nor/>
                    </m:rPr>
                    <w:rPr>
                      <w:rFonts w:ascii="Cambria Math" w:hAnsi="Cambria Math"/>
                      <w:iCs/>
                      <w:lang w:eastAsia="zh-CN"/>
                    </w:rPr>
                    <m:t>T</m:t>
                  </m:r>
                </m:sup>
              </m:sSup>
              <m:r>
                <m:rPr>
                  <m:sty m:val="b"/>
                </m:rPr>
                <w:rPr>
                  <w:rFonts w:ascii="Cambria Math" w:hAnsi="Cambria Math"/>
                  <w:lang w:eastAsia="zh-CN"/>
                </w:rPr>
                <m:t>G</m:t>
              </m:r>
              <m:d>
                <m:dPr>
                  <m:ctrlPr>
                    <w:rPr>
                      <w:rFonts w:ascii="Cambria Math" w:hAnsi="Cambria Math"/>
                      <w:iCs/>
                      <w:lang w:eastAsia="zh-CN"/>
                    </w:rPr>
                  </m:ctrlPr>
                </m:dPr>
                <m:e>
                  <m:sSub>
                    <m:sSubPr>
                      <m:ctrlPr>
                        <w:rPr>
                          <w:rFonts w:ascii="Cambria Math" w:hAnsi="Cambria Math"/>
                          <w:iCs/>
                          <w:lang w:eastAsia="zh-CN"/>
                        </w:rPr>
                      </m:ctrlPr>
                    </m:sSubPr>
                    <m:e>
                      <m:r>
                        <m:rPr>
                          <m:sty m:val="b"/>
                        </m:rPr>
                        <w:rPr>
                          <w:rFonts w:ascii="Cambria Math" w:hAnsi="Cambria Math"/>
                          <w:lang w:eastAsia="zh-CN"/>
                        </w:rPr>
                        <m:t>x</m:t>
                      </m:r>
                    </m:e>
                    <m:sub>
                      <m:r>
                        <w:rPr>
                          <w:rFonts w:ascii="Cambria Math" w:hAnsi="Cambria Math"/>
                          <w:lang w:eastAsia="zh-CN"/>
                        </w:rPr>
                        <m:t>τ</m:t>
                      </m:r>
                    </m:sub>
                  </m:sSub>
                  <m:r>
                    <m:rPr>
                      <m:sty m:val="b"/>
                    </m:rPr>
                    <w:rPr>
                      <w:rFonts w:ascii="Cambria Math" w:hAnsi="Cambria Math"/>
                      <w:lang w:eastAsia="zh-CN"/>
                    </w:rPr>
                    <m:t>w</m:t>
                  </m:r>
                </m:e>
              </m:d>
            </m:e>
          </m:func>
        </m:oMath>
      </m:oMathPara>
    </w:p>
    <w:p w14:paraId="25ABE5D3" w14:textId="77777777" w:rsidR="006274F5" w:rsidRPr="000B4378" w:rsidRDefault="006274F5" w:rsidP="006274F5">
      <w:pPr>
        <w:pStyle w:val="Text"/>
        <w:ind w:left="200" w:hangingChars="100" w:hanging="200"/>
        <w:jc w:val="center"/>
        <w:rPr>
          <w:lang w:eastAsia="zh-CN"/>
        </w:rPr>
      </w:pPr>
      <m:oMath>
        <m:r>
          <w:rPr>
            <w:rFonts w:ascii="Cambria Math" w:hAnsi="Cambria Math"/>
            <w:lang w:eastAsia="zh-CN"/>
          </w:rPr>
          <m:t xml:space="preserve">s.t.  </m:t>
        </m:r>
        <m:r>
          <m:rPr>
            <m:sty m:val="b"/>
          </m:rPr>
          <w:rPr>
            <w:rFonts w:ascii="Cambria Math" w:hAnsi="Cambria Math"/>
            <w:lang w:eastAsia="zh-CN"/>
          </w:rPr>
          <m:t>Nw</m:t>
        </m:r>
        <m:r>
          <m:rPr>
            <m:sty m:val="p"/>
          </m:rPr>
          <w:rPr>
            <w:rFonts w:ascii="Cambria Math" w:hAnsi="Cambria Math"/>
            <w:lang w:eastAsia="zh-CN"/>
          </w:rPr>
          <m:t>=1,</m:t>
        </m:r>
        <m:r>
          <m:rPr>
            <m:sty m:val="b"/>
          </m:rPr>
          <w:rPr>
            <w:rFonts w:ascii="Cambria Math" w:hAnsi="Cambria Math"/>
            <w:lang w:eastAsia="zh-CN"/>
          </w:rPr>
          <m:t>Mw</m:t>
        </m:r>
        <m:r>
          <w:rPr>
            <w:rFonts w:ascii="Cambria Math" w:hAnsi="Cambria Math"/>
            <w:lang w:eastAsia="zh-CN"/>
          </w:rPr>
          <m:t>≥</m:t>
        </m:r>
        <m:r>
          <m:rPr>
            <m:sty m:val="b"/>
          </m:rPr>
          <w:rPr>
            <w:rFonts w:ascii="Cambria Math" w:hAnsi="Cambria Math"/>
            <w:lang w:eastAsia="zh-CN"/>
          </w:rPr>
          <m:t>0</m:t>
        </m:r>
      </m:oMath>
      <w:r w:rsidRPr="000B4378">
        <w:rPr>
          <w:rFonts w:hint="eastAsia"/>
          <w:lang w:eastAsia="zh-CN"/>
        </w:rPr>
        <w:t>,</w:t>
      </w:r>
    </w:p>
    <w:p w14:paraId="4E9C8FDE" w14:textId="77777777" w:rsidR="006274F5" w:rsidRPr="000B4378" w:rsidRDefault="006274F5" w:rsidP="006274F5">
      <w:pPr>
        <w:pStyle w:val="Text"/>
        <w:ind w:firstLine="0"/>
        <w:rPr>
          <w:lang w:eastAsia="zh-CN"/>
        </w:rPr>
      </w:pPr>
    </w:p>
    <w:p w14:paraId="674804AC" w14:textId="2E43CABE" w:rsidR="006274F5" w:rsidRPr="000B4378" w:rsidRDefault="006274F5" w:rsidP="006274F5">
      <w:pPr>
        <w:pStyle w:val="Text"/>
        <w:ind w:firstLine="0"/>
        <w:rPr>
          <w:shd w:val="clear" w:color="auto" w:fill="FFFFFF"/>
          <w:lang w:eastAsia="zh-CN"/>
        </w:rPr>
      </w:pPr>
      <w:r w:rsidRPr="000B4378">
        <w:rPr>
          <w:lang w:eastAsia="zh-CN"/>
        </w:rPr>
        <w:t xml:space="preserve">where </w:t>
      </w:r>
      <m:oMath>
        <m:r>
          <w:rPr>
            <w:rFonts w:ascii="Cambria Math" w:hAnsi="Cambria Math"/>
            <w:lang w:eastAsia="zh-CN"/>
          </w:rPr>
          <m:t>r</m:t>
        </m:r>
      </m:oMath>
      <w:r w:rsidRPr="000B4378">
        <w:rPr>
          <w:rFonts w:hint="eastAsia"/>
          <w:lang w:eastAsia="zh-CN"/>
        </w:rPr>
        <w:t xml:space="preserve"> </w:t>
      </w:r>
      <w:r w:rsidRPr="000B4378">
        <w:rPr>
          <w:lang w:eastAsia="zh-CN"/>
        </w:rPr>
        <w:t xml:space="preserve">is the tuning coefficient </w:t>
      </w:r>
      <w:r>
        <w:rPr>
          <w:lang w:eastAsia="zh-CN"/>
        </w:rPr>
        <w:t>that</w:t>
      </w:r>
      <w:r w:rsidRPr="000B4378">
        <w:rPr>
          <w:lang w:eastAsia="zh-CN"/>
        </w:rPr>
        <w:t xml:space="preserve"> can be determined by k-fold </w:t>
      </w:r>
      <w:proofErr w:type="gramStart"/>
      <w:r w:rsidRPr="000B4378">
        <w:rPr>
          <w:lang w:eastAsia="zh-CN"/>
        </w:rPr>
        <w:t>cross-validation.</w:t>
      </w:r>
      <w:proofErr w:type="gramEnd"/>
      <w:r w:rsidRPr="000B4378">
        <w:rPr>
          <w:lang w:eastAsia="zh-CN"/>
        </w:rPr>
        <w:t xml:space="preserve"> The first constraint uses </w:t>
      </w:r>
      <m:oMath>
        <m:r>
          <m:rPr>
            <m:sty m:val="b"/>
          </m:rPr>
          <w:rPr>
            <w:rFonts w:ascii="Cambria Math" w:hAnsi="Cambria Math"/>
            <w:lang w:eastAsia="zh-CN"/>
          </w:rPr>
          <m:t>Nw</m:t>
        </m:r>
        <m:r>
          <w:rPr>
            <w:rFonts w:ascii="Cambria Math" w:hAnsi="Cambria Math"/>
            <w:lang w:eastAsia="zh-CN"/>
          </w:rPr>
          <m:t>=1</m:t>
        </m:r>
      </m:oMath>
      <w:r w:rsidRPr="000B4378">
        <w:rPr>
          <w:rFonts w:hint="eastAsia"/>
          <w:lang w:eastAsia="zh-CN"/>
        </w:rPr>
        <w:t xml:space="preserve"> </w:t>
      </w:r>
      <w:r w:rsidRPr="000B4378">
        <w:rPr>
          <w:lang w:eastAsia="zh-CN"/>
        </w:rPr>
        <w:t>to normalize the weights of sensor</w:t>
      </w:r>
      <w:r>
        <w:rPr>
          <w:lang w:eastAsia="zh-CN"/>
        </w:rPr>
        <w:t>s</w:t>
      </w:r>
      <w:r w:rsidRPr="000B4378">
        <w:rPr>
          <w:lang w:eastAsia="zh-CN"/>
        </w:rPr>
        <w:t xml:space="preserve">, and </w:t>
      </w:r>
      <m:oMath>
        <m:r>
          <m:rPr>
            <m:sty m:val="b"/>
          </m:rPr>
          <w:rPr>
            <w:rFonts w:ascii="Cambria Math" w:hAnsi="Cambria Math"/>
            <w:lang w:eastAsia="zh-CN"/>
          </w:rPr>
          <m:t>N</m:t>
        </m:r>
        <m:r>
          <m:rPr>
            <m:sty m:val="p"/>
          </m:rPr>
          <w:rPr>
            <w:rFonts w:ascii="Cambria Math" w:hAnsi="Cambria Math" w:hint="eastAsia"/>
            <w:lang w:eastAsia="zh-CN"/>
          </w:rPr>
          <m:t>∈</m:t>
        </m:r>
        <m:sSup>
          <m:sSupPr>
            <m:ctrlPr>
              <w:rPr>
                <w:rFonts w:ascii="Cambria Math" w:hAnsi="Cambria Math"/>
                <w:i/>
                <w:lang w:eastAsia="zh-CN"/>
              </w:rPr>
            </m:ctrlPr>
          </m:sSupPr>
          <m:e>
            <m:r>
              <w:rPr>
                <w:rFonts w:ascii="Cambria Math" w:hAnsi="Cambria Math"/>
                <w:lang w:eastAsia="zh-CN"/>
              </w:rPr>
              <m:t>R</m:t>
            </m:r>
            <m:ctrlPr>
              <w:rPr>
                <w:rFonts w:ascii="Cambria Math" w:hAnsi="Cambria Math"/>
                <w:lang w:eastAsia="zh-CN"/>
              </w:rPr>
            </m:ctrlPr>
          </m:e>
          <m:sup>
            <m:r>
              <w:rPr>
                <w:rFonts w:ascii="Cambria Math" w:hAnsi="Cambria Math"/>
                <w:lang w:eastAsia="zh-CN"/>
              </w:rPr>
              <m:t>1</m:t>
            </m:r>
            <m:r>
              <m:rPr>
                <m:sty m:val="p"/>
              </m:rPr>
              <w:rPr>
                <w:rFonts w:ascii="Cambria Math" w:hAnsi="Cambria Math" w:hint="eastAsia"/>
                <w:lang w:eastAsia="zh-CN"/>
              </w:rPr>
              <m:t>×</m:t>
            </m:r>
            <m:r>
              <w:rPr>
                <w:rFonts w:ascii="Cambria Math" w:hAnsi="Cambria Math"/>
                <w:lang w:eastAsia="zh-CN"/>
              </w:rPr>
              <m:t>m</m:t>
            </m:r>
          </m:sup>
        </m:sSup>
      </m:oMath>
      <w:r w:rsidRPr="000B4378">
        <w:rPr>
          <w:rFonts w:hint="eastAsia"/>
          <w:lang w:eastAsia="zh-CN"/>
        </w:rPr>
        <w:t xml:space="preserve"> </w:t>
      </w:r>
      <w:r w:rsidRPr="000B4378">
        <w:rPr>
          <w:lang w:eastAsia="zh-CN"/>
        </w:rPr>
        <w:t>is only composed by 1 and -1 to reflect the increas</w:t>
      </w:r>
      <w:r>
        <w:rPr>
          <w:lang w:eastAsia="zh-CN"/>
        </w:rPr>
        <w:t>ing</w:t>
      </w:r>
      <w:r w:rsidRPr="000B4378">
        <w:rPr>
          <w:lang w:eastAsia="zh-CN"/>
        </w:rPr>
        <w:t xml:space="preserve"> or decreas</w:t>
      </w:r>
      <w:r>
        <w:rPr>
          <w:lang w:eastAsia="zh-CN"/>
        </w:rPr>
        <w:t>ing</w:t>
      </w:r>
      <w:r w:rsidRPr="000B4378">
        <w:rPr>
          <w:lang w:eastAsia="zh-CN"/>
        </w:rPr>
        <w:t xml:space="preserve"> trend of the corresponding sensor </w:t>
      </w:r>
      <w:r w:rsidR="00AC73A0">
        <w:rPr>
          <w:lang w:eastAsia="zh-CN"/>
        </w:rPr>
        <w:t>signal</w:t>
      </w:r>
      <w:r w:rsidRPr="000B4378">
        <w:rPr>
          <w:lang w:eastAsia="zh-CN"/>
        </w:rPr>
        <w:t xml:space="preserve">. The </w:t>
      </w:r>
      <w:r>
        <w:rPr>
          <w:lang w:eastAsia="zh-CN"/>
        </w:rPr>
        <w:t>second</w:t>
      </w:r>
      <w:r w:rsidRPr="000B4378">
        <w:rPr>
          <w:lang w:eastAsia="zh-CN"/>
        </w:rPr>
        <w:t xml:space="preserve"> constraint </w:t>
      </w:r>
      <m:oMath>
        <m:r>
          <m:rPr>
            <m:sty m:val="b"/>
          </m:rPr>
          <w:rPr>
            <w:rFonts w:ascii="Cambria Math" w:hAnsi="Cambria Math"/>
            <w:lang w:eastAsia="zh-CN"/>
          </w:rPr>
          <m:t>Mw</m:t>
        </m:r>
        <m:r>
          <w:rPr>
            <w:rFonts w:ascii="Cambria Math" w:hAnsi="Cambria Math"/>
            <w:lang w:eastAsia="zh-CN"/>
          </w:rPr>
          <m:t>≥</m:t>
        </m:r>
        <m:r>
          <m:rPr>
            <m:sty m:val="b"/>
          </m:rPr>
          <w:rPr>
            <w:rFonts w:ascii="Cambria Math" w:hAnsi="Cambria Math"/>
            <w:lang w:eastAsia="zh-CN"/>
          </w:rPr>
          <m:t>0</m:t>
        </m:r>
      </m:oMath>
      <w:r w:rsidRPr="000B4378">
        <w:rPr>
          <w:rFonts w:hint="eastAsia"/>
          <w:lang w:eastAsia="zh-CN"/>
        </w:rPr>
        <w:t xml:space="preserve"> </w:t>
      </w:r>
      <w:r w:rsidR="00E74493">
        <w:rPr>
          <w:lang w:eastAsia="zh-CN"/>
        </w:rPr>
        <w:t>ensure</w:t>
      </w:r>
      <w:r w:rsidR="00E74493" w:rsidRPr="000B4378">
        <w:rPr>
          <w:lang w:eastAsia="zh-CN"/>
        </w:rPr>
        <w:t xml:space="preserve">s </w:t>
      </w:r>
      <w:r w:rsidRPr="000B4378">
        <w:rPr>
          <w:lang w:eastAsia="zh-CN"/>
        </w:rPr>
        <w:t xml:space="preserve">the monotonicity of HI with </w:t>
      </w:r>
      <m:oMath>
        <m:r>
          <m:rPr>
            <m:sty m:val="b"/>
          </m:rPr>
          <w:rPr>
            <w:rFonts w:ascii="Cambria Math" w:hAnsi="Cambria Math"/>
            <w:lang w:eastAsia="zh-CN"/>
          </w:rPr>
          <m:t>M</m:t>
        </m:r>
        <m:r>
          <m:rPr>
            <m:sty m:val="p"/>
          </m:rPr>
          <w:rPr>
            <w:rFonts w:ascii="Cambria Math" w:hAnsi="Cambria Math"/>
            <w:lang w:eastAsia="zh-CN"/>
          </w:rPr>
          <m:t>=diag</m:t>
        </m:r>
        <m:d>
          <m:dPr>
            <m:ctrlPr>
              <w:rPr>
                <w:rFonts w:ascii="Cambria Math" w:hAnsi="Cambria Math"/>
                <w:iCs/>
                <w:lang w:eastAsia="zh-CN"/>
              </w:rPr>
            </m:ctrlPr>
          </m:dPr>
          <m:e>
            <m:r>
              <m:rPr>
                <m:sty m:val="b"/>
              </m:rPr>
              <w:rPr>
                <w:rFonts w:ascii="Cambria Math" w:hAnsi="Cambria Math"/>
                <w:lang w:eastAsia="zh-CN"/>
              </w:rPr>
              <m:t>N</m:t>
            </m:r>
          </m:e>
        </m:d>
        <m:r>
          <w:rPr>
            <w:rFonts w:ascii="Cambria Math" w:hAnsi="Cambria Math"/>
            <w:lang w:eastAsia="zh-CN"/>
          </w:rPr>
          <m:t xml:space="preserve"> </m:t>
        </m:r>
        <m:r>
          <m:rPr>
            <m:sty m:val="p"/>
          </m:rPr>
          <w:rPr>
            <w:rFonts w:ascii="Cambria Math" w:hAnsi="Cambria Math" w:hint="eastAsia"/>
            <w:lang w:eastAsia="zh-CN"/>
          </w:rPr>
          <m:t>∈</m:t>
        </m:r>
        <m:sSup>
          <m:sSupPr>
            <m:ctrlPr>
              <w:rPr>
                <w:rFonts w:ascii="Cambria Math" w:hAnsi="Cambria Math"/>
                <w:i/>
                <w:lang w:eastAsia="zh-CN"/>
              </w:rPr>
            </m:ctrlPr>
          </m:sSupPr>
          <m:e>
            <m:r>
              <w:rPr>
                <w:rFonts w:ascii="Cambria Math" w:hAnsi="Cambria Math"/>
                <w:lang w:eastAsia="zh-CN"/>
              </w:rPr>
              <m:t>R</m:t>
            </m:r>
            <m:ctrlPr>
              <w:rPr>
                <w:rFonts w:ascii="Cambria Math" w:hAnsi="Cambria Math"/>
                <w:lang w:eastAsia="zh-CN"/>
              </w:rPr>
            </m:ctrlPr>
          </m:e>
          <m:sup>
            <m:r>
              <w:rPr>
                <w:rFonts w:ascii="Cambria Math" w:hAnsi="Cambria Math"/>
                <w:lang w:eastAsia="zh-CN"/>
              </w:rPr>
              <m:t>m</m:t>
            </m:r>
            <m:r>
              <m:rPr>
                <m:sty m:val="p"/>
              </m:rPr>
              <w:rPr>
                <w:rFonts w:ascii="Cambria Math" w:hAnsi="Cambria Math" w:hint="eastAsia"/>
                <w:lang w:eastAsia="zh-CN"/>
              </w:rPr>
              <m:t>×</m:t>
            </m:r>
            <m:r>
              <w:rPr>
                <w:rFonts w:ascii="Cambria Math" w:hAnsi="Cambria Math"/>
                <w:lang w:eastAsia="zh-CN"/>
              </w:rPr>
              <m:t>m</m:t>
            </m:r>
          </m:sup>
        </m:sSup>
      </m:oMath>
      <w:r w:rsidRPr="000B4378">
        <w:rPr>
          <w:rFonts w:hint="eastAsia"/>
          <w:lang w:eastAsia="zh-CN"/>
        </w:rPr>
        <w:t xml:space="preserve"> </w:t>
      </w:r>
      <w:r w:rsidRPr="000B4378">
        <w:rPr>
          <w:lang w:eastAsia="zh-CN"/>
        </w:rPr>
        <w:t xml:space="preserve">and </w:t>
      </w:r>
      <m:oMath>
        <m:r>
          <m:rPr>
            <m:sty m:val="bi"/>
          </m:rPr>
          <w:rPr>
            <w:rFonts w:ascii="Cambria Math" w:hAnsi="Cambria Math"/>
            <w:lang w:eastAsia="zh-CN"/>
          </w:rPr>
          <m:t>0</m:t>
        </m:r>
        <m:r>
          <m:rPr>
            <m:sty m:val="p"/>
          </m:rPr>
          <w:rPr>
            <w:rFonts w:ascii="Cambria Math" w:hAnsi="Cambria Math" w:hint="eastAsia"/>
            <w:lang w:eastAsia="zh-CN"/>
          </w:rPr>
          <m:t>∈</m:t>
        </m:r>
        <m:sSup>
          <m:sSupPr>
            <m:ctrlPr>
              <w:rPr>
                <w:rFonts w:ascii="Cambria Math" w:hAnsi="Cambria Math"/>
                <w:i/>
                <w:lang w:eastAsia="zh-CN"/>
              </w:rPr>
            </m:ctrlPr>
          </m:sSupPr>
          <m:e>
            <m:r>
              <w:rPr>
                <w:rFonts w:ascii="Cambria Math" w:hAnsi="Cambria Math"/>
                <w:lang w:eastAsia="zh-CN"/>
              </w:rPr>
              <m:t>R</m:t>
            </m:r>
            <m:ctrlPr>
              <w:rPr>
                <w:rFonts w:ascii="Cambria Math" w:hAnsi="Cambria Math"/>
                <w:lang w:eastAsia="zh-CN"/>
              </w:rPr>
            </m:ctrlPr>
          </m:e>
          <m:sup>
            <m:r>
              <w:rPr>
                <w:rFonts w:ascii="Cambria Math" w:hAnsi="Cambria Math"/>
                <w:lang w:eastAsia="zh-CN"/>
              </w:rPr>
              <m:t>m</m:t>
            </m:r>
            <m:r>
              <m:rPr>
                <m:sty m:val="p"/>
              </m:rPr>
              <w:rPr>
                <w:rFonts w:ascii="Cambria Math" w:hAnsi="Cambria Math" w:hint="eastAsia"/>
                <w:lang w:eastAsia="zh-CN"/>
              </w:rPr>
              <m:t>×</m:t>
            </m:r>
            <m:r>
              <w:rPr>
                <w:rFonts w:ascii="Cambria Math" w:hAnsi="Cambria Math"/>
                <w:lang w:eastAsia="zh-CN"/>
              </w:rPr>
              <m:t>1</m:t>
            </m:r>
          </m:sup>
        </m:sSup>
      </m:oMath>
      <w:r w:rsidRPr="000B4378">
        <w:rPr>
          <w:rFonts w:hint="eastAsia"/>
          <w:lang w:eastAsia="zh-CN"/>
        </w:rPr>
        <w:t xml:space="preserve"> </w:t>
      </w:r>
      <w:r w:rsidRPr="000B4378">
        <w:rPr>
          <w:lang w:eastAsia="zh-CN"/>
        </w:rPr>
        <w:t xml:space="preserve">that denotes the vector </w:t>
      </w:r>
      <w:r>
        <w:rPr>
          <w:lang w:eastAsia="zh-CN"/>
        </w:rPr>
        <w:t>of</w:t>
      </w:r>
      <w:r w:rsidRPr="000B4378">
        <w:rPr>
          <w:lang w:eastAsia="zh-CN"/>
        </w:rPr>
        <w:t xml:space="preserve"> all zeros</w:t>
      </w:r>
      <w:r w:rsidRPr="000B4378">
        <w:rPr>
          <w:rFonts w:hint="eastAsia"/>
          <w:lang w:eastAsia="zh-CN"/>
        </w:rPr>
        <w:t>.</w:t>
      </w:r>
      <w:r w:rsidRPr="000B4378">
        <w:rPr>
          <w:lang w:eastAsia="zh-CN"/>
        </w:rPr>
        <w:t xml:space="preserve"> The</w:t>
      </w:r>
      <w:r>
        <w:rPr>
          <w:lang w:eastAsia="zh-CN"/>
        </w:rPr>
        <w:t>n</w:t>
      </w:r>
      <w:r w:rsidRPr="000B4378">
        <w:rPr>
          <w:lang w:eastAsia="zh-CN"/>
        </w:rPr>
        <w:t xml:space="preserve">, </w:t>
      </w:r>
      <w:r>
        <w:rPr>
          <w:lang w:eastAsia="zh-CN"/>
        </w:rPr>
        <w:t xml:space="preserve">we obtain </w:t>
      </w:r>
      <w:r w:rsidRPr="000B4378">
        <w:rPr>
          <w:lang w:eastAsia="zh-CN"/>
        </w:rPr>
        <w:t xml:space="preserve">the quadratic programming model </w:t>
      </w:r>
      <w:r>
        <w:rPr>
          <w:lang w:eastAsia="zh-CN"/>
        </w:rPr>
        <w:t xml:space="preserve">for the estimation of </w:t>
      </w:r>
      <w:r w:rsidRPr="000B4378">
        <w:rPr>
          <w:lang w:eastAsia="zh-CN"/>
        </w:rPr>
        <w:t xml:space="preserve">the weight coefficient </w:t>
      </w:r>
      <m:oMath>
        <m:r>
          <m:rPr>
            <m:sty m:val="b"/>
          </m:rPr>
          <w:rPr>
            <w:rFonts w:ascii="Cambria Math" w:hAnsi="Cambria Math"/>
            <w:lang w:eastAsia="zh-CN"/>
          </w:rPr>
          <m:t>w</m:t>
        </m:r>
      </m:oMath>
      <w:r w:rsidRPr="000B4378">
        <w:rPr>
          <w:shd w:val="clear" w:color="auto" w:fill="FFFFFF"/>
          <w:lang w:eastAsia="zh-CN"/>
        </w:rPr>
        <w:t xml:space="preserve"> at iteration</w:t>
      </w:r>
      <w:r w:rsidRPr="000B4378" w:rsidDel="00BA3F1A">
        <w:rPr>
          <w:shd w:val="clear" w:color="auto" w:fill="FFFFFF"/>
          <w:lang w:eastAsia="zh-CN"/>
        </w:rPr>
        <w:t xml:space="preserve"> </w:t>
      </w:r>
      <m:oMath>
        <m:r>
          <w:rPr>
            <w:rFonts w:ascii="Cambria Math" w:hAnsi="Cambria Math"/>
            <w:shd w:val="clear" w:color="auto" w:fill="FFFFFF"/>
            <w:lang w:eastAsia="zh-CN"/>
          </w:rPr>
          <m:t>j</m:t>
        </m:r>
      </m:oMath>
    </w:p>
    <w:p w14:paraId="50E83032" w14:textId="77777777" w:rsidR="006274F5" w:rsidRPr="000B4378" w:rsidRDefault="006274F5" w:rsidP="006274F5">
      <w:pPr>
        <w:pStyle w:val="Text"/>
        <w:ind w:firstLine="0"/>
        <w:jc w:val="left"/>
        <w:rPr>
          <w:shd w:val="clear" w:color="auto" w:fill="FFFFFF"/>
          <w:lang w:eastAsia="zh-CN"/>
        </w:rPr>
      </w:pPr>
    </w:p>
    <w:p w14:paraId="768DD5B6" w14:textId="77777777" w:rsidR="006274F5" w:rsidRPr="000B4378" w:rsidRDefault="006274F5" w:rsidP="006274F5">
      <w:pPr>
        <w:pStyle w:val="Text"/>
        <w:ind w:firstLine="0"/>
        <w:jc w:val="left"/>
        <w:rPr>
          <w:b/>
          <w:bCs/>
          <w:lang w:eastAsia="zh-CN"/>
        </w:rPr>
      </w:pPr>
      <m:oMathPara>
        <m:oMath>
          <m:r>
            <m:rPr>
              <m:sty m:val="p"/>
            </m:rPr>
            <w:rPr>
              <w:rFonts w:ascii="Cambria Math" w:hAnsi="Cambria Math"/>
              <w:lang w:eastAsia="zh-CN"/>
            </w:rPr>
            <m:t xml:space="preserve">min </m:t>
          </m:r>
          <m:f>
            <m:fPr>
              <m:ctrlPr>
                <w:rPr>
                  <w:rFonts w:ascii="Cambria Math" w:hAnsi="Cambria Math"/>
                  <w:lang w:eastAsia="zh-CN"/>
                </w:rPr>
              </m:ctrlPr>
            </m:fPr>
            <m:num>
              <m:r>
                <w:rPr>
                  <w:rFonts w:ascii="Cambria Math" w:hAnsi="Cambria Math"/>
                  <w:lang w:eastAsia="zh-CN"/>
                </w:rPr>
                <m:t>1</m:t>
              </m:r>
              <m:ctrlPr>
                <w:rPr>
                  <w:rFonts w:ascii="Cambria Math" w:hAnsi="Cambria Math"/>
                  <w:i/>
                  <w:lang w:eastAsia="zh-CN"/>
                </w:rPr>
              </m:ctrlPr>
            </m:num>
            <m:den>
              <m:r>
                <w:rPr>
                  <w:rFonts w:ascii="Cambria Math" w:hAnsi="Cambria Math"/>
                  <w:lang w:eastAsia="zh-CN"/>
                </w:rPr>
                <m:t>2</m:t>
              </m:r>
              <m:ctrlPr>
                <w:rPr>
                  <w:rFonts w:ascii="Cambria Math" w:hAnsi="Cambria Math"/>
                  <w:i/>
                  <w:lang w:eastAsia="zh-CN"/>
                </w:rPr>
              </m:ctrlPr>
            </m:den>
          </m:f>
          <m:sSup>
            <m:sSupPr>
              <m:ctrlPr>
                <w:rPr>
                  <w:rFonts w:ascii="Cambria Math" w:hAnsi="Cambria Math"/>
                  <w:iCs/>
                  <w:lang w:eastAsia="zh-CN"/>
                </w:rPr>
              </m:ctrlPr>
            </m:sSupPr>
            <m:e>
              <m:r>
                <m:rPr>
                  <m:sty m:val="b"/>
                </m:rPr>
                <w:rPr>
                  <w:rFonts w:ascii="Cambria Math" w:hAnsi="Cambria Math"/>
                  <w:lang w:eastAsia="zh-CN"/>
                </w:rPr>
                <m:t>w</m:t>
              </m:r>
            </m:e>
            <m:sup>
              <m:r>
                <m:rPr>
                  <m:nor/>
                </m:rPr>
                <w:rPr>
                  <w:rFonts w:ascii="Cambria Math" w:hAnsi="Cambria Math"/>
                  <w:iCs/>
                  <w:lang w:eastAsia="zh-CN"/>
                </w:rPr>
                <m:t>T</m:t>
              </m:r>
            </m:sup>
          </m:sSup>
          <m:r>
            <m:rPr>
              <m:sty m:val="b"/>
            </m:rPr>
            <w:rPr>
              <w:rFonts w:ascii="Cambria Math" w:hAnsi="Cambria Math"/>
              <w:lang w:eastAsia="zh-CN"/>
            </w:rPr>
            <m:t>Cw</m:t>
          </m:r>
          <m:r>
            <m:rPr>
              <m:sty m:val="p"/>
            </m:rPr>
            <w:rPr>
              <w:rFonts w:ascii="Cambria Math" w:hAnsi="Cambria Math"/>
              <w:lang w:eastAsia="zh-CN"/>
            </w:rPr>
            <m:t>+</m:t>
          </m:r>
          <m:sSup>
            <m:sSupPr>
              <m:ctrlPr>
                <w:rPr>
                  <w:rFonts w:ascii="Cambria Math" w:hAnsi="Cambria Math"/>
                  <w:iCs/>
                  <w:lang w:eastAsia="zh-CN"/>
                </w:rPr>
              </m:ctrlPr>
            </m:sSupPr>
            <m:e>
              <m:r>
                <m:rPr>
                  <m:sty m:val="b"/>
                </m:rPr>
                <w:rPr>
                  <w:rFonts w:ascii="Cambria Math" w:hAnsi="Cambria Math"/>
                  <w:lang w:eastAsia="zh-CN"/>
                </w:rPr>
                <m:t>w</m:t>
              </m:r>
            </m:e>
            <m:sup>
              <m:r>
                <m:rPr>
                  <m:nor/>
                </m:rPr>
                <w:rPr>
                  <w:rFonts w:ascii="Cambria Math" w:hAnsi="Cambria Math"/>
                  <w:iCs/>
                  <w:lang w:eastAsia="zh-CN"/>
                </w:rPr>
                <m:t>T</m:t>
              </m:r>
            </m:sup>
          </m:sSup>
          <m:r>
            <m:rPr>
              <m:sty m:val="b"/>
            </m:rPr>
            <w:rPr>
              <w:rFonts w:ascii="Cambria Math" w:hAnsi="Cambria Math"/>
              <w:lang w:eastAsia="zh-CN"/>
            </w:rPr>
            <m:t>D</m:t>
          </m:r>
        </m:oMath>
      </m:oMathPara>
    </w:p>
    <w:p w14:paraId="3A4CA85F" w14:textId="79701FDA" w:rsidR="006274F5" w:rsidRPr="000B4378" w:rsidRDefault="006274F5" w:rsidP="006274F5">
      <w:pPr>
        <w:pStyle w:val="Text"/>
        <w:ind w:firstLine="0"/>
        <w:jc w:val="right"/>
        <w:rPr>
          <w:lang w:eastAsia="zh-CN"/>
        </w:rPr>
      </w:pPr>
      <m:oMath>
        <m:r>
          <w:rPr>
            <w:rFonts w:ascii="Cambria Math" w:hAnsi="Cambria Math"/>
            <w:lang w:eastAsia="zh-CN"/>
          </w:rPr>
          <m:t xml:space="preserve">s.t.  </m:t>
        </m:r>
        <m:r>
          <m:rPr>
            <m:sty m:val="b"/>
          </m:rPr>
          <w:rPr>
            <w:rFonts w:ascii="Cambria Math" w:hAnsi="Cambria Math"/>
            <w:lang w:eastAsia="zh-CN"/>
          </w:rPr>
          <m:t>Nw</m:t>
        </m:r>
        <m:r>
          <m:rPr>
            <m:sty m:val="p"/>
          </m:rPr>
          <w:rPr>
            <w:rFonts w:ascii="Cambria Math" w:hAnsi="Cambria Math"/>
            <w:lang w:eastAsia="zh-CN"/>
          </w:rPr>
          <m:t>=1,-</m:t>
        </m:r>
        <m:r>
          <m:rPr>
            <m:sty m:val="b"/>
          </m:rPr>
          <w:rPr>
            <w:rFonts w:ascii="Cambria Math" w:hAnsi="Cambria Math"/>
            <w:lang w:eastAsia="zh-CN"/>
          </w:rPr>
          <m:t>Mw</m:t>
        </m:r>
        <m:r>
          <m:rPr>
            <m:sty m:val="p"/>
          </m:rPr>
          <w:rPr>
            <w:rFonts w:ascii="Cambria Math" w:hAnsi="Cambria Math" w:hint="eastAsia"/>
            <w:lang w:eastAsia="zh-CN"/>
          </w:rPr>
          <m:t>≤</m:t>
        </m:r>
        <m:r>
          <m:rPr>
            <m:sty m:val="b"/>
          </m:rPr>
          <w:rPr>
            <w:rFonts w:ascii="Cambria Math" w:hAnsi="Cambria Math"/>
            <w:lang w:eastAsia="zh-CN"/>
          </w:rPr>
          <m:t>0</m:t>
        </m:r>
      </m:oMath>
      <w:proofErr w:type="gramStart"/>
      <w:r w:rsidRPr="000B4378">
        <w:rPr>
          <w:bCs/>
          <w:lang w:eastAsia="zh-CN"/>
        </w:rPr>
        <w:t xml:space="preserve">,   </w:t>
      </w:r>
      <w:proofErr w:type="gramEnd"/>
      <w:r w:rsidRPr="000B4378">
        <w:rPr>
          <w:bCs/>
          <w:lang w:eastAsia="zh-CN"/>
        </w:rPr>
        <w:t xml:space="preserve">                   (1</w:t>
      </w:r>
      <w:r w:rsidR="00106363">
        <w:rPr>
          <w:bCs/>
          <w:lang w:eastAsia="zh-CN"/>
        </w:rPr>
        <w:t>2</w:t>
      </w:r>
      <w:r w:rsidRPr="000B4378">
        <w:rPr>
          <w:bCs/>
          <w:lang w:eastAsia="zh-CN"/>
        </w:rPr>
        <w:t>)</w:t>
      </w:r>
    </w:p>
    <w:p w14:paraId="29E404BA" w14:textId="77777777" w:rsidR="006274F5" w:rsidRPr="000B4378" w:rsidRDefault="006274F5" w:rsidP="006274F5">
      <w:pPr>
        <w:pStyle w:val="Text"/>
        <w:ind w:firstLine="0"/>
        <w:rPr>
          <w:lang w:eastAsia="zh-CN"/>
        </w:rPr>
      </w:pPr>
    </w:p>
    <w:p w14:paraId="2B962099" w14:textId="77777777" w:rsidR="006274F5" w:rsidRPr="000B4378" w:rsidRDefault="006274F5" w:rsidP="006274F5">
      <w:pPr>
        <w:pStyle w:val="Text"/>
        <w:ind w:firstLine="0"/>
        <w:rPr>
          <w:lang w:eastAsia="zh-CN"/>
        </w:rPr>
      </w:pPr>
      <w:proofErr w:type="gramStart"/>
      <w:r w:rsidRPr="000B4378">
        <w:rPr>
          <w:lang w:eastAsia="zh-CN"/>
        </w:rPr>
        <w:t>where</w:t>
      </w:r>
      <w:proofErr w:type="gramEnd"/>
      <w:r w:rsidRPr="000B4378">
        <w:rPr>
          <w:lang w:eastAsia="zh-CN"/>
        </w:rPr>
        <w:t xml:space="preserve">  </w:t>
      </w:r>
    </w:p>
    <w:p w14:paraId="396D5CEF" w14:textId="77777777" w:rsidR="006274F5" w:rsidRPr="000B4378" w:rsidRDefault="006274F5" w:rsidP="006274F5">
      <w:pPr>
        <w:pStyle w:val="Text"/>
        <w:ind w:firstLine="0"/>
        <w:rPr>
          <w:lang w:eastAsia="zh-CN"/>
        </w:rPr>
      </w:pPr>
    </w:p>
    <w:p w14:paraId="3392FE03" w14:textId="77777777" w:rsidR="006274F5" w:rsidRPr="000B4378" w:rsidRDefault="006274F5" w:rsidP="006274F5">
      <w:pPr>
        <w:pStyle w:val="Text"/>
        <w:ind w:firstLine="0"/>
        <w:jc w:val="center"/>
        <w:rPr>
          <w:lang w:eastAsia="zh-CN"/>
        </w:rPr>
      </w:pPr>
      <m:oMath>
        <m:r>
          <m:rPr>
            <m:sty m:val="b"/>
          </m:rPr>
          <w:rPr>
            <w:rFonts w:ascii="Cambria Math" w:hAnsi="Cambria Math"/>
            <w:lang w:eastAsia="zh-CN"/>
          </w:rPr>
          <m:t>C</m:t>
        </m:r>
        <m:r>
          <w:rPr>
            <w:rFonts w:ascii="Cambria Math" w:hAnsi="Cambria Math"/>
            <w:lang w:eastAsia="zh-CN"/>
          </w:rPr>
          <m:t>=</m:t>
        </m:r>
        <m:f>
          <m:fPr>
            <m:ctrlPr>
              <w:rPr>
                <w:rFonts w:ascii="Cambria Math" w:hAnsi="Cambria Math"/>
                <w:lang w:eastAsia="zh-CN"/>
              </w:rPr>
            </m:ctrlPr>
          </m:fPr>
          <m:num>
            <m:r>
              <w:rPr>
                <w:rFonts w:ascii="Cambria Math" w:hAnsi="Cambria Math"/>
                <w:lang w:eastAsia="zh-CN"/>
              </w:rPr>
              <m:t>2</m:t>
            </m:r>
            <m:d>
              <m:dPr>
                <m:ctrlPr>
                  <w:rPr>
                    <w:rFonts w:ascii="Cambria Math" w:hAnsi="Cambria Math"/>
                    <w:i/>
                    <w:lang w:eastAsia="zh-CN"/>
                  </w:rPr>
                </m:ctrlPr>
              </m:dPr>
              <m:e>
                <m:r>
                  <w:rPr>
                    <w:rFonts w:ascii="Cambria Math" w:hAnsi="Cambria Math"/>
                    <w:lang w:eastAsia="zh-CN"/>
                  </w:rPr>
                  <m:t>1-r</m:t>
                </m:r>
              </m:e>
            </m:d>
            <m:ctrlPr>
              <w:rPr>
                <w:rFonts w:ascii="Cambria Math" w:hAnsi="Cambria Math"/>
                <w:i/>
                <w:lang w:eastAsia="zh-CN"/>
              </w:rPr>
            </m:ctrlPr>
          </m:num>
          <m:den>
            <m:r>
              <w:rPr>
                <w:rFonts w:ascii="Cambria Math" w:hAnsi="Cambria Math"/>
                <w:lang w:eastAsia="zh-CN"/>
              </w:rPr>
              <m:t>L-1</m:t>
            </m:r>
            <m:ctrlPr>
              <w:rPr>
                <w:rFonts w:ascii="Cambria Math" w:hAnsi="Cambria Math"/>
                <w:i/>
                <w:lang w:eastAsia="zh-CN"/>
              </w:rPr>
            </m:ctrlPr>
          </m:den>
        </m:f>
        <m:nary>
          <m:naryPr>
            <m:chr m:val="∑"/>
            <m:supHide m:val="1"/>
            <m:ctrlPr>
              <w:rPr>
                <w:rFonts w:ascii="Cambria Math" w:hAnsi="Cambria Math"/>
                <w:lang w:eastAsia="zh-CN"/>
              </w:rPr>
            </m:ctrlPr>
          </m:naryPr>
          <m:sub>
            <m:r>
              <w:rPr>
                <w:rFonts w:ascii="Cambria Math" w:hAnsi="Cambria Math"/>
                <w:lang w:eastAsia="zh-CN"/>
              </w:rPr>
              <m:t>l</m:t>
            </m:r>
            <m:ctrlPr>
              <w:rPr>
                <w:rFonts w:ascii="Cambria Math" w:hAnsi="Cambria Math"/>
                <w:i/>
                <w:lang w:eastAsia="zh-CN"/>
              </w:rPr>
            </m:ctrlPr>
          </m:sub>
          <m:sup>
            <m:ctrlPr>
              <w:rPr>
                <w:rFonts w:ascii="Cambria Math" w:hAnsi="Cambria Math"/>
                <w:i/>
                <w:lang w:eastAsia="zh-CN"/>
              </w:rPr>
            </m:ctrlPr>
          </m:sup>
          <m:e>
            <m:sSup>
              <m:sSupPr>
                <m:ctrlPr>
                  <w:rPr>
                    <w:rFonts w:ascii="Cambria Math" w:hAnsi="Cambria Math"/>
                    <w:i/>
                    <w:lang w:eastAsia="zh-CN"/>
                  </w:rPr>
                </m:ctrlPr>
              </m:sSupPr>
              <m:e>
                <m:r>
                  <m:rPr>
                    <m:sty m:val="b"/>
                  </m:rPr>
                  <w:rPr>
                    <w:rFonts w:ascii="Cambria Math" w:hAnsi="Cambria Math"/>
                    <w:lang w:eastAsia="zh-CN"/>
                  </w:rPr>
                  <m:t>E</m:t>
                </m:r>
              </m:e>
              <m:sup>
                <m:r>
                  <m:rPr>
                    <m:nor/>
                  </m:rPr>
                  <w:rPr>
                    <w:rFonts w:ascii="Cambria Math" w:hAnsi="Cambria Math"/>
                    <w:lang w:eastAsia="zh-CN"/>
                  </w:rPr>
                  <m:t>T</m:t>
                </m:r>
              </m:sup>
            </m:sSup>
            <m:ctrlPr>
              <w:rPr>
                <w:rFonts w:ascii="Cambria Math" w:hAnsi="Cambria Math"/>
                <w:i/>
                <w:lang w:eastAsia="zh-CN"/>
              </w:rPr>
            </m:ctrlPr>
          </m:e>
        </m:nary>
        <m:sSubSup>
          <m:sSubSupPr>
            <m:ctrlPr>
              <w:rPr>
                <w:rFonts w:ascii="Cambria Math" w:hAnsi="Cambria Math"/>
                <w:i/>
                <w:lang w:eastAsia="zh-CN"/>
              </w:rPr>
            </m:ctrlPr>
          </m:sSubSupPr>
          <m:e>
            <m:r>
              <m:rPr>
                <m:sty m:val="bi"/>
              </m:rPr>
              <w:rPr>
                <w:rFonts w:ascii="Cambria Math" w:hAnsi="Cambria Math"/>
                <w:lang w:eastAsia="zh-CN"/>
              </w:rPr>
              <m:t>c</m:t>
            </m:r>
          </m:e>
          <m:sub>
            <m:r>
              <w:rPr>
                <w:rFonts w:ascii="Cambria Math" w:hAnsi="Cambria Math"/>
                <w:lang w:eastAsia="zh-CN"/>
              </w:rPr>
              <m:t>l</m:t>
            </m:r>
          </m:sub>
          <m:sup>
            <m:r>
              <w:rPr>
                <w:rFonts w:ascii="Cambria Math" w:hAnsi="Cambria Math"/>
                <w:lang w:eastAsia="zh-CN"/>
              </w:rPr>
              <m:t>2</m:t>
            </m:r>
          </m:sup>
        </m:sSubSup>
        <m:r>
          <m:rPr>
            <m:sty m:val="b"/>
          </m:rPr>
          <w:rPr>
            <w:rFonts w:ascii="Cambria Math" w:hAnsi="Cambria Math"/>
            <w:lang w:eastAsia="zh-CN"/>
          </w:rPr>
          <m:t>E</m:t>
        </m:r>
        <m:r>
          <w:rPr>
            <w:rFonts w:ascii="Cambria Math" w:hAnsi="Cambria Math"/>
            <w:lang w:eastAsia="zh-CN"/>
          </w:rPr>
          <m:t>+2r</m:t>
        </m:r>
        <m:sSubSup>
          <m:sSubSupPr>
            <m:ctrlPr>
              <w:rPr>
                <w:rFonts w:ascii="Cambria Math" w:hAnsi="Cambria Math"/>
                <w:iCs/>
                <w:lang w:eastAsia="zh-CN"/>
              </w:rPr>
            </m:ctrlPr>
          </m:sSubSupPr>
          <m:e>
            <m:r>
              <m:rPr>
                <m:sty m:val="b"/>
              </m:rPr>
              <w:rPr>
                <w:rFonts w:ascii="Cambria Math" w:hAnsi="Cambria Math"/>
                <w:lang w:eastAsia="zh-CN"/>
              </w:rPr>
              <m:t>x</m:t>
            </m:r>
          </m:e>
          <m:sub>
            <m:r>
              <w:rPr>
                <w:rFonts w:ascii="Cambria Math" w:hAnsi="Cambria Math"/>
                <w:lang w:eastAsia="zh-CN"/>
              </w:rPr>
              <m:t>τ</m:t>
            </m:r>
          </m:sub>
          <m:sup>
            <m:r>
              <m:rPr>
                <m:nor/>
              </m:rPr>
              <w:rPr>
                <w:rFonts w:ascii="Cambria Math" w:hAnsi="Cambria Math"/>
                <w:iCs/>
                <w:lang w:eastAsia="zh-CN"/>
              </w:rPr>
              <m:t>T</m:t>
            </m:r>
          </m:sup>
        </m:sSubSup>
        <m:r>
          <m:rPr>
            <m:sty m:val="b"/>
          </m:rPr>
          <w:rPr>
            <w:rFonts w:ascii="Cambria Math" w:hAnsi="Cambria Math"/>
            <w:lang w:eastAsia="zh-CN"/>
          </w:rPr>
          <m:t>G</m:t>
        </m:r>
        <m:sSub>
          <m:sSubPr>
            <m:ctrlPr>
              <w:rPr>
                <w:rFonts w:ascii="Cambria Math" w:hAnsi="Cambria Math"/>
                <w:iCs/>
                <w:lang w:eastAsia="zh-CN"/>
              </w:rPr>
            </m:ctrlPr>
          </m:sSubPr>
          <m:e>
            <m:r>
              <m:rPr>
                <m:sty m:val="b"/>
              </m:rPr>
              <w:rPr>
                <w:rFonts w:ascii="Cambria Math" w:hAnsi="Cambria Math"/>
                <w:lang w:eastAsia="zh-CN"/>
              </w:rPr>
              <m:t>x</m:t>
            </m:r>
          </m:e>
          <m:sub>
            <m:r>
              <w:rPr>
                <w:rFonts w:ascii="Cambria Math" w:hAnsi="Cambria Math"/>
                <w:lang w:eastAsia="zh-CN"/>
              </w:rPr>
              <m:t>τ</m:t>
            </m:r>
          </m:sub>
        </m:sSub>
      </m:oMath>
      <w:r>
        <w:rPr>
          <w:rFonts w:hint="eastAsia"/>
          <w:iCs/>
          <w:lang w:eastAsia="zh-CN"/>
        </w:rPr>
        <w:t>,</w:t>
      </w:r>
    </w:p>
    <w:p w14:paraId="292793FB" w14:textId="1E77DEDF" w:rsidR="006274F5" w:rsidRPr="006C7576" w:rsidRDefault="006274F5" w:rsidP="006274F5">
      <w:pPr>
        <w:pStyle w:val="Text"/>
        <w:ind w:firstLine="0"/>
        <w:jc w:val="center"/>
        <w:rPr>
          <w:bCs/>
          <w:lang w:eastAsia="zh-CN"/>
        </w:rPr>
      </w:pPr>
      <m:oMath>
        <m:r>
          <m:rPr>
            <m:sty m:val="b"/>
          </m:rPr>
          <w:rPr>
            <w:rFonts w:ascii="Cambria Math" w:hAnsi="Cambria Math"/>
            <w:lang w:eastAsia="zh-CN"/>
          </w:rPr>
          <m:t>D</m:t>
        </m:r>
        <m:r>
          <w:rPr>
            <w:rFonts w:ascii="Cambria Math" w:hAnsi="Cambria Math"/>
            <w:lang w:eastAsia="zh-CN"/>
          </w:rPr>
          <m:t>=</m:t>
        </m:r>
        <m:f>
          <m:fPr>
            <m:ctrlPr>
              <w:rPr>
                <w:rFonts w:ascii="Cambria Math" w:hAnsi="Cambria Math"/>
                <w:lang w:eastAsia="zh-CN"/>
              </w:rPr>
            </m:ctrlPr>
          </m:fPr>
          <m:num>
            <m:r>
              <w:rPr>
                <w:rFonts w:ascii="Cambria Math" w:hAnsi="Cambria Math"/>
                <w:lang w:eastAsia="zh-CN"/>
              </w:rPr>
              <m:t>2</m:t>
            </m:r>
            <m:d>
              <m:dPr>
                <m:ctrlPr>
                  <w:rPr>
                    <w:rFonts w:ascii="Cambria Math" w:hAnsi="Cambria Math"/>
                    <w:i/>
                    <w:lang w:eastAsia="zh-CN"/>
                  </w:rPr>
                </m:ctrlPr>
              </m:dPr>
              <m:e>
                <m:r>
                  <w:rPr>
                    <w:rFonts w:ascii="Cambria Math" w:hAnsi="Cambria Math"/>
                    <w:lang w:eastAsia="zh-CN"/>
                  </w:rPr>
                  <m:t>r-1</m:t>
                </m:r>
              </m:e>
            </m:d>
            <m:ctrlPr>
              <w:rPr>
                <w:rFonts w:ascii="Cambria Math" w:hAnsi="Cambria Math"/>
                <w:i/>
                <w:lang w:eastAsia="zh-CN"/>
              </w:rPr>
            </m:ctrlPr>
          </m:num>
          <m:den>
            <m:r>
              <w:rPr>
                <w:rFonts w:ascii="Cambria Math" w:hAnsi="Cambria Math"/>
                <w:lang w:eastAsia="zh-CN"/>
              </w:rPr>
              <m:t>L-1</m:t>
            </m:r>
            <m:ctrlPr>
              <w:rPr>
                <w:rFonts w:ascii="Cambria Math" w:hAnsi="Cambria Math"/>
                <w:i/>
                <w:lang w:eastAsia="zh-CN"/>
              </w:rPr>
            </m:ctrlPr>
          </m:den>
        </m:f>
        <m:nary>
          <m:naryPr>
            <m:chr m:val="∑"/>
            <m:supHide m:val="1"/>
            <m:ctrlPr>
              <w:rPr>
                <w:rFonts w:ascii="Cambria Math" w:hAnsi="Cambria Math"/>
                <w:lang w:eastAsia="zh-CN"/>
              </w:rPr>
            </m:ctrlPr>
          </m:naryPr>
          <m:sub>
            <m:r>
              <w:rPr>
                <w:rFonts w:ascii="Cambria Math" w:hAnsi="Cambria Math"/>
                <w:lang w:eastAsia="zh-CN"/>
              </w:rPr>
              <m:t>l</m:t>
            </m:r>
            <m:ctrlPr>
              <w:rPr>
                <w:rFonts w:ascii="Cambria Math" w:hAnsi="Cambria Math"/>
                <w:i/>
                <w:lang w:eastAsia="zh-CN"/>
              </w:rPr>
            </m:ctrlPr>
          </m:sub>
          <m:sup>
            <m:ctrlPr>
              <w:rPr>
                <w:rFonts w:ascii="Cambria Math" w:hAnsi="Cambria Math"/>
                <w:i/>
                <w:lang w:eastAsia="zh-CN"/>
              </w:rPr>
            </m:ctrlPr>
          </m:sup>
          <m:e>
            <m:sSup>
              <m:sSupPr>
                <m:ctrlPr>
                  <w:rPr>
                    <w:rFonts w:ascii="Cambria Math" w:hAnsi="Cambria Math"/>
                    <w:i/>
                    <w:lang w:eastAsia="zh-CN"/>
                  </w:rPr>
                </m:ctrlPr>
              </m:sSupPr>
              <m:e>
                <m:r>
                  <m:rPr>
                    <m:sty m:val="b"/>
                  </m:rPr>
                  <w:rPr>
                    <w:rFonts w:ascii="Cambria Math" w:hAnsi="Cambria Math"/>
                    <w:lang w:eastAsia="zh-CN"/>
                  </w:rPr>
                  <m:t>E</m:t>
                </m:r>
              </m:e>
              <m:sup>
                <m:r>
                  <m:rPr>
                    <m:nor/>
                  </m:rPr>
                  <w:rPr>
                    <w:rFonts w:ascii="Cambria Math" w:hAnsi="Cambria Math"/>
                    <w:lang w:eastAsia="zh-CN"/>
                  </w:rPr>
                  <m:t>T</m:t>
                </m:r>
              </m:sup>
            </m:sSup>
            <m:ctrlPr>
              <w:rPr>
                <w:rFonts w:ascii="Cambria Math" w:hAnsi="Cambria Math"/>
                <w:i/>
                <w:lang w:eastAsia="zh-CN"/>
              </w:rPr>
            </m:ctrlPr>
          </m:e>
        </m:nary>
        <m:sSubSup>
          <m:sSubSupPr>
            <m:ctrlPr>
              <w:rPr>
                <w:rFonts w:ascii="Cambria Math" w:hAnsi="Cambria Math"/>
                <w:b/>
                <w:i/>
                <w:lang w:eastAsia="zh-CN"/>
              </w:rPr>
            </m:ctrlPr>
          </m:sSubSupPr>
          <m:e>
            <m:r>
              <m:rPr>
                <m:sty m:val="bi"/>
              </m:rPr>
              <w:rPr>
                <w:rFonts w:ascii="Cambria Math" w:hAnsi="Cambria Math"/>
                <w:lang w:eastAsia="zh-CN"/>
              </w:rPr>
              <m:t>c</m:t>
            </m:r>
          </m:e>
          <m:sub>
            <m:r>
              <w:rPr>
                <w:rFonts w:ascii="Cambria Math" w:hAnsi="Cambria Math"/>
                <w:lang w:eastAsia="zh-CN"/>
              </w:rPr>
              <m:t>l</m:t>
            </m:r>
          </m:sub>
          <m:sup>
            <m:r>
              <w:rPr>
                <w:rFonts w:ascii="Cambria Math" w:hAnsi="Cambria Math"/>
                <w:lang w:eastAsia="zh-CN"/>
              </w:rPr>
              <m:t>2</m:t>
            </m:r>
          </m:sup>
        </m:sSubSup>
        <m:r>
          <m:rPr>
            <m:sty m:val="b"/>
          </m:rPr>
          <w:rPr>
            <w:rFonts w:ascii="Cambria Math" w:hAnsi="Cambria Math"/>
            <w:lang w:eastAsia="zh-CN"/>
          </w:rPr>
          <m:t>F</m:t>
        </m:r>
      </m:oMath>
      <w:r w:rsidR="006774A8" w:rsidRPr="007C4624">
        <w:rPr>
          <w:bCs/>
          <w:lang w:eastAsia="zh-CN"/>
        </w:rPr>
        <w:t>,</w:t>
      </w:r>
    </w:p>
    <w:p w14:paraId="6E64C452" w14:textId="77777777" w:rsidR="006274F5" w:rsidRPr="000B4378" w:rsidRDefault="006274F5" w:rsidP="006274F5">
      <w:pPr>
        <w:pStyle w:val="Text"/>
        <w:ind w:firstLine="0"/>
        <w:jc w:val="left"/>
        <w:rPr>
          <w:lang w:eastAsia="zh-CN"/>
        </w:rPr>
      </w:pPr>
      <w:r>
        <w:rPr>
          <w:rFonts w:hint="eastAsia"/>
          <w:bCs/>
          <w:lang w:eastAsia="zh-CN"/>
        </w:rPr>
        <w:t>w</w:t>
      </w:r>
      <w:r>
        <w:rPr>
          <w:bCs/>
          <w:lang w:eastAsia="zh-CN"/>
        </w:rPr>
        <w:t>ith</w:t>
      </w:r>
    </w:p>
    <w:p w14:paraId="2ACC6A36" w14:textId="6AAF0D97" w:rsidR="006274F5" w:rsidRPr="006C7576" w:rsidRDefault="006274F5" w:rsidP="006274F5">
      <w:pPr>
        <w:pStyle w:val="Text"/>
        <w:ind w:firstLine="0"/>
        <w:jc w:val="center"/>
        <w:rPr>
          <w:b/>
          <w:lang w:eastAsia="zh-CN"/>
        </w:rPr>
      </w:pPr>
      <m:oMath>
        <m:r>
          <m:rPr>
            <m:sty m:val="b"/>
          </m:rPr>
          <w:rPr>
            <w:rFonts w:ascii="Cambria Math" w:hAnsi="Cambria Math"/>
            <w:lang w:eastAsia="zh-CN"/>
          </w:rPr>
          <m:t>E</m:t>
        </m:r>
        <m:r>
          <w:rPr>
            <w:rFonts w:ascii="Cambria Math" w:hAnsi="Cambria Math"/>
            <w:lang w:eastAsia="zh-CN"/>
          </w:rPr>
          <m:t>=</m:t>
        </m:r>
        <m:sSub>
          <m:sSubPr>
            <m:ctrlPr>
              <w:rPr>
                <w:rFonts w:ascii="Cambria Math" w:hAnsi="Cambria Math"/>
                <w:i/>
                <w:lang w:eastAsia="zh-CN"/>
              </w:rPr>
            </m:ctrlPr>
          </m:sSubPr>
          <m:e>
            <m:r>
              <m:rPr>
                <m:sty m:val="b"/>
              </m:rPr>
              <w:rPr>
                <w:rFonts w:ascii="Cambria Math" w:hAnsi="Cambria Math"/>
                <w:lang w:eastAsia="zh-CN"/>
              </w:rPr>
              <m:t>x</m:t>
            </m:r>
          </m:e>
          <m:sub>
            <m:r>
              <w:rPr>
                <w:rFonts w:ascii="Cambria Math" w:hAnsi="Cambria Math"/>
                <w:lang w:eastAsia="zh-CN"/>
              </w:rPr>
              <m:t>l</m:t>
            </m:r>
          </m:sub>
        </m:sSub>
        <m:r>
          <w:rPr>
            <w:rFonts w:ascii="Cambria Math" w:hAnsi="Cambria Math"/>
            <w:lang w:eastAsia="zh-CN"/>
          </w:rPr>
          <m:t>-</m:t>
        </m:r>
        <m:f>
          <m:fPr>
            <m:ctrlPr>
              <w:rPr>
                <w:rFonts w:ascii="Cambria Math" w:hAnsi="Cambria Math"/>
                <w:lang w:eastAsia="zh-CN"/>
              </w:rPr>
            </m:ctrlPr>
          </m:fPr>
          <m:num>
            <m:r>
              <w:rPr>
                <w:rFonts w:ascii="Cambria Math" w:hAnsi="Cambria Math"/>
                <w:lang w:eastAsia="zh-CN"/>
              </w:rPr>
              <m:t>1</m:t>
            </m:r>
            <m:ctrlPr>
              <w:rPr>
                <w:rFonts w:ascii="Cambria Math" w:hAnsi="Cambria Math"/>
                <w:i/>
                <w:lang w:eastAsia="zh-CN"/>
              </w:rPr>
            </m:ctrlPr>
          </m:num>
          <m:den>
            <m:sSup>
              <m:sSupPr>
                <m:ctrlPr>
                  <w:rPr>
                    <w:rFonts w:ascii="Cambria Math" w:hAnsi="Cambria Math"/>
                    <w:i/>
                    <w:lang w:eastAsia="zh-CN"/>
                  </w:rPr>
                </m:ctrlPr>
              </m:sSupPr>
              <m:e>
                <m:r>
                  <w:rPr>
                    <w:rFonts w:ascii="Cambria Math" w:hAnsi="Cambria Math"/>
                    <w:lang w:eastAsia="zh-CN"/>
                  </w:rPr>
                  <m:t>σ</m:t>
                </m:r>
              </m:e>
              <m:sup>
                <m:r>
                  <w:rPr>
                    <w:rFonts w:ascii="Cambria Math" w:hAnsi="Cambria Math"/>
                    <w:lang w:eastAsia="zh-CN"/>
                  </w:rPr>
                  <m:t>2</m:t>
                </m:r>
              </m:sup>
            </m:sSup>
            <m:ctrlPr>
              <w:rPr>
                <w:rFonts w:ascii="Cambria Math" w:hAnsi="Cambria Math"/>
                <w:i/>
                <w:lang w:eastAsia="zh-CN"/>
              </w:rPr>
            </m:ctrlPr>
          </m:den>
        </m:f>
        <m:sSub>
          <m:sSubPr>
            <m:ctrlPr>
              <w:rPr>
                <w:rFonts w:ascii="Cambria Math" w:hAnsi="Cambria Math"/>
                <w:i/>
                <w:lang w:eastAsia="zh-CN"/>
              </w:rPr>
            </m:ctrlPr>
          </m:sSubPr>
          <m:e>
            <m:r>
              <m:rPr>
                <m:sty m:val="b"/>
              </m:rPr>
              <w:rPr>
                <w:rFonts w:ascii="Cambria Math" w:hAnsi="Cambria Math"/>
                <w:lang w:eastAsia="zh-CN"/>
              </w:rPr>
              <m:t>Φ</m:t>
            </m:r>
            <m:ctrlPr>
              <w:rPr>
                <w:rFonts w:ascii="Cambria Math" w:hAnsi="Cambria Math"/>
                <w:lang w:eastAsia="zh-CN"/>
              </w:rPr>
            </m:ctrlPr>
          </m:e>
          <m:sub>
            <m:r>
              <w:rPr>
                <w:rFonts w:ascii="Cambria Math" w:hAnsi="Cambria Math"/>
                <w:lang w:eastAsia="zh-CN"/>
              </w:rPr>
              <m:t>l</m:t>
            </m:r>
          </m:sub>
        </m:sSub>
        <m:sSup>
          <m:sSupPr>
            <m:ctrlPr>
              <w:rPr>
                <w:rFonts w:ascii="Cambria Math" w:hAnsi="Cambria Math"/>
                <w:i/>
                <w:shd w:val="clear" w:color="auto" w:fill="FFFFFF"/>
              </w:rPr>
            </m:ctrlPr>
          </m:sSupPr>
          <m:e>
            <m:d>
              <m:dPr>
                <m:ctrlPr>
                  <w:rPr>
                    <w:rFonts w:ascii="Cambria Math" w:hAnsi="Cambria Math"/>
                    <w:i/>
                    <w:shd w:val="clear" w:color="auto" w:fill="FFFFFF"/>
                  </w:rPr>
                </m:ctrlPr>
              </m:dPr>
              <m:e>
                <m:f>
                  <m:fPr>
                    <m:ctrlPr>
                      <w:rPr>
                        <w:rFonts w:ascii="Cambria Math" w:hAnsi="Cambria Math"/>
                        <w:shd w:val="clear" w:color="auto" w:fill="FFFFFF"/>
                      </w:rPr>
                    </m:ctrlPr>
                  </m:fPr>
                  <m:num>
                    <m:r>
                      <w:rPr>
                        <w:rFonts w:ascii="Cambria Math" w:hAnsi="Cambria Math"/>
                        <w:shd w:val="clear" w:color="auto" w:fill="FFFFFF"/>
                      </w:rPr>
                      <m:t>1</m:t>
                    </m:r>
                    <m:ctrlPr>
                      <w:rPr>
                        <w:rFonts w:ascii="Cambria Math" w:hAnsi="Cambria Math"/>
                        <w:i/>
                        <w:shd w:val="clear" w:color="auto" w:fill="FFFFFF"/>
                      </w:rPr>
                    </m:ctrlPr>
                  </m:num>
                  <m:den>
                    <m:sSup>
                      <m:sSupPr>
                        <m:ctrlPr>
                          <w:rPr>
                            <w:rFonts w:ascii="Cambria Math" w:hAnsi="Cambria Math"/>
                            <w:i/>
                            <w:shd w:val="clear" w:color="auto" w:fill="FFFFFF"/>
                          </w:rPr>
                        </m:ctrlPr>
                      </m:sSupPr>
                      <m:e>
                        <m:r>
                          <w:rPr>
                            <w:rFonts w:ascii="Cambria Math" w:hAnsi="Cambria Math"/>
                            <w:shd w:val="clear" w:color="auto" w:fill="FFFFFF"/>
                          </w:rPr>
                          <m:t>σ</m:t>
                        </m:r>
                      </m:e>
                      <m:sup>
                        <m:r>
                          <w:rPr>
                            <w:rFonts w:ascii="Cambria Math" w:hAnsi="Cambria Math"/>
                            <w:shd w:val="clear" w:color="auto" w:fill="FFFFFF"/>
                          </w:rPr>
                          <m:t>2</m:t>
                        </m:r>
                      </m:sup>
                    </m:sSup>
                    <m:ctrlPr>
                      <w:rPr>
                        <w:rFonts w:ascii="Cambria Math" w:hAnsi="Cambria Math"/>
                        <w:i/>
                        <w:shd w:val="clear" w:color="auto" w:fill="FFFFFF"/>
                      </w:rPr>
                    </m:ctrlPr>
                  </m:den>
                </m:f>
                <m:sSubSup>
                  <m:sSubSupPr>
                    <m:ctrlPr>
                      <w:rPr>
                        <w:rFonts w:ascii="Cambria Math" w:hAnsi="Cambria Math"/>
                        <w:i/>
                        <w:shd w:val="clear" w:color="auto" w:fill="FFFFFF"/>
                      </w:rPr>
                    </m:ctrlPr>
                  </m:sSubSupPr>
                  <m:e>
                    <m:r>
                      <m:rPr>
                        <m:sty m:val="b"/>
                      </m:rPr>
                      <w:rPr>
                        <w:rFonts w:ascii="Cambria Math" w:hAnsi="Cambria Math"/>
                        <w:shd w:val="clear" w:color="auto" w:fill="FFFFFF"/>
                      </w:rPr>
                      <m:t>Φ</m:t>
                    </m:r>
                    <m:ctrlPr>
                      <w:rPr>
                        <w:rFonts w:ascii="Cambria Math" w:hAnsi="Cambria Math"/>
                        <w:shd w:val="clear" w:color="auto" w:fill="FFFFFF"/>
                      </w:rPr>
                    </m:ctrlPr>
                  </m:e>
                  <m:sub>
                    <m:r>
                      <w:rPr>
                        <w:rFonts w:ascii="Cambria Math" w:hAnsi="Cambria Math"/>
                        <w:shd w:val="clear" w:color="auto" w:fill="FFFFFF"/>
                      </w:rPr>
                      <m:t>l</m:t>
                    </m:r>
                  </m:sub>
                  <m:sup>
                    <m:r>
                      <m:rPr>
                        <m:nor/>
                      </m:rPr>
                      <w:rPr>
                        <w:rFonts w:ascii="Cambria Math" w:hAnsi="Cambria Math"/>
                        <w:shd w:val="clear" w:color="auto" w:fill="FFFFFF"/>
                      </w:rPr>
                      <m:t>T</m:t>
                    </m:r>
                  </m:sup>
                </m:sSubSup>
                <m:sSub>
                  <m:sSubPr>
                    <m:ctrlPr>
                      <w:rPr>
                        <w:rFonts w:ascii="Cambria Math" w:hAnsi="Cambria Math"/>
                        <w:i/>
                        <w:shd w:val="clear" w:color="auto" w:fill="FFFFFF"/>
                      </w:rPr>
                    </m:ctrlPr>
                  </m:sSubPr>
                  <m:e>
                    <m:r>
                      <m:rPr>
                        <m:sty m:val="b"/>
                      </m:rPr>
                      <w:rPr>
                        <w:rFonts w:ascii="Cambria Math" w:hAnsi="Cambria Math"/>
                        <w:shd w:val="clear" w:color="auto" w:fill="FFFFFF"/>
                      </w:rPr>
                      <m:t>Φ</m:t>
                    </m:r>
                  </m:e>
                  <m:sub>
                    <m:r>
                      <w:rPr>
                        <w:rFonts w:ascii="Cambria Math" w:hAnsi="Cambria Math"/>
                        <w:shd w:val="clear" w:color="auto" w:fill="FFFFFF"/>
                      </w:rPr>
                      <m:t>l</m:t>
                    </m:r>
                  </m:sub>
                </m:sSub>
                <m:r>
                  <w:rPr>
                    <w:rFonts w:ascii="Cambria Math" w:hAnsi="Cambria Math"/>
                    <w:shd w:val="clear" w:color="auto" w:fill="FFFFFF"/>
                  </w:rPr>
                  <m:t>+</m:t>
                </m:r>
                <m:sSup>
                  <m:sSupPr>
                    <m:ctrlPr>
                      <w:rPr>
                        <w:rFonts w:ascii="Cambria Math" w:hAnsi="Cambria Math"/>
                        <w:bCs/>
                        <w:i/>
                        <w:shd w:val="clear" w:color="auto" w:fill="FFFFFF"/>
                      </w:rPr>
                    </m:ctrlPr>
                  </m:sSupPr>
                  <m:e>
                    <m:sSubSup>
                      <m:sSubSupPr>
                        <m:ctrlPr>
                          <w:rPr>
                            <w:rFonts w:ascii="Cambria Math" w:hAnsi="Cambria Math"/>
                            <w:bCs/>
                            <w:i/>
                            <w:shd w:val="clear" w:color="auto" w:fill="FFFFFF"/>
                          </w:rPr>
                        </m:ctrlPr>
                      </m:sSubSupPr>
                      <m:e>
                        <m:r>
                          <m:rPr>
                            <m:sty m:val="b"/>
                          </m:rPr>
                          <w:rPr>
                            <w:rFonts w:ascii="Cambria Math" w:hAnsi="Cambria Math"/>
                            <w:shd w:val="clear" w:color="auto" w:fill="FFFFFF"/>
                          </w:rPr>
                          <m:t>C</m:t>
                        </m:r>
                      </m:e>
                      <m:sub>
                        <m:r>
                          <m:rPr>
                            <m:sty m:val="p"/>
                          </m:rPr>
                          <w:rPr>
                            <w:rFonts w:ascii="Cambria Math" w:hAnsi="Cambria Math"/>
                            <w:shd w:val="clear" w:color="auto" w:fill="FFFFFF"/>
                          </w:rPr>
                          <m:t>Γ</m:t>
                        </m:r>
                      </m:sub>
                      <m:sup>
                        <m:d>
                          <m:dPr>
                            <m:ctrlPr>
                              <w:rPr>
                                <w:rFonts w:ascii="Cambria Math" w:hAnsi="Cambria Math"/>
                                <w:i/>
                                <w:shd w:val="clear" w:color="auto" w:fill="FFFFFF"/>
                              </w:rPr>
                            </m:ctrlPr>
                          </m:dPr>
                          <m:e>
                            <m:r>
                              <w:rPr>
                                <w:rFonts w:ascii="Cambria Math" w:hAnsi="Cambria Math"/>
                                <w:shd w:val="clear" w:color="auto" w:fill="FFFFFF"/>
                              </w:rPr>
                              <m:t>j</m:t>
                            </m:r>
                          </m:e>
                        </m:d>
                      </m:sup>
                    </m:sSubSup>
                  </m:e>
                  <m:sup>
                    <m:r>
                      <w:rPr>
                        <w:rFonts w:ascii="Cambria Math" w:hAnsi="Cambria Math"/>
                        <w:shd w:val="clear" w:color="auto" w:fill="FFFFFF"/>
                      </w:rPr>
                      <m:t>-1</m:t>
                    </m:r>
                  </m:sup>
                </m:sSup>
              </m:e>
            </m:d>
          </m:e>
          <m:sup>
            <m:r>
              <w:rPr>
                <w:rFonts w:ascii="Cambria Math" w:hAnsi="Cambria Math"/>
                <w:shd w:val="clear" w:color="auto" w:fill="FFFFFF"/>
              </w:rPr>
              <m:t>-1</m:t>
            </m:r>
          </m:sup>
        </m:sSup>
        <m:sSubSup>
          <m:sSubSupPr>
            <m:ctrlPr>
              <w:rPr>
                <w:rFonts w:ascii="Cambria Math" w:hAnsi="Cambria Math"/>
                <w:bCs/>
                <w:i/>
                <w:lang w:eastAsia="zh-CN"/>
              </w:rPr>
            </m:ctrlPr>
          </m:sSubSupPr>
          <m:e>
            <m:r>
              <m:rPr>
                <m:sty m:val="b"/>
              </m:rPr>
              <w:rPr>
                <w:rFonts w:ascii="Cambria Math" w:hAnsi="Cambria Math"/>
                <w:lang w:eastAsia="zh-CN"/>
              </w:rPr>
              <m:t>Φ</m:t>
            </m:r>
            <m:ctrlPr>
              <w:rPr>
                <w:rFonts w:ascii="Cambria Math" w:hAnsi="Cambria Math"/>
                <w:bCs/>
                <w:lang w:eastAsia="zh-CN"/>
              </w:rPr>
            </m:ctrlPr>
          </m:e>
          <m:sub>
            <m:r>
              <w:rPr>
                <w:rFonts w:ascii="Cambria Math" w:hAnsi="Cambria Math"/>
                <w:lang w:eastAsia="zh-CN"/>
              </w:rPr>
              <m:t>l</m:t>
            </m:r>
          </m:sub>
          <m:sup>
            <m:r>
              <m:rPr>
                <m:nor/>
              </m:rPr>
              <w:rPr>
                <w:rFonts w:ascii="Cambria Math" w:hAnsi="Cambria Math"/>
                <w:bCs/>
                <w:lang w:eastAsia="zh-CN"/>
              </w:rPr>
              <m:t>T</m:t>
            </m:r>
          </m:sup>
        </m:sSubSup>
        <m:sSub>
          <m:sSubPr>
            <m:ctrlPr>
              <w:rPr>
                <w:rFonts w:ascii="Cambria Math" w:hAnsi="Cambria Math"/>
                <w:b/>
                <w:lang w:eastAsia="zh-CN"/>
              </w:rPr>
            </m:ctrlPr>
          </m:sSubPr>
          <m:e>
            <m:r>
              <m:rPr>
                <m:sty m:val="b"/>
              </m:rPr>
              <w:rPr>
                <w:rFonts w:ascii="Cambria Math" w:hAnsi="Cambria Math"/>
                <w:lang w:eastAsia="zh-CN"/>
              </w:rPr>
              <m:t>x</m:t>
            </m:r>
          </m:e>
          <m:sub>
            <m:r>
              <w:rPr>
                <w:rFonts w:ascii="Cambria Math" w:hAnsi="Cambria Math"/>
                <w:lang w:eastAsia="zh-CN"/>
              </w:rPr>
              <m:t>l</m:t>
            </m:r>
          </m:sub>
        </m:sSub>
      </m:oMath>
      <w:r w:rsidRPr="00B507E3">
        <w:rPr>
          <w:bCs/>
          <w:lang w:eastAsia="zh-CN"/>
        </w:rPr>
        <w:t>,</w:t>
      </w:r>
    </w:p>
    <w:p w14:paraId="7F136D29" w14:textId="256EFD61" w:rsidR="006274F5" w:rsidRPr="000B4378" w:rsidRDefault="006274F5" w:rsidP="006274F5">
      <w:pPr>
        <w:pStyle w:val="Text"/>
        <w:ind w:firstLine="1200"/>
        <w:rPr>
          <w:lang w:eastAsia="zh-CN"/>
        </w:rPr>
      </w:pPr>
      <m:oMath>
        <m:r>
          <m:rPr>
            <m:sty m:val="b"/>
          </m:rPr>
          <w:rPr>
            <w:rFonts w:ascii="Cambria Math" w:hAnsi="Cambria Math"/>
            <w:lang w:eastAsia="zh-CN"/>
          </w:rPr>
          <m:t>F</m:t>
        </m:r>
        <m:r>
          <w:rPr>
            <w:rFonts w:ascii="Cambria Math" w:hAnsi="Cambria Math"/>
            <w:lang w:eastAsia="zh-CN"/>
          </w:rPr>
          <m:t>=</m:t>
        </m:r>
        <m:sSub>
          <m:sSubPr>
            <m:ctrlPr>
              <w:rPr>
                <w:rFonts w:ascii="Cambria Math" w:hAnsi="Cambria Math"/>
                <w:i/>
                <w:lang w:eastAsia="zh-CN"/>
              </w:rPr>
            </m:ctrlPr>
          </m:sSubPr>
          <m:e>
            <m:r>
              <m:rPr>
                <m:sty m:val="b"/>
              </m:rPr>
              <w:rPr>
                <w:rFonts w:ascii="Cambria Math" w:hAnsi="Cambria Math"/>
                <w:lang w:eastAsia="zh-CN"/>
              </w:rPr>
              <m:t>Φ</m:t>
            </m:r>
          </m:e>
          <m:sub>
            <m:r>
              <w:rPr>
                <w:rFonts w:ascii="Cambria Math" w:hAnsi="Cambria Math"/>
                <w:lang w:eastAsia="zh-CN"/>
              </w:rPr>
              <m:t>l</m:t>
            </m:r>
          </m:sub>
        </m:sSub>
        <m:sSup>
          <m:sSupPr>
            <m:ctrlPr>
              <w:rPr>
                <w:rFonts w:ascii="Cambria Math" w:hAnsi="Cambria Math"/>
                <w:i/>
                <w:shd w:val="clear" w:color="auto" w:fill="FFFFFF"/>
              </w:rPr>
            </m:ctrlPr>
          </m:sSupPr>
          <m:e>
            <m:d>
              <m:dPr>
                <m:ctrlPr>
                  <w:rPr>
                    <w:rFonts w:ascii="Cambria Math" w:hAnsi="Cambria Math"/>
                    <w:i/>
                    <w:shd w:val="clear" w:color="auto" w:fill="FFFFFF"/>
                  </w:rPr>
                </m:ctrlPr>
              </m:dPr>
              <m:e>
                <m:f>
                  <m:fPr>
                    <m:ctrlPr>
                      <w:rPr>
                        <w:rFonts w:ascii="Cambria Math" w:hAnsi="Cambria Math"/>
                        <w:shd w:val="clear" w:color="auto" w:fill="FFFFFF"/>
                      </w:rPr>
                    </m:ctrlPr>
                  </m:fPr>
                  <m:num>
                    <m:r>
                      <w:rPr>
                        <w:rFonts w:ascii="Cambria Math" w:hAnsi="Cambria Math"/>
                        <w:shd w:val="clear" w:color="auto" w:fill="FFFFFF"/>
                      </w:rPr>
                      <m:t>1</m:t>
                    </m:r>
                    <m:ctrlPr>
                      <w:rPr>
                        <w:rFonts w:ascii="Cambria Math" w:hAnsi="Cambria Math"/>
                        <w:i/>
                        <w:shd w:val="clear" w:color="auto" w:fill="FFFFFF"/>
                      </w:rPr>
                    </m:ctrlPr>
                  </m:num>
                  <m:den>
                    <m:sSup>
                      <m:sSupPr>
                        <m:ctrlPr>
                          <w:rPr>
                            <w:rFonts w:ascii="Cambria Math" w:hAnsi="Cambria Math"/>
                            <w:i/>
                            <w:shd w:val="clear" w:color="auto" w:fill="FFFFFF"/>
                          </w:rPr>
                        </m:ctrlPr>
                      </m:sSupPr>
                      <m:e>
                        <m:r>
                          <w:rPr>
                            <w:rFonts w:ascii="Cambria Math" w:hAnsi="Cambria Math"/>
                            <w:shd w:val="clear" w:color="auto" w:fill="FFFFFF"/>
                          </w:rPr>
                          <m:t>σ</m:t>
                        </m:r>
                      </m:e>
                      <m:sup>
                        <m:r>
                          <w:rPr>
                            <w:rFonts w:ascii="Cambria Math" w:hAnsi="Cambria Math"/>
                            <w:shd w:val="clear" w:color="auto" w:fill="FFFFFF"/>
                          </w:rPr>
                          <m:t>2</m:t>
                        </m:r>
                      </m:sup>
                    </m:sSup>
                    <m:ctrlPr>
                      <w:rPr>
                        <w:rFonts w:ascii="Cambria Math" w:hAnsi="Cambria Math"/>
                        <w:i/>
                        <w:shd w:val="clear" w:color="auto" w:fill="FFFFFF"/>
                      </w:rPr>
                    </m:ctrlPr>
                  </m:den>
                </m:f>
                <m:sSubSup>
                  <m:sSubSupPr>
                    <m:ctrlPr>
                      <w:rPr>
                        <w:rFonts w:ascii="Cambria Math" w:hAnsi="Cambria Math"/>
                        <w:i/>
                        <w:shd w:val="clear" w:color="auto" w:fill="FFFFFF"/>
                      </w:rPr>
                    </m:ctrlPr>
                  </m:sSubSupPr>
                  <m:e>
                    <m:r>
                      <m:rPr>
                        <m:sty m:val="b"/>
                      </m:rPr>
                      <w:rPr>
                        <w:rFonts w:ascii="Cambria Math" w:hAnsi="Cambria Math"/>
                        <w:shd w:val="clear" w:color="auto" w:fill="FFFFFF"/>
                      </w:rPr>
                      <m:t>Φ</m:t>
                    </m:r>
                    <m:ctrlPr>
                      <w:rPr>
                        <w:rFonts w:ascii="Cambria Math" w:hAnsi="Cambria Math"/>
                        <w:shd w:val="clear" w:color="auto" w:fill="FFFFFF"/>
                      </w:rPr>
                    </m:ctrlPr>
                  </m:e>
                  <m:sub>
                    <m:r>
                      <w:rPr>
                        <w:rFonts w:ascii="Cambria Math" w:hAnsi="Cambria Math"/>
                        <w:shd w:val="clear" w:color="auto" w:fill="FFFFFF"/>
                      </w:rPr>
                      <m:t>l</m:t>
                    </m:r>
                  </m:sub>
                  <m:sup>
                    <m:r>
                      <m:rPr>
                        <m:nor/>
                      </m:rPr>
                      <w:rPr>
                        <w:rFonts w:ascii="Cambria Math" w:hAnsi="Cambria Math"/>
                        <w:shd w:val="clear" w:color="auto" w:fill="FFFFFF"/>
                      </w:rPr>
                      <m:t>T</m:t>
                    </m:r>
                  </m:sup>
                </m:sSubSup>
                <m:sSub>
                  <m:sSubPr>
                    <m:ctrlPr>
                      <w:rPr>
                        <w:rFonts w:ascii="Cambria Math" w:hAnsi="Cambria Math"/>
                        <w:i/>
                        <w:shd w:val="clear" w:color="auto" w:fill="FFFFFF"/>
                      </w:rPr>
                    </m:ctrlPr>
                  </m:sSubPr>
                  <m:e>
                    <m:r>
                      <m:rPr>
                        <m:sty m:val="b"/>
                      </m:rPr>
                      <w:rPr>
                        <w:rFonts w:ascii="Cambria Math" w:hAnsi="Cambria Math"/>
                        <w:shd w:val="clear" w:color="auto" w:fill="FFFFFF"/>
                      </w:rPr>
                      <m:t>Φ</m:t>
                    </m:r>
                  </m:e>
                  <m:sub>
                    <m:r>
                      <w:rPr>
                        <w:rFonts w:ascii="Cambria Math" w:hAnsi="Cambria Math"/>
                        <w:shd w:val="clear" w:color="auto" w:fill="FFFFFF"/>
                      </w:rPr>
                      <m:t>l</m:t>
                    </m:r>
                  </m:sub>
                </m:sSub>
                <m:r>
                  <w:rPr>
                    <w:rFonts w:ascii="Cambria Math" w:hAnsi="Cambria Math"/>
                    <w:shd w:val="clear" w:color="auto" w:fill="FFFFFF"/>
                  </w:rPr>
                  <m:t>+</m:t>
                </m:r>
                <m:sSup>
                  <m:sSupPr>
                    <m:ctrlPr>
                      <w:rPr>
                        <w:rFonts w:ascii="Cambria Math" w:hAnsi="Cambria Math"/>
                        <w:bCs/>
                        <w:i/>
                        <w:shd w:val="clear" w:color="auto" w:fill="FFFFFF"/>
                      </w:rPr>
                    </m:ctrlPr>
                  </m:sSupPr>
                  <m:e>
                    <m:sSubSup>
                      <m:sSubSupPr>
                        <m:ctrlPr>
                          <w:rPr>
                            <w:rFonts w:ascii="Cambria Math" w:hAnsi="Cambria Math"/>
                            <w:bCs/>
                            <w:i/>
                            <w:shd w:val="clear" w:color="auto" w:fill="FFFFFF"/>
                          </w:rPr>
                        </m:ctrlPr>
                      </m:sSubSupPr>
                      <m:e>
                        <m:r>
                          <m:rPr>
                            <m:sty m:val="b"/>
                          </m:rPr>
                          <w:rPr>
                            <w:rFonts w:ascii="Cambria Math" w:hAnsi="Cambria Math"/>
                            <w:shd w:val="clear" w:color="auto" w:fill="FFFFFF"/>
                          </w:rPr>
                          <m:t>C</m:t>
                        </m:r>
                      </m:e>
                      <m:sub>
                        <m:r>
                          <m:rPr>
                            <m:sty m:val="p"/>
                          </m:rPr>
                          <w:rPr>
                            <w:rFonts w:ascii="Cambria Math" w:hAnsi="Cambria Math"/>
                            <w:shd w:val="clear" w:color="auto" w:fill="FFFFFF"/>
                          </w:rPr>
                          <m:t>Γ</m:t>
                        </m:r>
                      </m:sub>
                      <m:sup>
                        <m:d>
                          <m:dPr>
                            <m:ctrlPr>
                              <w:rPr>
                                <w:rFonts w:ascii="Cambria Math" w:hAnsi="Cambria Math"/>
                                <w:i/>
                                <w:shd w:val="clear" w:color="auto" w:fill="FFFFFF"/>
                              </w:rPr>
                            </m:ctrlPr>
                          </m:dPr>
                          <m:e>
                            <m:r>
                              <w:rPr>
                                <w:rFonts w:ascii="Cambria Math" w:hAnsi="Cambria Math"/>
                                <w:shd w:val="clear" w:color="auto" w:fill="FFFFFF"/>
                              </w:rPr>
                              <m:t>j</m:t>
                            </m:r>
                          </m:e>
                        </m:d>
                      </m:sup>
                    </m:sSubSup>
                  </m:e>
                  <m:sup>
                    <m:r>
                      <w:rPr>
                        <w:rFonts w:ascii="Cambria Math" w:hAnsi="Cambria Math"/>
                        <w:shd w:val="clear" w:color="auto" w:fill="FFFFFF"/>
                      </w:rPr>
                      <m:t>-1</m:t>
                    </m:r>
                  </m:sup>
                </m:sSup>
              </m:e>
            </m:d>
          </m:e>
          <m:sup>
            <m:r>
              <w:rPr>
                <w:rFonts w:ascii="Cambria Math" w:hAnsi="Cambria Math"/>
                <w:shd w:val="clear" w:color="auto" w:fill="FFFFFF"/>
              </w:rPr>
              <m:t>-1</m:t>
            </m:r>
          </m:sup>
        </m:sSup>
        <m:sSubSup>
          <m:sSubSupPr>
            <m:ctrlPr>
              <w:rPr>
                <w:rFonts w:ascii="Cambria Math" w:hAnsi="Cambria Math"/>
                <w:iCs/>
                <w:shd w:val="clear" w:color="auto" w:fill="FFFFFF"/>
                <w:lang w:eastAsia="zh-CN"/>
              </w:rPr>
            </m:ctrlPr>
          </m:sSubSupPr>
          <m:e>
            <m:r>
              <m:rPr>
                <m:sty m:val="b"/>
              </m:rPr>
              <w:rPr>
                <w:rFonts w:ascii="Cambria Math" w:hAnsi="Cambria Math"/>
                <w:shd w:val="clear" w:color="auto" w:fill="FFFFFF"/>
                <w:lang w:eastAsia="zh-CN"/>
              </w:rPr>
              <m:t>C</m:t>
            </m:r>
          </m:e>
          <m:sub>
            <m:r>
              <m:rPr>
                <m:sty m:val="p"/>
              </m:rPr>
              <w:rPr>
                <w:rFonts w:ascii="Cambria Math" w:hAnsi="Cambria Math"/>
                <w:shd w:val="clear" w:color="auto" w:fill="FFFFFF"/>
                <w:lang w:eastAsia="zh-CN"/>
              </w:rPr>
              <m:t>Γ</m:t>
            </m:r>
          </m:sub>
          <m:sup>
            <m:r>
              <m:rPr>
                <m:sty m:val="p"/>
              </m:rPr>
              <w:rPr>
                <w:rFonts w:ascii="Cambria Math" w:hAnsi="Cambria Math"/>
                <w:shd w:val="clear" w:color="auto" w:fill="FFFFFF"/>
                <w:lang w:eastAsia="zh-CN"/>
              </w:rPr>
              <m:t>-1</m:t>
            </m:r>
          </m:sup>
        </m:sSubSup>
        <m:sSubSup>
          <m:sSubSupPr>
            <m:ctrlPr>
              <w:rPr>
                <w:rFonts w:ascii="Cambria Math" w:hAnsi="Cambria Math"/>
                <w:i/>
                <w:shd w:val="clear" w:color="auto" w:fill="FFFFFF"/>
              </w:rPr>
            </m:ctrlPr>
          </m:sSubSupPr>
          <m:e>
            <m:r>
              <m:rPr>
                <m:sty m:val="b"/>
              </m:rPr>
              <w:rPr>
                <w:rFonts w:ascii="Cambria Math" w:hAnsi="Cambria Math"/>
                <w:shd w:val="clear" w:color="auto" w:fill="FFFFFF"/>
              </w:rPr>
              <m:t>μ</m:t>
            </m:r>
            <m:ctrlPr>
              <w:rPr>
                <w:rFonts w:ascii="Cambria Math" w:hAnsi="Cambria Math"/>
                <w:b/>
                <w:shd w:val="clear" w:color="auto" w:fill="FFFFFF"/>
              </w:rPr>
            </m:ctrlPr>
          </m:e>
          <m:sub>
            <m:r>
              <m:rPr>
                <m:sty m:val="p"/>
              </m:rPr>
              <w:rPr>
                <w:rFonts w:ascii="Cambria Math" w:hAnsi="Cambria Math"/>
                <w:shd w:val="clear" w:color="auto" w:fill="FFFFFF"/>
              </w:rPr>
              <m:t>Γ</m:t>
            </m:r>
            <m:ctrlPr>
              <w:rPr>
                <w:rFonts w:ascii="Cambria Math" w:hAnsi="Cambria Math"/>
                <w:shd w:val="clear" w:color="auto" w:fill="FFFFFF"/>
              </w:rPr>
            </m:ctrlPr>
          </m:sub>
          <m:sup>
            <m:d>
              <m:dPr>
                <m:ctrlPr>
                  <w:rPr>
                    <w:rFonts w:ascii="Cambria Math" w:hAnsi="Cambria Math"/>
                    <w:i/>
                    <w:shd w:val="clear" w:color="auto" w:fill="FFFFFF"/>
                  </w:rPr>
                </m:ctrlPr>
              </m:dPr>
              <m:e>
                <m:r>
                  <w:rPr>
                    <w:rFonts w:ascii="Cambria Math" w:hAnsi="Cambria Math"/>
                    <w:shd w:val="clear" w:color="auto" w:fill="FFFFFF"/>
                  </w:rPr>
                  <m:t>j</m:t>
                </m:r>
              </m:e>
            </m:d>
          </m:sup>
        </m:sSubSup>
      </m:oMath>
      <w:r w:rsidRPr="000B4378">
        <w:rPr>
          <w:lang w:eastAsia="zh-CN"/>
        </w:rPr>
        <w:t>.</w:t>
      </w:r>
    </w:p>
    <w:p w14:paraId="274FAC0A" w14:textId="77777777" w:rsidR="006274F5" w:rsidRPr="000B4378" w:rsidRDefault="006274F5" w:rsidP="006274F5">
      <w:pPr>
        <w:pStyle w:val="Text"/>
        <w:ind w:firstLine="0"/>
        <w:rPr>
          <w:lang w:eastAsia="zh-CN"/>
        </w:rPr>
      </w:pPr>
    </w:p>
    <w:p w14:paraId="402BBB35" w14:textId="79C5A0A1" w:rsidR="006274F5" w:rsidRDefault="006274F5" w:rsidP="006274F5">
      <w:pPr>
        <w:pStyle w:val="Text"/>
        <w:ind w:firstLine="0"/>
        <w:rPr>
          <w:shd w:val="clear" w:color="auto" w:fill="FFFFFF"/>
          <w:lang w:eastAsia="zh-CN"/>
        </w:rPr>
      </w:pPr>
      <w:r w:rsidRPr="000B4378">
        <w:rPr>
          <w:lang w:eastAsia="zh-CN"/>
        </w:rPr>
        <w:t>This standard form of quadratic programming</w:t>
      </w:r>
      <w:r w:rsidR="009D0F44">
        <w:rPr>
          <w:lang w:eastAsia="zh-CN"/>
        </w:rPr>
        <w:t xml:space="preserve"> (QP)</w:t>
      </w:r>
      <w:r w:rsidRPr="000B4378">
        <w:rPr>
          <w:lang w:eastAsia="zh-CN"/>
        </w:rPr>
        <w:t xml:space="preserve"> problem can be solved by existing solvers</w:t>
      </w:r>
      <w:r w:rsidR="00B424FB">
        <w:rPr>
          <w:lang w:eastAsia="zh-CN"/>
        </w:rPr>
        <w:t>,</w:t>
      </w:r>
      <w:r w:rsidR="006E5E66">
        <w:rPr>
          <w:lang w:eastAsia="zh-CN"/>
        </w:rPr>
        <w:t xml:space="preserve"> </w:t>
      </w:r>
      <w:r w:rsidR="00B424FB">
        <w:rPr>
          <w:rFonts w:hint="eastAsia"/>
          <w:lang w:eastAsia="zh-CN"/>
        </w:rPr>
        <w:t>e</w:t>
      </w:r>
      <w:r w:rsidR="00B424FB">
        <w:rPr>
          <w:lang w:eastAsia="zh-CN"/>
        </w:rPr>
        <w:t>.g., the</w:t>
      </w:r>
      <w:r w:rsidR="009D0F44">
        <w:rPr>
          <w:lang w:eastAsia="zh-CN"/>
        </w:rPr>
        <w:t xml:space="preserve"> </w:t>
      </w:r>
      <w:proofErr w:type="spellStart"/>
      <w:r w:rsidR="00B424FB" w:rsidRPr="00B424FB">
        <w:rPr>
          <w:lang w:eastAsia="zh-CN"/>
        </w:rPr>
        <w:t>qpOASES</w:t>
      </w:r>
      <w:proofErr w:type="spellEnd"/>
      <w:r w:rsidR="00B424FB">
        <w:rPr>
          <w:lang w:eastAsia="zh-CN"/>
        </w:rPr>
        <w:t xml:space="preserve"> package</w:t>
      </w:r>
      <w:r w:rsidR="00C5079E">
        <w:rPr>
          <w:lang w:eastAsia="zh-CN"/>
        </w:rPr>
        <w:t xml:space="preserve"> in Python</w:t>
      </w:r>
      <w:r w:rsidR="009D0F44">
        <w:rPr>
          <w:lang w:eastAsia="zh-CN"/>
        </w:rPr>
        <w:t xml:space="preserve"> that provide</w:t>
      </w:r>
      <w:r w:rsidR="00912BA5">
        <w:rPr>
          <w:lang w:eastAsia="zh-CN"/>
        </w:rPr>
        <w:t>s</w:t>
      </w:r>
      <w:r w:rsidR="009D0F44">
        <w:rPr>
          <w:lang w:eastAsia="zh-CN"/>
        </w:rPr>
        <w:t xml:space="preserve"> </w:t>
      </w:r>
      <w:r w:rsidR="009D0F44" w:rsidRPr="009D0F44">
        <w:rPr>
          <w:lang w:eastAsia="zh-CN"/>
        </w:rPr>
        <w:t xml:space="preserve">a parametric active-set algorithm for </w:t>
      </w:r>
      <w:r w:rsidR="00643218">
        <w:rPr>
          <w:lang w:eastAsia="zh-CN"/>
        </w:rPr>
        <w:t>QP</w:t>
      </w:r>
      <w:r w:rsidR="00BA529F">
        <w:rPr>
          <w:lang w:eastAsia="zh-CN"/>
        </w:rPr>
        <w:t xml:space="preserve"> </w:t>
      </w:r>
      <w:r w:rsidR="00661B33">
        <w:rPr>
          <w:lang w:eastAsia="zh-CN"/>
        </w:rPr>
        <w:fldChar w:fldCharType="begin"/>
      </w:r>
      <w:r w:rsidR="00CB44E2">
        <w:rPr>
          <w:lang w:eastAsia="zh-CN"/>
        </w:rPr>
        <w:instrText xml:space="preserve"> ADDIN ZOTERO_ITEM CSL_CITATION {"citationID":"7dWe4Yiq","properties":{"formattedCitation":"[40]","plainCitation":"[40]","noteIndex":0},"citationItems":[{"id":270,"uris":["http://zotero.org/users/8967118/items/9655ZRAZ"],"uri":["http://zotero.org/users/8967118/items/9655ZRAZ"],"itemData":{"id":270,"type":"article-journal","abstract":"Many practical applications lead to optimization problems that can either be stated as quadratic programming (QP) problems or require the solution of QP problems on a lower algorithmic level. One relatively recent approach to solve QP problems are parametric active-set methods that are based on tracing the solution along a linear homotopy between a QP problem with known solution and the QP problem to be solved. This approach seems to make them particularly suited for applications where a-priori information can be used to speed-up the QP solution or where high solution accuracy is required. In this paper we describe the open-source C++ software package qpOASES, which implements a parametric active-set method in a reliable and efficient way. Numerical tests show that qpOASES can outperform other popular academic and commercial QP solvers on small- to medium-scale convex test examples of the Maros-Mészáros QP collection. Moreover, various interfaces to third-party software packages make it easy to use, even on embedded computer hardware. Finally, we describe how qpOASES can be used to compute critical points of nonconvex QP problems.","container-title":"Mathematical Programming Computation","DOI":"10.1007/s12532-014-0071-1","ISSN":"1867-2957","issue":"4","journalAbbreviation":"Math. Prog. Comp.","language":"en","page":"327-363","source":"Springer Link","title":"qpOASES: a parametric active-set algorithm for quadratic programming","title-short":"qpOASES","volume":"6","author":[{"family":"Ferreau","given":"Hans Joachim"},{"family":"Kirches","given":"Christian"},{"family":"Potschka","given":"Andreas"},{"family":"Bock","given":"Hans Georg"},{"family":"Diehl","given":"Moritz"}],"issued":{"date-parts":[["2014",12,1]]},"citation-key":"ferreau_qpoases_2014"}}],"schema":"https://github.com/citation-style-language/schema/raw/master/csl-citation.json"} </w:instrText>
      </w:r>
      <w:r w:rsidR="00661B33">
        <w:rPr>
          <w:lang w:eastAsia="zh-CN"/>
        </w:rPr>
        <w:fldChar w:fldCharType="separate"/>
      </w:r>
      <w:r w:rsidR="00CB44E2" w:rsidRPr="00CB44E2">
        <w:t>[40]</w:t>
      </w:r>
      <w:r w:rsidR="00661B33">
        <w:rPr>
          <w:lang w:eastAsia="zh-CN"/>
        </w:rPr>
        <w:fldChar w:fldCharType="end"/>
      </w:r>
      <w:r w:rsidRPr="000B4378">
        <w:rPr>
          <w:lang w:eastAsia="zh-CN"/>
        </w:rPr>
        <w:t xml:space="preserve">, and </w:t>
      </w:r>
      <w:r>
        <w:rPr>
          <w:lang w:eastAsia="zh-CN"/>
        </w:rPr>
        <w:t>thus</w:t>
      </w:r>
      <w:r w:rsidRPr="000B4378">
        <w:rPr>
          <w:lang w:eastAsia="zh-CN"/>
        </w:rPr>
        <w:t xml:space="preserve"> the weight coefficient </w:t>
      </w:r>
      <m:oMath>
        <m:r>
          <m:rPr>
            <m:sty m:val="b"/>
          </m:rPr>
          <w:rPr>
            <w:rFonts w:ascii="Cambria Math" w:hAnsi="Cambria Math"/>
            <w:lang w:eastAsia="zh-CN"/>
          </w:rPr>
          <m:t>w</m:t>
        </m:r>
      </m:oMath>
      <w:r w:rsidRPr="000B4378">
        <w:rPr>
          <w:rFonts w:hint="eastAsia"/>
          <w:lang w:eastAsia="zh-CN"/>
        </w:rPr>
        <w:t xml:space="preserve"> </w:t>
      </w:r>
      <w:r w:rsidRPr="000B4378">
        <w:rPr>
          <w:shd w:val="clear" w:color="auto" w:fill="FFFFFF"/>
          <w:lang w:eastAsia="zh-CN"/>
        </w:rPr>
        <w:t xml:space="preserve">at iteration </w:t>
      </w:r>
      <m:oMath>
        <m:r>
          <w:rPr>
            <w:rFonts w:ascii="Cambria Math" w:hAnsi="Cambria Math"/>
            <w:shd w:val="clear" w:color="auto" w:fill="FFFFFF"/>
          </w:rPr>
          <m:t>j</m:t>
        </m:r>
      </m:oMath>
      <w:r>
        <w:rPr>
          <w:rFonts w:hint="eastAsia"/>
          <w:shd w:val="clear" w:color="auto" w:fill="FFFFFF"/>
          <w:lang w:eastAsia="zh-CN"/>
        </w:rPr>
        <w:t xml:space="preserve"> </w:t>
      </w:r>
      <w:r w:rsidR="00643218">
        <w:rPr>
          <w:shd w:val="clear" w:color="auto" w:fill="FFFFFF"/>
          <w:lang w:eastAsia="zh-CN"/>
        </w:rPr>
        <w:t>can be</w:t>
      </w:r>
      <w:r w:rsidRPr="000B4378">
        <w:rPr>
          <w:shd w:val="clear" w:color="auto" w:fill="FFFFFF"/>
          <w:lang w:eastAsia="zh-CN"/>
        </w:rPr>
        <w:t xml:space="preserve"> estimated</w:t>
      </w:r>
      <w:r>
        <w:rPr>
          <w:shd w:val="clear" w:color="auto" w:fill="FFFFFF"/>
          <w:lang w:eastAsia="zh-CN"/>
        </w:rPr>
        <w:t xml:space="preserve"> as </w:t>
      </w:r>
      <m:oMath>
        <m:sSup>
          <m:sSupPr>
            <m:ctrlPr>
              <w:rPr>
                <w:rFonts w:ascii="Cambria Math" w:hAnsi="Cambria Math"/>
                <w:i/>
                <w:shd w:val="clear" w:color="auto" w:fill="FFFFFF"/>
                <w:lang w:eastAsia="zh-CN"/>
              </w:rPr>
            </m:ctrlPr>
          </m:sSupPr>
          <m:e>
            <m:r>
              <m:rPr>
                <m:sty m:val="b"/>
              </m:rPr>
              <w:rPr>
                <w:rFonts w:ascii="Cambria Math" w:hAnsi="Cambria Math"/>
                <w:lang w:eastAsia="zh-CN"/>
              </w:rPr>
              <m:t>w</m:t>
            </m:r>
          </m:e>
          <m:sup>
            <m:r>
              <w:rPr>
                <w:rFonts w:ascii="Cambria Math" w:hAnsi="Cambria Math"/>
                <w:shd w:val="clear" w:color="auto" w:fill="FFFFFF"/>
                <w:lang w:eastAsia="zh-CN"/>
              </w:rPr>
              <m:t>(</m:t>
            </m:r>
            <m:r>
              <w:rPr>
                <w:rFonts w:ascii="Cambria Math" w:hAnsi="Cambria Math"/>
                <w:shd w:val="clear" w:color="auto" w:fill="FFFFFF"/>
              </w:rPr>
              <m:t>j</m:t>
            </m:r>
            <m:r>
              <w:rPr>
                <w:rFonts w:ascii="Cambria Math" w:hAnsi="Cambria Math"/>
                <w:shd w:val="clear" w:color="auto" w:fill="FFFFFF"/>
                <w:lang w:eastAsia="zh-CN"/>
              </w:rPr>
              <m:t>)</m:t>
            </m:r>
          </m:sup>
        </m:sSup>
      </m:oMath>
      <w:r w:rsidRPr="000B4378">
        <w:rPr>
          <w:shd w:val="clear" w:color="auto" w:fill="FFFFFF"/>
          <w:lang w:eastAsia="zh-CN"/>
        </w:rPr>
        <w:t>.</w:t>
      </w:r>
    </w:p>
    <w:p w14:paraId="76B2C2E9" w14:textId="493149D6" w:rsidR="003820CD" w:rsidRDefault="003820CD" w:rsidP="006274F5">
      <w:pPr>
        <w:pStyle w:val="Text"/>
        <w:ind w:firstLine="0"/>
        <w:rPr>
          <w:shd w:val="clear" w:color="auto" w:fill="FFFFFF"/>
          <w:lang w:eastAsia="zh-CN"/>
        </w:rPr>
      </w:pPr>
    </w:p>
    <w:p w14:paraId="02EA82B8" w14:textId="28DE7EB5" w:rsidR="003820CD" w:rsidRPr="006A2D20" w:rsidRDefault="006A2D20" w:rsidP="006274F5">
      <w:pPr>
        <w:pStyle w:val="Text"/>
        <w:ind w:firstLine="0"/>
        <w:rPr>
          <w:b/>
          <w:bCs/>
          <w:iCs/>
          <w:color w:val="000000"/>
          <w:kern w:val="24"/>
          <w:lang w:eastAsia="zh-CN"/>
        </w:rPr>
      </w:pPr>
      <w:r w:rsidRPr="006A2D20">
        <w:rPr>
          <w:rFonts w:hint="eastAsia"/>
          <w:b/>
          <w:bCs/>
          <w:shd w:val="clear" w:color="auto" w:fill="FFFFFF"/>
          <w:lang w:eastAsia="zh-CN"/>
        </w:rPr>
        <w:t>E</w:t>
      </w:r>
      <w:r w:rsidRPr="006A2D20">
        <w:rPr>
          <w:b/>
          <w:bCs/>
          <w:shd w:val="clear" w:color="auto" w:fill="FFFFFF"/>
          <w:lang w:eastAsia="zh-CN"/>
        </w:rPr>
        <w:t xml:space="preserve">M algorithm to estimate </w:t>
      </w:r>
      <m:oMath>
        <m:r>
          <m:rPr>
            <m:sty m:val="b"/>
          </m:rPr>
          <w:rPr>
            <w:rFonts w:ascii="Cambria Math" w:hAnsi="Cambria Math"/>
            <w:shd w:val="clear" w:color="auto" w:fill="FFFFFF"/>
          </w:rPr>
          <m:t>Θ</m:t>
        </m:r>
      </m:oMath>
    </w:p>
    <w:p w14:paraId="07B855FF" w14:textId="5DF1F2F5" w:rsidR="00CD393D" w:rsidRDefault="008C242B" w:rsidP="007C1236">
      <w:pPr>
        <w:pStyle w:val="Text"/>
        <w:ind w:firstLine="204"/>
        <w:rPr>
          <w:b/>
          <w:bCs/>
          <w:iCs/>
          <w:shd w:val="clear" w:color="auto" w:fill="FFFFFF"/>
          <w:lang w:eastAsia="zh-CN"/>
        </w:rPr>
      </w:pPr>
      <w:r>
        <w:rPr>
          <w:iCs/>
          <w:color w:val="000000"/>
          <w:kern w:val="24"/>
          <w:lang w:eastAsia="zh-CN"/>
        </w:rPr>
        <w:t xml:space="preserve">After the weight </w:t>
      </w:r>
      <w:r w:rsidRPr="000B4378">
        <w:rPr>
          <w:lang w:eastAsia="zh-CN"/>
        </w:rPr>
        <w:t>coefficient</w:t>
      </w:r>
      <w:r w:rsidRPr="000B4378">
        <w:rPr>
          <w:rFonts w:hint="eastAsia"/>
          <w:lang w:eastAsia="zh-CN"/>
        </w:rPr>
        <w:t xml:space="preserve"> </w:t>
      </w:r>
      <m:oMath>
        <m:sSup>
          <m:sSupPr>
            <m:ctrlPr>
              <w:rPr>
                <w:rFonts w:ascii="Cambria Math" w:hAnsi="Cambria Math"/>
                <w:i/>
                <w:shd w:val="clear" w:color="auto" w:fill="FFFFFF"/>
                <w:lang w:eastAsia="zh-CN"/>
              </w:rPr>
            </m:ctrlPr>
          </m:sSupPr>
          <m:e>
            <m:r>
              <m:rPr>
                <m:sty m:val="b"/>
              </m:rPr>
              <w:rPr>
                <w:rFonts w:ascii="Cambria Math" w:hAnsi="Cambria Math"/>
                <w:lang w:eastAsia="zh-CN"/>
              </w:rPr>
              <m:t>w</m:t>
            </m:r>
          </m:e>
          <m:sup>
            <m:d>
              <m:dPr>
                <m:ctrlPr>
                  <w:rPr>
                    <w:rFonts w:ascii="Cambria Math" w:hAnsi="Cambria Math"/>
                    <w:i/>
                    <w:shd w:val="clear" w:color="auto" w:fill="FFFFFF"/>
                    <w:lang w:eastAsia="zh-CN"/>
                  </w:rPr>
                </m:ctrlPr>
              </m:dPr>
              <m:e>
                <m:r>
                  <w:rPr>
                    <w:rFonts w:ascii="Cambria Math" w:hAnsi="Cambria Math"/>
                    <w:shd w:val="clear" w:color="auto" w:fill="FFFFFF"/>
                  </w:rPr>
                  <m:t>j</m:t>
                </m:r>
              </m:e>
            </m:d>
          </m:sup>
        </m:sSup>
      </m:oMath>
      <w:r w:rsidR="00C73694">
        <w:rPr>
          <w:rFonts w:hint="eastAsia"/>
          <w:shd w:val="clear" w:color="auto" w:fill="FFFFFF"/>
          <w:lang w:eastAsia="zh-CN"/>
        </w:rPr>
        <w:t xml:space="preserve"> </w:t>
      </w:r>
      <w:r>
        <w:rPr>
          <w:shd w:val="clear" w:color="auto" w:fill="FFFFFF"/>
          <w:lang w:eastAsia="zh-CN"/>
        </w:rPr>
        <w:t>is</w:t>
      </w:r>
      <w:r w:rsidRPr="000B4378">
        <w:rPr>
          <w:shd w:val="clear" w:color="auto" w:fill="FFFFFF"/>
          <w:lang w:eastAsia="zh-CN"/>
        </w:rPr>
        <w:t xml:space="preserve"> </w:t>
      </w:r>
      <w:r>
        <w:rPr>
          <w:shd w:val="clear" w:color="auto" w:fill="FFFFFF"/>
          <w:lang w:eastAsia="zh-CN"/>
        </w:rPr>
        <w:t xml:space="preserve">obtained, </w:t>
      </w:r>
      <w:r w:rsidR="004263B8" w:rsidRPr="000B4378">
        <w:rPr>
          <w:iCs/>
          <w:color w:val="000000"/>
          <w:kern w:val="24"/>
          <w:lang w:eastAsia="zh-CN"/>
        </w:rPr>
        <w:t>w</w:t>
      </w:r>
      <w:r w:rsidR="00130896" w:rsidRPr="000B4378">
        <w:rPr>
          <w:iCs/>
          <w:color w:val="000000"/>
          <w:kern w:val="24"/>
          <w:lang w:eastAsia="zh-CN"/>
        </w:rPr>
        <w:t xml:space="preserve">e </w:t>
      </w:r>
      <w:r>
        <w:rPr>
          <w:iCs/>
          <w:color w:val="000000"/>
          <w:kern w:val="24"/>
          <w:lang w:eastAsia="zh-CN"/>
        </w:rPr>
        <w:t>adopt</w:t>
      </w:r>
      <w:r w:rsidRPr="000B4378">
        <w:rPr>
          <w:iCs/>
          <w:color w:val="000000"/>
          <w:kern w:val="24"/>
          <w:lang w:eastAsia="zh-CN"/>
        </w:rPr>
        <w:t xml:space="preserve"> </w:t>
      </w:r>
      <w:r w:rsidR="00130896" w:rsidRPr="000B4378">
        <w:rPr>
          <w:iCs/>
          <w:color w:val="000000"/>
          <w:kern w:val="24"/>
          <w:lang w:eastAsia="zh-CN"/>
        </w:rPr>
        <w:t xml:space="preserve">the </w:t>
      </w:r>
      <w:r w:rsidR="003941E2" w:rsidRPr="000B4378">
        <w:rPr>
          <w:iCs/>
          <w:color w:val="000000"/>
          <w:kern w:val="24"/>
          <w:lang w:eastAsia="zh-CN"/>
        </w:rPr>
        <w:t>EM algorithm</w:t>
      </w:r>
      <w:r w:rsidR="00130896" w:rsidRPr="000B4378">
        <w:rPr>
          <w:iCs/>
          <w:color w:val="000000"/>
          <w:kern w:val="24"/>
          <w:lang w:eastAsia="zh-CN"/>
        </w:rPr>
        <w:t xml:space="preserve"> to update </w:t>
      </w:r>
      <w:r w:rsidR="00E743E5" w:rsidRPr="000B4378">
        <w:rPr>
          <w:iCs/>
          <w:color w:val="000000"/>
          <w:kern w:val="24"/>
          <w:lang w:eastAsia="zh-CN"/>
        </w:rPr>
        <w:t xml:space="preserve">the parameters </w:t>
      </w:r>
      <m:oMath>
        <m:r>
          <m:rPr>
            <m:sty m:val="b"/>
          </m:rPr>
          <w:rPr>
            <w:rFonts w:ascii="Cambria Math" w:hAnsi="Cambria Math"/>
            <w:shd w:val="clear" w:color="auto" w:fill="FFFFFF"/>
          </w:rPr>
          <m:t>Θ</m:t>
        </m:r>
        <m:r>
          <m:rPr>
            <m:sty m:val="p"/>
          </m:rPr>
          <w:rPr>
            <w:rFonts w:ascii="Cambria Math" w:hAnsi="Cambria Math"/>
            <w:shd w:val="clear" w:color="auto" w:fill="FFFFFF"/>
          </w:rPr>
          <m:t>=</m:t>
        </m:r>
        <m:d>
          <m:dPr>
            <m:begChr m:val="["/>
            <m:endChr m:val="]"/>
            <m:ctrlPr>
              <w:rPr>
                <w:rFonts w:ascii="Cambria Math" w:hAnsi="Cambria Math"/>
                <w:shd w:val="clear" w:color="auto" w:fill="FFFFFF"/>
              </w:rPr>
            </m:ctrlPr>
          </m:dPr>
          <m:e>
            <m:sSub>
              <m:sSubPr>
                <m:ctrlPr>
                  <w:rPr>
                    <w:rFonts w:ascii="Cambria Math" w:hAnsi="Cambria Math"/>
                    <w:iCs/>
                    <w:shd w:val="clear" w:color="auto" w:fill="FFFFFF"/>
                  </w:rPr>
                </m:ctrlPr>
              </m:sSubPr>
              <m:e>
                <m:r>
                  <m:rPr>
                    <m:sty m:val="b"/>
                  </m:rPr>
                  <w:rPr>
                    <w:rFonts w:ascii="Cambria Math" w:hAnsi="Cambria Math"/>
                    <w:shd w:val="clear" w:color="auto" w:fill="FFFFFF"/>
                  </w:rPr>
                  <m:t>μ</m:t>
                </m:r>
              </m:e>
              <m:sub>
                <m:r>
                  <m:rPr>
                    <m:sty m:val="p"/>
                  </m:rPr>
                  <w:rPr>
                    <w:rFonts w:ascii="Cambria Math" w:hAnsi="Cambria Math"/>
                    <w:shd w:val="clear" w:color="auto" w:fill="FFFFFF"/>
                  </w:rPr>
                  <m:t>Γ</m:t>
                </m:r>
              </m:sub>
            </m:sSub>
            <m:r>
              <m:rPr>
                <m:sty m:val="p"/>
              </m:rPr>
              <w:rPr>
                <w:rFonts w:ascii="Cambria Math" w:hAnsi="Cambria Math"/>
                <w:shd w:val="clear" w:color="auto" w:fill="FFFFFF"/>
              </w:rPr>
              <m:t>,</m:t>
            </m:r>
            <m:sSub>
              <m:sSubPr>
                <m:ctrlPr>
                  <w:rPr>
                    <w:rFonts w:ascii="Cambria Math" w:hAnsi="Cambria Math"/>
                    <w:iCs/>
                    <w:shd w:val="clear" w:color="auto" w:fill="FFFFFF"/>
                  </w:rPr>
                </m:ctrlPr>
              </m:sSubPr>
              <m:e>
                <m:r>
                  <m:rPr>
                    <m:sty m:val="b"/>
                  </m:rPr>
                  <w:rPr>
                    <w:rFonts w:ascii="Cambria Math" w:hAnsi="Cambria Math"/>
                    <w:shd w:val="clear" w:color="auto" w:fill="FFFFFF"/>
                  </w:rPr>
                  <m:t>C</m:t>
                </m:r>
              </m:e>
              <m:sub>
                <m:r>
                  <m:rPr>
                    <m:sty m:val="p"/>
                  </m:rPr>
                  <w:rPr>
                    <w:rFonts w:ascii="Cambria Math" w:hAnsi="Cambria Math"/>
                    <w:shd w:val="clear" w:color="auto" w:fill="FFFFFF"/>
                  </w:rPr>
                  <m:t>Γ</m:t>
                </m:r>
              </m:sub>
            </m:sSub>
            <m:r>
              <m:rPr>
                <m:sty m:val="p"/>
              </m:rPr>
              <w:rPr>
                <w:rFonts w:ascii="Cambria Math" w:hAnsi="Cambria Math"/>
                <w:shd w:val="clear" w:color="auto" w:fill="FFFFFF"/>
              </w:rPr>
              <m:t>,</m:t>
            </m:r>
            <m:sSup>
              <m:sSupPr>
                <m:ctrlPr>
                  <w:rPr>
                    <w:rFonts w:ascii="Cambria Math" w:hAnsi="Cambria Math"/>
                    <w:iCs/>
                    <w:shd w:val="clear" w:color="auto" w:fill="FFFFFF"/>
                  </w:rPr>
                </m:ctrlPr>
              </m:sSupPr>
              <m:e>
                <m:r>
                  <w:rPr>
                    <w:rFonts w:ascii="Cambria Math" w:hAnsi="Cambria Math"/>
                    <w:shd w:val="clear" w:color="auto" w:fill="FFFFFF"/>
                  </w:rPr>
                  <m:t>σ</m:t>
                </m:r>
              </m:e>
              <m:sup>
                <m:r>
                  <m:rPr>
                    <m:sty m:val="p"/>
                  </m:rPr>
                  <w:rPr>
                    <w:rFonts w:ascii="Cambria Math" w:hAnsi="Cambria Math"/>
                    <w:shd w:val="clear" w:color="auto" w:fill="FFFFFF"/>
                  </w:rPr>
                  <m:t>2</m:t>
                </m:r>
              </m:sup>
            </m:sSup>
          </m:e>
        </m:d>
      </m:oMath>
      <w:r>
        <w:rPr>
          <w:rFonts w:hint="eastAsia"/>
          <w:shd w:val="clear" w:color="auto" w:fill="FFFFFF"/>
        </w:rPr>
        <w:t xml:space="preserve"> </w:t>
      </w:r>
      <w:r>
        <w:rPr>
          <w:shd w:val="clear" w:color="auto" w:fill="FFFFFF"/>
        </w:rPr>
        <w:t>in the degradation model</w:t>
      </w:r>
      <w:r w:rsidR="00677189" w:rsidRPr="000B4378">
        <w:rPr>
          <w:iCs/>
          <w:color w:val="000000"/>
          <w:kern w:val="24"/>
          <w:lang w:eastAsia="zh-CN"/>
        </w:rPr>
        <w:t>.</w:t>
      </w:r>
      <w:r>
        <w:rPr>
          <w:iCs/>
          <w:color w:val="000000"/>
          <w:kern w:val="24"/>
          <w:lang w:eastAsia="zh-CN"/>
        </w:rPr>
        <w:t xml:space="preserve"> </w:t>
      </w:r>
      <w:r w:rsidR="00056110">
        <w:rPr>
          <w:iCs/>
          <w:color w:val="000000"/>
          <w:kern w:val="24"/>
          <w:lang w:eastAsia="zh-CN"/>
        </w:rPr>
        <w:t xml:space="preserve">We take </w:t>
      </w:r>
      <m:oMath>
        <m:sSubSup>
          <m:sSubSupPr>
            <m:ctrlPr>
              <w:rPr>
                <w:rFonts w:ascii="Cambria Math" w:hAnsi="Cambria Math"/>
                <w:bCs/>
                <w:i/>
                <w:iCs/>
                <w:shd w:val="clear" w:color="auto" w:fill="FFFFFF"/>
                <w:lang w:eastAsia="zh-CN"/>
              </w:rPr>
            </m:ctrlPr>
          </m:sSubSupPr>
          <m:e>
            <m:r>
              <m:rPr>
                <m:sty m:val="b"/>
              </m:rPr>
              <w:rPr>
                <w:rFonts w:ascii="Cambria Math" w:hAnsi="Cambria Math"/>
                <w:shd w:val="clear" w:color="auto" w:fill="FFFFFF"/>
                <w:lang w:eastAsia="zh-CN"/>
              </w:rPr>
              <m:t>h</m:t>
            </m:r>
          </m:e>
          <m:sub>
            <m:r>
              <w:rPr>
                <w:rFonts w:ascii="Cambria Math" w:hAnsi="Cambria Math"/>
                <w:shd w:val="clear" w:color="auto" w:fill="FFFFFF"/>
                <w:lang w:eastAsia="zh-CN"/>
              </w:rPr>
              <m:t>l</m:t>
            </m:r>
          </m:sub>
          <m:sup>
            <m:d>
              <m:dPr>
                <m:ctrlPr>
                  <w:rPr>
                    <w:rFonts w:ascii="Cambria Math" w:hAnsi="Cambria Math"/>
                    <w:i/>
                    <w:shd w:val="clear" w:color="auto" w:fill="FFFFFF"/>
                    <w:lang w:eastAsia="zh-CN"/>
                  </w:rPr>
                </m:ctrlPr>
              </m:dPr>
              <m:e>
                <m:r>
                  <w:rPr>
                    <w:rFonts w:ascii="Cambria Math" w:hAnsi="Cambria Math"/>
                    <w:shd w:val="clear" w:color="auto" w:fill="FFFFFF"/>
                  </w:rPr>
                  <m:t>j</m:t>
                </m:r>
              </m:e>
            </m:d>
          </m:sup>
        </m:sSubSup>
        <m:r>
          <w:rPr>
            <w:rFonts w:ascii="Cambria Math" w:hAnsi="Cambria Math"/>
            <w:shd w:val="clear" w:color="auto" w:fill="FFFFFF"/>
            <w:lang w:eastAsia="zh-CN"/>
          </w:rPr>
          <m:t>=</m:t>
        </m:r>
        <m:sSub>
          <m:sSubPr>
            <m:ctrlPr>
              <w:rPr>
                <w:rFonts w:ascii="Cambria Math" w:hAnsi="Cambria Math"/>
                <w:b/>
                <w:lang w:eastAsia="zh-CN"/>
              </w:rPr>
            </m:ctrlPr>
          </m:sSubPr>
          <m:e>
            <m:r>
              <m:rPr>
                <m:sty m:val="b"/>
              </m:rPr>
              <w:rPr>
                <w:rFonts w:ascii="Cambria Math" w:hAnsi="Cambria Math"/>
                <w:lang w:eastAsia="zh-CN"/>
              </w:rPr>
              <m:t>x</m:t>
            </m:r>
          </m:e>
          <m:sub>
            <m:r>
              <w:rPr>
                <w:rFonts w:ascii="Cambria Math" w:hAnsi="Cambria Math"/>
                <w:lang w:eastAsia="zh-CN"/>
              </w:rPr>
              <m:t>l</m:t>
            </m:r>
          </m:sub>
        </m:sSub>
        <m:sSup>
          <m:sSupPr>
            <m:ctrlPr>
              <w:rPr>
                <w:rFonts w:ascii="Cambria Math" w:hAnsi="Cambria Math"/>
                <w:i/>
                <w:shd w:val="clear" w:color="auto" w:fill="FFFFFF"/>
                <w:lang w:eastAsia="zh-CN"/>
              </w:rPr>
            </m:ctrlPr>
          </m:sSupPr>
          <m:e>
            <m:r>
              <m:rPr>
                <m:sty m:val="b"/>
              </m:rPr>
              <w:rPr>
                <w:rFonts w:ascii="Cambria Math" w:hAnsi="Cambria Math"/>
                <w:lang w:eastAsia="zh-CN"/>
              </w:rPr>
              <m:t>w</m:t>
            </m:r>
          </m:e>
          <m:sup>
            <m:r>
              <w:rPr>
                <w:rFonts w:ascii="Cambria Math" w:hAnsi="Cambria Math"/>
                <w:shd w:val="clear" w:color="auto" w:fill="FFFFFF"/>
                <w:lang w:eastAsia="zh-CN"/>
              </w:rPr>
              <m:t>(</m:t>
            </m:r>
            <m:r>
              <w:rPr>
                <w:rFonts w:ascii="Cambria Math" w:hAnsi="Cambria Math"/>
                <w:shd w:val="clear" w:color="auto" w:fill="FFFFFF"/>
              </w:rPr>
              <m:t>j</m:t>
            </m:r>
            <m:r>
              <w:rPr>
                <w:rFonts w:ascii="Cambria Math" w:hAnsi="Cambria Math"/>
                <w:shd w:val="clear" w:color="auto" w:fill="FFFFFF"/>
                <w:lang w:eastAsia="zh-CN"/>
              </w:rPr>
              <m:t>)</m:t>
            </m:r>
          </m:sup>
        </m:sSup>
      </m:oMath>
      <w:r w:rsidR="00056110">
        <w:rPr>
          <w:rFonts w:hint="eastAsia"/>
          <w:bCs/>
          <w:iCs/>
          <w:shd w:val="clear" w:color="auto" w:fill="FFFFFF"/>
          <w:lang w:eastAsia="zh-CN"/>
        </w:rPr>
        <w:t xml:space="preserve"> </w:t>
      </w:r>
      <w:r w:rsidR="00056110">
        <w:rPr>
          <w:bCs/>
          <w:iCs/>
          <w:shd w:val="clear" w:color="auto" w:fill="FFFFFF"/>
          <w:lang w:eastAsia="zh-CN"/>
        </w:rPr>
        <w:t xml:space="preserve">as the observed </w:t>
      </w:r>
      <w:r w:rsidR="00A8339E">
        <w:rPr>
          <w:bCs/>
          <w:iCs/>
          <w:shd w:val="clear" w:color="auto" w:fill="FFFFFF"/>
          <w:lang w:eastAsia="zh-CN"/>
        </w:rPr>
        <w:t>data</w:t>
      </w:r>
      <w:r w:rsidR="00056110">
        <w:rPr>
          <w:bCs/>
          <w:iCs/>
          <w:shd w:val="clear" w:color="auto" w:fill="FFFFFF"/>
          <w:lang w:eastAsia="zh-CN"/>
        </w:rPr>
        <w:t xml:space="preserve"> and </w:t>
      </w:r>
      <m:oMath>
        <m:sSub>
          <m:sSubPr>
            <m:ctrlPr>
              <w:rPr>
                <w:rFonts w:ascii="Cambria Math" w:hAnsi="Cambria Math"/>
                <w:i/>
              </w:rPr>
            </m:ctrlPr>
          </m:sSubPr>
          <m:e>
            <m:r>
              <m:rPr>
                <m:sty m:val="b"/>
              </m:rPr>
              <w:rPr>
                <w:rFonts w:ascii="Cambria Math" w:hAnsi="Cambria Math" w:hint="eastAsia"/>
              </w:rPr>
              <m:t>Γ</m:t>
            </m:r>
          </m:e>
          <m:sub>
            <m:r>
              <w:rPr>
                <w:rFonts w:ascii="Cambria Math" w:hAnsi="Cambria Math"/>
              </w:rPr>
              <m:t>l</m:t>
            </m:r>
          </m:sub>
        </m:sSub>
      </m:oMath>
      <w:r w:rsidR="00056110">
        <w:rPr>
          <w:rFonts w:hint="eastAsia"/>
          <w:lang w:eastAsia="zh-CN"/>
        </w:rPr>
        <w:t xml:space="preserve"> </w:t>
      </w:r>
      <w:r w:rsidR="00056110">
        <w:rPr>
          <w:lang w:eastAsia="zh-CN"/>
        </w:rPr>
        <w:t xml:space="preserve">as the latent </w:t>
      </w:r>
      <w:r w:rsidR="00A8339E">
        <w:rPr>
          <w:lang w:eastAsia="zh-CN"/>
        </w:rPr>
        <w:t>variable</w:t>
      </w:r>
      <w:r w:rsidR="00A8339E">
        <w:rPr>
          <w:bCs/>
          <w:iCs/>
          <w:shd w:val="clear" w:color="auto" w:fill="FFFFFF"/>
          <w:lang w:eastAsia="zh-CN"/>
        </w:rPr>
        <w:t>.</w:t>
      </w:r>
      <w:r w:rsidR="001D1BD5" w:rsidRPr="001D1BD5">
        <w:rPr>
          <w:shd w:val="clear" w:color="auto" w:fill="FFFFFF"/>
        </w:rPr>
        <w:t xml:space="preserve"> </w:t>
      </w:r>
      <w:r w:rsidR="005B24B3">
        <w:rPr>
          <w:shd w:val="clear" w:color="auto" w:fill="FFFFFF"/>
        </w:rPr>
        <w:t xml:space="preserve">In </w:t>
      </w:r>
      <w:r w:rsidR="005B24B3" w:rsidRPr="000B4378">
        <w:rPr>
          <w:iCs/>
          <w:color w:val="000000"/>
          <w:kern w:val="24"/>
          <w:lang w:eastAsia="zh-CN"/>
        </w:rPr>
        <w:t>EM algorithm</w:t>
      </w:r>
      <w:r w:rsidR="005B24B3">
        <w:rPr>
          <w:bCs/>
          <w:iCs/>
          <w:shd w:val="clear" w:color="auto" w:fill="FFFFFF"/>
          <w:lang w:eastAsia="zh-CN"/>
        </w:rPr>
        <w:t>, w</w:t>
      </w:r>
      <w:r w:rsidR="001D1BD5" w:rsidRPr="001D1BD5">
        <w:rPr>
          <w:bCs/>
          <w:iCs/>
          <w:shd w:val="clear" w:color="auto" w:fill="FFFFFF"/>
          <w:lang w:eastAsia="zh-CN"/>
        </w:rPr>
        <w:t>e suppose to calculate the expected log-likelihood of complete data in the E</w:t>
      </w:r>
      <w:r w:rsidR="00D30656">
        <w:rPr>
          <w:bCs/>
          <w:iCs/>
          <w:shd w:val="clear" w:color="auto" w:fill="FFFFFF"/>
          <w:lang w:eastAsia="zh-CN"/>
        </w:rPr>
        <w:t xml:space="preserve"> </w:t>
      </w:r>
      <w:r w:rsidR="001D1BD5" w:rsidRPr="001D1BD5">
        <w:rPr>
          <w:bCs/>
          <w:iCs/>
          <w:shd w:val="clear" w:color="auto" w:fill="FFFFFF"/>
          <w:lang w:eastAsia="zh-CN"/>
        </w:rPr>
        <w:t xml:space="preserve">step and </w:t>
      </w:r>
      <w:r w:rsidR="00D30656">
        <w:rPr>
          <w:bCs/>
          <w:iCs/>
          <w:shd w:val="clear" w:color="auto" w:fill="FFFFFF"/>
          <w:lang w:eastAsia="zh-CN"/>
        </w:rPr>
        <w:t>update</w:t>
      </w:r>
      <w:r w:rsidR="00D30656" w:rsidRPr="001D1BD5">
        <w:rPr>
          <w:bCs/>
          <w:iCs/>
          <w:shd w:val="clear" w:color="auto" w:fill="FFFFFF"/>
          <w:lang w:eastAsia="zh-CN"/>
        </w:rPr>
        <w:t xml:space="preserve"> </w:t>
      </w:r>
      <w:r w:rsidR="001D1BD5" w:rsidRPr="001D1BD5">
        <w:rPr>
          <w:bCs/>
          <w:iCs/>
          <w:shd w:val="clear" w:color="auto" w:fill="FFFFFF"/>
          <w:lang w:eastAsia="zh-CN"/>
        </w:rPr>
        <w:t>the parameters in the M step.</w:t>
      </w:r>
    </w:p>
    <w:p w14:paraId="57724695" w14:textId="44521D75" w:rsidR="00724D89" w:rsidRDefault="005B24B3" w:rsidP="00724D89">
      <w:pPr>
        <w:pStyle w:val="Text"/>
        <w:ind w:firstLine="204"/>
        <w:rPr>
          <w:iCs/>
        </w:rPr>
      </w:pPr>
      <w:r w:rsidRPr="005B24B3">
        <w:rPr>
          <w:b/>
          <w:bCs/>
          <w:iCs/>
          <w:shd w:val="clear" w:color="auto" w:fill="FFFFFF"/>
          <w:lang w:eastAsia="zh-CN"/>
        </w:rPr>
        <w:t>The E step</w:t>
      </w:r>
      <w:r w:rsidRPr="005B24B3">
        <w:rPr>
          <w:bCs/>
          <w:iCs/>
          <w:shd w:val="clear" w:color="auto" w:fill="FFFFFF"/>
          <w:lang w:eastAsia="zh-CN"/>
        </w:rPr>
        <w:t xml:space="preserve">: </w:t>
      </w:r>
      <w:r w:rsidR="007E0509">
        <w:rPr>
          <w:lang w:eastAsia="zh-CN"/>
        </w:rPr>
        <w:t>we are supposed to</w:t>
      </w:r>
      <w:r w:rsidR="00B13388">
        <w:rPr>
          <w:lang w:eastAsia="zh-CN"/>
        </w:rPr>
        <w:t xml:space="preserve"> calculate</w:t>
      </w:r>
      <w:r w:rsidR="00247C9D">
        <w:rPr>
          <w:lang w:eastAsia="zh-CN"/>
        </w:rPr>
        <w:t xml:space="preserve"> the</w:t>
      </w:r>
      <w:r w:rsidR="00B13388">
        <w:rPr>
          <w:lang w:eastAsia="zh-CN"/>
        </w:rPr>
        <w:t xml:space="preserve"> </w:t>
      </w:r>
      <w:r w:rsidR="00B13388" w:rsidRPr="00B13388">
        <w:rPr>
          <w:iCs/>
          <w:lang w:eastAsia="zh-CN"/>
        </w:rPr>
        <w:t>expected log-posterior</w:t>
      </w:r>
      <w:r w:rsidR="00B13388" w:rsidRPr="00B13388">
        <w:rPr>
          <w:lang w:eastAsia="zh-CN"/>
        </w:rPr>
        <w:t xml:space="preserve"> </w:t>
      </w:r>
      <m:oMath>
        <m:r>
          <m:rPr>
            <m:sty m:val="p"/>
          </m:rPr>
          <w:rPr>
            <w:rFonts w:ascii="Cambria Math" w:hAnsi="Cambria Math"/>
            <w:lang w:eastAsia="zh-CN"/>
          </w:rPr>
          <m:t>Q</m:t>
        </m:r>
        <m:d>
          <m:dPr>
            <m:ctrlPr>
              <w:rPr>
                <w:rFonts w:ascii="Cambria Math" w:hAnsi="Cambria Math"/>
                <w:lang w:eastAsia="zh-CN"/>
              </w:rPr>
            </m:ctrlPr>
          </m:dPr>
          <m:e>
            <m:r>
              <m:rPr>
                <m:sty m:val="b"/>
              </m:rPr>
              <w:rPr>
                <w:rFonts w:ascii="Cambria Math" w:hAnsi="Cambria Math" w:hint="eastAsia"/>
                <w:lang w:eastAsia="zh-CN"/>
              </w:rPr>
              <m:t>Θ</m:t>
            </m:r>
            <m:r>
              <m:rPr>
                <m:sty m:val="p"/>
              </m:rPr>
              <w:rPr>
                <w:rFonts w:ascii="Cambria Math" w:hAnsi="Cambria Math"/>
                <w:lang w:eastAsia="zh-CN"/>
              </w:rPr>
              <m:t>,</m:t>
            </m:r>
            <m:sSup>
              <m:sSupPr>
                <m:ctrlPr>
                  <w:rPr>
                    <w:rFonts w:ascii="Cambria Math" w:hAnsi="Cambria Math"/>
                    <w:lang w:eastAsia="zh-CN"/>
                  </w:rPr>
                </m:ctrlPr>
              </m:sSupPr>
              <m:e>
                <m:r>
                  <m:rPr>
                    <m:sty m:val="b"/>
                  </m:rPr>
                  <w:rPr>
                    <w:rFonts w:ascii="Cambria Math" w:hAnsi="Cambria Math" w:hint="eastAsia"/>
                    <w:lang w:eastAsia="zh-CN"/>
                  </w:rPr>
                  <m:t>Θ</m:t>
                </m:r>
              </m:e>
              <m:sup>
                <m:d>
                  <m:dPr>
                    <m:ctrlPr>
                      <w:rPr>
                        <w:rFonts w:ascii="Cambria Math" w:hAnsi="Cambria Math"/>
                        <w:i/>
                        <w:iCs/>
                        <w:lang w:eastAsia="zh-CN"/>
                      </w:rPr>
                    </m:ctrlPr>
                  </m:dPr>
                  <m:e>
                    <m:r>
                      <w:rPr>
                        <w:rFonts w:ascii="Cambria Math" w:hAnsi="Cambria Math"/>
                        <w:lang w:eastAsia="zh-CN"/>
                      </w:rPr>
                      <m:t>j</m:t>
                    </m:r>
                  </m:e>
                </m:d>
              </m:sup>
            </m:sSup>
          </m:e>
        </m:d>
      </m:oMath>
      <w:r w:rsidR="00B13388" w:rsidRPr="00B13388">
        <w:rPr>
          <w:lang w:eastAsia="zh-CN"/>
        </w:rPr>
        <w:t xml:space="preserve">based on the joint distribution </w:t>
      </w:r>
      <m:oMath>
        <m:r>
          <w:rPr>
            <w:rFonts w:ascii="Cambria Math" w:hAnsi="Cambria Math"/>
            <w:lang w:eastAsia="zh-CN"/>
          </w:rPr>
          <m:t>P</m:t>
        </m:r>
        <m:d>
          <m:dPr>
            <m:ctrlPr>
              <w:rPr>
                <w:rFonts w:ascii="Cambria Math" w:hAnsi="Cambria Math"/>
                <w:i/>
                <w:iCs/>
                <w:lang w:eastAsia="zh-CN"/>
              </w:rPr>
            </m:ctrlPr>
          </m:dPr>
          <m:e>
            <m:sSubSup>
              <m:sSubSupPr>
                <m:ctrlPr>
                  <w:rPr>
                    <w:rFonts w:ascii="Cambria Math" w:hAnsi="Cambria Math"/>
                    <w:i/>
                    <w:iCs/>
                    <w:lang w:eastAsia="zh-CN"/>
                  </w:rPr>
                </m:ctrlPr>
              </m:sSubSupPr>
              <m:e>
                <m:r>
                  <m:rPr>
                    <m:sty m:val="b"/>
                  </m:rPr>
                  <w:rPr>
                    <w:rFonts w:ascii="Cambria Math" w:hAnsi="Cambria Math"/>
                    <w:lang w:eastAsia="zh-CN"/>
                  </w:rPr>
                  <m:t>h</m:t>
                </m:r>
              </m:e>
              <m:sub>
                <m:r>
                  <w:rPr>
                    <w:rFonts w:ascii="Cambria Math" w:hAnsi="Cambria Math"/>
                    <w:lang w:eastAsia="zh-CN"/>
                  </w:rPr>
                  <m:t>l</m:t>
                </m:r>
              </m:sub>
              <m:sup>
                <m:d>
                  <m:dPr>
                    <m:ctrlPr>
                      <w:rPr>
                        <w:rFonts w:ascii="Cambria Math" w:hAnsi="Cambria Math"/>
                        <w:i/>
                        <w:lang w:eastAsia="zh-CN"/>
                      </w:rPr>
                    </m:ctrlPr>
                  </m:dPr>
                  <m:e>
                    <m:r>
                      <w:rPr>
                        <w:rFonts w:ascii="Cambria Math" w:hAnsi="Cambria Math"/>
                        <w:lang w:eastAsia="zh-CN"/>
                      </w:rPr>
                      <m:t>j</m:t>
                    </m:r>
                  </m:e>
                </m:d>
              </m:sup>
            </m:sSubSup>
            <m:r>
              <w:rPr>
                <w:rFonts w:ascii="Cambria Math" w:hAnsi="Cambria Math"/>
                <w:lang w:eastAsia="zh-CN"/>
              </w:rPr>
              <m:t>,</m:t>
            </m:r>
            <m:sSub>
              <m:sSubPr>
                <m:ctrlPr>
                  <w:rPr>
                    <w:rFonts w:ascii="Cambria Math" w:hAnsi="Cambria Math"/>
                    <w:i/>
                    <w:iCs/>
                    <w:lang w:eastAsia="zh-CN"/>
                  </w:rPr>
                </m:ctrlPr>
              </m:sSubPr>
              <m:e>
                <m:r>
                  <m:rPr>
                    <m:sty m:val="b"/>
                  </m:rPr>
                  <w:rPr>
                    <w:rFonts w:ascii="Cambria Math" w:hAnsi="Cambria Math" w:hint="eastAsia"/>
                    <w:lang w:eastAsia="zh-CN"/>
                  </w:rPr>
                  <m:t>Γ</m:t>
                </m:r>
              </m:e>
              <m:sub>
                <m:r>
                  <w:rPr>
                    <w:rFonts w:ascii="Cambria Math" w:hAnsi="Cambria Math"/>
                    <w:lang w:eastAsia="zh-CN"/>
                  </w:rPr>
                  <m:t>l</m:t>
                </m:r>
              </m:sub>
            </m:sSub>
          </m:e>
          <m:e>
            <m:r>
              <m:rPr>
                <m:sty m:val="b"/>
              </m:rPr>
              <w:rPr>
                <w:rFonts w:ascii="Cambria Math" w:hAnsi="Cambria Math" w:hint="eastAsia"/>
                <w:lang w:eastAsia="zh-CN"/>
              </w:rPr>
              <m:t>Θ</m:t>
            </m:r>
          </m:e>
        </m:d>
      </m:oMath>
      <w:r w:rsidR="00B13388" w:rsidRPr="00B13388">
        <w:rPr>
          <w:rFonts w:hint="eastAsia"/>
          <w:iCs/>
          <w:lang w:eastAsia="zh-CN"/>
        </w:rPr>
        <w:t xml:space="preserve"> </w:t>
      </w:r>
      <w:r w:rsidR="00CE443C">
        <w:rPr>
          <w:iCs/>
          <w:lang w:eastAsia="zh-CN"/>
        </w:rPr>
        <w:t xml:space="preserve"> </w:t>
      </w:r>
      <w:r w:rsidR="00B13388" w:rsidRPr="00B13388">
        <w:rPr>
          <w:iCs/>
          <w:lang w:eastAsia="zh-CN"/>
        </w:rPr>
        <w:t xml:space="preserve">and hyperprior distribution (i.e., (9)) function </w:t>
      </w:r>
      <m:oMath>
        <m:r>
          <w:rPr>
            <w:rFonts w:ascii="Cambria Math" w:hAnsi="Cambria Math"/>
            <w:lang w:eastAsia="zh-CN"/>
          </w:rPr>
          <w:lastRenderedPageBreak/>
          <m:t>P(</m:t>
        </m:r>
        <m:r>
          <m:rPr>
            <m:sty m:val="b"/>
          </m:rPr>
          <w:rPr>
            <w:rFonts w:ascii="Cambria Math" w:hAnsi="Cambria Math" w:hint="eastAsia"/>
            <w:lang w:eastAsia="zh-CN"/>
          </w:rPr>
          <m:t>Θ</m:t>
        </m:r>
        <m:r>
          <w:rPr>
            <w:rFonts w:ascii="Cambria Math" w:hAnsi="Cambria Math"/>
            <w:lang w:eastAsia="zh-CN"/>
          </w:rPr>
          <m:t>)</m:t>
        </m:r>
      </m:oMath>
      <w:r w:rsidR="00EC206F">
        <w:rPr>
          <w:lang w:eastAsia="zh-CN"/>
        </w:rPr>
        <w:t xml:space="preserve"> </w:t>
      </w:r>
      <w:r w:rsidR="0063100E">
        <w:rPr>
          <w:iCs/>
          <w:lang w:eastAsia="zh-CN"/>
        </w:rPr>
        <w:t>a</w:t>
      </w:r>
      <w:r w:rsidR="0063100E" w:rsidRPr="0063100E">
        <w:rPr>
          <w:iCs/>
          <w:lang w:eastAsia="zh-CN"/>
        </w:rPr>
        <w:t>ccording to the theory of maximum a posteriori (MAP) estimation</w:t>
      </w:r>
      <w:r w:rsidR="00B2734F">
        <w:rPr>
          <w:iCs/>
          <w:lang w:eastAsia="zh-CN"/>
        </w:rPr>
        <w:t>.</w:t>
      </w:r>
      <w:r w:rsidR="005770A7">
        <w:rPr>
          <w:iCs/>
          <w:lang w:eastAsia="zh-CN"/>
        </w:rPr>
        <w:t xml:space="preserve"> </w:t>
      </w:r>
      <w:r w:rsidR="006E49B2" w:rsidRPr="006E49B2">
        <w:rPr>
          <w:iCs/>
          <w:lang w:eastAsia="zh-CN"/>
        </w:rPr>
        <w:t>Specifically</w:t>
      </w:r>
      <w:r w:rsidR="00B2734F">
        <w:rPr>
          <w:iCs/>
          <w:lang w:eastAsia="zh-CN"/>
        </w:rPr>
        <w:t>, as unk</w:t>
      </w:r>
      <w:r w:rsidR="00010C9A">
        <w:rPr>
          <w:iCs/>
          <w:lang w:eastAsia="zh-CN"/>
        </w:rPr>
        <w:t>nown parameters,</w:t>
      </w:r>
      <w:r w:rsidR="0063100E" w:rsidRPr="0063100E">
        <w:rPr>
          <w:iCs/>
          <w:lang w:eastAsia="zh-CN"/>
        </w:rPr>
        <w:t xml:space="preserve"> </w:t>
      </w:r>
      <m:oMath>
        <m:r>
          <m:rPr>
            <m:sty m:val="b"/>
          </m:rPr>
          <w:rPr>
            <w:rFonts w:ascii="Cambria Math" w:hAnsi="Cambria Math" w:hint="eastAsia"/>
            <w:lang w:eastAsia="zh-CN"/>
          </w:rPr>
          <m:t>Θ</m:t>
        </m:r>
      </m:oMath>
      <w:r w:rsidR="0063100E" w:rsidRPr="0063100E">
        <w:rPr>
          <w:lang w:eastAsia="zh-CN"/>
        </w:rPr>
        <w:t xml:space="preserve"> should be treated as random variable</w:t>
      </w:r>
      <w:r w:rsidR="00E01ABF">
        <w:rPr>
          <w:lang w:eastAsia="zh-CN"/>
        </w:rPr>
        <w:t>s</w:t>
      </w:r>
      <w:r w:rsidR="0063100E" w:rsidRPr="0063100E">
        <w:rPr>
          <w:lang w:eastAsia="zh-CN"/>
        </w:rPr>
        <w:t xml:space="preserve"> in its posterior distribution</w:t>
      </w:r>
      <w:r w:rsidR="005770A7">
        <w:rPr>
          <w:lang w:eastAsia="zh-CN"/>
        </w:rPr>
        <w:t xml:space="preserve"> </w:t>
      </w:r>
      <m:oMath>
        <m:r>
          <w:rPr>
            <w:rFonts w:ascii="Cambria Math" w:hAnsi="Cambria Math"/>
            <w:lang w:eastAsia="zh-CN"/>
          </w:rPr>
          <m:t>P(</m:t>
        </m:r>
        <m:r>
          <m:rPr>
            <m:sty m:val="b"/>
          </m:rPr>
          <w:rPr>
            <w:rFonts w:ascii="Cambria Math" w:hAnsi="Cambria Math" w:hint="eastAsia"/>
            <w:lang w:eastAsia="zh-CN"/>
          </w:rPr>
          <m:t>Θ</m:t>
        </m:r>
        <m:r>
          <m:rPr>
            <m:sty m:val="b"/>
          </m:rPr>
          <w:rPr>
            <w:rFonts w:ascii="Cambria Math" w:hAnsi="Cambria Math"/>
            <w:lang w:eastAsia="zh-CN"/>
          </w:rPr>
          <m:t>|</m:t>
        </m:r>
        <m:sSubSup>
          <m:sSubSupPr>
            <m:ctrlPr>
              <w:rPr>
                <w:rFonts w:ascii="Cambria Math" w:hAnsi="Cambria Math"/>
                <w:i/>
                <w:lang w:eastAsia="zh-CN"/>
              </w:rPr>
            </m:ctrlPr>
          </m:sSubSupPr>
          <m:e>
            <m:r>
              <m:rPr>
                <m:sty m:val="b"/>
              </m:rPr>
              <w:rPr>
                <w:rFonts w:ascii="Cambria Math" w:hAnsi="Cambria Math"/>
                <w:lang w:eastAsia="zh-CN"/>
              </w:rPr>
              <m:t>h</m:t>
            </m:r>
          </m:e>
          <m:sub>
            <m:r>
              <w:rPr>
                <w:rFonts w:ascii="Cambria Math" w:hAnsi="Cambria Math"/>
                <w:lang w:eastAsia="zh-CN"/>
              </w:rPr>
              <m:t>l</m:t>
            </m:r>
          </m:sub>
          <m:sup>
            <m:r>
              <w:rPr>
                <w:rFonts w:ascii="Cambria Math" w:hAnsi="Cambria Math"/>
                <w:lang w:eastAsia="zh-CN"/>
              </w:rPr>
              <m:t>(j)</m:t>
            </m:r>
          </m:sup>
        </m:sSubSup>
        <m:r>
          <w:rPr>
            <w:rFonts w:ascii="Cambria Math" w:hAnsi="Cambria Math"/>
            <w:lang w:eastAsia="zh-CN"/>
          </w:rPr>
          <m:t>,</m:t>
        </m:r>
        <m:sSub>
          <m:sSubPr>
            <m:ctrlPr>
              <w:rPr>
                <w:rFonts w:ascii="Cambria Math" w:hAnsi="Cambria Math"/>
                <w:bCs/>
                <w:i/>
                <w:lang w:eastAsia="zh-CN"/>
              </w:rPr>
            </m:ctrlPr>
          </m:sSubPr>
          <m:e>
            <m:r>
              <m:rPr>
                <m:sty m:val="b"/>
              </m:rPr>
              <w:rPr>
                <w:rFonts w:ascii="Cambria Math" w:hAnsi="Cambria Math"/>
                <w:lang w:eastAsia="zh-CN"/>
              </w:rPr>
              <m:t>Γ</m:t>
            </m:r>
          </m:e>
          <m:sub>
            <m:r>
              <w:rPr>
                <w:rFonts w:ascii="Cambria Math" w:hAnsi="Cambria Math"/>
                <w:lang w:eastAsia="zh-CN"/>
              </w:rPr>
              <m:t>l</m:t>
            </m:r>
          </m:sub>
        </m:sSub>
        <m:r>
          <w:rPr>
            <w:rFonts w:ascii="Cambria Math" w:hAnsi="Cambria Math"/>
            <w:lang w:eastAsia="zh-CN"/>
          </w:rPr>
          <m:t>)</m:t>
        </m:r>
      </m:oMath>
      <w:r w:rsidR="004A5C0C">
        <w:rPr>
          <w:rFonts w:hint="eastAsia"/>
          <w:lang w:eastAsia="zh-CN"/>
        </w:rPr>
        <w:t xml:space="preserve"> </w:t>
      </w:r>
      <w:r w:rsidR="00A331A3">
        <w:rPr>
          <w:lang w:eastAsia="zh-CN"/>
        </w:rPr>
        <w:t>which</w:t>
      </w:r>
      <w:r w:rsidR="005770A7">
        <w:rPr>
          <w:lang w:eastAsia="zh-CN"/>
        </w:rPr>
        <w:t xml:space="preserve"> is</w:t>
      </w:r>
      <w:r w:rsidR="0063100E" w:rsidRPr="0063100E">
        <w:rPr>
          <w:lang w:eastAsia="zh-CN"/>
        </w:rPr>
        <w:t xml:space="preserve"> </w:t>
      </w:r>
      <w:r w:rsidR="00DF7890">
        <w:rPr>
          <w:lang w:eastAsia="zh-CN"/>
        </w:rPr>
        <w:t>proportion</w:t>
      </w:r>
      <w:r w:rsidR="00B742D1">
        <w:rPr>
          <w:lang w:eastAsia="zh-CN"/>
        </w:rPr>
        <w:t>al</w:t>
      </w:r>
      <w:r w:rsidR="00DF7890">
        <w:rPr>
          <w:lang w:eastAsia="zh-CN"/>
        </w:rPr>
        <w:t xml:space="preserve"> to </w:t>
      </w:r>
      <w:r w:rsidR="00967FF6">
        <w:rPr>
          <w:lang w:eastAsia="zh-CN"/>
        </w:rPr>
        <w:t xml:space="preserve">the </w:t>
      </w:r>
      <w:r w:rsidR="00710A21" w:rsidRPr="00710A21">
        <w:rPr>
          <w:lang w:eastAsia="zh-CN"/>
        </w:rPr>
        <w:t>product</w:t>
      </w:r>
      <w:r w:rsidR="00710A21">
        <w:rPr>
          <w:lang w:eastAsia="zh-CN"/>
        </w:rPr>
        <w:t xml:space="preserve"> of </w:t>
      </w:r>
      <m:oMath>
        <m:r>
          <w:rPr>
            <w:rFonts w:ascii="Cambria Math" w:hAnsi="Cambria Math"/>
            <w:lang w:eastAsia="zh-CN"/>
          </w:rPr>
          <m:t>P</m:t>
        </m:r>
        <m:d>
          <m:dPr>
            <m:ctrlPr>
              <w:rPr>
                <w:rFonts w:ascii="Cambria Math" w:hAnsi="Cambria Math"/>
                <w:i/>
                <w:lang w:eastAsia="zh-CN"/>
              </w:rPr>
            </m:ctrlPr>
          </m:dPr>
          <m:e>
            <m:sSubSup>
              <m:sSubSupPr>
                <m:ctrlPr>
                  <w:rPr>
                    <w:rFonts w:ascii="Cambria Math" w:hAnsi="Cambria Math"/>
                    <w:i/>
                    <w:lang w:eastAsia="zh-CN"/>
                  </w:rPr>
                </m:ctrlPr>
              </m:sSubSupPr>
              <m:e>
                <m:r>
                  <m:rPr>
                    <m:sty m:val="b"/>
                  </m:rPr>
                  <w:rPr>
                    <w:rFonts w:ascii="Cambria Math" w:hAnsi="Cambria Math"/>
                    <w:lang w:eastAsia="zh-CN"/>
                  </w:rPr>
                  <m:t>h</m:t>
                </m:r>
              </m:e>
              <m:sub>
                <m:r>
                  <w:rPr>
                    <w:rFonts w:ascii="Cambria Math" w:hAnsi="Cambria Math"/>
                    <w:lang w:eastAsia="zh-CN"/>
                  </w:rPr>
                  <m:t>l</m:t>
                </m:r>
              </m:sub>
              <m:sup>
                <m:r>
                  <w:rPr>
                    <w:rFonts w:ascii="Cambria Math" w:hAnsi="Cambria Math"/>
                    <w:lang w:eastAsia="zh-CN"/>
                  </w:rPr>
                  <m:t>(j)</m:t>
                </m:r>
              </m:sup>
            </m:sSubSup>
            <m:r>
              <w:rPr>
                <w:rFonts w:ascii="Cambria Math" w:hAnsi="Cambria Math"/>
                <w:lang w:eastAsia="zh-CN"/>
              </w:rPr>
              <m:t>,</m:t>
            </m:r>
            <m:sSub>
              <m:sSubPr>
                <m:ctrlPr>
                  <w:rPr>
                    <w:rFonts w:ascii="Cambria Math" w:hAnsi="Cambria Math"/>
                    <w:bCs/>
                    <w:i/>
                    <w:lang w:eastAsia="zh-CN"/>
                  </w:rPr>
                </m:ctrlPr>
              </m:sSubPr>
              <m:e>
                <m:r>
                  <m:rPr>
                    <m:sty m:val="b"/>
                  </m:rPr>
                  <w:rPr>
                    <w:rFonts w:ascii="Cambria Math" w:hAnsi="Cambria Math"/>
                    <w:lang w:eastAsia="zh-CN"/>
                  </w:rPr>
                  <m:t>Γ</m:t>
                </m:r>
              </m:e>
              <m:sub>
                <m:r>
                  <w:rPr>
                    <w:rFonts w:ascii="Cambria Math" w:hAnsi="Cambria Math"/>
                    <w:lang w:eastAsia="zh-CN"/>
                  </w:rPr>
                  <m:t>l</m:t>
                </m:r>
              </m:sub>
            </m:sSub>
          </m:e>
          <m:e>
            <m:r>
              <m:rPr>
                <m:sty m:val="b"/>
              </m:rPr>
              <w:rPr>
                <w:rFonts w:ascii="Cambria Math" w:hAnsi="Cambria Math"/>
                <w:lang w:eastAsia="zh-CN"/>
              </w:rPr>
              <m:t>Θ</m:t>
            </m:r>
          </m:e>
        </m:d>
      </m:oMath>
      <w:r w:rsidR="0063100E" w:rsidRPr="0063100E">
        <w:rPr>
          <w:lang w:eastAsia="zh-CN"/>
        </w:rPr>
        <w:t xml:space="preserve"> and </w:t>
      </w:r>
      <m:oMath>
        <m:r>
          <w:rPr>
            <w:rFonts w:ascii="Cambria Math" w:hAnsi="Cambria Math"/>
            <w:lang w:eastAsia="zh-CN"/>
          </w:rPr>
          <m:t>P</m:t>
        </m:r>
        <m:d>
          <m:dPr>
            <m:ctrlPr>
              <w:rPr>
                <w:rFonts w:ascii="Cambria Math" w:hAnsi="Cambria Math"/>
                <w:bCs/>
                <w:i/>
                <w:lang w:eastAsia="zh-CN"/>
              </w:rPr>
            </m:ctrlPr>
          </m:dPr>
          <m:e>
            <m:r>
              <m:rPr>
                <m:sty m:val="b"/>
              </m:rPr>
              <w:rPr>
                <w:rFonts w:ascii="Cambria Math" w:hAnsi="Cambria Math" w:hint="eastAsia"/>
                <w:lang w:eastAsia="zh-CN"/>
              </w:rPr>
              <m:t>Θ</m:t>
            </m:r>
          </m:e>
        </m:d>
      </m:oMath>
      <w:r w:rsidR="0063100E" w:rsidRPr="0063100E">
        <w:rPr>
          <w:rFonts w:hint="eastAsia"/>
          <w:bCs/>
          <w:lang w:eastAsia="zh-CN"/>
        </w:rPr>
        <w:t>.</w:t>
      </w:r>
      <w:r w:rsidR="0012301F">
        <w:rPr>
          <w:bCs/>
          <w:lang w:eastAsia="zh-CN"/>
        </w:rPr>
        <w:t xml:space="preserve"> </w:t>
      </w:r>
      <w:r w:rsidR="007C0CA4">
        <w:rPr>
          <w:bCs/>
          <w:lang w:eastAsia="zh-CN"/>
        </w:rPr>
        <w:t>Next, t</w:t>
      </w:r>
      <w:r w:rsidR="00CB7728">
        <w:rPr>
          <w:bCs/>
          <w:lang w:eastAsia="zh-CN"/>
        </w:rPr>
        <w:t xml:space="preserve">o obtain the expected </w:t>
      </w:r>
      <w:r w:rsidR="00AE22A2">
        <w:rPr>
          <w:bCs/>
          <w:lang w:eastAsia="zh-CN"/>
        </w:rPr>
        <w:t>log-</w:t>
      </w:r>
      <w:r w:rsidR="00AE22A2" w:rsidRPr="0063100E">
        <w:rPr>
          <w:lang w:eastAsia="zh-CN"/>
        </w:rPr>
        <w:t>posterior</w:t>
      </w:r>
      <w:r w:rsidR="00CA4E34">
        <w:rPr>
          <w:lang w:eastAsia="zh-CN"/>
        </w:rPr>
        <w:t xml:space="preserve"> </w:t>
      </w:r>
      <m:oMath>
        <m:r>
          <m:rPr>
            <m:sty m:val="p"/>
          </m:rPr>
          <w:rPr>
            <w:rFonts w:ascii="Cambria Math" w:hAnsi="Cambria Math"/>
            <w:lang w:eastAsia="zh-CN"/>
          </w:rPr>
          <m:t>Q</m:t>
        </m:r>
        <m:d>
          <m:dPr>
            <m:ctrlPr>
              <w:rPr>
                <w:rFonts w:ascii="Cambria Math" w:hAnsi="Cambria Math"/>
                <w:lang w:eastAsia="zh-CN"/>
              </w:rPr>
            </m:ctrlPr>
          </m:dPr>
          <m:e>
            <m:r>
              <m:rPr>
                <m:sty m:val="b"/>
              </m:rPr>
              <w:rPr>
                <w:rFonts w:ascii="Cambria Math" w:hAnsi="Cambria Math" w:hint="eastAsia"/>
                <w:lang w:eastAsia="zh-CN"/>
              </w:rPr>
              <m:t>Θ</m:t>
            </m:r>
            <m:r>
              <m:rPr>
                <m:sty m:val="p"/>
              </m:rPr>
              <w:rPr>
                <w:rFonts w:ascii="Cambria Math" w:hAnsi="Cambria Math"/>
                <w:lang w:eastAsia="zh-CN"/>
              </w:rPr>
              <m:t>,</m:t>
            </m:r>
            <m:sSup>
              <m:sSupPr>
                <m:ctrlPr>
                  <w:rPr>
                    <w:rFonts w:ascii="Cambria Math" w:hAnsi="Cambria Math"/>
                    <w:lang w:eastAsia="zh-CN"/>
                  </w:rPr>
                </m:ctrlPr>
              </m:sSupPr>
              <m:e>
                <m:r>
                  <m:rPr>
                    <m:sty m:val="b"/>
                  </m:rPr>
                  <w:rPr>
                    <w:rFonts w:ascii="Cambria Math" w:hAnsi="Cambria Math" w:hint="eastAsia"/>
                    <w:lang w:eastAsia="zh-CN"/>
                  </w:rPr>
                  <m:t>Θ</m:t>
                </m:r>
              </m:e>
              <m:sup>
                <m:d>
                  <m:dPr>
                    <m:ctrlPr>
                      <w:rPr>
                        <w:rFonts w:ascii="Cambria Math" w:hAnsi="Cambria Math"/>
                        <w:i/>
                        <w:iCs/>
                        <w:lang w:eastAsia="zh-CN"/>
                      </w:rPr>
                    </m:ctrlPr>
                  </m:dPr>
                  <m:e>
                    <m:r>
                      <w:rPr>
                        <w:rFonts w:ascii="Cambria Math" w:hAnsi="Cambria Math"/>
                        <w:lang w:eastAsia="zh-CN"/>
                      </w:rPr>
                      <m:t>j</m:t>
                    </m:r>
                  </m:e>
                </m:d>
              </m:sup>
            </m:sSup>
          </m:e>
        </m:d>
      </m:oMath>
      <w:r w:rsidR="00AE22A2">
        <w:rPr>
          <w:lang w:eastAsia="zh-CN"/>
        </w:rPr>
        <w:t xml:space="preserve">, we should </w:t>
      </w:r>
      <w:r w:rsidR="00CA4E34">
        <w:rPr>
          <w:lang w:eastAsia="zh-CN"/>
        </w:rPr>
        <w:t xml:space="preserve">transform the </w:t>
      </w:r>
      <w:r w:rsidR="00057A2C">
        <w:rPr>
          <w:lang w:eastAsia="zh-CN"/>
        </w:rPr>
        <w:t>log-</w:t>
      </w:r>
      <w:r w:rsidR="00057A2C" w:rsidRPr="00B13388">
        <w:rPr>
          <w:lang w:eastAsia="zh-CN"/>
        </w:rPr>
        <w:t>joint distribution</w:t>
      </w:r>
      <w:r w:rsidR="00057A2C">
        <w:rPr>
          <w:lang w:eastAsia="zh-CN"/>
        </w:rPr>
        <w:t xml:space="preserve"> </w:t>
      </w:r>
      <m:oMath>
        <m:r>
          <w:rPr>
            <w:rFonts w:ascii="Cambria Math" w:hAnsi="Cambria Math"/>
            <w:lang w:eastAsia="zh-CN"/>
          </w:rPr>
          <m:t>P</m:t>
        </m:r>
        <m:d>
          <m:dPr>
            <m:ctrlPr>
              <w:rPr>
                <w:rFonts w:ascii="Cambria Math" w:hAnsi="Cambria Math"/>
                <w:i/>
                <w:lang w:eastAsia="zh-CN"/>
              </w:rPr>
            </m:ctrlPr>
          </m:dPr>
          <m:e>
            <m:sSubSup>
              <m:sSubSupPr>
                <m:ctrlPr>
                  <w:rPr>
                    <w:rFonts w:ascii="Cambria Math" w:hAnsi="Cambria Math"/>
                    <w:i/>
                    <w:lang w:eastAsia="zh-CN"/>
                  </w:rPr>
                </m:ctrlPr>
              </m:sSubSupPr>
              <m:e>
                <m:r>
                  <m:rPr>
                    <m:sty m:val="b"/>
                  </m:rPr>
                  <w:rPr>
                    <w:rFonts w:ascii="Cambria Math" w:hAnsi="Cambria Math"/>
                    <w:lang w:eastAsia="zh-CN"/>
                  </w:rPr>
                  <m:t>h</m:t>
                </m:r>
              </m:e>
              <m:sub>
                <m:r>
                  <w:rPr>
                    <w:rFonts w:ascii="Cambria Math" w:hAnsi="Cambria Math"/>
                    <w:lang w:eastAsia="zh-CN"/>
                  </w:rPr>
                  <m:t>l</m:t>
                </m:r>
              </m:sub>
              <m:sup>
                <m:r>
                  <w:rPr>
                    <w:rFonts w:ascii="Cambria Math" w:hAnsi="Cambria Math"/>
                    <w:lang w:eastAsia="zh-CN"/>
                  </w:rPr>
                  <m:t>(j)</m:t>
                </m:r>
              </m:sup>
            </m:sSubSup>
            <m:r>
              <w:rPr>
                <w:rFonts w:ascii="Cambria Math" w:hAnsi="Cambria Math"/>
                <w:lang w:eastAsia="zh-CN"/>
              </w:rPr>
              <m:t>,</m:t>
            </m:r>
            <m:sSub>
              <m:sSubPr>
                <m:ctrlPr>
                  <w:rPr>
                    <w:rFonts w:ascii="Cambria Math" w:hAnsi="Cambria Math"/>
                    <w:bCs/>
                    <w:i/>
                    <w:lang w:eastAsia="zh-CN"/>
                  </w:rPr>
                </m:ctrlPr>
              </m:sSubPr>
              <m:e>
                <m:r>
                  <m:rPr>
                    <m:sty m:val="b"/>
                  </m:rPr>
                  <w:rPr>
                    <w:rFonts w:ascii="Cambria Math" w:hAnsi="Cambria Math"/>
                    <w:lang w:eastAsia="zh-CN"/>
                  </w:rPr>
                  <m:t>Γ</m:t>
                </m:r>
              </m:e>
              <m:sub>
                <m:r>
                  <w:rPr>
                    <w:rFonts w:ascii="Cambria Math" w:hAnsi="Cambria Math"/>
                    <w:lang w:eastAsia="zh-CN"/>
                  </w:rPr>
                  <m:t>l</m:t>
                </m:r>
              </m:sub>
            </m:sSub>
          </m:e>
          <m:e>
            <m:r>
              <m:rPr>
                <m:sty m:val="b"/>
              </m:rPr>
              <w:rPr>
                <w:rFonts w:ascii="Cambria Math" w:hAnsi="Cambria Math"/>
                <w:lang w:eastAsia="zh-CN"/>
              </w:rPr>
              <m:t>Θ</m:t>
            </m:r>
          </m:e>
        </m:d>
      </m:oMath>
      <w:r w:rsidR="00337C7D">
        <w:rPr>
          <w:rFonts w:hint="eastAsia"/>
          <w:lang w:eastAsia="zh-CN"/>
        </w:rPr>
        <w:t xml:space="preserve"> </w:t>
      </w:r>
      <w:r w:rsidR="00337C7D">
        <w:rPr>
          <w:lang w:eastAsia="zh-CN"/>
        </w:rPr>
        <w:t xml:space="preserve">to its expectation over the </w:t>
      </w:r>
      <w:r w:rsidR="00337C7D" w:rsidRPr="0046155C">
        <w:rPr>
          <w:lang w:eastAsia="zh-CN"/>
        </w:rPr>
        <w:t>posterior</w:t>
      </w:r>
      <w:r w:rsidR="00337C7D">
        <w:rPr>
          <w:lang w:eastAsia="zh-CN"/>
        </w:rPr>
        <w:t xml:space="preserve"> distribution </w:t>
      </w:r>
      <w:r w:rsidR="008F1314">
        <w:rPr>
          <w:lang w:eastAsia="zh-CN"/>
        </w:rPr>
        <w:t xml:space="preserve">of </w:t>
      </w:r>
      <m:oMath>
        <m:sSub>
          <m:sSubPr>
            <m:ctrlPr>
              <w:rPr>
                <w:rFonts w:ascii="Cambria Math" w:hAnsi="Cambria Math"/>
                <w:bCs/>
                <w:iCs/>
                <w:shd w:val="clear" w:color="auto" w:fill="FFFFFF"/>
              </w:rPr>
            </m:ctrlPr>
          </m:sSubPr>
          <m:e>
            <m:r>
              <m:rPr>
                <m:sty m:val="b"/>
              </m:rPr>
              <w:rPr>
                <w:rFonts w:ascii="Cambria Math" w:hAnsi="Cambria Math"/>
                <w:shd w:val="clear" w:color="auto" w:fill="FFFFFF"/>
              </w:rPr>
              <m:t>Γ</m:t>
            </m:r>
            <m:ctrlPr>
              <w:rPr>
                <w:rFonts w:ascii="Cambria Math" w:hAnsi="Cambria Math"/>
                <w:b/>
                <w:bCs/>
                <w:iCs/>
                <w:shd w:val="clear" w:color="auto" w:fill="FFFFFF"/>
              </w:rPr>
            </m:ctrlPr>
          </m:e>
          <m:sub>
            <m:r>
              <w:rPr>
                <w:rFonts w:ascii="Cambria Math" w:hAnsi="Cambria Math"/>
                <w:shd w:val="clear" w:color="auto" w:fill="FFFFFF"/>
              </w:rPr>
              <m:t>l</m:t>
            </m:r>
          </m:sub>
        </m:sSub>
        <m:r>
          <m:rPr>
            <m:sty m:val="p"/>
          </m:rPr>
          <w:rPr>
            <w:rFonts w:ascii="Cambria Math" w:hAnsi="Cambria Math"/>
            <w:shd w:val="clear" w:color="auto" w:fill="FFFFFF"/>
            <w:lang w:eastAsia="zh-CN"/>
          </w:rPr>
          <m:t>|</m:t>
        </m:r>
        <m:sSubSup>
          <m:sSubSupPr>
            <m:ctrlPr>
              <w:rPr>
                <w:rFonts w:ascii="Cambria Math" w:hAnsi="Cambria Math"/>
                <w:bCs/>
                <w:i/>
                <w:iCs/>
                <w:shd w:val="clear" w:color="auto" w:fill="FFFFFF"/>
                <w:lang w:eastAsia="zh-CN"/>
              </w:rPr>
            </m:ctrlPr>
          </m:sSubSupPr>
          <m:e>
            <m:r>
              <m:rPr>
                <m:sty m:val="b"/>
              </m:rPr>
              <w:rPr>
                <w:rFonts w:ascii="Cambria Math" w:hAnsi="Cambria Math"/>
                <w:shd w:val="clear" w:color="auto" w:fill="FFFFFF"/>
                <w:lang w:eastAsia="zh-CN"/>
              </w:rPr>
              <m:t>h</m:t>
            </m:r>
          </m:e>
          <m:sub>
            <m:r>
              <w:rPr>
                <w:rFonts w:ascii="Cambria Math" w:hAnsi="Cambria Math"/>
                <w:shd w:val="clear" w:color="auto" w:fill="FFFFFF"/>
                <w:lang w:eastAsia="zh-CN"/>
              </w:rPr>
              <m:t>l</m:t>
            </m:r>
          </m:sub>
          <m:sup>
            <m:r>
              <w:rPr>
                <w:rFonts w:ascii="Cambria Math" w:hAnsi="Cambria Math"/>
                <w:shd w:val="clear" w:color="auto" w:fill="FFFFFF"/>
                <w:lang w:eastAsia="zh-CN"/>
              </w:rPr>
              <m:t>(</m:t>
            </m:r>
            <m:r>
              <w:rPr>
                <w:rFonts w:ascii="Cambria Math" w:hAnsi="Cambria Math"/>
                <w:shd w:val="clear" w:color="auto" w:fill="FFFFFF"/>
              </w:rPr>
              <m:t>j</m:t>
            </m:r>
            <m:r>
              <w:rPr>
                <w:rFonts w:ascii="Cambria Math" w:hAnsi="Cambria Math"/>
                <w:shd w:val="clear" w:color="auto" w:fill="FFFFFF"/>
                <w:lang w:eastAsia="zh-CN"/>
              </w:rPr>
              <m:t>)</m:t>
            </m:r>
          </m:sup>
        </m:sSubSup>
        <m:r>
          <m:rPr>
            <m:sty m:val="p"/>
          </m:rPr>
          <w:rPr>
            <w:rFonts w:ascii="Cambria Math" w:hAnsi="Cambria Math"/>
            <w:shd w:val="clear" w:color="auto" w:fill="FFFFFF"/>
            <w:lang w:eastAsia="zh-CN"/>
          </w:rPr>
          <m:t>,</m:t>
        </m:r>
        <m:sSup>
          <m:sSupPr>
            <m:ctrlPr>
              <w:rPr>
                <w:rFonts w:ascii="Cambria Math" w:hAnsi="Cambria Math"/>
                <w:iCs/>
                <w:shd w:val="clear" w:color="auto" w:fill="FFFFFF"/>
                <w:lang w:eastAsia="zh-CN"/>
              </w:rPr>
            </m:ctrlPr>
          </m:sSupPr>
          <m:e>
            <m:r>
              <m:rPr>
                <m:sty m:val="b"/>
              </m:rPr>
              <w:rPr>
                <w:rFonts w:ascii="Cambria Math" w:hAnsi="Cambria Math"/>
                <w:shd w:val="clear" w:color="auto" w:fill="FFFFFF"/>
                <w:lang w:eastAsia="zh-CN"/>
              </w:rPr>
              <m:t>Θ</m:t>
            </m:r>
          </m:e>
          <m:sup>
            <m:d>
              <m:dPr>
                <m:ctrlPr>
                  <w:rPr>
                    <w:rFonts w:ascii="Cambria Math" w:hAnsi="Cambria Math"/>
                    <w:i/>
                    <w:shd w:val="clear" w:color="auto" w:fill="FFFFFF"/>
                    <w:lang w:eastAsia="zh-CN"/>
                  </w:rPr>
                </m:ctrlPr>
              </m:dPr>
              <m:e>
                <m:r>
                  <w:rPr>
                    <w:rFonts w:ascii="Cambria Math" w:hAnsi="Cambria Math"/>
                    <w:shd w:val="clear" w:color="auto" w:fill="FFFFFF"/>
                  </w:rPr>
                  <m:t>j</m:t>
                </m:r>
              </m:e>
            </m:d>
          </m:sup>
        </m:sSup>
      </m:oMath>
      <w:r w:rsidR="004A7C39">
        <w:rPr>
          <w:iCs/>
          <w:shd w:val="clear" w:color="auto" w:fill="FFFFFF"/>
          <w:lang w:eastAsia="zh-CN"/>
        </w:rPr>
        <w:t>.</w:t>
      </w:r>
      <w:bookmarkStart w:id="25" w:name="_Hlk94522210"/>
    </w:p>
    <w:p w14:paraId="6FB20589" w14:textId="1C2EDC60" w:rsidR="0020013F" w:rsidRPr="00387F81" w:rsidRDefault="00BC7D28" w:rsidP="00387F81">
      <w:pPr>
        <w:pStyle w:val="Text"/>
        <w:ind w:firstLine="204"/>
        <w:rPr>
          <w:bCs/>
          <w:lang w:eastAsia="zh-CN"/>
        </w:rPr>
      </w:pPr>
      <w:r>
        <w:rPr>
          <w:lang w:eastAsia="zh-CN"/>
        </w:rPr>
        <w:t>T</w:t>
      </w:r>
      <w:r w:rsidRPr="00B13388">
        <w:rPr>
          <w:lang w:eastAsia="zh-CN"/>
        </w:rPr>
        <w:t xml:space="preserve">he joint distribution </w:t>
      </w:r>
      <m:oMath>
        <m:r>
          <w:rPr>
            <w:rFonts w:ascii="Cambria Math" w:hAnsi="Cambria Math"/>
            <w:lang w:eastAsia="zh-CN"/>
          </w:rPr>
          <m:t>P</m:t>
        </m:r>
        <m:d>
          <m:dPr>
            <m:ctrlPr>
              <w:rPr>
                <w:rFonts w:ascii="Cambria Math" w:hAnsi="Cambria Math"/>
                <w:i/>
                <w:iCs/>
                <w:lang w:eastAsia="zh-CN"/>
              </w:rPr>
            </m:ctrlPr>
          </m:dPr>
          <m:e>
            <m:sSubSup>
              <m:sSubSupPr>
                <m:ctrlPr>
                  <w:rPr>
                    <w:rFonts w:ascii="Cambria Math" w:hAnsi="Cambria Math"/>
                    <w:i/>
                    <w:iCs/>
                    <w:lang w:eastAsia="zh-CN"/>
                  </w:rPr>
                </m:ctrlPr>
              </m:sSubSupPr>
              <m:e>
                <m:r>
                  <m:rPr>
                    <m:sty m:val="b"/>
                  </m:rPr>
                  <w:rPr>
                    <w:rFonts w:ascii="Cambria Math" w:hAnsi="Cambria Math"/>
                    <w:lang w:eastAsia="zh-CN"/>
                  </w:rPr>
                  <m:t>h</m:t>
                </m:r>
              </m:e>
              <m:sub>
                <m:r>
                  <w:rPr>
                    <w:rFonts w:ascii="Cambria Math" w:hAnsi="Cambria Math"/>
                    <w:lang w:eastAsia="zh-CN"/>
                  </w:rPr>
                  <m:t>l</m:t>
                </m:r>
              </m:sub>
              <m:sup>
                <m:d>
                  <m:dPr>
                    <m:ctrlPr>
                      <w:rPr>
                        <w:rFonts w:ascii="Cambria Math" w:hAnsi="Cambria Math"/>
                        <w:i/>
                        <w:lang w:eastAsia="zh-CN"/>
                      </w:rPr>
                    </m:ctrlPr>
                  </m:dPr>
                  <m:e>
                    <m:r>
                      <w:rPr>
                        <w:rFonts w:ascii="Cambria Math" w:hAnsi="Cambria Math"/>
                        <w:lang w:eastAsia="zh-CN"/>
                      </w:rPr>
                      <m:t>j</m:t>
                    </m:r>
                  </m:e>
                </m:d>
              </m:sup>
            </m:sSubSup>
            <m:r>
              <w:rPr>
                <w:rFonts w:ascii="Cambria Math" w:hAnsi="Cambria Math"/>
                <w:lang w:eastAsia="zh-CN"/>
              </w:rPr>
              <m:t>,</m:t>
            </m:r>
            <m:sSub>
              <m:sSubPr>
                <m:ctrlPr>
                  <w:rPr>
                    <w:rFonts w:ascii="Cambria Math" w:hAnsi="Cambria Math"/>
                    <w:i/>
                    <w:iCs/>
                    <w:lang w:eastAsia="zh-CN"/>
                  </w:rPr>
                </m:ctrlPr>
              </m:sSubPr>
              <m:e>
                <m:r>
                  <m:rPr>
                    <m:sty m:val="b"/>
                  </m:rPr>
                  <w:rPr>
                    <w:rFonts w:ascii="Cambria Math" w:hAnsi="Cambria Math" w:hint="eastAsia"/>
                    <w:lang w:eastAsia="zh-CN"/>
                  </w:rPr>
                  <m:t>Γ</m:t>
                </m:r>
              </m:e>
              <m:sub>
                <m:r>
                  <w:rPr>
                    <w:rFonts w:ascii="Cambria Math" w:hAnsi="Cambria Math"/>
                    <w:lang w:eastAsia="zh-CN"/>
                  </w:rPr>
                  <m:t>l</m:t>
                </m:r>
              </m:sub>
            </m:sSub>
          </m:e>
          <m:e>
            <m:r>
              <m:rPr>
                <m:sty m:val="b"/>
              </m:rPr>
              <w:rPr>
                <w:rFonts w:ascii="Cambria Math" w:hAnsi="Cambria Math" w:hint="eastAsia"/>
                <w:lang w:eastAsia="zh-CN"/>
              </w:rPr>
              <m:t>Θ</m:t>
            </m:r>
          </m:e>
        </m:d>
      </m:oMath>
      <w:r w:rsidRPr="00B13388">
        <w:rPr>
          <w:rFonts w:hint="eastAsia"/>
          <w:iCs/>
          <w:lang w:eastAsia="zh-CN"/>
        </w:rPr>
        <w:t xml:space="preserve"> </w:t>
      </w:r>
      <w:r w:rsidR="007C0CA4">
        <w:rPr>
          <w:iCs/>
          <w:lang w:eastAsia="zh-CN"/>
        </w:rPr>
        <w:t xml:space="preserve">of complete data </w:t>
      </w:r>
      <w:r>
        <w:rPr>
          <w:iCs/>
          <w:lang w:eastAsia="zh-CN"/>
        </w:rPr>
        <w:t>can be obtained following</w:t>
      </w:r>
      <w:r w:rsidRPr="00B13388">
        <w:rPr>
          <w:iCs/>
          <w:lang w:eastAsia="zh-CN"/>
        </w:rPr>
        <w:t xml:space="preserve"> (</w:t>
      </w:r>
      <w:r>
        <w:rPr>
          <w:iCs/>
          <w:lang w:eastAsia="zh-CN"/>
        </w:rPr>
        <w:t>10</w:t>
      </w:r>
      <w:r w:rsidRPr="00B13388">
        <w:rPr>
          <w:iCs/>
          <w:lang w:eastAsia="zh-CN"/>
        </w:rPr>
        <w:t>)</w:t>
      </w:r>
      <w:r>
        <w:rPr>
          <w:iCs/>
          <w:lang w:eastAsia="zh-CN"/>
        </w:rPr>
        <w:t xml:space="preserve"> </w:t>
      </w:r>
      <w:r w:rsidR="006E49B2">
        <w:rPr>
          <w:iCs/>
          <w:lang w:eastAsia="zh-CN"/>
        </w:rPr>
        <w:t xml:space="preserve">by </w:t>
      </w:r>
      <w:r>
        <w:rPr>
          <w:iCs/>
          <w:lang w:eastAsia="zh-CN"/>
        </w:rPr>
        <w:t>tak</w:t>
      </w:r>
      <w:r w:rsidR="006E49B2">
        <w:rPr>
          <w:iCs/>
          <w:lang w:eastAsia="zh-CN"/>
        </w:rPr>
        <w:t>ing</w:t>
      </w:r>
      <w:r>
        <w:rPr>
          <w:iCs/>
          <w:lang w:eastAsia="zh-CN"/>
        </w:rPr>
        <w:t xml:space="preserve"> </w:t>
      </w:r>
      <m:oMath>
        <m:sSub>
          <m:sSubPr>
            <m:ctrlPr>
              <w:rPr>
                <w:rFonts w:ascii="Cambria Math" w:hAnsi="Cambria Math"/>
                <w:i/>
                <w:iCs/>
                <w:lang w:eastAsia="zh-CN"/>
              </w:rPr>
            </m:ctrlPr>
          </m:sSubPr>
          <m:e>
            <m:r>
              <m:rPr>
                <m:sty m:val="b"/>
              </m:rPr>
              <w:rPr>
                <w:rFonts w:ascii="Cambria Math" w:hAnsi="Cambria Math"/>
                <w:lang w:eastAsia="zh-CN"/>
              </w:rPr>
              <m:t>h</m:t>
            </m:r>
          </m:e>
          <m:sub>
            <m:r>
              <w:rPr>
                <w:rFonts w:ascii="Cambria Math" w:hAnsi="Cambria Math"/>
                <w:lang w:eastAsia="zh-CN"/>
              </w:rPr>
              <m:t>l</m:t>
            </m:r>
          </m:sub>
        </m:sSub>
      </m:oMath>
      <w:r>
        <w:rPr>
          <w:rFonts w:hint="eastAsia"/>
          <w:iCs/>
          <w:lang w:eastAsia="zh-CN"/>
        </w:rPr>
        <w:t xml:space="preserve"> </w:t>
      </w:r>
      <w:r>
        <w:rPr>
          <w:iCs/>
          <w:lang w:eastAsia="zh-CN"/>
        </w:rPr>
        <w:t xml:space="preserve">as a known </w:t>
      </w:r>
      <w:r w:rsidR="006E49B2">
        <w:rPr>
          <w:iCs/>
          <w:lang w:eastAsia="zh-CN"/>
        </w:rPr>
        <w:t xml:space="preserve">value </w:t>
      </w:r>
      <m:oMath>
        <m:sSubSup>
          <m:sSubSupPr>
            <m:ctrlPr>
              <w:rPr>
                <w:rFonts w:ascii="Cambria Math" w:hAnsi="Cambria Math"/>
                <w:i/>
                <w:iCs/>
                <w:lang w:eastAsia="zh-CN"/>
              </w:rPr>
            </m:ctrlPr>
          </m:sSubSupPr>
          <m:e>
            <m:r>
              <m:rPr>
                <m:sty m:val="b"/>
              </m:rPr>
              <w:rPr>
                <w:rFonts w:ascii="Cambria Math" w:hAnsi="Cambria Math"/>
                <w:lang w:eastAsia="zh-CN"/>
              </w:rPr>
              <m:t>h</m:t>
            </m:r>
          </m:e>
          <m:sub>
            <m:r>
              <w:rPr>
                <w:rFonts w:ascii="Cambria Math" w:hAnsi="Cambria Math"/>
                <w:lang w:eastAsia="zh-CN"/>
              </w:rPr>
              <m:t>l</m:t>
            </m:r>
          </m:sub>
          <m:sup>
            <m:d>
              <m:dPr>
                <m:ctrlPr>
                  <w:rPr>
                    <w:rFonts w:ascii="Cambria Math" w:hAnsi="Cambria Math"/>
                    <w:i/>
                    <w:lang w:eastAsia="zh-CN"/>
                  </w:rPr>
                </m:ctrlPr>
              </m:dPr>
              <m:e>
                <m:r>
                  <w:rPr>
                    <w:rFonts w:ascii="Cambria Math" w:hAnsi="Cambria Math"/>
                    <w:lang w:eastAsia="zh-CN"/>
                  </w:rPr>
                  <m:t>j</m:t>
                </m:r>
              </m:e>
            </m:d>
          </m:sup>
        </m:sSubSup>
      </m:oMath>
      <w:r>
        <w:rPr>
          <w:iCs/>
          <w:lang w:eastAsia="zh-CN"/>
        </w:rPr>
        <w:t xml:space="preserve">. Next, </w:t>
      </w:r>
      <w:r>
        <w:rPr>
          <w:lang w:eastAsia="zh-CN"/>
        </w:rPr>
        <w:t>t</w:t>
      </w:r>
      <w:r w:rsidR="00724D89">
        <w:rPr>
          <w:lang w:eastAsia="zh-CN"/>
        </w:rPr>
        <w:t xml:space="preserve">he equations of the </w:t>
      </w:r>
      <w:r w:rsidR="00724D89" w:rsidRPr="0046155C">
        <w:rPr>
          <w:lang w:eastAsia="zh-CN"/>
        </w:rPr>
        <w:t>posterior</w:t>
      </w:r>
      <w:r w:rsidR="00724D89">
        <w:rPr>
          <w:lang w:eastAsia="zh-CN"/>
        </w:rPr>
        <w:t xml:space="preserve"> expectation </w:t>
      </w:r>
      <m:oMath>
        <m:sSub>
          <m:sSubPr>
            <m:ctrlPr>
              <w:rPr>
                <w:rFonts w:ascii="Cambria Math" w:hAnsi="Cambria Math"/>
                <w:i/>
                <w:iCs/>
              </w:rPr>
            </m:ctrlPr>
          </m:sSubPr>
          <m:e>
            <m:acc>
              <m:accPr>
                <m:ctrlPr>
                  <w:rPr>
                    <w:rFonts w:ascii="Cambria Math" w:hAnsi="Cambria Math"/>
                  </w:rPr>
                </m:ctrlPr>
              </m:accPr>
              <m:e>
                <m:r>
                  <m:rPr>
                    <m:sty m:val="b"/>
                  </m:rPr>
                  <w:rPr>
                    <w:rFonts w:ascii="Cambria Math" w:hAnsi="Cambria Math" w:hint="eastAsia"/>
                  </w:rPr>
                  <m:t>Γ</m:t>
                </m:r>
              </m:e>
            </m:acc>
          </m:e>
          <m:sub>
            <m:r>
              <w:rPr>
                <w:rFonts w:ascii="Cambria Math" w:hAnsi="Cambria Math"/>
              </w:rPr>
              <m:t>l</m:t>
            </m:r>
          </m:sub>
        </m:sSub>
      </m:oMath>
      <w:r w:rsidR="00724D89">
        <w:rPr>
          <w:iCs/>
          <w:lang w:eastAsia="zh-CN"/>
        </w:rPr>
        <w:t xml:space="preserve"> and covariance </w:t>
      </w:r>
      <m:oMath>
        <m:sSub>
          <m:sSubPr>
            <m:ctrlPr>
              <w:rPr>
                <w:rFonts w:ascii="Cambria Math" w:hAnsi="Cambria Math"/>
                <w:i/>
              </w:rPr>
            </m:ctrlPr>
          </m:sSubPr>
          <m:e>
            <m:acc>
              <m:accPr>
                <m:ctrlPr>
                  <w:rPr>
                    <w:rFonts w:ascii="Cambria Math" w:hAnsi="Cambria Math"/>
                  </w:rPr>
                </m:ctrlPr>
              </m:accPr>
              <m:e>
                <m:r>
                  <m:rPr>
                    <m:sty m:val="b"/>
                  </m:rPr>
                  <w:rPr>
                    <w:rFonts w:ascii="Cambria Math" w:hAnsi="Cambria Math"/>
                  </w:rPr>
                  <m:t>C</m:t>
                </m:r>
              </m:e>
            </m:acc>
          </m:e>
          <m: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sub>
        </m:sSub>
      </m:oMath>
      <w:r w:rsidR="00724D89">
        <w:rPr>
          <w:rFonts w:hint="eastAsia"/>
          <w:lang w:eastAsia="zh-CN"/>
        </w:rPr>
        <w:t xml:space="preserve"> </w:t>
      </w:r>
      <w:r w:rsidR="00417B26">
        <w:rPr>
          <w:lang w:eastAsia="zh-CN"/>
        </w:rPr>
        <w:t xml:space="preserve"> of latent variable </w:t>
      </w:r>
      <m:oMath>
        <m:sSub>
          <m:sSubPr>
            <m:ctrlPr>
              <w:rPr>
                <w:rFonts w:ascii="Cambria Math" w:hAnsi="Cambria Math"/>
                <w:i/>
              </w:rPr>
            </m:ctrlPr>
          </m:sSubPr>
          <m:e>
            <m:r>
              <m:rPr>
                <m:sty m:val="b"/>
              </m:rPr>
              <w:rPr>
                <w:rFonts w:ascii="Cambria Math" w:hAnsi="Cambria Math" w:hint="eastAsia"/>
              </w:rPr>
              <m:t>Γ</m:t>
            </m:r>
          </m:e>
          <m:sub>
            <m:r>
              <w:rPr>
                <w:rFonts w:ascii="Cambria Math" w:hAnsi="Cambria Math"/>
              </w:rPr>
              <m:t>l</m:t>
            </m:r>
          </m:sub>
        </m:sSub>
      </m:oMath>
      <w:r w:rsidR="00417B26">
        <w:rPr>
          <w:rFonts w:hint="eastAsia"/>
          <w:lang w:eastAsia="zh-CN"/>
        </w:rPr>
        <w:t xml:space="preserve"> </w:t>
      </w:r>
      <w:r w:rsidR="00CA1656">
        <w:rPr>
          <w:lang w:eastAsia="zh-CN"/>
        </w:rPr>
        <w:t>can be calculated following</w:t>
      </w:r>
      <w:r w:rsidR="00724D89">
        <w:rPr>
          <w:lang w:eastAsia="zh-CN"/>
        </w:rPr>
        <w:t xml:space="preserve"> (11) </w:t>
      </w:r>
      <w:r w:rsidR="006E49B2">
        <w:rPr>
          <w:lang w:eastAsia="zh-CN"/>
        </w:rPr>
        <w:t xml:space="preserve">by taking </w:t>
      </w:r>
      <m:oMath>
        <m:r>
          <m:rPr>
            <m:sty m:val="b"/>
          </m:rPr>
          <w:rPr>
            <w:rFonts w:ascii="Cambria Math" w:hAnsi="Cambria Math"/>
            <w:lang w:eastAsia="zh-CN"/>
          </w:rPr>
          <m:t>w</m:t>
        </m:r>
      </m:oMath>
      <w:r w:rsidR="00724D89">
        <w:rPr>
          <w:rFonts w:hint="eastAsia"/>
          <w:b/>
          <w:lang w:eastAsia="zh-CN"/>
        </w:rPr>
        <w:t xml:space="preserve"> </w:t>
      </w:r>
      <w:r w:rsidR="007D593D">
        <w:rPr>
          <w:bCs/>
          <w:lang w:eastAsia="zh-CN"/>
        </w:rPr>
        <w:t xml:space="preserve">as </w:t>
      </w:r>
      <w:r w:rsidR="00724D89">
        <w:rPr>
          <w:bCs/>
          <w:lang w:eastAsia="zh-CN"/>
        </w:rPr>
        <w:t xml:space="preserve">a known </w:t>
      </w:r>
      <w:r w:rsidR="006E49B2">
        <w:rPr>
          <w:bCs/>
          <w:lang w:eastAsia="zh-CN"/>
        </w:rPr>
        <w:t xml:space="preserve">value </w:t>
      </w:r>
      <m:oMath>
        <m:sSup>
          <m:sSupPr>
            <m:ctrlPr>
              <w:rPr>
                <w:rFonts w:ascii="Cambria Math" w:hAnsi="Cambria Math"/>
                <w:i/>
                <w:shd w:val="clear" w:color="auto" w:fill="FFFFFF"/>
                <w:lang w:eastAsia="zh-CN"/>
              </w:rPr>
            </m:ctrlPr>
          </m:sSupPr>
          <m:e>
            <m:r>
              <m:rPr>
                <m:sty m:val="b"/>
              </m:rPr>
              <w:rPr>
                <w:rFonts w:ascii="Cambria Math" w:hAnsi="Cambria Math"/>
                <w:lang w:eastAsia="zh-CN"/>
              </w:rPr>
              <m:t>w</m:t>
            </m:r>
          </m:e>
          <m:sup>
            <m:r>
              <w:rPr>
                <w:rFonts w:ascii="Cambria Math" w:hAnsi="Cambria Math"/>
                <w:shd w:val="clear" w:color="auto" w:fill="FFFFFF"/>
                <w:lang w:eastAsia="zh-CN"/>
              </w:rPr>
              <m:t>(</m:t>
            </m:r>
            <m:r>
              <w:rPr>
                <w:rFonts w:ascii="Cambria Math" w:hAnsi="Cambria Math"/>
                <w:shd w:val="clear" w:color="auto" w:fill="FFFFFF"/>
              </w:rPr>
              <m:t>j</m:t>
            </m:r>
            <m:r>
              <w:rPr>
                <w:rFonts w:ascii="Cambria Math" w:hAnsi="Cambria Math"/>
                <w:shd w:val="clear" w:color="auto" w:fill="FFFFFF"/>
                <w:lang w:eastAsia="zh-CN"/>
              </w:rPr>
              <m:t>)</m:t>
            </m:r>
          </m:sup>
        </m:sSup>
      </m:oMath>
      <w:r w:rsidR="00724D89">
        <w:rPr>
          <w:shd w:val="clear" w:color="auto" w:fill="FFFFFF"/>
          <w:lang w:eastAsia="zh-CN"/>
        </w:rPr>
        <w:t>.</w:t>
      </w:r>
      <w:r w:rsidR="00724D89">
        <w:rPr>
          <w:rFonts w:hint="eastAsia"/>
          <w:bCs/>
          <w:lang w:eastAsia="zh-CN"/>
        </w:rPr>
        <w:t xml:space="preserve"> </w:t>
      </w:r>
      <w:r w:rsidR="0034168A">
        <w:rPr>
          <w:shd w:val="clear" w:color="auto" w:fill="FFFFFF"/>
          <w:lang w:eastAsia="zh-CN"/>
        </w:rPr>
        <w:t>According</w:t>
      </w:r>
      <w:r w:rsidR="00C13509">
        <w:rPr>
          <w:shd w:val="clear" w:color="auto" w:fill="FFFFFF"/>
          <w:lang w:eastAsia="zh-CN"/>
        </w:rPr>
        <w:t xml:space="preserve"> to the </w:t>
      </w:r>
      <w:r w:rsidR="0034168A">
        <w:rPr>
          <w:shd w:val="clear" w:color="auto" w:fill="FFFFFF"/>
          <w:lang w:eastAsia="zh-CN"/>
        </w:rPr>
        <w:t xml:space="preserve">estimated posterior </w:t>
      </w:r>
      <w:r w:rsidR="00C13509">
        <w:rPr>
          <w:shd w:val="clear" w:color="auto" w:fill="FFFFFF"/>
          <w:lang w:eastAsia="zh-CN"/>
        </w:rPr>
        <w:t xml:space="preserve">expectation and </w:t>
      </w:r>
      <w:r w:rsidR="00C13509" w:rsidRPr="000B4378">
        <w:rPr>
          <w:shd w:val="clear" w:color="auto" w:fill="FFFFFF"/>
          <w:lang w:eastAsia="zh-CN"/>
        </w:rPr>
        <w:t>covariance</w:t>
      </w:r>
      <w:r w:rsidR="00C13509">
        <w:rPr>
          <w:shd w:val="clear" w:color="auto" w:fill="FFFFFF"/>
          <w:lang w:eastAsia="zh-CN"/>
        </w:rPr>
        <w:t xml:space="preserve"> </w:t>
      </w:r>
      <w:r w:rsidR="0034168A">
        <w:rPr>
          <w:shd w:val="clear" w:color="auto" w:fill="FFFFFF"/>
          <w:lang w:eastAsia="zh-CN"/>
        </w:rPr>
        <w:t xml:space="preserve">of latent variable </w:t>
      </w:r>
      <m:oMath>
        <m:sSub>
          <m:sSubPr>
            <m:ctrlPr>
              <w:rPr>
                <w:rFonts w:ascii="Cambria Math" w:hAnsi="Cambria Math"/>
                <w:bCs/>
                <w:iCs/>
                <w:shd w:val="clear" w:color="auto" w:fill="FFFFFF"/>
              </w:rPr>
            </m:ctrlPr>
          </m:sSubPr>
          <m:e>
            <m:r>
              <m:rPr>
                <m:sty m:val="b"/>
              </m:rPr>
              <w:rPr>
                <w:rFonts w:ascii="Cambria Math" w:hAnsi="Cambria Math"/>
                <w:shd w:val="clear" w:color="auto" w:fill="FFFFFF"/>
              </w:rPr>
              <m:t>Γ</m:t>
            </m:r>
            <m:ctrlPr>
              <w:rPr>
                <w:rFonts w:ascii="Cambria Math" w:hAnsi="Cambria Math"/>
                <w:b/>
                <w:bCs/>
                <w:iCs/>
                <w:shd w:val="clear" w:color="auto" w:fill="FFFFFF"/>
              </w:rPr>
            </m:ctrlPr>
          </m:e>
          <m:sub>
            <m:r>
              <w:rPr>
                <w:rFonts w:ascii="Cambria Math" w:hAnsi="Cambria Math"/>
                <w:shd w:val="clear" w:color="auto" w:fill="FFFFFF"/>
              </w:rPr>
              <m:t>l</m:t>
            </m:r>
          </m:sub>
        </m:sSub>
      </m:oMath>
      <w:r w:rsidR="0034168A">
        <w:rPr>
          <w:shd w:val="clear" w:color="auto" w:fill="FFFFFF"/>
          <w:lang w:eastAsia="zh-CN"/>
        </w:rPr>
        <w:t>,</w:t>
      </w:r>
      <w:r w:rsidR="00C13509">
        <w:rPr>
          <w:shd w:val="clear" w:color="auto" w:fill="FFFFFF"/>
          <w:lang w:eastAsia="zh-CN"/>
        </w:rPr>
        <w:t xml:space="preserve"> the</w:t>
      </w:r>
      <w:r w:rsidR="007777EC" w:rsidRPr="000B4378">
        <w:rPr>
          <w:shd w:val="clear" w:color="auto" w:fill="FFFFFF"/>
          <w:lang w:eastAsia="zh-CN"/>
        </w:rPr>
        <w:t xml:space="preserve"> expected </w:t>
      </w:r>
      <w:bookmarkStart w:id="26" w:name="_Hlk94547050"/>
      <w:r w:rsidR="007777EC" w:rsidRPr="000B4378">
        <w:rPr>
          <w:shd w:val="clear" w:color="auto" w:fill="FFFFFF"/>
          <w:lang w:eastAsia="zh-CN"/>
        </w:rPr>
        <w:t>log-</w:t>
      </w:r>
      <w:bookmarkEnd w:id="25"/>
      <w:r w:rsidR="00FB09D2" w:rsidRPr="00E0137C">
        <w:rPr>
          <w:shd w:val="clear" w:color="auto" w:fill="FFFFFF"/>
          <w:lang w:eastAsia="zh-CN"/>
        </w:rPr>
        <w:t xml:space="preserve">posterior </w:t>
      </w:r>
      <w:r w:rsidR="00FB09D2" w:rsidRPr="000B4378">
        <w:rPr>
          <w:shd w:val="clear" w:color="auto" w:fill="FFFFFF"/>
          <w:lang w:eastAsia="zh-CN"/>
        </w:rPr>
        <w:t>of</w:t>
      </w:r>
      <w:r w:rsidR="009505E1">
        <w:rPr>
          <w:shd w:val="clear" w:color="auto" w:fill="FFFFFF"/>
          <w:lang w:eastAsia="zh-CN"/>
        </w:rPr>
        <w:t xml:space="preserve"> </w:t>
      </w:r>
      <w:r w:rsidR="009505E1" w:rsidRPr="000B4378">
        <w:rPr>
          <w:shd w:val="clear" w:color="auto" w:fill="FFFFFF"/>
          <w:lang w:eastAsia="zh-CN"/>
        </w:rPr>
        <w:t xml:space="preserve">complete </w:t>
      </w:r>
      <w:r w:rsidR="009505E1">
        <w:rPr>
          <w:shd w:val="clear" w:color="auto" w:fill="FFFFFF"/>
          <w:lang w:eastAsia="zh-CN"/>
        </w:rPr>
        <w:t>data</w:t>
      </w:r>
      <w:bookmarkEnd w:id="26"/>
      <w:r w:rsidR="009505E1">
        <w:rPr>
          <w:shd w:val="clear" w:color="auto" w:fill="FFFFFF"/>
          <w:lang w:eastAsia="zh-CN"/>
        </w:rPr>
        <w:t xml:space="preserve"> over the posterior distribution</w:t>
      </w:r>
      <w:r w:rsidR="00872A5A">
        <w:rPr>
          <w:shd w:val="clear" w:color="auto" w:fill="FFFFFF"/>
          <w:lang w:eastAsia="zh-CN"/>
        </w:rPr>
        <w:t xml:space="preserve"> </w:t>
      </w:r>
      <w:r w:rsidR="00895625">
        <w:rPr>
          <w:shd w:val="clear" w:color="auto" w:fill="FFFFFF"/>
          <w:lang w:eastAsia="zh-CN"/>
        </w:rPr>
        <w:t xml:space="preserve">of </w:t>
      </w:r>
      <m:oMath>
        <m:sSub>
          <m:sSubPr>
            <m:ctrlPr>
              <w:rPr>
                <w:rFonts w:ascii="Cambria Math" w:hAnsi="Cambria Math"/>
                <w:bCs/>
                <w:iCs/>
                <w:shd w:val="clear" w:color="auto" w:fill="FFFFFF"/>
              </w:rPr>
            </m:ctrlPr>
          </m:sSubPr>
          <m:e>
            <m:r>
              <m:rPr>
                <m:sty m:val="b"/>
              </m:rPr>
              <w:rPr>
                <w:rFonts w:ascii="Cambria Math" w:hAnsi="Cambria Math"/>
                <w:shd w:val="clear" w:color="auto" w:fill="FFFFFF"/>
              </w:rPr>
              <m:t>Γ</m:t>
            </m:r>
            <m:ctrlPr>
              <w:rPr>
                <w:rFonts w:ascii="Cambria Math" w:hAnsi="Cambria Math"/>
                <w:b/>
                <w:bCs/>
                <w:iCs/>
                <w:shd w:val="clear" w:color="auto" w:fill="FFFFFF"/>
              </w:rPr>
            </m:ctrlPr>
          </m:e>
          <m:sub>
            <m:r>
              <w:rPr>
                <w:rFonts w:ascii="Cambria Math" w:hAnsi="Cambria Math"/>
                <w:shd w:val="clear" w:color="auto" w:fill="FFFFFF"/>
              </w:rPr>
              <m:t>l</m:t>
            </m:r>
          </m:sub>
        </m:sSub>
        <m:r>
          <m:rPr>
            <m:sty m:val="p"/>
          </m:rPr>
          <w:rPr>
            <w:rFonts w:ascii="Cambria Math" w:hAnsi="Cambria Math"/>
            <w:shd w:val="clear" w:color="auto" w:fill="FFFFFF"/>
            <w:lang w:eastAsia="zh-CN"/>
          </w:rPr>
          <m:t>|</m:t>
        </m:r>
        <m:sSubSup>
          <m:sSubSupPr>
            <m:ctrlPr>
              <w:rPr>
                <w:rFonts w:ascii="Cambria Math" w:hAnsi="Cambria Math"/>
                <w:bCs/>
                <w:i/>
                <w:iCs/>
                <w:shd w:val="clear" w:color="auto" w:fill="FFFFFF"/>
                <w:lang w:eastAsia="zh-CN"/>
              </w:rPr>
            </m:ctrlPr>
          </m:sSubSupPr>
          <m:e>
            <m:r>
              <m:rPr>
                <m:sty m:val="b"/>
              </m:rPr>
              <w:rPr>
                <w:rFonts w:ascii="Cambria Math" w:hAnsi="Cambria Math"/>
                <w:shd w:val="clear" w:color="auto" w:fill="FFFFFF"/>
                <w:lang w:eastAsia="zh-CN"/>
              </w:rPr>
              <m:t>h</m:t>
            </m:r>
          </m:e>
          <m:sub>
            <m:r>
              <w:rPr>
                <w:rFonts w:ascii="Cambria Math" w:hAnsi="Cambria Math"/>
                <w:shd w:val="clear" w:color="auto" w:fill="FFFFFF"/>
                <w:lang w:eastAsia="zh-CN"/>
              </w:rPr>
              <m:t>l</m:t>
            </m:r>
          </m:sub>
          <m:sup>
            <m:r>
              <w:rPr>
                <w:rFonts w:ascii="Cambria Math" w:hAnsi="Cambria Math"/>
                <w:shd w:val="clear" w:color="auto" w:fill="FFFFFF"/>
                <w:lang w:eastAsia="zh-CN"/>
              </w:rPr>
              <m:t>(</m:t>
            </m:r>
            <m:r>
              <w:rPr>
                <w:rFonts w:ascii="Cambria Math" w:hAnsi="Cambria Math"/>
                <w:shd w:val="clear" w:color="auto" w:fill="FFFFFF"/>
              </w:rPr>
              <m:t>j</m:t>
            </m:r>
            <m:r>
              <w:rPr>
                <w:rFonts w:ascii="Cambria Math" w:hAnsi="Cambria Math"/>
                <w:shd w:val="clear" w:color="auto" w:fill="FFFFFF"/>
                <w:lang w:eastAsia="zh-CN"/>
              </w:rPr>
              <m:t>)</m:t>
            </m:r>
          </m:sup>
        </m:sSubSup>
        <m:r>
          <m:rPr>
            <m:sty m:val="p"/>
          </m:rPr>
          <w:rPr>
            <w:rFonts w:ascii="Cambria Math" w:hAnsi="Cambria Math"/>
            <w:shd w:val="clear" w:color="auto" w:fill="FFFFFF"/>
            <w:lang w:eastAsia="zh-CN"/>
          </w:rPr>
          <m:t>,</m:t>
        </m:r>
        <m:sSup>
          <m:sSupPr>
            <m:ctrlPr>
              <w:rPr>
                <w:rFonts w:ascii="Cambria Math" w:hAnsi="Cambria Math"/>
                <w:iCs/>
                <w:shd w:val="clear" w:color="auto" w:fill="FFFFFF"/>
                <w:lang w:eastAsia="zh-CN"/>
              </w:rPr>
            </m:ctrlPr>
          </m:sSupPr>
          <m:e>
            <m:r>
              <m:rPr>
                <m:sty m:val="b"/>
              </m:rPr>
              <w:rPr>
                <w:rFonts w:ascii="Cambria Math" w:hAnsi="Cambria Math"/>
                <w:shd w:val="clear" w:color="auto" w:fill="FFFFFF"/>
                <w:lang w:eastAsia="zh-CN"/>
              </w:rPr>
              <m:t>Θ</m:t>
            </m:r>
          </m:e>
          <m:sup>
            <m:d>
              <m:dPr>
                <m:ctrlPr>
                  <w:rPr>
                    <w:rFonts w:ascii="Cambria Math" w:hAnsi="Cambria Math"/>
                    <w:i/>
                    <w:shd w:val="clear" w:color="auto" w:fill="FFFFFF"/>
                    <w:lang w:eastAsia="zh-CN"/>
                  </w:rPr>
                </m:ctrlPr>
              </m:dPr>
              <m:e>
                <m:r>
                  <w:rPr>
                    <w:rFonts w:ascii="Cambria Math" w:hAnsi="Cambria Math"/>
                    <w:shd w:val="clear" w:color="auto" w:fill="FFFFFF"/>
                  </w:rPr>
                  <m:t>j</m:t>
                </m:r>
              </m:e>
            </m:d>
          </m:sup>
        </m:sSup>
      </m:oMath>
      <w:r w:rsidR="009505E1">
        <w:rPr>
          <w:rFonts w:hint="eastAsia"/>
          <w:iCs/>
          <w:shd w:val="clear" w:color="auto" w:fill="FFFFFF"/>
          <w:lang w:eastAsia="zh-CN"/>
        </w:rPr>
        <w:t xml:space="preserve"> </w:t>
      </w:r>
      <w:r w:rsidR="00925339" w:rsidRPr="000B4378">
        <w:rPr>
          <w:shd w:val="clear" w:color="auto" w:fill="FFFFFF"/>
          <w:lang w:eastAsia="zh-CN"/>
        </w:rPr>
        <w:t xml:space="preserve">at iteration </w:t>
      </w:r>
      <m:oMath>
        <m:r>
          <w:rPr>
            <w:rFonts w:ascii="Cambria Math" w:hAnsi="Cambria Math"/>
            <w:lang w:eastAsia="zh-CN"/>
          </w:rPr>
          <m:t>j</m:t>
        </m:r>
      </m:oMath>
      <w:r w:rsidR="00E01FE8" w:rsidRPr="000B4378" w:rsidDel="00E01FE8">
        <w:rPr>
          <w:shd w:val="clear" w:color="auto" w:fill="FFFFFF"/>
          <w:lang w:eastAsia="zh-CN"/>
        </w:rPr>
        <w:t xml:space="preserve"> </w:t>
      </w:r>
      <w:r w:rsidR="007777EC" w:rsidRPr="000B4378">
        <w:rPr>
          <w:shd w:val="clear" w:color="auto" w:fill="FFFFFF"/>
          <w:lang w:eastAsia="zh-CN"/>
        </w:rPr>
        <w:t>is</w:t>
      </w:r>
      <w:r w:rsidR="005C5270" w:rsidRPr="000B4378">
        <w:rPr>
          <w:shd w:val="clear" w:color="auto" w:fill="FFFFFF"/>
          <w:lang w:eastAsia="zh-CN"/>
        </w:rPr>
        <w:t xml:space="preserve"> </w:t>
      </w:r>
    </w:p>
    <w:p w14:paraId="1B16AE72" w14:textId="502F008A" w:rsidR="007777EC" w:rsidRPr="000B4378" w:rsidRDefault="007777EC" w:rsidP="00132BE1">
      <w:pPr>
        <w:pStyle w:val="Text"/>
        <w:ind w:firstLine="0"/>
        <w:rPr>
          <w:shd w:val="clear" w:color="auto" w:fill="FFFFFF"/>
          <w:lang w:eastAsia="zh-CN"/>
        </w:rPr>
      </w:pPr>
    </w:p>
    <w:p w14:paraId="614C401A" w14:textId="09CE423E" w:rsidR="0071260B" w:rsidRPr="005D0566" w:rsidRDefault="00925339" w:rsidP="005D0566">
      <w:pPr>
        <w:pStyle w:val="Text"/>
        <w:ind w:firstLine="0"/>
        <w:jc w:val="right"/>
        <w:rPr>
          <w:bCs/>
          <w:shd w:val="clear" w:color="auto" w:fill="FFFFFF"/>
          <w:lang w:eastAsia="zh-CN"/>
        </w:rPr>
      </w:pPr>
      <w:bookmarkStart w:id="27" w:name="_Hlk93424631"/>
      <m:oMath>
        <m:r>
          <m:rPr>
            <m:sty m:val="p"/>
          </m:rPr>
          <w:rPr>
            <w:rFonts w:ascii="Cambria Math" w:hAnsi="Cambria Math"/>
            <w:shd w:val="clear" w:color="auto" w:fill="FFFFFF"/>
            <w:lang w:eastAsia="zh-CN"/>
          </w:rPr>
          <m:t>Q</m:t>
        </m:r>
        <m:d>
          <m:dPr>
            <m:ctrlPr>
              <w:rPr>
                <w:rFonts w:ascii="Cambria Math" w:hAnsi="Cambria Math"/>
                <w:shd w:val="clear" w:color="auto" w:fill="FFFFFF"/>
                <w:lang w:eastAsia="zh-CN"/>
              </w:rPr>
            </m:ctrlPr>
          </m:dPr>
          <m:e>
            <m:r>
              <m:rPr>
                <m:sty m:val="b"/>
              </m:rPr>
              <w:rPr>
                <w:rFonts w:ascii="Cambria Math" w:hAnsi="Cambria Math" w:hint="eastAsia"/>
                <w:shd w:val="clear" w:color="auto" w:fill="FFFFFF"/>
                <w:lang w:eastAsia="zh-CN"/>
              </w:rPr>
              <m:t>Θ</m:t>
            </m:r>
            <m:r>
              <m:rPr>
                <m:sty m:val="p"/>
              </m:rPr>
              <w:rPr>
                <w:rFonts w:ascii="Cambria Math" w:hAnsi="Cambria Math"/>
                <w:shd w:val="clear" w:color="auto" w:fill="FFFFFF"/>
                <w:lang w:eastAsia="zh-CN"/>
              </w:rPr>
              <m:t>,</m:t>
            </m:r>
            <m:sSup>
              <m:sSupPr>
                <m:ctrlPr>
                  <w:rPr>
                    <w:rFonts w:ascii="Cambria Math" w:hAnsi="Cambria Math"/>
                    <w:shd w:val="clear" w:color="auto" w:fill="FFFFFF"/>
                    <w:lang w:eastAsia="zh-CN"/>
                  </w:rPr>
                </m:ctrlPr>
              </m:sSupPr>
              <m:e>
                <m:r>
                  <m:rPr>
                    <m:sty m:val="b"/>
                  </m:rPr>
                  <w:rPr>
                    <w:rFonts w:ascii="Cambria Math" w:hAnsi="Cambria Math" w:hint="eastAsia"/>
                    <w:shd w:val="clear" w:color="auto" w:fill="FFFFFF"/>
                    <w:lang w:eastAsia="zh-CN"/>
                  </w:rPr>
                  <m:t>Θ</m:t>
                </m:r>
              </m:e>
              <m:sup>
                <m:d>
                  <m:dPr>
                    <m:ctrlPr>
                      <w:rPr>
                        <w:rFonts w:ascii="Cambria Math" w:hAnsi="Cambria Math"/>
                        <w:i/>
                        <w:iCs/>
                        <w:shd w:val="clear" w:color="auto" w:fill="FFFFFF"/>
                        <w:lang w:eastAsia="zh-CN"/>
                      </w:rPr>
                    </m:ctrlPr>
                  </m:dPr>
                  <m:e>
                    <m:r>
                      <w:rPr>
                        <w:rFonts w:ascii="Cambria Math" w:hAnsi="Cambria Math"/>
                        <w:shd w:val="clear" w:color="auto" w:fill="FFFFFF"/>
                      </w:rPr>
                      <m:t>j</m:t>
                    </m:r>
                  </m:e>
                </m:d>
              </m:sup>
            </m:sSup>
          </m:e>
        </m:d>
        <w:bookmarkEnd w:id="27"/>
        <m:r>
          <w:rPr>
            <w:rFonts w:ascii="Cambria Math" w:hAnsi="Cambria Math"/>
            <w:shd w:val="clear" w:color="auto" w:fill="FFFFFF"/>
            <w:lang w:eastAsia="zh-CN"/>
          </w:rPr>
          <m:t>=</m:t>
        </m:r>
        <m:sSub>
          <m:sSubPr>
            <m:ctrlPr>
              <w:rPr>
                <w:rFonts w:ascii="Cambria Math" w:hAnsi="Cambria Math"/>
                <w:i/>
                <w:shd w:val="clear" w:color="auto" w:fill="FFFFFF"/>
                <w:lang w:eastAsia="zh-CN"/>
              </w:rPr>
            </m:ctrlPr>
          </m:sSubPr>
          <m:e>
            <m:r>
              <m:rPr>
                <m:sty m:val="p"/>
              </m:rPr>
              <w:rPr>
                <w:rFonts w:ascii="Cambria Math" w:hAnsi="Cambria Math"/>
                <w:shd w:val="clear" w:color="auto" w:fill="FFFFFF"/>
                <w:lang w:eastAsia="zh-CN"/>
              </w:rPr>
              <m:t>E</m:t>
            </m:r>
          </m:e>
          <m:sub>
            <m:sSub>
              <m:sSubPr>
                <m:ctrlPr>
                  <w:rPr>
                    <w:rFonts w:ascii="Cambria Math" w:hAnsi="Cambria Math"/>
                    <w:bCs/>
                    <w:iCs/>
                    <w:shd w:val="clear" w:color="auto" w:fill="FFFFFF"/>
                  </w:rPr>
                </m:ctrlPr>
              </m:sSubPr>
              <m:e>
                <m:r>
                  <m:rPr>
                    <m:sty m:val="b"/>
                  </m:rPr>
                  <w:rPr>
                    <w:rFonts w:ascii="Cambria Math" w:hAnsi="Cambria Math"/>
                    <w:shd w:val="clear" w:color="auto" w:fill="FFFFFF"/>
                  </w:rPr>
                  <m:t>Γ</m:t>
                </m:r>
                <m:ctrlPr>
                  <w:rPr>
                    <w:rFonts w:ascii="Cambria Math" w:hAnsi="Cambria Math"/>
                    <w:b/>
                    <w:bCs/>
                    <w:iCs/>
                    <w:shd w:val="clear" w:color="auto" w:fill="FFFFFF"/>
                  </w:rPr>
                </m:ctrlPr>
              </m:e>
              <m:sub>
                <m:r>
                  <w:rPr>
                    <w:rFonts w:ascii="Cambria Math" w:hAnsi="Cambria Math"/>
                    <w:shd w:val="clear" w:color="auto" w:fill="FFFFFF"/>
                  </w:rPr>
                  <m:t>l</m:t>
                </m:r>
              </m:sub>
            </m:sSub>
            <m:r>
              <m:rPr>
                <m:sty m:val="p"/>
              </m:rPr>
              <w:rPr>
                <w:rFonts w:ascii="Cambria Math" w:hAnsi="Cambria Math"/>
                <w:shd w:val="clear" w:color="auto" w:fill="FFFFFF"/>
                <w:lang w:eastAsia="zh-CN"/>
              </w:rPr>
              <m:t>|</m:t>
            </m:r>
            <m:sSubSup>
              <m:sSubSupPr>
                <m:ctrlPr>
                  <w:rPr>
                    <w:rFonts w:ascii="Cambria Math" w:hAnsi="Cambria Math"/>
                    <w:bCs/>
                    <w:i/>
                    <w:iCs/>
                    <w:shd w:val="clear" w:color="auto" w:fill="FFFFFF"/>
                    <w:lang w:eastAsia="zh-CN"/>
                  </w:rPr>
                </m:ctrlPr>
              </m:sSubSupPr>
              <m:e>
                <m:r>
                  <m:rPr>
                    <m:sty m:val="b"/>
                  </m:rPr>
                  <w:rPr>
                    <w:rFonts w:ascii="Cambria Math" w:hAnsi="Cambria Math"/>
                    <w:shd w:val="clear" w:color="auto" w:fill="FFFFFF"/>
                    <w:lang w:eastAsia="zh-CN"/>
                  </w:rPr>
                  <m:t>h</m:t>
                </m:r>
              </m:e>
              <m:sub>
                <m:r>
                  <w:rPr>
                    <w:rFonts w:ascii="Cambria Math" w:hAnsi="Cambria Math"/>
                    <w:shd w:val="clear" w:color="auto" w:fill="FFFFFF"/>
                    <w:lang w:eastAsia="zh-CN"/>
                  </w:rPr>
                  <m:t>l</m:t>
                </m:r>
              </m:sub>
              <m:sup>
                <m:r>
                  <w:rPr>
                    <w:rFonts w:ascii="Cambria Math" w:hAnsi="Cambria Math"/>
                    <w:shd w:val="clear" w:color="auto" w:fill="FFFFFF"/>
                    <w:lang w:eastAsia="zh-CN"/>
                  </w:rPr>
                  <m:t>(</m:t>
                </m:r>
                <m:r>
                  <w:rPr>
                    <w:rFonts w:ascii="Cambria Math" w:hAnsi="Cambria Math"/>
                    <w:shd w:val="clear" w:color="auto" w:fill="FFFFFF"/>
                  </w:rPr>
                  <m:t>j</m:t>
                </m:r>
                <m:r>
                  <w:rPr>
                    <w:rFonts w:ascii="Cambria Math" w:hAnsi="Cambria Math"/>
                    <w:shd w:val="clear" w:color="auto" w:fill="FFFFFF"/>
                    <w:lang w:eastAsia="zh-CN"/>
                  </w:rPr>
                  <m:t>)</m:t>
                </m:r>
              </m:sup>
            </m:sSubSup>
            <m:r>
              <m:rPr>
                <m:sty m:val="p"/>
              </m:rPr>
              <w:rPr>
                <w:rFonts w:ascii="Cambria Math" w:hAnsi="Cambria Math"/>
                <w:shd w:val="clear" w:color="auto" w:fill="FFFFFF"/>
                <w:lang w:eastAsia="zh-CN"/>
              </w:rPr>
              <m:t>,</m:t>
            </m:r>
            <m:sSup>
              <m:sSupPr>
                <m:ctrlPr>
                  <w:rPr>
                    <w:rFonts w:ascii="Cambria Math" w:hAnsi="Cambria Math"/>
                    <w:iCs/>
                    <w:shd w:val="clear" w:color="auto" w:fill="FFFFFF"/>
                    <w:lang w:eastAsia="zh-CN"/>
                  </w:rPr>
                </m:ctrlPr>
              </m:sSupPr>
              <m:e>
                <m:r>
                  <m:rPr>
                    <m:sty m:val="b"/>
                  </m:rPr>
                  <w:rPr>
                    <w:rFonts w:ascii="Cambria Math" w:hAnsi="Cambria Math"/>
                    <w:shd w:val="clear" w:color="auto" w:fill="FFFFFF"/>
                    <w:lang w:eastAsia="zh-CN"/>
                  </w:rPr>
                  <m:t>Θ</m:t>
                </m:r>
              </m:e>
              <m:sup>
                <m:d>
                  <m:dPr>
                    <m:ctrlPr>
                      <w:rPr>
                        <w:rFonts w:ascii="Cambria Math" w:hAnsi="Cambria Math"/>
                        <w:i/>
                        <w:shd w:val="clear" w:color="auto" w:fill="FFFFFF"/>
                        <w:lang w:eastAsia="zh-CN"/>
                      </w:rPr>
                    </m:ctrlPr>
                  </m:dPr>
                  <m:e>
                    <m:r>
                      <w:rPr>
                        <w:rFonts w:ascii="Cambria Math" w:hAnsi="Cambria Math"/>
                        <w:shd w:val="clear" w:color="auto" w:fill="FFFFFF"/>
                      </w:rPr>
                      <m:t>j</m:t>
                    </m:r>
                  </m:e>
                </m:d>
              </m:sup>
            </m:sSup>
          </m:sub>
        </m:sSub>
        <m:func>
          <m:funcPr>
            <m:ctrlPr>
              <w:rPr>
                <w:rFonts w:ascii="Cambria Math" w:hAnsi="Cambria Math"/>
                <w:shd w:val="clear" w:color="auto" w:fill="FFFFFF"/>
                <w:lang w:eastAsia="zh-CN"/>
              </w:rPr>
            </m:ctrlPr>
          </m:funcPr>
          <m:fName>
            <m:r>
              <m:rPr>
                <m:sty m:val="p"/>
              </m:rPr>
              <w:rPr>
                <w:rFonts w:ascii="Cambria Math" w:hAnsi="Cambria Math"/>
                <w:shd w:val="clear" w:color="auto" w:fill="FFFFFF"/>
                <w:lang w:eastAsia="zh-CN"/>
              </w:rPr>
              <m:t>ln</m:t>
            </m:r>
            <m:ctrlPr>
              <w:rPr>
                <w:rFonts w:ascii="Cambria Math" w:hAnsi="Cambria Math"/>
                <w:i/>
                <w:shd w:val="clear" w:color="auto" w:fill="FFFFFF"/>
                <w:lang w:eastAsia="zh-CN"/>
              </w:rPr>
            </m:ctrlPr>
          </m:fName>
          <m:e>
            <m:r>
              <w:rPr>
                <w:rFonts w:ascii="Cambria Math" w:hAnsi="Cambria Math"/>
                <w:shd w:val="clear" w:color="auto" w:fill="FFFFFF"/>
                <w:lang w:eastAsia="zh-CN"/>
              </w:rPr>
              <m:t>P</m:t>
            </m:r>
          </m:e>
        </m:func>
        <m:d>
          <m:dPr>
            <m:ctrlPr>
              <w:rPr>
                <w:rFonts w:ascii="Cambria Math" w:hAnsi="Cambria Math"/>
                <w:i/>
                <w:shd w:val="clear" w:color="auto" w:fill="FFFFFF"/>
                <w:lang w:eastAsia="zh-CN"/>
              </w:rPr>
            </m:ctrlPr>
          </m:dPr>
          <m:e>
            <m:sSubSup>
              <m:sSubSupPr>
                <m:ctrlPr>
                  <w:rPr>
                    <w:rFonts w:ascii="Cambria Math" w:hAnsi="Cambria Math"/>
                    <w:i/>
                    <w:shd w:val="clear" w:color="auto" w:fill="FFFFFF"/>
                    <w:lang w:eastAsia="zh-CN"/>
                  </w:rPr>
                </m:ctrlPr>
              </m:sSubSupPr>
              <m:e>
                <m:r>
                  <m:rPr>
                    <m:sty m:val="b"/>
                  </m:rPr>
                  <w:rPr>
                    <w:rFonts w:ascii="Cambria Math" w:hAnsi="Cambria Math"/>
                    <w:shd w:val="clear" w:color="auto" w:fill="FFFFFF"/>
                    <w:lang w:eastAsia="zh-CN"/>
                  </w:rPr>
                  <m:t>h</m:t>
                </m:r>
              </m:e>
              <m:sub>
                <m:r>
                  <w:rPr>
                    <w:rFonts w:ascii="Cambria Math" w:hAnsi="Cambria Math"/>
                    <w:shd w:val="clear" w:color="auto" w:fill="FFFFFF"/>
                    <w:lang w:eastAsia="zh-CN"/>
                  </w:rPr>
                  <m:t>l</m:t>
                </m:r>
              </m:sub>
              <m:sup>
                <m:r>
                  <w:rPr>
                    <w:rFonts w:ascii="Cambria Math" w:hAnsi="Cambria Math"/>
                    <w:shd w:val="clear" w:color="auto" w:fill="FFFFFF"/>
                    <w:lang w:eastAsia="zh-CN"/>
                  </w:rPr>
                  <m:t>(</m:t>
                </m:r>
                <m:r>
                  <w:rPr>
                    <w:rFonts w:ascii="Cambria Math" w:hAnsi="Cambria Math"/>
                    <w:shd w:val="clear" w:color="auto" w:fill="FFFFFF"/>
                  </w:rPr>
                  <m:t>j</m:t>
                </m:r>
                <m:r>
                  <w:rPr>
                    <w:rFonts w:ascii="Cambria Math" w:hAnsi="Cambria Math"/>
                    <w:shd w:val="clear" w:color="auto" w:fill="FFFFFF"/>
                    <w:lang w:eastAsia="zh-CN"/>
                  </w:rPr>
                  <m:t>)</m:t>
                </m:r>
              </m:sup>
            </m:sSubSup>
            <m:r>
              <w:rPr>
                <w:rFonts w:ascii="Cambria Math" w:hAnsi="Cambria Math"/>
                <w:shd w:val="clear" w:color="auto" w:fill="FFFFFF"/>
                <w:lang w:eastAsia="zh-CN"/>
              </w:rPr>
              <m:t>,</m:t>
            </m:r>
            <m:sSub>
              <m:sSubPr>
                <m:ctrlPr>
                  <w:rPr>
                    <w:rFonts w:ascii="Cambria Math" w:hAnsi="Cambria Math"/>
                    <w:bCs/>
                    <w:i/>
                    <w:shd w:val="clear" w:color="auto" w:fill="FFFFFF"/>
                    <w:lang w:eastAsia="zh-CN"/>
                  </w:rPr>
                </m:ctrlPr>
              </m:sSubPr>
              <m:e>
                <m:r>
                  <m:rPr>
                    <m:sty m:val="b"/>
                  </m:rPr>
                  <w:rPr>
                    <w:rFonts w:ascii="Cambria Math" w:hAnsi="Cambria Math"/>
                    <w:shd w:val="clear" w:color="auto" w:fill="FFFFFF"/>
                    <w:lang w:eastAsia="zh-CN"/>
                  </w:rPr>
                  <m:t>Γ</m:t>
                </m:r>
              </m:e>
              <m:sub>
                <m:r>
                  <w:rPr>
                    <w:rFonts w:ascii="Cambria Math" w:hAnsi="Cambria Math"/>
                    <w:shd w:val="clear" w:color="auto" w:fill="FFFFFF"/>
                    <w:lang w:eastAsia="zh-CN"/>
                  </w:rPr>
                  <m:t>l</m:t>
                </m:r>
              </m:sub>
            </m:sSub>
          </m:e>
          <m:e>
            <m:r>
              <m:rPr>
                <m:sty m:val="b"/>
              </m:rPr>
              <w:rPr>
                <w:rFonts w:ascii="Cambria Math" w:hAnsi="Cambria Math"/>
                <w:shd w:val="clear" w:color="auto" w:fill="FFFFFF"/>
                <w:lang w:eastAsia="zh-CN"/>
              </w:rPr>
              <m:t>Θ</m:t>
            </m:r>
          </m:e>
        </m:d>
        <m:r>
          <w:rPr>
            <w:rFonts w:ascii="Cambria Math" w:hAnsi="Cambria Math"/>
            <w:shd w:val="clear" w:color="auto" w:fill="FFFFFF"/>
            <w:lang w:eastAsia="zh-CN"/>
          </w:rPr>
          <m:t>+</m:t>
        </m:r>
        <w:bookmarkStart w:id="28" w:name="_Hlk94547215"/>
        <m:func>
          <m:funcPr>
            <m:ctrlPr>
              <w:rPr>
                <w:rFonts w:ascii="Cambria Math" w:hAnsi="Cambria Math"/>
                <w:shd w:val="clear" w:color="auto" w:fill="FFFFFF"/>
                <w:lang w:eastAsia="zh-CN"/>
              </w:rPr>
            </m:ctrlPr>
          </m:funcPr>
          <m:fName>
            <m:r>
              <m:rPr>
                <m:sty m:val="p"/>
              </m:rPr>
              <w:rPr>
                <w:rFonts w:ascii="Cambria Math" w:hAnsi="Cambria Math"/>
                <w:shd w:val="clear" w:color="auto" w:fill="FFFFFF"/>
                <w:lang w:eastAsia="zh-CN"/>
              </w:rPr>
              <m:t>ln</m:t>
            </m:r>
            <m:ctrlPr>
              <w:rPr>
                <w:rFonts w:ascii="Cambria Math" w:hAnsi="Cambria Math"/>
                <w:i/>
                <w:shd w:val="clear" w:color="auto" w:fill="FFFFFF"/>
                <w:lang w:eastAsia="zh-CN"/>
              </w:rPr>
            </m:ctrlPr>
          </m:fName>
          <m:e>
            <m:r>
              <w:rPr>
                <w:rFonts w:ascii="Cambria Math" w:hAnsi="Cambria Math"/>
                <w:shd w:val="clear" w:color="auto" w:fill="FFFFFF"/>
                <w:lang w:eastAsia="zh-CN"/>
              </w:rPr>
              <m:t>P</m:t>
            </m:r>
          </m:e>
        </m:func>
        <m:d>
          <m:dPr>
            <m:ctrlPr>
              <w:rPr>
                <w:rFonts w:ascii="Cambria Math" w:hAnsi="Cambria Math"/>
                <w:bCs/>
                <w:i/>
                <w:shd w:val="clear" w:color="auto" w:fill="FFFFFF"/>
                <w:lang w:eastAsia="zh-CN"/>
              </w:rPr>
            </m:ctrlPr>
          </m:dPr>
          <m:e>
            <m:r>
              <m:rPr>
                <m:sty m:val="b"/>
              </m:rPr>
              <w:rPr>
                <w:rFonts w:ascii="Cambria Math" w:hAnsi="Cambria Math" w:hint="eastAsia"/>
                <w:shd w:val="clear" w:color="auto" w:fill="FFFFFF"/>
                <w:lang w:eastAsia="zh-CN"/>
              </w:rPr>
              <m:t>Θ</m:t>
            </m:r>
          </m:e>
        </m:d>
      </m:oMath>
      <w:bookmarkEnd w:id="28"/>
      <w:proofErr w:type="gramStart"/>
      <w:r w:rsidR="00E164BD" w:rsidRPr="000B4378">
        <w:rPr>
          <w:rFonts w:hint="eastAsia"/>
          <w:bCs/>
          <w:shd w:val="clear" w:color="auto" w:fill="FFFFFF"/>
          <w:lang w:eastAsia="zh-CN"/>
        </w:rPr>
        <w:t>,</w:t>
      </w:r>
      <w:r w:rsidR="005D0566">
        <w:rPr>
          <w:rFonts w:hint="eastAsia"/>
          <w:bCs/>
          <w:shd w:val="clear" w:color="auto" w:fill="FFFFFF"/>
          <w:lang w:eastAsia="zh-CN"/>
        </w:rPr>
        <w:t xml:space="preserve"> </w:t>
      </w:r>
      <w:r w:rsidR="005D0566">
        <w:rPr>
          <w:bCs/>
          <w:shd w:val="clear" w:color="auto" w:fill="FFFFFF"/>
          <w:lang w:eastAsia="zh-CN"/>
        </w:rPr>
        <w:t xml:space="preserve">  </w:t>
      </w:r>
      <w:proofErr w:type="gramEnd"/>
      <w:r w:rsidR="005D0566">
        <w:rPr>
          <w:bCs/>
          <w:shd w:val="clear" w:color="auto" w:fill="FFFFFF"/>
          <w:lang w:eastAsia="zh-CN"/>
        </w:rPr>
        <w:t xml:space="preserve"> </w:t>
      </w:r>
      <w:r w:rsidR="001B0B65" w:rsidRPr="000B4378">
        <w:rPr>
          <w:rFonts w:hint="eastAsia"/>
          <w:bCs/>
          <w:shd w:val="clear" w:color="auto" w:fill="FFFFFF"/>
          <w:lang w:eastAsia="zh-CN"/>
        </w:rPr>
        <w:t>(</w:t>
      </w:r>
      <w:r w:rsidR="002E3720" w:rsidRPr="000B4378">
        <w:rPr>
          <w:bCs/>
          <w:shd w:val="clear" w:color="auto" w:fill="FFFFFF"/>
          <w:lang w:eastAsia="zh-CN"/>
        </w:rPr>
        <w:t>1</w:t>
      </w:r>
      <w:r w:rsidR="00757C65">
        <w:rPr>
          <w:bCs/>
          <w:shd w:val="clear" w:color="auto" w:fill="FFFFFF"/>
          <w:lang w:eastAsia="zh-CN"/>
        </w:rPr>
        <w:t>3</w:t>
      </w:r>
      <w:r w:rsidR="000C7245">
        <w:rPr>
          <w:bCs/>
          <w:shd w:val="clear" w:color="auto" w:fill="FFFFFF"/>
          <w:lang w:eastAsia="zh-CN"/>
        </w:rPr>
        <w:t>a</w:t>
      </w:r>
      <w:r w:rsidR="001B0B65" w:rsidRPr="000B4378">
        <w:rPr>
          <w:bCs/>
          <w:shd w:val="clear" w:color="auto" w:fill="FFFFFF"/>
          <w:lang w:eastAsia="zh-CN"/>
        </w:rPr>
        <w:t>)</w:t>
      </w:r>
    </w:p>
    <w:p w14:paraId="4EA425F3" w14:textId="77777777" w:rsidR="00835C82" w:rsidRPr="000B4378" w:rsidRDefault="00835C82" w:rsidP="00132BE1">
      <w:pPr>
        <w:pStyle w:val="Text"/>
        <w:ind w:firstLine="0"/>
        <w:rPr>
          <w:shd w:val="clear" w:color="auto" w:fill="FFFFFF"/>
          <w:lang w:eastAsia="zh-CN"/>
        </w:rPr>
      </w:pPr>
    </w:p>
    <w:p w14:paraId="2F91720D" w14:textId="772DB942" w:rsidR="00925339" w:rsidRPr="000B4378" w:rsidRDefault="00835C82" w:rsidP="00132BE1">
      <w:pPr>
        <w:pStyle w:val="Text"/>
        <w:ind w:firstLine="0"/>
        <w:rPr>
          <w:shd w:val="clear" w:color="auto" w:fill="FFFFFF"/>
          <w:lang w:eastAsia="zh-CN"/>
        </w:rPr>
      </w:pPr>
      <w:r w:rsidRPr="000B4378">
        <w:rPr>
          <w:shd w:val="clear" w:color="auto" w:fill="FFFFFF"/>
          <w:lang w:eastAsia="zh-CN"/>
        </w:rPr>
        <w:t>where</w:t>
      </w:r>
      <w:r w:rsidR="00AD43ED" w:rsidRPr="000B4378">
        <w:rPr>
          <w:shd w:val="clear" w:color="auto" w:fill="FFFFFF"/>
          <w:lang w:eastAsia="zh-CN"/>
        </w:rPr>
        <w:t xml:space="preserve"> </w:t>
      </w:r>
      <m:oMath>
        <m:sSub>
          <m:sSubPr>
            <m:ctrlPr>
              <w:rPr>
                <w:rFonts w:ascii="Cambria Math" w:hAnsi="Cambria Math"/>
                <w:i/>
                <w:shd w:val="clear" w:color="auto" w:fill="FFFFFF"/>
                <w:lang w:eastAsia="zh-CN"/>
              </w:rPr>
            </m:ctrlPr>
          </m:sSubPr>
          <m:e>
            <m:r>
              <m:rPr>
                <m:sty m:val="p"/>
              </m:rPr>
              <w:rPr>
                <w:rFonts w:ascii="Cambria Math" w:hAnsi="Cambria Math"/>
                <w:shd w:val="clear" w:color="auto" w:fill="FFFFFF"/>
                <w:lang w:eastAsia="zh-CN"/>
              </w:rPr>
              <m:t>E</m:t>
            </m:r>
          </m:e>
          <m:sub>
            <m:sSub>
              <m:sSubPr>
                <m:ctrlPr>
                  <w:rPr>
                    <w:rFonts w:ascii="Cambria Math" w:hAnsi="Cambria Math"/>
                    <w:bCs/>
                    <w:iCs/>
                    <w:shd w:val="clear" w:color="auto" w:fill="FFFFFF"/>
                  </w:rPr>
                </m:ctrlPr>
              </m:sSubPr>
              <m:e>
                <m:r>
                  <m:rPr>
                    <m:sty m:val="b"/>
                  </m:rPr>
                  <w:rPr>
                    <w:rFonts w:ascii="Cambria Math" w:hAnsi="Cambria Math"/>
                    <w:shd w:val="clear" w:color="auto" w:fill="FFFFFF"/>
                  </w:rPr>
                  <m:t>Γ</m:t>
                </m:r>
                <m:ctrlPr>
                  <w:rPr>
                    <w:rFonts w:ascii="Cambria Math" w:hAnsi="Cambria Math"/>
                    <w:b/>
                    <w:bCs/>
                    <w:iCs/>
                    <w:shd w:val="clear" w:color="auto" w:fill="FFFFFF"/>
                  </w:rPr>
                </m:ctrlPr>
              </m:e>
              <m:sub>
                <m:r>
                  <w:rPr>
                    <w:rFonts w:ascii="Cambria Math" w:hAnsi="Cambria Math"/>
                    <w:shd w:val="clear" w:color="auto" w:fill="FFFFFF"/>
                  </w:rPr>
                  <m:t>l</m:t>
                </m:r>
              </m:sub>
            </m:sSub>
            <m:r>
              <m:rPr>
                <m:sty m:val="p"/>
              </m:rPr>
              <w:rPr>
                <w:rFonts w:ascii="Cambria Math" w:hAnsi="Cambria Math"/>
                <w:shd w:val="clear" w:color="auto" w:fill="FFFFFF"/>
                <w:lang w:eastAsia="zh-CN"/>
              </w:rPr>
              <m:t>|</m:t>
            </m:r>
            <m:sSubSup>
              <m:sSubSupPr>
                <m:ctrlPr>
                  <w:rPr>
                    <w:rFonts w:ascii="Cambria Math" w:hAnsi="Cambria Math"/>
                    <w:bCs/>
                    <w:i/>
                    <w:iCs/>
                    <w:shd w:val="clear" w:color="auto" w:fill="FFFFFF"/>
                    <w:lang w:eastAsia="zh-CN"/>
                  </w:rPr>
                </m:ctrlPr>
              </m:sSubSupPr>
              <m:e>
                <m:r>
                  <m:rPr>
                    <m:sty m:val="b"/>
                  </m:rPr>
                  <w:rPr>
                    <w:rFonts w:ascii="Cambria Math" w:hAnsi="Cambria Math"/>
                    <w:shd w:val="clear" w:color="auto" w:fill="FFFFFF"/>
                    <w:lang w:eastAsia="zh-CN"/>
                  </w:rPr>
                  <m:t>h</m:t>
                </m:r>
              </m:e>
              <m:sub>
                <m:r>
                  <w:rPr>
                    <w:rFonts w:ascii="Cambria Math" w:hAnsi="Cambria Math"/>
                    <w:shd w:val="clear" w:color="auto" w:fill="FFFFFF"/>
                    <w:lang w:eastAsia="zh-CN"/>
                  </w:rPr>
                  <m:t>l</m:t>
                </m:r>
              </m:sub>
              <m:sup>
                <m:r>
                  <w:rPr>
                    <w:rFonts w:ascii="Cambria Math" w:hAnsi="Cambria Math"/>
                    <w:shd w:val="clear" w:color="auto" w:fill="FFFFFF"/>
                    <w:lang w:eastAsia="zh-CN"/>
                  </w:rPr>
                  <m:t>(j)</m:t>
                </m:r>
              </m:sup>
            </m:sSubSup>
            <m:r>
              <m:rPr>
                <m:sty m:val="p"/>
              </m:rPr>
              <w:rPr>
                <w:rFonts w:ascii="Cambria Math" w:hAnsi="Cambria Math"/>
                <w:shd w:val="clear" w:color="auto" w:fill="FFFFFF"/>
                <w:lang w:eastAsia="zh-CN"/>
              </w:rPr>
              <m:t>,</m:t>
            </m:r>
            <m:sSup>
              <m:sSupPr>
                <m:ctrlPr>
                  <w:rPr>
                    <w:rFonts w:ascii="Cambria Math" w:hAnsi="Cambria Math"/>
                    <w:iCs/>
                    <w:shd w:val="clear" w:color="auto" w:fill="FFFFFF"/>
                    <w:lang w:eastAsia="zh-CN"/>
                  </w:rPr>
                </m:ctrlPr>
              </m:sSupPr>
              <m:e>
                <m:r>
                  <m:rPr>
                    <m:sty m:val="b"/>
                  </m:rPr>
                  <w:rPr>
                    <w:rFonts w:ascii="Cambria Math" w:hAnsi="Cambria Math"/>
                    <w:shd w:val="clear" w:color="auto" w:fill="FFFFFF"/>
                    <w:lang w:eastAsia="zh-CN"/>
                  </w:rPr>
                  <m:t>Θ</m:t>
                </m:r>
              </m:e>
              <m:sup>
                <m:d>
                  <m:dPr>
                    <m:ctrlPr>
                      <w:rPr>
                        <w:rFonts w:ascii="Cambria Math" w:hAnsi="Cambria Math"/>
                        <w:i/>
                        <w:shd w:val="clear" w:color="auto" w:fill="FFFFFF"/>
                        <w:lang w:eastAsia="zh-CN"/>
                      </w:rPr>
                    </m:ctrlPr>
                  </m:dPr>
                  <m:e>
                    <m:r>
                      <w:rPr>
                        <w:rFonts w:ascii="Cambria Math" w:hAnsi="Cambria Math"/>
                        <w:shd w:val="clear" w:color="auto" w:fill="FFFFFF"/>
                        <w:lang w:eastAsia="zh-CN"/>
                      </w:rPr>
                      <m:t>j</m:t>
                    </m:r>
                  </m:e>
                </m:d>
              </m:sup>
            </m:sSup>
          </m:sub>
        </m:sSub>
        <m:func>
          <m:funcPr>
            <m:ctrlPr>
              <w:rPr>
                <w:rFonts w:ascii="Cambria Math" w:hAnsi="Cambria Math"/>
                <w:shd w:val="clear" w:color="auto" w:fill="FFFFFF"/>
                <w:lang w:eastAsia="zh-CN"/>
              </w:rPr>
            </m:ctrlPr>
          </m:funcPr>
          <m:fName>
            <m:r>
              <m:rPr>
                <m:sty m:val="p"/>
              </m:rPr>
              <w:rPr>
                <w:rFonts w:ascii="Cambria Math" w:hAnsi="Cambria Math"/>
                <w:shd w:val="clear" w:color="auto" w:fill="FFFFFF"/>
                <w:lang w:eastAsia="zh-CN"/>
              </w:rPr>
              <m:t>ln</m:t>
            </m:r>
            <m:ctrlPr>
              <w:rPr>
                <w:rFonts w:ascii="Cambria Math" w:hAnsi="Cambria Math"/>
                <w:i/>
                <w:shd w:val="clear" w:color="auto" w:fill="FFFFFF"/>
                <w:lang w:eastAsia="zh-CN"/>
              </w:rPr>
            </m:ctrlPr>
          </m:fName>
          <m:e>
            <m:r>
              <w:rPr>
                <w:rFonts w:ascii="Cambria Math" w:hAnsi="Cambria Math"/>
                <w:shd w:val="clear" w:color="auto" w:fill="FFFFFF"/>
                <w:lang w:eastAsia="zh-CN"/>
              </w:rPr>
              <m:t>P</m:t>
            </m:r>
          </m:e>
        </m:func>
        <m:d>
          <m:dPr>
            <m:ctrlPr>
              <w:rPr>
                <w:rFonts w:ascii="Cambria Math" w:hAnsi="Cambria Math"/>
                <w:i/>
                <w:shd w:val="clear" w:color="auto" w:fill="FFFFFF"/>
                <w:lang w:eastAsia="zh-CN"/>
              </w:rPr>
            </m:ctrlPr>
          </m:dPr>
          <m:e>
            <m:sSubSup>
              <m:sSubSupPr>
                <m:ctrlPr>
                  <w:rPr>
                    <w:rFonts w:ascii="Cambria Math" w:hAnsi="Cambria Math"/>
                    <w:i/>
                    <w:shd w:val="clear" w:color="auto" w:fill="FFFFFF"/>
                    <w:lang w:eastAsia="zh-CN"/>
                  </w:rPr>
                </m:ctrlPr>
              </m:sSubSupPr>
              <m:e>
                <m:r>
                  <m:rPr>
                    <m:sty m:val="b"/>
                  </m:rPr>
                  <w:rPr>
                    <w:rFonts w:ascii="Cambria Math" w:hAnsi="Cambria Math"/>
                    <w:shd w:val="clear" w:color="auto" w:fill="FFFFFF"/>
                    <w:lang w:eastAsia="zh-CN"/>
                  </w:rPr>
                  <m:t>h</m:t>
                </m:r>
              </m:e>
              <m:sub>
                <m:r>
                  <w:rPr>
                    <w:rFonts w:ascii="Cambria Math" w:hAnsi="Cambria Math"/>
                    <w:shd w:val="clear" w:color="auto" w:fill="FFFFFF"/>
                    <w:lang w:eastAsia="zh-CN"/>
                  </w:rPr>
                  <m:t>l</m:t>
                </m:r>
              </m:sub>
              <m:sup>
                <m:r>
                  <w:rPr>
                    <w:rFonts w:ascii="Cambria Math" w:hAnsi="Cambria Math"/>
                    <w:shd w:val="clear" w:color="auto" w:fill="FFFFFF"/>
                    <w:lang w:eastAsia="zh-CN"/>
                  </w:rPr>
                  <m:t>(j)</m:t>
                </m:r>
              </m:sup>
            </m:sSubSup>
            <m:r>
              <w:rPr>
                <w:rFonts w:ascii="Cambria Math" w:hAnsi="Cambria Math"/>
                <w:shd w:val="clear" w:color="auto" w:fill="FFFFFF"/>
                <w:lang w:eastAsia="zh-CN"/>
              </w:rPr>
              <m:t>,</m:t>
            </m:r>
            <m:sSub>
              <m:sSubPr>
                <m:ctrlPr>
                  <w:rPr>
                    <w:rFonts w:ascii="Cambria Math" w:hAnsi="Cambria Math"/>
                    <w:bCs/>
                    <w:i/>
                    <w:shd w:val="clear" w:color="auto" w:fill="FFFFFF"/>
                    <w:lang w:eastAsia="zh-CN"/>
                  </w:rPr>
                </m:ctrlPr>
              </m:sSubPr>
              <m:e>
                <m:r>
                  <m:rPr>
                    <m:sty m:val="b"/>
                  </m:rPr>
                  <w:rPr>
                    <w:rFonts w:ascii="Cambria Math" w:hAnsi="Cambria Math"/>
                    <w:shd w:val="clear" w:color="auto" w:fill="FFFFFF"/>
                    <w:lang w:eastAsia="zh-CN"/>
                  </w:rPr>
                  <m:t>Γ</m:t>
                </m:r>
              </m:e>
              <m:sub>
                <m:r>
                  <w:rPr>
                    <w:rFonts w:ascii="Cambria Math" w:hAnsi="Cambria Math"/>
                    <w:shd w:val="clear" w:color="auto" w:fill="FFFFFF"/>
                    <w:lang w:eastAsia="zh-CN"/>
                  </w:rPr>
                  <m:t>l</m:t>
                </m:r>
              </m:sub>
            </m:sSub>
          </m:e>
          <m:e>
            <m:r>
              <m:rPr>
                <m:sty m:val="b"/>
              </m:rPr>
              <w:rPr>
                <w:rFonts w:ascii="Cambria Math" w:hAnsi="Cambria Math"/>
                <w:shd w:val="clear" w:color="auto" w:fill="FFFFFF"/>
                <w:lang w:eastAsia="zh-CN"/>
              </w:rPr>
              <m:t>Θ</m:t>
            </m:r>
          </m:e>
        </m:d>
      </m:oMath>
      <w:r w:rsidR="00AD43ED" w:rsidRPr="000B4378">
        <w:rPr>
          <w:rFonts w:hint="eastAsia"/>
          <w:shd w:val="clear" w:color="auto" w:fill="FFFFFF"/>
          <w:lang w:eastAsia="zh-CN"/>
        </w:rPr>
        <w:t xml:space="preserve"> </w:t>
      </w:r>
      <w:r w:rsidR="00AD43ED" w:rsidRPr="000B4378">
        <w:rPr>
          <w:shd w:val="clear" w:color="auto" w:fill="FFFFFF"/>
          <w:lang w:eastAsia="zh-CN"/>
        </w:rPr>
        <w:t>is the expectation of the</w:t>
      </w:r>
      <w:r w:rsidR="000E465D">
        <w:rPr>
          <w:shd w:val="clear" w:color="auto" w:fill="FFFFFF"/>
          <w:lang w:eastAsia="zh-CN"/>
        </w:rPr>
        <w:t xml:space="preserve"> </w:t>
      </w:r>
      <w:r w:rsidR="000E465D" w:rsidRPr="000B4378">
        <w:rPr>
          <w:shd w:val="clear" w:color="auto" w:fill="FFFFFF"/>
          <w:lang w:eastAsia="zh-CN"/>
        </w:rPr>
        <w:t>log</w:t>
      </w:r>
      <w:r w:rsidR="000E465D">
        <w:rPr>
          <w:shd w:val="clear" w:color="auto" w:fill="FFFFFF"/>
          <w:lang w:eastAsia="zh-CN"/>
        </w:rPr>
        <w:t>-</w:t>
      </w:r>
      <w:r w:rsidR="000E465D" w:rsidRPr="000B4378">
        <w:rPr>
          <w:shd w:val="clear" w:color="auto" w:fill="FFFFFF"/>
          <w:lang w:eastAsia="zh-CN"/>
        </w:rPr>
        <w:t>joint distribution</w:t>
      </w:r>
      <w:r w:rsidR="000E465D">
        <w:rPr>
          <w:shd w:val="clear" w:color="auto" w:fill="FFFFFF"/>
          <w:lang w:eastAsia="zh-CN"/>
        </w:rPr>
        <w:t xml:space="preserve"> </w:t>
      </w:r>
      <w:r w:rsidR="00CC6178">
        <w:rPr>
          <w:shd w:val="clear" w:color="auto" w:fill="FFFFFF"/>
          <w:lang w:eastAsia="zh-CN"/>
        </w:rPr>
        <w:t>over</w:t>
      </w:r>
      <w:r w:rsidR="000E465D">
        <w:rPr>
          <w:shd w:val="clear" w:color="auto" w:fill="FFFFFF"/>
          <w:lang w:eastAsia="zh-CN"/>
        </w:rPr>
        <w:t xml:space="preserve"> the</w:t>
      </w:r>
      <m:oMath>
        <m:r>
          <w:rPr>
            <w:rFonts w:ascii="Cambria Math" w:hAnsi="Cambria Math"/>
            <w:shd w:val="clear" w:color="auto" w:fill="FFFFFF"/>
            <w:lang w:eastAsia="zh-CN"/>
          </w:rPr>
          <m:t xml:space="preserve"> </m:t>
        </m:r>
      </m:oMath>
      <w:r w:rsidR="00AD43ED" w:rsidRPr="000B4378">
        <w:rPr>
          <w:shd w:val="clear" w:color="auto" w:fill="FFFFFF"/>
          <w:lang w:eastAsia="zh-CN"/>
        </w:rPr>
        <w:t xml:space="preserve">posterior distribution </w:t>
      </w:r>
      <w:r w:rsidR="000E465D">
        <w:rPr>
          <w:shd w:val="clear" w:color="auto" w:fill="FFFFFF"/>
          <w:lang w:eastAsia="zh-CN"/>
        </w:rPr>
        <w:t xml:space="preserve">of </w:t>
      </w:r>
      <m:oMath>
        <m:sSub>
          <m:sSubPr>
            <m:ctrlPr>
              <w:rPr>
                <w:rFonts w:ascii="Cambria Math" w:hAnsi="Cambria Math"/>
                <w:bCs/>
                <w:iCs/>
                <w:shd w:val="clear" w:color="auto" w:fill="FFFFFF"/>
              </w:rPr>
            </m:ctrlPr>
          </m:sSubPr>
          <m:e>
            <m:r>
              <m:rPr>
                <m:sty m:val="b"/>
              </m:rPr>
              <w:rPr>
                <w:rFonts w:ascii="Cambria Math" w:hAnsi="Cambria Math"/>
                <w:shd w:val="clear" w:color="auto" w:fill="FFFFFF"/>
              </w:rPr>
              <m:t>Γ</m:t>
            </m:r>
            <m:ctrlPr>
              <w:rPr>
                <w:rFonts w:ascii="Cambria Math" w:hAnsi="Cambria Math"/>
                <w:b/>
                <w:bCs/>
                <w:iCs/>
                <w:shd w:val="clear" w:color="auto" w:fill="FFFFFF"/>
              </w:rPr>
            </m:ctrlPr>
          </m:e>
          <m:sub>
            <m:r>
              <w:rPr>
                <w:rFonts w:ascii="Cambria Math" w:hAnsi="Cambria Math"/>
                <w:shd w:val="clear" w:color="auto" w:fill="FFFFFF"/>
              </w:rPr>
              <m:t>l</m:t>
            </m:r>
          </m:sub>
        </m:sSub>
        <m:r>
          <m:rPr>
            <m:sty m:val="p"/>
          </m:rPr>
          <w:rPr>
            <w:rFonts w:ascii="Cambria Math" w:hAnsi="Cambria Math"/>
            <w:shd w:val="clear" w:color="auto" w:fill="FFFFFF"/>
            <w:lang w:eastAsia="zh-CN"/>
          </w:rPr>
          <m:t>|</m:t>
        </m:r>
        <m:sSubSup>
          <m:sSubSupPr>
            <m:ctrlPr>
              <w:rPr>
                <w:rFonts w:ascii="Cambria Math" w:hAnsi="Cambria Math"/>
                <w:bCs/>
                <w:i/>
                <w:iCs/>
                <w:shd w:val="clear" w:color="auto" w:fill="FFFFFF"/>
                <w:lang w:eastAsia="zh-CN"/>
              </w:rPr>
            </m:ctrlPr>
          </m:sSubSupPr>
          <m:e>
            <m:r>
              <m:rPr>
                <m:sty m:val="b"/>
              </m:rPr>
              <w:rPr>
                <w:rFonts w:ascii="Cambria Math" w:hAnsi="Cambria Math"/>
                <w:shd w:val="clear" w:color="auto" w:fill="FFFFFF"/>
                <w:lang w:eastAsia="zh-CN"/>
              </w:rPr>
              <m:t>h</m:t>
            </m:r>
          </m:e>
          <m:sub>
            <m:r>
              <w:rPr>
                <w:rFonts w:ascii="Cambria Math" w:hAnsi="Cambria Math"/>
                <w:shd w:val="clear" w:color="auto" w:fill="FFFFFF"/>
                <w:lang w:eastAsia="zh-CN"/>
              </w:rPr>
              <m:t>l</m:t>
            </m:r>
          </m:sub>
          <m:sup>
            <m:r>
              <w:rPr>
                <w:rFonts w:ascii="Cambria Math" w:hAnsi="Cambria Math"/>
                <w:shd w:val="clear" w:color="auto" w:fill="FFFFFF"/>
                <w:lang w:eastAsia="zh-CN"/>
              </w:rPr>
              <m:t>(j)</m:t>
            </m:r>
          </m:sup>
        </m:sSubSup>
        <m:r>
          <m:rPr>
            <m:sty m:val="p"/>
          </m:rPr>
          <w:rPr>
            <w:rFonts w:ascii="Cambria Math" w:hAnsi="Cambria Math"/>
            <w:shd w:val="clear" w:color="auto" w:fill="FFFFFF"/>
            <w:lang w:eastAsia="zh-CN"/>
          </w:rPr>
          <m:t>,</m:t>
        </m:r>
        <m:sSup>
          <m:sSupPr>
            <m:ctrlPr>
              <w:rPr>
                <w:rFonts w:ascii="Cambria Math" w:hAnsi="Cambria Math"/>
                <w:iCs/>
                <w:shd w:val="clear" w:color="auto" w:fill="FFFFFF"/>
                <w:lang w:eastAsia="zh-CN"/>
              </w:rPr>
            </m:ctrlPr>
          </m:sSupPr>
          <m:e>
            <m:r>
              <m:rPr>
                <m:sty m:val="b"/>
              </m:rPr>
              <w:rPr>
                <w:rFonts w:ascii="Cambria Math" w:hAnsi="Cambria Math"/>
                <w:shd w:val="clear" w:color="auto" w:fill="FFFFFF"/>
                <w:lang w:eastAsia="zh-CN"/>
              </w:rPr>
              <m:t>Θ</m:t>
            </m:r>
          </m:e>
          <m:sup>
            <m:d>
              <m:dPr>
                <m:ctrlPr>
                  <w:rPr>
                    <w:rFonts w:ascii="Cambria Math" w:hAnsi="Cambria Math"/>
                    <w:iCs/>
                    <w:shd w:val="clear" w:color="auto" w:fill="FFFFFF"/>
                    <w:lang w:eastAsia="zh-CN"/>
                  </w:rPr>
                </m:ctrlPr>
              </m:dPr>
              <m:e>
                <m:r>
                  <w:rPr>
                    <w:rFonts w:ascii="Cambria Math" w:hAnsi="Cambria Math"/>
                    <w:shd w:val="clear" w:color="auto" w:fill="FFFFFF"/>
                    <w:lang w:eastAsia="zh-CN"/>
                  </w:rPr>
                  <m:t>j</m:t>
                </m:r>
              </m:e>
            </m:d>
          </m:sup>
        </m:sSup>
      </m:oMath>
    </w:p>
    <w:p w14:paraId="20599CD3" w14:textId="77777777" w:rsidR="00E21E46" w:rsidRPr="000B4378" w:rsidRDefault="00E21E46" w:rsidP="00132BE1">
      <w:pPr>
        <w:pStyle w:val="Text"/>
        <w:ind w:firstLine="0"/>
        <w:rPr>
          <w:shd w:val="clear" w:color="auto" w:fill="FFFFFF"/>
          <w:lang w:eastAsia="zh-CN"/>
        </w:rPr>
      </w:pPr>
    </w:p>
    <w:p w14:paraId="57467A4A" w14:textId="3DD884B9" w:rsidR="00835C82" w:rsidRPr="00094E17" w:rsidRDefault="00BB5F27" w:rsidP="00132BE1">
      <w:pPr>
        <w:pStyle w:val="Text"/>
        <w:ind w:firstLine="0"/>
        <w:rPr>
          <w:shd w:val="clear" w:color="auto" w:fill="FFFFFF"/>
          <w:lang w:eastAsia="zh-CN"/>
        </w:rPr>
      </w:pPr>
      <m:oMathPara>
        <m:oMath>
          <m:sSub>
            <m:sSubPr>
              <m:ctrlPr>
                <w:rPr>
                  <w:rFonts w:ascii="Cambria Math" w:hAnsi="Cambria Math"/>
                  <w:i/>
                  <w:shd w:val="clear" w:color="auto" w:fill="FFFFFF"/>
                  <w:lang w:eastAsia="zh-CN"/>
                </w:rPr>
              </m:ctrlPr>
            </m:sSubPr>
            <m:e>
              <m:r>
                <m:rPr>
                  <m:sty m:val="p"/>
                </m:rPr>
                <w:rPr>
                  <w:rFonts w:ascii="Cambria Math" w:hAnsi="Cambria Math"/>
                  <w:shd w:val="clear" w:color="auto" w:fill="FFFFFF"/>
                  <w:lang w:eastAsia="zh-CN"/>
                </w:rPr>
                <m:t>E</m:t>
              </m:r>
            </m:e>
            <m:sub>
              <m:sSub>
                <m:sSubPr>
                  <m:ctrlPr>
                    <w:rPr>
                      <w:rFonts w:ascii="Cambria Math" w:hAnsi="Cambria Math"/>
                      <w:bCs/>
                      <w:iCs/>
                      <w:shd w:val="clear" w:color="auto" w:fill="FFFFFF"/>
                    </w:rPr>
                  </m:ctrlPr>
                </m:sSubPr>
                <m:e>
                  <m:r>
                    <m:rPr>
                      <m:sty m:val="b"/>
                    </m:rPr>
                    <w:rPr>
                      <w:rFonts w:ascii="Cambria Math" w:hAnsi="Cambria Math"/>
                      <w:shd w:val="clear" w:color="auto" w:fill="FFFFFF"/>
                    </w:rPr>
                    <m:t>Γ</m:t>
                  </m:r>
                  <m:ctrlPr>
                    <w:rPr>
                      <w:rFonts w:ascii="Cambria Math" w:hAnsi="Cambria Math"/>
                      <w:b/>
                      <w:bCs/>
                      <w:iCs/>
                      <w:shd w:val="clear" w:color="auto" w:fill="FFFFFF"/>
                    </w:rPr>
                  </m:ctrlPr>
                </m:e>
                <m:sub>
                  <m:r>
                    <w:rPr>
                      <w:rFonts w:ascii="Cambria Math" w:hAnsi="Cambria Math"/>
                      <w:shd w:val="clear" w:color="auto" w:fill="FFFFFF"/>
                    </w:rPr>
                    <m:t>l</m:t>
                  </m:r>
                </m:sub>
              </m:sSub>
              <m:r>
                <m:rPr>
                  <m:sty m:val="p"/>
                </m:rPr>
                <w:rPr>
                  <w:rFonts w:ascii="Cambria Math" w:hAnsi="Cambria Math"/>
                  <w:shd w:val="clear" w:color="auto" w:fill="FFFFFF"/>
                  <w:lang w:eastAsia="zh-CN"/>
                </w:rPr>
                <m:t>|</m:t>
              </m:r>
              <m:sSubSup>
                <m:sSubSupPr>
                  <m:ctrlPr>
                    <w:rPr>
                      <w:rFonts w:ascii="Cambria Math" w:hAnsi="Cambria Math"/>
                      <w:bCs/>
                      <w:i/>
                      <w:iCs/>
                      <w:shd w:val="clear" w:color="auto" w:fill="FFFFFF"/>
                      <w:lang w:eastAsia="zh-CN"/>
                    </w:rPr>
                  </m:ctrlPr>
                </m:sSubSupPr>
                <m:e>
                  <m:r>
                    <m:rPr>
                      <m:sty m:val="b"/>
                    </m:rPr>
                    <w:rPr>
                      <w:rFonts w:ascii="Cambria Math" w:hAnsi="Cambria Math"/>
                      <w:shd w:val="clear" w:color="auto" w:fill="FFFFFF"/>
                      <w:lang w:eastAsia="zh-CN"/>
                    </w:rPr>
                    <m:t>h</m:t>
                  </m:r>
                </m:e>
                <m:sub>
                  <m:r>
                    <w:rPr>
                      <w:rFonts w:ascii="Cambria Math" w:hAnsi="Cambria Math"/>
                      <w:shd w:val="clear" w:color="auto" w:fill="FFFFFF"/>
                      <w:lang w:eastAsia="zh-CN"/>
                    </w:rPr>
                    <m:t>l</m:t>
                  </m:r>
                </m:sub>
                <m:sup>
                  <m:r>
                    <w:rPr>
                      <w:rFonts w:ascii="Cambria Math" w:hAnsi="Cambria Math"/>
                      <w:shd w:val="clear" w:color="auto" w:fill="FFFFFF"/>
                      <w:lang w:eastAsia="zh-CN"/>
                    </w:rPr>
                    <m:t>(j)</m:t>
                  </m:r>
                </m:sup>
              </m:sSubSup>
              <m:r>
                <m:rPr>
                  <m:sty m:val="p"/>
                </m:rPr>
                <w:rPr>
                  <w:rFonts w:ascii="Cambria Math" w:hAnsi="Cambria Math"/>
                  <w:shd w:val="clear" w:color="auto" w:fill="FFFFFF"/>
                  <w:lang w:eastAsia="zh-CN"/>
                </w:rPr>
                <m:t>,</m:t>
              </m:r>
              <m:sSup>
                <m:sSupPr>
                  <m:ctrlPr>
                    <w:rPr>
                      <w:rFonts w:ascii="Cambria Math" w:hAnsi="Cambria Math"/>
                      <w:iCs/>
                      <w:shd w:val="clear" w:color="auto" w:fill="FFFFFF"/>
                      <w:lang w:eastAsia="zh-CN"/>
                    </w:rPr>
                  </m:ctrlPr>
                </m:sSupPr>
                <m:e>
                  <m:r>
                    <m:rPr>
                      <m:sty m:val="b"/>
                    </m:rPr>
                    <w:rPr>
                      <w:rFonts w:ascii="Cambria Math" w:hAnsi="Cambria Math"/>
                      <w:shd w:val="clear" w:color="auto" w:fill="FFFFFF"/>
                      <w:lang w:eastAsia="zh-CN"/>
                    </w:rPr>
                    <m:t>Θ</m:t>
                  </m:r>
                </m:e>
                <m:sup>
                  <m:d>
                    <m:dPr>
                      <m:ctrlPr>
                        <w:rPr>
                          <w:rFonts w:ascii="Cambria Math" w:hAnsi="Cambria Math"/>
                          <w:i/>
                          <w:shd w:val="clear" w:color="auto" w:fill="FFFFFF"/>
                          <w:lang w:eastAsia="zh-CN"/>
                        </w:rPr>
                      </m:ctrlPr>
                    </m:dPr>
                    <m:e>
                      <m:r>
                        <w:rPr>
                          <w:rFonts w:ascii="Cambria Math" w:hAnsi="Cambria Math"/>
                          <w:shd w:val="clear" w:color="auto" w:fill="FFFFFF"/>
                          <w:lang w:eastAsia="zh-CN"/>
                        </w:rPr>
                        <m:t>j</m:t>
                      </m:r>
                    </m:e>
                  </m:d>
                </m:sup>
              </m:sSup>
            </m:sub>
          </m:sSub>
          <m:func>
            <m:funcPr>
              <m:ctrlPr>
                <w:rPr>
                  <w:rFonts w:ascii="Cambria Math" w:hAnsi="Cambria Math"/>
                  <w:shd w:val="clear" w:color="auto" w:fill="FFFFFF"/>
                  <w:lang w:eastAsia="zh-CN"/>
                </w:rPr>
              </m:ctrlPr>
            </m:funcPr>
            <m:fName>
              <m:r>
                <m:rPr>
                  <m:sty m:val="p"/>
                </m:rPr>
                <w:rPr>
                  <w:rFonts w:ascii="Cambria Math" w:hAnsi="Cambria Math"/>
                  <w:shd w:val="clear" w:color="auto" w:fill="FFFFFF"/>
                  <w:lang w:eastAsia="zh-CN"/>
                </w:rPr>
                <m:t>ln</m:t>
              </m:r>
              <m:ctrlPr>
                <w:rPr>
                  <w:rFonts w:ascii="Cambria Math" w:hAnsi="Cambria Math"/>
                  <w:i/>
                  <w:shd w:val="clear" w:color="auto" w:fill="FFFFFF"/>
                  <w:lang w:eastAsia="zh-CN"/>
                </w:rPr>
              </m:ctrlPr>
            </m:fName>
            <m:e>
              <m:r>
                <w:rPr>
                  <w:rFonts w:ascii="Cambria Math" w:hAnsi="Cambria Math"/>
                  <w:shd w:val="clear" w:color="auto" w:fill="FFFFFF"/>
                  <w:lang w:eastAsia="zh-CN"/>
                </w:rPr>
                <m:t>P</m:t>
              </m:r>
            </m:e>
          </m:func>
          <m:d>
            <m:dPr>
              <m:ctrlPr>
                <w:rPr>
                  <w:rFonts w:ascii="Cambria Math" w:hAnsi="Cambria Math"/>
                  <w:i/>
                  <w:shd w:val="clear" w:color="auto" w:fill="FFFFFF"/>
                  <w:lang w:eastAsia="zh-CN"/>
                </w:rPr>
              </m:ctrlPr>
            </m:dPr>
            <m:e>
              <m:sSubSup>
                <m:sSubSupPr>
                  <m:ctrlPr>
                    <w:rPr>
                      <w:rFonts w:ascii="Cambria Math" w:hAnsi="Cambria Math"/>
                      <w:i/>
                      <w:shd w:val="clear" w:color="auto" w:fill="FFFFFF"/>
                      <w:lang w:eastAsia="zh-CN"/>
                    </w:rPr>
                  </m:ctrlPr>
                </m:sSubSupPr>
                <m:e>
                  <m:r>
                    <m:rPr>
                      <m:sty m:val="b"/>
                    </m:rPr>
                    <w:rPr>
                      <w:rFonts w:ascii="Cambria Math" w:hAnsi="Cambria Math"/>
                      <w:shd w:val="clear" w:color="auto" w:fill="FFFFFF"/>
                      <w:lang w:eastAsia="zh-CN"/>
                    </w:rPr>
                    <m:t>h</m:t>
                  </m:r>
                </m:e>
                <m:sub>
                  <m:r>
                    <w:rPr>
                      <w:rFonts w:ascii="Cambria Math" w:hAnsi="Cambria Math"/>
                      <w:shd w:val="clear" w:color="auto" w:fill="FFFFFF"/>
                      <w:lang w:eastAsia="zh-CN"/>
                    </w:rPr>
                    <m:t>l</m:t>
                  </m:r>
                </m:sub>
                <m:sup>
                  <m:r>
                    <w:rPr>
                      <w:rFonts w:ascii="Cambria Math" w:hAnsi="Cambria Math"/>
                      <w:shd w:val="clear" w:color="auto" w:fill="FFFFFF"/>
                      <w:lang w:eastAsia="zh-CN"/>
                    </w:rPr>
                    <m:t>(</m:t>
                  </m:r>
                  <m:r>
                    <w:rPr>
                      <w:rFonts w:ascii="Cambria Math" w:hAnsi="Cambria Math"/>
                      <w:shd w:val="clear" w:color="auto" w:fill="FFFFFF"/>
                    </w:rPr>
                    <m:t>j</m:t>
                  </m:r>
                  <m:r>
                    <w:rPr>
                      <w:rFonts w:ascii="Cambria Math" w:hAnsi="Cambria Math"/>
                      <w:shd w:val="clear" w:color="auto" w:fill="FFFFFF"/>
                      <w:lang w:eastAsia="zh-CN"/>
                    </w:rPr>
                    <m:t>)</m:t>
                  </m:r>
                </m:sup>
              </m:sSubSup>
              <m:r>
                <w:rPr>
                  <w:rFonts w:ascii="Cambria Math" w:hAnsi="Cambria Math"/>
                  <w:shd w:val="clear" w:color="auto" w:fill="FFFFFF"/>
                  <w:lang w:eastAsia="zh-CN"/>
                </w:rPr>
                <m:t>,</m:t>
              </m:r>
              <m:sSub>
                <m:sSubPr>
                  <m:ctrlPr>
                    <w:rPr>
                      <w:rFonts w:ascii="Cambria Math" w:hAnsi="Cambria Math"/>
                      <w:bCs/>
                      <w:i/>
                      <w:shd w:val="clear" w:color="auto" w:fill="FFFFFF"/>
                      <w:lang w:eastAsia="zh-CN"/>
                    </w:rPr>
                  </m:ctrlPr>
                </m:sSubPr>
                <m:e>
                  <m:r>
                    <m:rPr>
                      <m:sty m:val="b"/>
                    </m:rPr>
                    <w:rPr>
                      <w:rFonts w:ascii="Cambria Math" w:hAnsi="Cambria Math"/>
                      <w:shd w:val="clear" w:color="auto" w:fill="FFFFFF"/>
                      <w:lang w:eastAsia="zh-CN"/>
                    </w:rPr>
                    <m:t>Γ</m:t>
                  </m:r>
                </m:e>
                <m:sub>
                  <m:r>
                    <w:rPr>
                      <w:rFonts w:ascii="Cambria Math" w:hAnsi="Cambria Math"/>
                      <w:shd w:val="clear" w:color="auto" w:fill="FFFFFF"/>
                      <w:lang w:eastAsia="zh-CN"/>
                    </w:rPr>
                    <m:t>l</m:t>
                  </m:r>
                </m:sub>
              </m:sSub>
            </m:e>
            <m:e>
              <m:r>
                <m:rPr>
                  <m:sty m:val="b"/>
                </m:rPr>
                <w:rPr>
                  <w:rFonts w:ascii="Cambria Math" w:hAnsi="Cambria Math"/>
                  <w:shd w:val="clear" w:color="auto" w:fill="FFFFFF"/>
                  <w:lang w:eastAsia="zh-CN"/>
                </w:rPr>
                <m:t>Θ</m:t>
              </m:r>
            </m:e>
          </m:d>
          <m:r>
            <w:rPr>
              <w:rFonts w:ascii="Cambria Math" w:hAnsi="Cambria Math"/>
              <w:shd w:val="clear" w:color="auto" w:fill="FFFFFF"/>
              <w:lang w:eastAsia="zh-CN"/>
            </w:rPr>
            <m:t>=-</m:t>
          </m:r>
          <m:f>
            <m:fPr>
              <m:ctrlPr>
                <w:rPr>
                  <w:rFonts w:ascii="Cambria Math" w:hAnsi="Cambria Math"/>
                  <w:shd w:val="clear" w:color="auto" w:fill="FFFFFF"/>
                  <w:lang w:eastAsia="zh-CN"/>
                </w:rPr>
              </m:ctrlPr>
            </m:fPr>
            <m:num>
              <m:r>
                <w:rPr>
                  <w:rFonts w:ascii="Cambria Math" w:hAnsi="Cambria Math"/>
                  <w:shd w:val="clear" w:color="auto" w:fill="FFFFFF"/>
                  <w:lang w:eastAsia="zh-CN"/>
                </w:rPr>
                <m:t>1</m:t>
              </m:r>
              <m:ctrlPr>
                <w:rPr>
                  <w:rFonts w:ascii="Cambria Math" w:hAnsi="Cambria Math"/>
                  <w:i/>
                  <w:shd w:val="clear" w:color="auto" w:fill="FFFFFF"/>
                  <w:lang w:eastAsia="zh-CN"/>
                </w:rPr>
              </m:ctrlPr>
            </m:num>
            <m:den>
              <m:r>
                <w:rPr>
                  <w:rFonts w:ascii="Cambria Math" w:hAnsi="Cambria Math"/>
                  <w:shd w:val="clear" w:color="auto" w:fill="FFFFFF"/>
                  <w:lang w:eastAsia="zh-CN"/>
                </w:rPr>
                <m:t>2</m:t>
              </m:r>
              <m:ctrlPr>
                <w:rPr>
                  <w:rFonts w:ascii="Cambria Math" w:hAnsi="Cambria Math"/>
                  <w:i/>
                  <w:shd w:val="clear" w:color="auto" w:fill="FFFFFF"/>
                  <w:lang w:eastAsia="zh-CN"/>
                </w:rPr>
              </m:ctrlPr>
            </m:den>
          </m:f>
          <m:nary>
            <m:naryPr>
              <m:chr m:val="∑"/>
              <m:supHide m:val="1"/>
              <m:ctrlPr>
                <w:rPr>
                  <w:rFonts w:ascii="Cambria Math" w:hAnsi="Cambria Math"/>
                  <w:shd w:val="clear" w:color="auto" w:fill="FFFFFF"/>
                  <w:lang w:eastAsia="zh-CN"/>
                </w:rPr>
              </m:ctrlPr>
            </m:naryPr>
            <m:sub>
              <m:r>
                <w:rPr>
                  <w:rFonts w:ascii="Cambria Math" w:hAnsi="Cambria Math"/>
                  <w:shd w:val="clear" w:color="auto" w:fill="FFFFFF"/>
                  <w:lang w:eastAsia="zh-CN"/>
                </w:rPr>
                <m:t>l</m:t>
              </m:r>
              <m:ctrlPr>
                <w:rPr>
                  <w:rFonts w:ascii="Cambria Math" w:hAnsi="Cambria Math"/>
                  <w:i/>
                  <w:shd w:val="clear" w:color="auto" w:fill="FFFFFF"/>
                  <w:lang w:eastAsia="zh-CN"/>
                </w:rPr>
              </m:ctrlPr>
            </m:sub>
            <m:sup>
              <m:ctrlPr>
                <w:rPr>
                  <w:rFonts w:ascii="Cambria Math" w:hAnsi="Cambria Math"/>
                  <w:i/>
                  <w:shd w:val="clear" w:color="auto" w:fill="FFFFFF"/>
                  <w:lang w:eastAsia="zh-CN"/>
                </w:rPr>
              </m:ctrlPr>
            </m:sup>
            <m:e>
              <m:d>
                <m:dPr>
                  <m:begChr m:val="["/>
                  <m:endChr m:val="]"/>
                  <m:ctrlPr>
                    <w:rPr>
                      <w:rFonts w:ascii="Cambria Math" w:hAnsi="Cambria Math"/>
                      <w:i/>
                      <w:shd w:val="clear" w:color="auto" w:fill="FFFFFF"/>
                      <w:lang w:eastAsia="zh-CN"/>
                    </w:rPr>
                  </m:ctrlPr>
                </m:dPr>
                <m:e>
                  <m:d>
                    <m:dPr>
                      <m:ctrlPr>
                        <w:rPr>
                          <w:rFonts w:ascii="Cambria Math" w:hAnsi="Cambria Math"/>
                          <w:i/>
                          <w:shd w:val="clear" w:color="auto" w:fill="FFFFFF"/>
                          <w:lang w:eastAsia="zh-CN"/>
                        </w:rPr>
                      </m:ctrlPr>
                    </m:dPr>
                    <m:e>
                      <m:sSub>
                        <m:sSubPr>
                          <m:ctrlPr>
                            <w:rPr>
                              <w:rFonts w:ascii="Cambria Math" w:hAnsi="Cambria Math"/>
                              <w:i/>
                              <w:shd w:val="clear" w:color="auto" w:fill="FFFFFF"/>
                              <w:lang w:eastAsia="zh-CN"/>
                            </w:rPr>
                          </m:ctrlPr>
                        </m:sSubPr>
                        <m:e>
                          <m:r>
                            <w:rPr>
                              <w:rFonts w:ascii="Cambria Math" w:hAnsi="Cambria Math"/>
                              <w:shd w:val="clear" w:color="auto" w:fill="FFFFFF"/>
                              <w:lang w:eastAsia="zh-CN"/>
                            </w:rPr>
                            <m:t>n</m:t>
                          </m:r>
                        </m:e>
                        <m:sub>
                          <m:r>
                            <w:rPr>
                              <w:rFonts w:ascii="Cambria Math" w:hAnsi="Cambria Math"/>
                              <w:shd w:val="clear" w:color="auto" w:fill="FFFFFF"/>
                              <w:lang w:eastAsia="zh-CN"/>
                            </w:rPr>
                            <m:t>l</m:t>
                          </m:r>
                        </m:sub>
                      </m:sSub>
                      <m:r>
                        <w:rPr>
                          <w:rFonts w:ascii="Cambria Math" w:hAnsi="Cambria Math"/>
                          <w:shd w:val="clear" w:color="auto" w:fill="FFFFFF"/>
                          <w:lang w:eastAsia="zh-CN"/>
                        </w:rPr>
                        <m:t>+d</m:t>
                      </m:r>
                    </m:e>
                  </m:d>
                  <m:func>
                    <m:funcPr>
                      <m:ctrlPr>
                        <w:rPr>
                          <w:rFonts w:ascii="Cambria Math" w:hAnsi="Cambria Math"/>
                          <w:shd w:val="clear" w:color="auto" w:fill="FFFFFF"/>
                          <w:lang w:eastAsia="zh-CN"/>
                        </w:rPr>
                      </m:ctrlPr>
                    </m:funcPr>
                    <m:fName>
                      <m:r>
                        <m:rPr>
                          <m:sty m:val="p"/>
                        </m:rPr>
                        <w:rPr>
                          <w:rFonts w:ascii="Cambria Math" w:hAnsi="Cambria Math"/>
                          <w:shd w:val="clear" w:color="auto" w:fill="FFFFFF"/>
                          <w:lang w:eastAsia="zh-CN"/>
                        </w:rPr>
                        <m:t>ln</m:t>
                      </m:r>
                    </m:fName>
                    <m:e>
                      <m:r>
                        <w:rPr>
                          <w:rFonts w:ascii="Cambria Math" w:hAnsi="Cambria Math"/>
                          <w:shd w:val="clear" w:color="auto" w:fill="FFFFFF"/>
                          <w:lang w:eastAsia="zh-CN"/>
                        </w:rPr>
                        <m:t>2</m:t>
                      </m:r>
                      <m:r>
                        <w:rPr>
                          <w:rFonts w:ascii="Cambria Math" w:hAnsi="Cambria Math" w:cs="Cambria Math"/>
                        </w:rPr>
                        <m:t>β</m:t>
                      </m:r>
                    </m:e>
                  </m:func>
                </m:e>
              </m:d>
              <m:ctrlPr>
                <w:rPr>
                  <w:rFonts w:ascii="Cambria Math" w:hAnsi="Cambria Math"/>
                  <w:i/>
                  <w:shd w:val="clear" w:color="auto" w:fill="FFFFFF"/>
                  <w:lang w:eastAsia="zh-CN"/>
                </w:rPr>
              </m:ctrlPr>
            </m:e>
          </m:nary>
          <m:r>
            <w:rPr>
              <w:rFonts w:ascii="Cambria Math" w:hAnsi="Cambria Math"/>
              <w:shd w:val="clear" w:color="auto" w:fill="FFFFFF"/>
              <w:lang w:eastAsia="zh-CN"/>
            </w:rPr>
            <m:t>-</m:t>
          </m:r>
          <m:nary>
            <m:naryPr>
              <m:chr m:val="∑"/>
              <m:supHide m:val="1"/>
              <m:ctrlPr>
                <w:rPr>
                  <w:rFonts w:ascii="Cambria Math" w:hAnsi="Cambria Math"/>
                  <w:shd w:val="clear" w:color="auto" w:fill="FFFFFF"/>
                  <w:lang w:eastAsia="zh-CN"/>
                </w:rPr>
              </m:ctrlPr>
            </m:naryPr>
            <m:sub>
              <m:r>
                <w:rPr>
                  <w:rFonts w:ascii="Cambria Math" w:hAnsi="Cambria Math"/>
                  <w:shd w:val="clear" w:color="auto" w:fill="FFFFFF"/>
                  <w:lang w:eastAsia="zh-CN"/>
                </w:rPr>
                <m:t>l</m:t>
              </m:r>
              <m:ctrlPr>
                <w:rPr>
                  <w:rFonts w:ascii="Cambria Math" w:hAnsi="Cambria Math"/>
                  <w:i/>
                  <w:shd w:val="clear" w:color="auto" w:fill="FFFFFF"/>
                  <w:lang w:eastAsia="zh-CN"/>
                </w:rPr>
              </m:ctrlPr>
            </m:sub>
            <m:sup>
              <m:ctrlPr>
                <w:rPr>
                  <w:rFonts w:ascii="Cambria Math" w:hAnsi="Cambria Math"/>
                  <w:i/>
                  <w:shd w:val="clear" w:color="auto" w:fill="FFFFFF"/>
                  <w:lang w:eastAsia="zh-CN"/>
                </w:rPr>
              </m:ctrlPr>
            </m:sup>
            <m:e>
              <m:sSub>
                <m:sSubPr>
                  <m:ctrlPr>
                    <w:rPr>
                      <w:rFonts w:ascii="Cambria Math" w:hAnsi="Cambria Math"/>
                      <w:i/>
                      <w:shd w:val="clear" w:color="auto" w:fill="FFFFFF"/>
                      <w:lang w:eastAsia="zh-CN"/>
                    </w:rPr>
                  </m:ctrlPr>
                </m:sSubPr>
                <m:e>
                  <m:r>
                    <w:rPr>
                      <w:rFonts w:ascii="Cambria Math" w:hAnsi="Cambria Math"/>
                      <w:shd w:val="clear" w:color="auto" w:fill="FFFFFF"/>
                      <w:lang w:eastAsia="zh-CN"/>
                    </w:rPr>
                    <m:t>n</m:t>
                  </m:r>
                </m:e>
                <m:sub>
                  <m:r>
                    <w:rPr>
                      <w:rFonts w:ascii="Cambria Math" w:hAnsi="Cambria Math"/>
                      <w:shd w:val="clear" w:color="auto" w:fill="FFFFFF"/>
                      <w:lang w:eastAsia="zh-CN"/>
                    </w:rPr>
                    <m:t>l</m:t>
                  </m:r>
                </m:sub>
              </m:sSub>
              <m:func>
                <m:funcPr>
                  <m:ctrlPr>
                    <w:rPr>
                      <w:rFonts w:ascii="Cambria Math" w:hAnsi="Cambria Math"/>
                      <w:shd w:val="clear" w:color="auto" w:fill="FFFFFF"/>
                      <w:lang w:eastAsia="zh-CN"/>
                    </w:rPr>
                  </m:ctrlPr>
                </m:funcPr>
                <m:fName>
                  <m:r>
                    <m:rPr>
                      <m:sty m:val="p"/>
                    </m:rPr>
                    <w:rPr>
                      <w:rFonts w:ascii="Cambria Math" w:hAnsi="Cambria Math"/>
                      <w:shd w:val="clear" w:color="auto" w:fill="FFFFFF"/>
                      <w:lang w:eastAsia="zh-CN"/>
                    </w:rPr>
                    <m:t>ln</m:t>
                  </m:r>
                </m:fName>
                <m:e>
                  <m:r>
                    <w:rPr>
                      <w:rFonts w:ascii="Cambria Math" w:hAnsi="Cambria Math"/>
                      <w:shd w:val="clear" w:color="auto" w:fill="FFFFFF"/>
                      <w:lang w:eastAsia="zh-CN"/>
                    </w:rPr>
                    <m:t>σ</m:t>
                  </m:r>
                </m:e>
              </m:func>
              <m:ctrlPr>
                <w:rPr>
                  <w:rFonts w:ascii="Cambria Math" w:hAnsi="Cambria Math"/>
                  <w:i/>
                  <w:shd w:val="clear" w:color="auto" w:fill="FFFFFF"/>
                  <w:lang w:eastAsia="zh-CN"/>
                </w:rPr>
              </m:ctrlPr>
            </m:e>
          </m:nary>
          <m:r>
            <w:rPr>
              <w:rFonts w:ascii="Cambria Math" w:hAnsi="Cambria Math"/>
              <w:shd w:val="clear" w:color="auto" w:fill="FFFFFF"/>
              <w:lang w:eastAsia="zh-CN"/>
            </w:rPr>
            <m:t>-</m:t>
          </m:r>
          <m:func>
            <m:funcPr>
              <m:ctrlPr>
                <w:rPr>
                  <w:rFonts w:ascii="Cambria Math" w:hAnsi="Cambria Math"/>
                  <w:shd w:val="clear" w:color="auto" w:fill="FFFFFF"/>
                  <w:lang w:eastAsia="zh-CN"/>
                </w:rPr>
              </m:ctrlPr>
            </m:funcPr>
            <m:fName>
              <m:f>
                <m:fPr>
                  <m:ctrlPr>
                    <w:rPr>
                      <w:rFonts w:ascii="Cambria Math" w:hAnsi="Cambria Math"/>
                      <w:shd w:val="clear" w:color="auto" w:fill="FFFFFF"/>
                      <w:lang w:eastAsia="zh-CN"/>
                    </w:rPr>
                  </m:ctrlPr>
                </m:fPr>
                <m:num>
                  <m:r>
                    <w:rPr>
                      <w:rFonts w:ascii="Cambria Math" w:hAnsi="Cambria Math"/>
                      <w:shd w:val="clear" w:color="auto" w:fill="FFFFFF"/>
                      <w:lang w:eastAsia="zh-CN"/>
                    </w:rPr>
                    <m:t>L</m:t>
                  </m:r>
                  <m:ctrlPr>
                    <w:rPr>
                      <w:rFonts w:ascii="Cambria Math" w:hAnsi="Cambria Math"/>
                      <w:i/>
                      <w:shd w:val="clear" w:color="auto" w:fill="FFFFFF"/>
                      <w:lang w:eastAsia="zh-CN"/>
                    </w:rPr>
                  </m:ctrlPr>
                </m:num>
                <m:den>
                  <m:r>
                    <w:rPr>
                      <w:rFonts w:ascii="Cambria Math" w:hAnsi="Cambria Math"/>
                      <w:shd w:val="clear" w:color="auto" w:fill="FFFFFF"/>
                      <w:lang w:eastAsia="zh-CN"/>
                    </w:rPr>
                    <m:t>2</m:t>
                  </m:r>
                  <m:ctrlPr>
                    <w:rPr>
                      <w:rFonts w:ascii="Cambria Math" w:hAnsi="Cambria Math"/>
                      <w:i/>
                      <w:shd w:val="clear" w:color="auto" w:fill="FFFFFF"/>
                      <w:lang w:eastAsia="zh-CN"/>
                    </w:rPr>
                  </m:ctrlPr>
                </m:den>
              </m:f>
              <m:r>
                <m:rPr>
                  <m:sty m:val="p"/>
                </m:rPr>
                <w:rPr>
                  <w:rFonts w:ascii="Cambria Math" w:hAnsi="Cambria Math"/>
                  <w:shd w:val="clear" w:color="auto" w:fill="FFFFFF"/>
                  <w:lang w:eastAsia="zh-CN"/>
                </w:rPr>
                <m:t>ln</m:t>
              </m:r>
              <m:ctrlPr>
                <w:rPr>
                  <w:rFonts w:ascii="Cambria Math" w:hAnsi="Cambria Math"/>
                  <w:i/>
                  <w:shd w:val="clear" w:color="auto" w:fill="FFFFFF"/>
                  <w:lang w:eastAsia="zh-CN"/>
                </w:rPr>
              </m:ctrlPr>
            </m:fName>
            <m:e>
              <m:d>
                <m:dPr>
                  <m:begChr m:val="|"/>
                  <m:endChr m:val="|"/>
                  <m:ctrlPr>
                    <w:rPr>
                      <w:rFonts w:ascii="Cambria Math" w:hAnsi="Cambria Math"/>
                      <w:i/>
                      <w:shd w:val="clear" w:color="auto" w:fill="FFFFFF"/>
                      <w:lang w:eastAsia="zh-CN"/>
                    </w:rPr>
                  </m:ctrlPr>
                </m:dPr>
                <m:e>
                  <m:sSub>
                    <m:sSubPr>
                      <m:ctrlPr>
                        <w:rPr>
                          <w:rFonts w:ascii="Cambria Math" w:hAnsi="Cambria Math"/>
                          <w:i/>
                        </w:rPr>
                      </m:ctrlPr>
                    </m:sSubPr>
                    <m:e>
                      <m:r>
                        <m:rPr>
                          <m:sty m:val="b"/>
                        </m:rPr>
                        <w:rPr>
                          <w:rFonts w:ascii="Cambria Math" w:hAnsi="Cambria Math"/>
                        </w:rPr>
                        <m:t>C</m:t>
                      </m:r>
                    </m:e>
                    <m:sub>
                      <m:r>
                        <m:rPr>
                          <m:sty m:val="p"/>
                        </m:rPr>
                        <w:rPr>
                          <w:rFonts w:ascii="Cambria Math" w:hAnsi="Cambria Math"/>
                        </w:rPr>
                        <m:t>Γ</m:t>
                      </m:r>
                    </m:sub>
                  </m:sSub>
                </m:e>
              </m:d>
            </m:e>
          </m:func>
          <m:r>
            <w:rPr>
              <w:rFonts w:ascii="Cambria Math" w:hAnsi="Cambria Math"/>
              <w:shd w:val="clear" w:color="auto" w:fill="FFFFFF"/>
              <w:lang w:eastAsia="zh-CN"/>
            </w:rPr>
            <m:t>-</m:t>
          </m:r>
          <m:f>
            <m:fPr>
              <m:ctrlPr>
                <w:rPr>
                  <w:rFonts w:ascii="Cambria Math" w:hAnsi="Cambria Math"/>
                  <w:shd w:val="clear" w:color="auto" w:fill="FFFFFF"/>
                  <w:lang w:eastAsia="zh-CN"/>
                </w:rPr>
              </m:ctrlPr>
            </m:fPr>
            <m:num>
              <m:r>
                <w:rPr>
                  <w:rFonts w:ascii="Cambria Math" w:hAnsi="Cambria Math"/>
                  <w:shd w:val="clear" w:color="auto" w:fill="FFFFFF"/>
                  <w:lang w:eastAsia="zh-CN"/>
                </w:rPr>
                <m:t>1</m:t>
              </m:r>
              <m:ctrlPr>
                <w:rPr>
                  <w:rFonts w:ascii="Cambria Math" w:hAnsi="Cambria Math"/>
                  <w:i/>
                  <w:shd w:val="clear" w:color="auto" w:fill="FFFFFF"/>
                  <w:lang w:eastAsia="zh-CN"/>
                </w:rPr>
              </m:ctrlPr>
            </m:num>
            <m:den>
              <m:r>
                <w:rPr>
                  <w:rFonts w:ascii="Cambria Math" w:hAnsi="Cambria Math"/>
                  <w:shd w:val="clear" w:color="auto" w:fill="FFFFFF"/>
                  <w:lang w:eastAsia="zh-CN"/>
                </w:rPr>
                <m:t>2</m:t>
              </m:r>
              <m:ctrlPr>
                <w:rPr>
                  <w:rFonts w:ascii="Cambria Math" w:hAnsi="Cambria Math"/>
                  <w:i/>
                  <w:shd w:val="clear" w:color="auto" w:fill="FFFFFF"/>
                  <w:lang w:eastAsia="zh-CN"/>
                </w:rPr>
              </m:ctrlPr>
            </m:den>
          </m:f>
          <m:nary>
            <m:naryPr>
              <m:chr m:val="∑"/>
              <m:supHide m:val="1"/>
              <m:ctrlPr>
                <w:rPr>
                  <w:rFonts w:ascii="Cambria Math" w:hAnsi="Cambria Math"/>
                  <w:shd w:val="clear" w:color="auto" w:fill="FFFFFF"/>
                  <w:lang w:eastAsia="zh-CN"/>
                </w:rPr>
              </m:ctrlPr>
            </m:naryPr>
            <m:sub>
              <m:r>
                <w:rPr>
                  <w:rFonts w:ascii="Cambria Math" w:hAnsi="Cambria Math"/>
                  <w:shd w:val="clear" w:color="auto" w:fill="FFFFFF"/>
                  <w:lang w:eastAsia="zh-CN"/>
                </w:rPr>
                <m:t>l</m:t>
              </m:r>
              <m:ctrlPr>
                <w:rPr>
                  <w:rFonts w:ascii="Cambria Math" w:hAnsi="Cambria Math"/>
                  <w:i/>
                  <w:shd w:val="clear" w:color="auto" w:fill="FFFFFF"/>
                  <w:lang w:eastAsia="zh-CN"/>
                </w:rPr>
              </m:ctrlPr>
            </m:sub>
            <m:sup>
              <m:ctrlPr>
                <w:rPr>
                  <w:rFonts w:ascii="Cambria Math" w:hAnsi="Cambria Math"/>
                  <w:i/>
                  <w:shd w:val="clear" w:color="auto" w:fill="FFFFFF"/>
                  <w:lang w:eastAsia="zh-CN"/>
                </w:rPr>
              </m:ctrlPr>
            </m:sup>
            <m:e>
              <m:d>
                <m:dPr>
                  <m:begChr m:val="["/>
                  <m:endChr m:val="]"/>
                  <m:ctrlPr>
                    <w:rPr>
                      <w:rFonts w:ascii="Cambria Math" w:hAnsi="Cambria Math"/>
                      <w:i/>
                      <w:shd w:val="clear" w:color="auto" w:fill="FFFFFF"/>
                      <w:lang w:eastAsia="zh-CN"/>
                    </w:rPr>
                  </m:ctrlPr>
                </m:dPr>
                <m:e>
                  <m:r>
                    <m:rPr>
                      <m:sty m:val="p"/>
                    </m:rPr>
                    <w:rPr>
                      <w:rFonts w:ascii="Cambria Math" w:hAnsi="Cambria Math"/>
                      <w:shd w:val="clear" w:color="auto" w:fill="FFFFFF"/>
                      <w:lang w:eastAsia="zh-CN"/>
                    </w:rPr>
                    <m:t>Tr</m:t>
                  </m:r>
                  <m:d>
                    <m:dPr>
                      <m:begChr m:val="["/>
                      <m:endChr m:val="]"/>
                      <m:ctrlPr>
                        <w:rPr>
                          <w:rFonts w:ascii="Cambria Math" w:hAnsi="Cambria Math"/>
                          <w:i/>
                          <w:shd w:val="clear" w:color="auto" w:fill="FFFFFF"/>
                          <w:lang w:eastAsia="zh-CN"/>
                        </w:rPr>
                      </m:ctrlPr>
                    </m:dPr>
                    <m:e>
                      <m:d>
                        <m:dPr>
                          <m:ctrlPr>
                            <w:rPr>
                              <w:rFonts w:ascii="Cambria Math" w:hAnsi="Cambria Math"/>
                              <w:i/>
                              <w:shd w:val="clear" w:color="auto" w:fill="FFFFFF"/>
                              <w:lang w:eastAsia="zh-CN"/>
                            </w:rPr>
                          </m:ctrlPr>
                        </m:dPr>
                        <m:e>
                          <m:f>
                            <m:fPr>
                              <m:ctrlPr>
                                <w:rPr>
                                  <w:rFonts w:ascii="Cambria Math" w:hAnsi="Cambria Math"/>
                                  <w:shd w:val="clear" w:color="auto" w:fill="FFFFFF"/>
                                  <w:lang w:eastAsia="zh-CN"/>
                                </w:rPr>
                              </m:ctrlPr>
                            </m:fPr>
                            <m:num>
                              <m:r>
                                <w:rPr>
                                  <w:rFonts w:ascii="Cambria Math" w:hAnsi="Cambria Math"/>
                                  <w:shd w:val="clear" w:color="auto" w:fill="FFFFFF"/>
                                  <w:lang w:eastAsia="zh-CN"/>
                                </w:rPr>
                                <m:t>1</m:t>
                              </m:r>
                              <m:ctrlPr>
                                <w:rPr>
                                  <w:rFonts w:ascii="Cambria Math" w:hAnsi="Cambria Math"/>
                                  <w:i/>
                                  <w:shd w:val="clear" w:color="auto" w:fill="FFFFFF"/>
                                  <w:lang w:eastAsia="zh-CN"/>
                                </w:rPr>
                              </m:ctrlPr>
                            </m:num>
                            <m:den>
                              <m:sSup>
                                <m:sSupPr>
                                  <m:ctrlPr>
                                    <w:rPr>
                                      <w:rFonts w:ascii="Cambria Math" w:hAnsi="Cambria Math"/>
                                      <w:i/>
                                      <w:shd w:val="clear" w:color="auto" w:fill="FFFFFF"/>
                                      <w:lang w:eastAsia="zh-CN"/>
                                    </w:rPr>
                                  </m:ctrlPr>
                                </m:sSupPr>
                                <m:e>
                                  <m:r>
                                    <w:rPr>
                                      <w:rFonts w:ascii="Cambria Math" w:hAnsi="Cambria Math"/>
                                      <w:shd w:val="clear" w:color="auto" w:fill="FFFFFF"/>
                                      <w:lang w:eastAsia="zh-CN"/>
                                    </w:rPr>
                                    <m:t>σ</m:t>
                                  </m:r>
                                </m:e>
                                <m:sup>
                                  <m:r>
                                    <w:rPr>
                                      <w:rFonts w:ascii="Cambria Math" w:hAnsi="Cambria Math"/>
                                      <w:shd w:val="clear" w:color="auto" w:fill="FFFFFF"/>
                                      <w:lang w:eastAsia="zh-CN"/>
                                    </w:rPr>
                                    <m:t>2</m:t>
                                  </m:r>
                                </m:sup>
                              </m:sSup>
                              <m:ctrlPr>
                                <w:rPr>
                                  <w:rFonts w:ascii="Cambria Math" w:hAnsi="Cambria Math"/>
                                  <w:i/>
                                  <w:shd w:val="clear" w:color="auto" w:fill="FFFFFF"/>
                                  <w:lang w:eastAsia="zh-CN"/>
                                </w:rPr>
                              </m:ctrlPr>
                            </m:den>
                          </m:f>
                          <m:sSubSup>
                            <m:sSubSupPr>
                              <m:ctrlPr>
                                <w:rPr>
                                  <w:rFonts w:ascii="Cambria Math" w:hAnsi="Cambria Math"/>
                                  <w:i/>
                                  <w:shd w:val="clear" w:color="auto" w:fill="FFFFFF"/>
                                  <w:lang w:eastAsia="zh-CN"/>
                                </w:rPr>
                              </m:ctrlPr>
                            </m:sSubSupPr>
                            <m:e>
                              <m:r>
                                <m:rPr>
                                  <m:sty m:val="b"/>
                                </m:rPr>
                                <w:rPr>
                                  <w:rFonts w:ascii="Cambria Math" w:hAnsi="Cambria Math"/>
                                  <w:shd w:val="clear" w:color="auto" w:fill="FFFFFF"/>
                                  <w:lang w:eastAsia="zh-CN"/>
                                </w:rPr>
                                <m:t>Φ</m:t>
                              </m:r>
                              <m:ctrlPr>
                                <w:rPr>
                                  <w:rFonts w:ascii="Cambria Math" w:hAnsi="Cambria Math"/>
                                  <w:shd w:val="clear" w:color="auto" w:fill="FFFFFF"/>
                                  <w:lang w:eastAsia="zh-CN"/>
                                </w:rPr>
                              </m:ctrlPr>
                            </m:e>
                            <m:sub>
                              <m:r>
                                <w:rPr>
                                  <w:rFonts w:ascii="Cambria Math" w:hAnsi="Cambria Math"/>
                                  <w:shd w:val="clear" w:color="auto" w:fill="FFFFFF"/>
                                  <w:lang w:eastAsia="zh-CN"/>
                                </w:rPr>
                                <m:t>l</m:t>
                              </m:r>
                            </m:sub>
                            <m:sup>
                              <m:r>
                                <m:rPr>
                                  <m:nor/>
                                </m:rPr>
                                <w:rPr>
                                  <w:rFonts w:ascii="Cambria Math" w:hAnsi="News Gothic MT"/>
                                  <w:shd w:val="clear" w:color="auto" w:fill="FFFFFF"/>
                                  <w:lang w:eastAsia="zh-CN"/>
                                </w:rPr>
                                <m:t>T</m:t>
                              </m:r>
                            </m:sup>
                          </m:sSubSup>
                          <m:sSub>
                            <m:sSubPr>
                              <m:ctrlPr>
                                <w:rPr>
                                  <w:rFonts w:ascii="Cambria Math" w:hAnsi="Cambria Math"/>
                                  <w:i/>
                                  <w:shd w:val="clear" w:color="auto" w:fill="FFFFFF"/>
                                  <w:lang w:eastAsia="zh-CN"/>
                                </w:rPr>
                              </m:ctrlPr>
                            </m:sSubPr>
                            <m:e>
                              <m:r>
                                <m:rPr>
                                  <m:sty m:val="b"/>
                                </m:rPr>
                                <w:rPr>
                                  <w:rFonts w:ascii="Cambria Math" w:hAnsi="Cambria Math"/>
                                  <w:shd w:val="clear" w:color="auto" w:fill="FFFFFF"/>
                                  <w:lang w:eastAsia="zh-CN"/>
                                </w:rPr>
                                <m:t>Φ</m:t>
                              </m:r>
                            </m:e>
                            <m:sub>
                              <m:r>
                                <w:rPr>
                                  <w:rFonts w:ascii="Cambria Math" w:hAnsi="Cambria Math"/>
                                  <w:shd w:val="clear" w:color="auto" w:fill="FFFFFF"/>
                                  <w:lang w:eastAsia="zh-CN"/>
                                </w:rPr>
                                <m:t>l</m:t>
                              </m:r>
                            </m:sub>
                          </m:sSub>
                          <m:r>
                            <w:rPr>
                              <w:rFonts w:ascii="Cambria Math" w:hAnsi="Cambria Math"/>
                              <w:shd w:val="clear" w:color="auto" w:fill="FFFFFF"/>
                              <w:lang w:eastAsia="zh-CN"/>
                            </w:rPr>
                            <m:t>+</m:t>
                          </m:r>
                          <m:sSubSup>
                            <m:sSubSupPr>
                              <m:ctrlPr>
                                <w:rPr>
                                  <w:rFonts w:ascii="Cambria Math" w:hAnsi="Cambria Math"/>
                                  <w:bCs/>
                                  <w:i/>
                                  <w:shd w:val="clear" w:color="auto" w:fill="FFFFFF"/>
                                  <w:lang w:eastAsia="zh-CN"/>
                                </w:rPr>
                              </m:ctrlPr>
                            </m:sSubSupPr>
                            <m:e>
                              <m:r>
                                <m:rPr>
                                  <m:sty m:val="b"/>
                                </m:rPr>
                                <w:rPr>
                                  <w:rFonts w:ascii="Cambria Math" w:hAnsi="Cambria Math"/>
                                  <w:shd w:val="clear" w:color="auto" w:fill="FFFFFF"/>
                                  <w:lang w:eastAsia="zh-CN"/>
                                </w:rPr>
                                <m:t>C</m:t>
                              </m:r>
                            </m:e>
                            <m:sub>
                              <m:r>
                                <m:rPr>
                                  <m:sty m:val="p"/>
                                </m:rPr>
                                <w:rPr>
                                  <w:rFonts w:ascii="Cambria Math" w:hAnsi="Cambria Math"/>
                                  <w:shd w:val="clear" w:color="auto" w:fill="FFFFFF"/>
                                  <w:lang w:eastAsia="zh-CN"/>
                                </w:rPr>
                                <m:t>Γ</m:t>
                              </m:r>
                            </m:sub>
                            <m:sup>
                              <m:r>
                                <w:rPr>
                                  <w:rFonts w:ascii="Cambria Math" w:hAnsi="Cambria Math"/>
                                  <w:shd w:val="clear" w:color="auto" w:fill="FFFFFF"/>
                                  <w:lang w:eastAsia="zh-CN"/>
                                </w:rPr>
                                <m:t>-1</m:t>
                              </m:r>
                            </m:sup>
                          </m:sSubSup>
                        </m:e>
                      </m:d>
                      <m:sSub>
                        <m:sSubPr>
                          <m:ctrlPr>
                            <w:rPr>
                              <w:rFonts w:ascii="Cambria Math" w:hAnsi="Cambria Math"/>
                              <w:i/>
                            </w:rPr>
                          </m:ctrlPr>
                        </m:sSubPr>
                        <m:e>
                          <m:acc>
                            <m:accPr>
                              <m:ctrlPr>
                                <w:rPr>
                                  <w:rFonts w:ascii="Cambria Math" w:hAnsi="Cambria Math"/>
                                </w:rPr>
                              </m:ctrlPr>
                            </m:accPr>
                            <m:e>
                              <m:r>
                                <m:rPr>
                                  <m:sty m:val="b"/>
                                </m:rPr>
                                <w:rPr>
                                  <w:rFonts w:ascii="Cambria Math" w:hAnsi="Cambria Math"/>
                                </w:rPr>
                                <m:t>C</m:t>
                              </m:r>
                            </m:e>
                          </m:acc>
                        </m:e>
                        <m: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sub>
                      </m:sSub>
                    </m:e>
                  </m:d>
                  <m:r>
                    <w:rPr>
                      <w:rFonts w:ascii="Cambria Math" w:hAnsi="Cambria Math"/>
                      <w:shd w:val="clear" w:color="auto" w:fill="FFFFFF"/>
                      <w:lang w:eastAsia="zh-CN"/>
                    </w:rPr>
                    <m:t>+</m:t>
                  </m:r>
                  <w:bookmarkStart w:id="29" w:name="_Hlk91501761"/>
                  <m:sSup>
                    <m:sSupPr>
                      <m:ctrlPr>
                        <w:rPr>
                          <w:rFonts w:ascii="Cambria Math" w:hAnsi="Cambria Math"/>
                          <w:i/>
                          <w:iCs/>
                        </w:rPr>
                      </m:ctrlPr>
                    </m:sSupPr>
                    <m:e>
                      <m:sSub>
                        <m:sSubPr>
                          <m:ctrlPr>
                            <w:rPr>
                              <w:rFonts w:ascii="Cambria Math" w:hAnsi="Cambria Math"/>
                              <w:i/>
                              <w:iCs/>
                            </w:rPr>
                          </m:ctrlPr>
                        </m:sSubPr>
                        <m:e>
                          <m:acc>
                            <m:accPr>
                              <m:ctrlPr>
                                <w:rPr>
                                  <w:rFonts w:ascii="Cambria Math" w:hAnsi="Cambria Math"/>
                                </w:rPr>
                              </m:ctrlPr>
                            </m:accPr>
                            <m:e>
                              <m:r>
                                <m:rPr>
                                  <m:sty m:val="b"/>
                                </m:rPr>
                                <w:rPr>
                                  <w:rFonts w:ascii="Cambria Math" w:hAnsi="Cambria Math"/>
                                </w:rPr>
                                <m:t>Γ</m:t>
                              </m:r>
                            </m:e>
                          </m:acc>
                        </m:e>
                        <m:sub>
                          <m:r>
                            <w:rPr>
                              <w:rFonts w:ascii="Cambria Math" w:hAnsi="Cambria Math"/>
                            </w:rPr>
                            <m:t>l</m:t>
                          </m:r>
                        </m:sub>
                      </m:sSub>
                      <m:ctrlPr>
                        <w:rPr>
                          <w:rFonts w:ascii="Cambria Math" w:hAnsi="Cambria Math"/>
                          <w:iCs/>
                        </w:rPr>
                      </m:ctrlPr>
                    </m:e>
                    <m:sup>
                      <m:r>
                        <m:rPr>
                          <m:nor/>
                        </m:rPr>
                        <w:rPr>
                          <w:rFonts w:ascii="Cambria Math" w:hAnsi="Cambria Math"/>
                          <w:iCs/>
                        </w:rPr>
                        <m:t>T</m:t>
                      </m:r>
                    </m:sup>
                  </m:sSup>
                  <w:bookmarkEnd w:id="29"/>
                  <m:d>
                    <m:dPr>
                      <m:ctrlPr>
                        <w:rPr>
                          <w:rFonts w:ascii="Cambria Math" w:hAnsi="Cambria Math"/>
                          <w:i/>
                          <w:shd w:val="clear" w:color="auto" w:fill="FFFFFF"/>
                          <w:lang w:eastAsia="zh-CN"/>
                        </w:rPr>
                      </m:ctrlPr>
                    </m:dPr>
                    <m:e>
                      <m:f>
                        <m:fPr>
                          <m:ctrlPr>
                            <w:rPr>
                              <w:rFonts w:ascii="Cambria Math" w:hAnsi="Cambria Math"/>
                              <w:shd w:val="clear" w:color="auto" w:fill="FFFFFF"/>
                              <w:lang w:eastAsia="zh-CN"/>
                            </w:rPr>
                          </m:ctrlPr>
                        </m:fPr>
                        <m:num>
                          <m:r>
                            <w:rPr>
                              <w:rFonts w:ascii="Cambria Math" w:hAnsi="Cambria Math"/>
                              <w:shd w:val="clear" w:color="auto" w:fill="FFFFFF"/>
                              <w:lang w:eastAsia="zh-CN"/>
                            </w:rPr>
                            <m:t>1</m:t>
                          </m:r>
                          <m:ctrlPr>
                            <w:rPr>
                              <w:rFonts w:ascii="Cambria Math" w:hAnsi="Cambria Math"/>
                              <w:i/>
                              <w:shd w:val="clear" w:color="auto" w:fill="FFFFFF"/>
                              <w:lang w:eastAsia="zh-CN"/>
                            </w:rPr>
                          </m:ctrlPr>
                        </m:num>
                        <m:den>
                          <m:sSup>
                            <m:sSupPr>
                              <m:ctrlPr>
                                <w:rPr>
                                  <w:rFonts w:ascii="Cambria Math" w:hAnsi="Cambria Math"/>
                                  <w:i/>
                                  <w:shd w:val="clear" w:color="auto" w:fill="FFFFFF"/>
                                  <w:lang w:eastAsia="zh-CN"/>
                                </w:rPr>
                              </m:ctrlPr>
                            </m:sSupPr>
                            <m:e>
                              <m:r>
                                <w:rPr>
                                  <w:rFonts w:ascii="Cambria Math" w:hAnsi="Cambria Math"/>
                                  <w:shd w:val="clear" w:color="auto" w:fill="FFFFFF"/>
                                  <w:lang w:eastAsia="zh-CN"/>
                                </w:rPr>
                                <m:t>σ</m:t>
                              </m:r>
                            </m:e>
                            <m:sup>
                              <m:r>
                                <w:rPr>
                                  <w:rFonts w:ascii="Cambria Math" w:hAnsi="Cambria Math"/>
                                  <w:shd w:val="clear" w:color="auto" w:fill="FFFFFF"/>
                                  <w:lang w:eastAsia="zh-CN"/>
                                </w:rPr>
                                <m:t>2</m:t>
                              </m:r>
                            </m:sup>
                          </m:sSup>
                          <m:ctrlPr>
                            <w:rPr>
                              <w:rFonts w:ascii="Cambria Math" w:hAnsi="Cambria Math"/>
                              <w:i/>
                              <w:shd w:val="clear" w:color="auto" w:fill="FFFFFF"/>
                              <w:lang w:eastAsia="zh-CN"/>
                            </w:rPr>
                          </m:ctrlPr>
                        </m:den>
                      </m:f>
                      <m:sSubSup>
                        <m:sSubSupPr>
                          <m:ctrlPr>
                            <w:rPr>
                              <w:rFonts w:ascii="Cambria Math" w:hAnsi="Cambria Math"/>
                              <w:i/>
                              <w:shd w:val="clear" w:color="auto" w:fill="FFFFFF"/>
                              <w:lang w:eastAsia="zh-CN"/>
                            </w:rPr>
                          </m:ctrlPr>
                        </m:sSubSupPr>
                        <m:e>
                          <m:r>
                            <m:rPr>
                              <m:sty m:val="b"/>
                            </m:rPr>
                            <w:rPr>
                              <w:rFonts w:ascii="Cambria Math" w:hAnsi="Cambria Math"/>
                              <w:shd w:val="clear" w:color="auto" w:fill="FFFFFF"/>
                              <w:lang w:eastAsia="zh-CN"/>
                            </w:rPr>
                            <m:t>Φ</m:t>
                          </m:r>
                          <m:ctrlPr>
                            <w:rPr>
                              <w:rFonts w:ascii="Cambria Math" w:hAnsi="Cambria Math"/>
                              <w:shd w:val="clear" w:color="auto" w:fill="FFFFFF"/>
                              <w:lang w:eastAsia="zh-CN"/>
                            </w:rPr>
                          </m:ctrlPr>
                        </m:e>
                        <m:sub>
                          <m:r>
                            <w:rPr>
                              <w:rFonts w:ascii="Cambria Math" w:hAnsi="Cambria Math"/>
                              <w:shd w:val="clear" w:color="auto" w:fill="FFFFFF"/>
                              <w:lang w:eastAsia="zh-CN"/>
                            </w:rPr>
                            <m:t>l</m:t>
                          </m:r>
                        </m:sub>
                        <m:sup>
                          <m:r>
                            <m:rPr>
                              <m:nor/>
                            </m:rPr>
                            <w:rPr>
                              <w:rFonts w:ascii="Cambria Math" w:hAnsi="Cambria Math"/>
                              <w:shd w:val="clear" w:color="auto" w:fill="FFFFFF"/>
                              <w:lang w:eastAsia="zh-CN"/>
                            </w:rPr>
                            <m:t>T</m:t>
                          </m:r>
                        </m:sup>
                      </m:sSubSup>
                      <m:sSub>
                        <m:sSubPr>
                          <m:ctrlPr>
                            <w:rPr>
                              <w:rFonts w:ascii="Cambria Math" w:hAnsi="Cambria Math"/>
                              <w:i/>
                              <w:shd w:val="clear" w:color="auto" w:fill="FFFFFF"/>
                              <w:lang w:eastAsia="zh-CN"/>
                            </w:rPr>
                          </m:ctrlPr>
                        </m:sSubPr>
                        <m:e>
                          <m:r>
                            <m:rPr>
                              <m:sty m:val="b"/>
                            </m:rPr>
                            <w:rPr>
                              <w:rFonts w:ascii="Cambria Math" w:hAnsi="Cambria Math"/>
                              <w:shd w:val="clear" w:color="auto" w:fill="FFFFFF"/>
                              <w:lang w:eastAsia="zh-CN"/>
                            </w:rPr>
                            <m:t>Φ</m:t>
                          </m:r>
                        </m:e>
                        <m:sub>
                          <m:r>
                            <w:rPr>
                              <w:rFonts w:ascii="Cambria Math" w:hAnsi="Cambria Math"/>
                              <w:shd w:val="clear" w:color="auto" w:fill="FFFFFF"/>
                              <w:lang w:eastAsia="zh-CN"/>
                            </w:rPr>
                            <m:t>l</m:t>
                          </m:r>
                        </m:sub>
                      </m:sSub>
                      <m:r>
                        <w:rPr>
                          <w:rFonts w:ascii="Cambria Math" w:hAnsi="Cambria Math"/>
                          <w:shd w:val="clear" w:color="auto" w:fill="FFFFFF"/>
                          <w:lang w:eastAsia="zh-CN"/>
                        </w:rPr>
                        <m:t>+</m:t>
                      </m:r>
                      <m:sSubSup>
                        <m:sSubSupPr>
                          <m:ctrlPr>
                            <w:rPr>
                              <w:rFonts w:ascii="Cambria Math" w:hAnsi="Cambria Math"/>
                              <w:bCs/>
                              <w:i/>
                              <w:shd w:val="clear" w:color="auto" w:fill="FFFFFF"/>
                              <w:lang w:eastAsia="zh-CN"/>
                            </w:rPr>
                          </m:ctrlPr>
                        </m:sSubSupPr>
                        <m:e>
                          <m:r>
                            <m:rPr>
                              <m:sty m:val="b"/>
                            </m:rPr>
                            <w:rPr>
                              <w:rFonts w:ascii="Cambria Math" w:hAnsi="Cambria Math"/>
                              <w:shd w:val="clear" w:color="auto" w:fill="FFFFFF"/>
                              <w:lang w:eastAsia="zh-CN"/>
                            </w:rPr>
                            <m:t>C</m:t>
                          </m:r>
                        </m:e>
                        <m:sub>
                          <m:r>
                            <m:rPr>
                              <m:sty m:val="p"/>
                            </m:rPr>
                            <w:rPr>
                              <w:rFonts w:ascii="Cambria Math" w:hAnsi="Cambria Math"/>
                              <w:shd w:val="clear" w:color="auto" w:fill="FFFFFF"/>
                              <w:lang w:eastAsia="zh-CN"/>
                            </w:rPr>
                            <m:t>Γ</m:t>
                          </m:r>
                        </m:sub>
                        <m:sup>
                          <m:r>
                            <w:rPr>
                              <w:rFonts w:ascii="Cambria Math" w:hAnsi="Cambria Math"/>
                              <w:shd w:val="clear" w:color="auto" w:fill="FFFFFF"/>
                              <w:lang w:eastAsia="zh-CN"/>
                            </w:rPr>
                            <m:t>-1</m:t>
                          </m:r>
                        </m:sup>
                      </m:sSubSup>
                    </m:e>
                  </m:d>
                  <m:sSub>
                    <m:sSubPr>
                      <m:ctrlPr>
                        <w:rPr>
                          <w:rFonts w:ascii="Cambria Math" w:hAnsi="Cambria Math"/>
                          <w:i/>
                          <w:iCs/>
                        </w:rPr>
                      </m:ctrlPr>
                    </m:sSubPr>
                    <m:e>
                      <m:acc>
                        <m:accPr>
                          <m:ctrlPr>
                            <w:rPr>
                              <w:rFonts w:ascii="Cambria Math" w:hAnsi="Cambria Math"/>
                            </w:rPr>
                          </m:ctrlPr>
                        </m:accPr>
                        <m:e>
                          <m:r>
                            <m:rPr>
                              <m:sty m:val="b"/>
                            </m:rPr>
                            <w:rPr>
                              <w:rFonts w:ascii="Cambria Math" w:hAnsi="Cambria Math" w:hint="eastAsia"/>
                            </w:rPr>
                            <m:t>Γ</m:t>
                          </m:r>
                        </m:e>
                      </m:acc>
                    </m:e>
                    <m:sub>
                      <m:r>
                        <w:rPr>
                          <w:rFonts w:ascii="Cambria Math" w:hAnsi="Cambria Math"/>
                        </w:rPr>
                        <m:t>l</m:t>
                      </m:r>
                    </m:sub>
                  </m:sSub>
                  <m:r>
                    <w:rPr>
                      <w:rFonts w:ascii="Cambria Math" w:hAnsi="Cambria Math"/>
                      <w:shd w:val="clear" w:color="auto" w:fill="FFFFFF"/>
                      <w:lang w:eastAsia="zh-CN"/>
                    </w:rPr>
                    <m:t>-2</m:t>
                  </m:r>
                  <m:sSup>
                    <m:sSupPr>
                      <m:ctrlPr>
                        <w:rPr>
                          <w:rFonts w:ascii="Cambria Math" w:hAnsi="Cambria Math"/>
                          <w:i/>
                          <w:iCs/>
                        </w:rPr>
                      </m:ctrlPr>
                    </m:sSupPr>
                    <m:e>
                      <m:sSub>
                        <m:sSubPr>
                          <m:ctrlPr>
                            <w:rPr>
                              <w:rFonts w:ascii="Cambria Math" w:hAnsi="Cambria Math"/>
                              <w:i/>
                              <w:iCs/>
                            </w:rPr>
                          </m:ctrlPr>
                        </m:sSubPr>
                        <m:e>
                          <m:acc>
                            <m:accPr>
                              <m:ctrlPr>
                                <w:rPr>
                                  <w:rFonts w:ascii="Cambria Math" w:hAnsi="Cambria Math"/>
                                </w:rPr>
                              </m:ctrlPr>
                            </m:accPr>
                            <m:e>
                              <m:r>
                                <m:rPr>
                                  <m:sty m:val="b"/>
                                </m:rPr>
                                <w:rPr>
                                  <w:rFonts w:ascii="Cambria Math" w:hAnsi="Cambria Math"/>
                                </w:rPr>
                                <m:t>Γ</m:t>
                              </m:r>
                            </m:e>
                          </m:acc>
                        </m:e>
                        <m:sub>
                          <m:r>
                            <w:rPr>
                              <w:rFonts w:ascii="Cambria Math" w:hAnsi="Cambria Math"/>
                            </w:rPr>
                            <m:t>l</m:t>
                          </m:r>
                        </m:sub>
                      </m:sSub>
                      <m:ctrlPr>
                        <w:rPr>
                          <w:rFonts w:ascii="Cambria Math" w:hAnsi="Cambria Math"/>
                          <w:iCs/>
                        </w:rPr>
                      </m:ctrlPr>
                    </m:e>
                    <m:sup>
                      <m:r>
                        <m:rPr>
                          <m:nor/>
                        </m:rPr>
                        <w:rPr>
                          <w:rFonts w:ascii="Cambria Math" w:hAnsi="Cambria Math"/>
                          <w:iCs/>
                        </w:rPr>
                        <m:t>T</m:t>
                      </m:r>
                    </m:sup>
                  </m:sSup>
                  <m:d>
                    <m:dPr>
                      <m:ctrlPr>
                        <w:rPr>
                          <w:rFonts w:ascii="Cambria Math" w:hAnsi="Cambria Math"/>
                          <w:shd w:val="clear" w:color="auto" w:fill="FFFFFF"/>
                          <w:lang w:eastAsia="zh-CN"/>
                        </w:rPr>
                      </m:ctrlPr>
                    </m:dPr>
                    <m:e>
                      <m:f>
                        <m:fPr>
                          <m:ctrlPr>
                            <w:rPr>
                              <w:rFonts w:ascii="Cambria Math" w:hAnsi="Cambria Math"/>
                              <w:shd w:val="clear" w:color="auto" w:fill="FFFFFF"/>
                              <w:lang w:eastAsia="zh-CN"/>
                            </w:rPr>
                          </m:ctrlPr>
                        </m:fPr>
                        <m:num>
                          <m:r>
                            <w:rPr>
                              <w:rFonts w:ascii="Cambria Math" w:hAnsi="Cambria Math"/>
                              <w:shd w:val="clear" w:color="auto" w:fill="FFFFFF"/>
                              <w:lang w:eastAsia="zh-CN"/>
                            </w:rPr>
                            <m:t>1</m:t>
                          </m:r>
                          <m:ctrlPr>
                            <w:rPr>
                              <w:rFonts w:ascii="Cambria Math" w:hAnsi="Cambria Math"/>
                              <w:i/>
                              <w:shd w:val="clear" w:color="auto" w:fill="FFFFFF"/>
                              <w:lang w:eastAsia="zh-CN"/>
                            </w:rPr>
                          </m:ctrlPr>
                        </m:num>
                        <m:den>
                          <m:sSup>
                            <m:sSupPr>
                              <m:ctrlPr>
                                <w:rPr>
                                  <w:rFonts w:ascii="Cambria Math" w:hAnsi="Cambria Math"/>
                                  <w:i/>
                                  <w:shd w:val="clear" w:color="auto" w:fill="FFFFFF"/>
                                  <w:lang w:eastAsia="zh-CN"/>
                                </w:rPr>
                              </m:ctrlPr>
                            </m:sSupPr>
                            <m:e>
                              <m:r>
                                <w:rPr>
                                  <w:rFonts w:ascii="Cambria Math" w:hAnsi="Cambria Math"/>
                                  <w:shd w:val="clear" w:color="auto" w:fill="FFFFFF"/>
                                  <w:lang w:eastAsia="zh-CN"/>
                                </w:rPr>
                                <m:t>σ</m:t>
                              </m:r>
                            </m:e>
                            <m:sup>
                              <m:r>
                                <w:rPr>
                                  <w:rFonts w:ascii="Cambria Math" w:hAnsi="Cambria Math"/>
                                  <w:shd w:val="clear" w:color="auto" w:fill="FFFFFF"/>
                                  <w:lang w:eastAsia="zh-CN"/>
                                </w:rPr>
                                <m:t>2</m:t>
                              </m:r>
                            </m:sup>
                          </m:sSup>
                          <m:ctrlPr>
                            <w:rPr>
                              <w:rFonts w:ascii="Cambria Math" w:hAnsi="Cambria Math"/>
                              <w:i/>
                              <w:shd w:val="clear" w:color="auto" w:fill="FFFFFF"/>
                              <w:lang w:eastAsia="zh-CN"/>
                            </w:rPr>
                          </m:ctrlPr>
                        </m:den>
                      </m:f>
                      <m:sSubSup>
                        <m:sSubSupPr>
                          <m:ctrlPr>
                            <w:rPr>
                              <w:rFonts w:ascii="Cambria Math" w:hAnsi="Cambria Math"/>
                              <w:i/>
                              <w:shd w:val="clear" w:color="auto" w:fill="FFFFFF"/>
                              <w:lang w:eastAsia="zh-CN"/>
                            </w:rPr>
                          </m:ctrlPr>
                        </m:sSubSupPr>
                        <m:e>
                          <m:r>
                            <m:rPr>
                              <m:sty m:val="b"/>
                            </m:rPr>
                            <w:rPr>
                              <w:rFonts w:ascii="Cambria Math" w:hAnsi="Cambria Math"/>
                              <w:shd w:val="clear" w:color="auto" w:fill="FFFFFF"/>
                              <w:lang w:eastAsia="zh-CN"/>
                            </w:rPr>
                            <m:t>Φ</m:t>
                          </m:r>
                          <m:ctrlPr>
                            <w:rPr>
                              <w:rFonts w:ascii="Cambria Math" w:hAnsi="Cambria Math"/>
                              <w:shd w:val="clear" w:color="auto" w:fill="FFFFFF"/>
                              <w:lang w:eastAsia="zh-CN"/>
                            </w:rPr>
                          </m:ctrlPr>
                        </m:e>
                        <m:sub>
                          <m:r>
                            <w:rPr>
                              <w:rFonts w:ascii="Cambria Math" w:hAnsi="Cambria Math"/>
                              <w:shd w:val="clear" w:color="auto" w:fill="FFFFFF"/>
                              <w:lang w:eastAsia="zh-CN"/>
                            </w:rPr>
                            <m:t>l</m:t>
                          </m:r>
                        </m:sub>
                        <m:sup>
                          <m:r>
                            <m:rPr>
                              <m:nor/>
                            </m:rPr>
                            <w:rPr>
                              <w:rFonts w:ascii="Cambria Math" w:hAnsi="Cambria Math"/>
                              <w:shd w:val="clear" w:color="auto" w:fill="FFFFFF"/>
                              <w:lang w:eastAsia="zh-CN"/>
                            </w:rPr>
                            <m:t>T</m:t>
                          </m:r>
                        </m:sup>
                      </m:sSubSup>
                      <m:sSub>
                        <m:sSubPr>
                          <m:ctrlPr>
                            <w:rPr>
                              <w:rFonts w:ascii="Cambria Math" w:hAnsi="Cambria Math"/>
                              <w:b/>
                              <w:i/>
                              <w:shd w:val="clear" w:color="auto" w:fill="FFFFFF"/>
                            </w:rPr>
                          </m:ctrlPr>
                        </m:sSubPr>
                        <m:e>
                          <m:r>
                            <m:rPr>
                              <m:sty m:val="b"/>
                            </m:rPr>
                            <w:rPr>
                              <w:rFonts w:ascii="Cambria Math" w:hAnsi="Cambria Math"/>
                              <w:shd w:val="clear" w:color="auto" w:fill="FFFFFF"/>
                            </w:rPr>
                            <m:t>x</m:t>
                          </m:r>
                        </m:e>
                        <m:sub>
                          <m:r>
                            <w:rPr>
                              <w:rFonts w:ascii="Cambria Math" w:hAnsi="Cambria Math"/>
                              <w:shd w:val="clear" w:color="auto" w:fill="FFFFFF"/>
                            </w:rPr>
                            <m:t>l</m:t>
                          </m:r>
                        </m:sub>
                      </m:sSub>
                      <m:sSup>
                        <m:sSupPr>
                          <m:ctrlPr>
                            <w:rPr>
                              <w:rFonts w:ascii="Cambria Math" w:hAnsi="Cambria Math"/>
                              <w:i/>
                              <w:shd w:val="clear" w:color="auto" w:fill="FFFFFF"/>
                            </w:rPr>
                          </m:ctrlPr>
                        </m:sSupPr>
                        <m:e>
                          <m:r>
                            <m:rPr>
                              <m:sty m:val="b"/>
                            </m:rPr>
                            <w:rPr>
                              <w:rFonts w:ascii="Cambria Math" w:hAnsi="Cambria Math"/>
                              <w:shd w:val="clear" w:color="auto" w:fill="FFFFFF"/>
                            </w:rPr>
                            <m:t>w</m:t>
                          </m:r>
                        </m:e>
                        <m:sup>
                          <m:r>
                            <w:rPr>
                              <w:rFonts w:ascii="Cambria Math" w:hAnsi="Cambria Math"/>
                              <w:shd w:val="clear" w:color="auto" w:fill="FFFFFF"/>
                            </w:rPr>
                            <m:t>(j)</m:t>
                          </m:r>
                        </m:sup>
                      </m:sSup>
                      <m:r>
                        <w:rPr>
                          <w:rFonts w:ascii="Cambria Math" w:hAnsi="Cambria Math"/>
                          <w:shd w:val="clear" w:color="auto" w:fill="FFFFFF"/>
                          <w:lang w:eastAsia="zh-CN"/>
                        </w:rPr>
                        <m:t>+</m:t>
                      </m:r>
                      <m:sSubSup>
                        <m:sSubSupPr>
                          <m:ctrlPr>
                            <w:rPr>
                              <w:rFonts w:ascii="Cambria Math" w:hAnsi="Cambria Math"/>
                              <w:i/>
                              <w:shd w:val="clear" w:color="auto" w:fill="FFFFFF"/>
                              <w:lang w:eastAsia="zh-CN"/>
                            </w:rPr>
                          </m:ctrlPr>
                        </m:sSubSupPr>
                        <m:e>
                          <m:r>
                            <m:rPr>
                              <m:sty m:val="b"/>
                            </m:rPr>
                            <w:rPr>
                              <w:rFonts w:ascii="Cambria Math" w:hAnsi="Cambria Math"/>
                              <w:shd w:val="clear" w:color="auto" w:fill="FFFFFF"/>
                              <w:lang w:eastAsia="zh-CN"/>
                            </w:rPr>
                            <m:t>C</m:t>
                          </m:r>
                        </m:e>
                        <m:sub>
                          <m:r>
                            <m:rPr>
                              <m:sty m:val="p"/>
                            </m:rPr>
                            <w:rPr>
                              <w:rFonts w:ascii="Cambria Math" w:hAnsi="Cambria Math"/>
                              <w:shd w:val="clear" w:color="auto" w:fill="FFFFFF"/>
                              <w:lang w:eastAsia="zh-CN"/>
                            </w:rPr>
                            <m:t>Γ</m:t>
                          </m:r>
                        </m:sub>
                        <m:sup>
                          <m:r>
                            <w:rPr>
                              <w:rFonts w:ascii="Cambria Math" w:hAnsi="Cambria Math"/>
                              <w:shd w:val="clear" w:color="auto" w:fill="FFFFFF"/>
                              <w:lang w:eastAsia="zh-CN"/>
                            </w:rPr>
                            <m:t>-1</m:t>
                          </m:r>
                        </m:sup>
                      </m:sSubSup>
                      <m:sSub>
                        <m:sSubPr>
                          <m:ctrlPr>
                            <w:rPr>
                              <w:rFonts w:ascii="Cambria Math" w:hAnsi="Cambria Math"/>
                              <w:i/>
                              <w:shd w:val="clear" w:color="auto" w:fill="FFFFFF"/>
                              <w:lang w:eastAsia="zh-CN"/>
                            </w:rPr>
                          </m:ctrlPr>
                        </m:sSubPr>
                        <m:e>
                          <m:r>
                            <m:rPr>
                              <m:sty m:val="b"/>
                            </m:rPr>
                            <w:rPr>
                              <w:rFonts w:ascii="Cambria Math" w:hAnsi="Cambria Math"/>
                              <w:shd w:val="clear" w:color="auto" w:fill="FFFFFF"/>
                              <w:lang w:eastAsia="zh-CN"/>
                            </w:rPr>
                            <m:t>μ</m:t>
                          </m:r>
                          <m:ctrlPr>
                            <w:rPr>
                              <w:rFonts w:ascii="Cambria Math" w:hAnsi="Cambria Math"/>
                              <w:shd w:val="clear" w:color="auto" w:fill="FFFFFF"/>
                              <w:lang w:eastAsia="zh-CN"/>
                            </w:rPr>
                          </m:ctrlPr>
                        </m:e>
                        <m:sub>
                          <m:r>
                            <m:rPr>
                              <m:sty m:val="p"/>
                            </m:rPr>
                            <w:rPr>
                              <w:rFonts w:ascii="Cambria Math" w:hAnsi="Cambria Math"/>
                              <w:shd w:val="clear" w:color="auto" w:fill="FFFFFF"/>
                              <w:lang w:eastAsia="zh-CN"/>
                            </w:rPr>
                            <m:t>Γ</m:t>
                          </m:r>
                        </m:sub>
                      </m:sSub>
                      <m:ctrlPr>
                        <w:rPr>
                          <w:rFonts w:ascii="Cambria Math" w:hAnsi="Cambria Math"/>
                          <w:i/>
                          <w:shd w:val="clear" w:color="auto" w:fill="FFFFFF"/>
                          <w:lang w:eastAsia="zh-CN"/>
                        </w:rPr>
                      </m:ctrlPr>
                    </m:e>
                  </m:d>
                  <m:r>
                    <w:rPr>
                      <w:rFonts w:ascii="Cambria Math" w:hAnsi="Cambria Math"/>
                      <w:shd w:val="clear" w:color="auto" w:fill="FFFFFF"/>
                      <w:lang w:eastAsia="zh-CN"/>
                    </w:rPr>
                    <m:t>+</m:t>
                  </m:r>
                  <m:f>
                    <m:fPr>
                      <m:ctrlPr>
                        <w:rPr>
                          <w:rFonts w:ascii="Cambria Math" w:hAnsi="Cambria Math"/>
                          <w:shd w:val="clear" w:color="auto" w:fill="FFFFFF"/>
                          <w:lang w:eastAsia="zh-CN"/>
                        </w:rPr>
                      </m:ctrlPr>
                    </m:fPr>
                    <m:num>
                      <m:r>
                        <w:rPr>
                          <w:rFonts w:ascii="Cambria Math" w:hAnsi="Cambria Math"/>
                          <w:shd w:val="clear" w:color="auto" w:fill="FFFFFF"/>
                          <w:lang w:eastAsia="zh-CN"/>
                        </w:rPr>
                        <m:t>1</m:t>
                      </m:r>
                      <m:ctrlPr>
                        <w:rPr>
                          <w:rFonts w:ascii="Cambria Math" w:hAnsi="Cambria Math"/>
                          <w:i/>
                          <w:shd w:val="clear" w:color="auto" w:fill="FFFFFF"/>
                          <w:lang w:eastAsia="zh-CN"/>
                        </w:rPr>
                      </m:ctrlPr>
                    </m:num>
                    <m:den>
                      <m:sSup>
                        <m:sSupPr>
                          <m:ctrlPr>
                            <w:rPr>
                              <w:rFonts w:ascii="Cambria Math" w:hAnsi="Cambria Math"/>
                              <w:i/>
                              <w:shd w:val="clear" w:color="auto" w:fill="FFFFFF"/>
                              <w:lang w:eastAsia="zh-CN"/>
                            </w:rPr>
                          </m:ctrlPr>
                        </m:sSupPr>
                        <m:e>
                          <m:r>
                            <w:rPr>
                              <w:rFonts w:ascii="Cambria Math" w:hAnsi="Cambria Math"/>
                              <w:shd w:val="clear" w:color="auto" w:fill="FFFFFF"/>
                              <w:lang w:eastAsia="zh-CN"/>
                            </w:rPr>
                            <m:t>σ</m:t>
                          </m:r>
                        </m:e>
                        <m:sup>
                          <m:r>
                            <w:rPr>
                              <w:rFonts w:ascii="Cambria Math" w:hAnsi="Cambria Math"/>
                              <w:shd w:val="clear" w:color="auto" w:fill="FFFFFF"/>
                              <w:lang w:eastAsia="zh-CN"/>
                            </w:rPr>
                            <m:t>2</m:t>
                          </m:r>
                        </m:sup>
                      </m:sSup>
                      <m:ctrlPr>
                        <w:rPr>
                          <w:rFonts w:ascii="Cambria Math" w:hAnsi="Cambria Math"/>
                          <w:i/>
                          <w:shd w:val="clear" w:color="auto" w:fill="FFFFFF"/>
                          <w:lang w:eastAsia="zh-CN"/>
                        </w:rPr>
                      </m:ctrlPr>
                    </m:den>
                  </m:f>
                  <m:sSup>
                    <m:sSupPr>
                      <m:ctrlPr>
                        <w:rPr>
                          <w:rFonts w:ascii="Cambria Math" w:hAnsi="Cambria Math"/>
                          <w:i/>
                          <w:shd w:val="clear" w:color="auto" w:fill="FFFFFF"/>
                          <w:lang w:eastAsia="zh-CN"/>
                        </w:rPr>
                      </m:ctrlPr>
                    </m:sSupPr>
                    <m:e>
                      <m:d>
                        <m:dPr>
                          <m:ctrlPr>
                            <w:rPr>
                              <w:rFonts w:ascii="Cambria Math" w:hAnsi="Cambria Math"/>
                              <w:i/>
                              <w:shd w:val="clear" w:color="auto" w:fill="FFFFFF"/>
                              <w:lang w:eastAsia="zh-CN"/>
                            </w:rPr>
                          </m:ctrlPr>
                        </m:dPr>
                        <m:e>
                          <m:sSub>
                            <m:sSubPr>
                              <m:ctrlPr>
                                <w:rPr>
                                  <w:rFonts w:ascii="Cambria Math" w:hAnsi="Cambria Math"/>
                                  <w:b/>
                                  <w:i/>
                                  <w:shd w:val="clear" w:color="auto" w:fill="FFFFFF"/>
                                </w:rPr>
                              </m:ctrlPr>
                            </m:sSubPr>
                            <m:e>
                              <m:r>
                                <m:rPr>
                                  <m:sty m:val="b"/>
                                </m:rPr>
                                <w:rPr>
                                  <w:rFonts w:ascii="Cambria Math" w:hAnsi="Cambria Math"/>
                                  <w:shd w:val="clear" w:color="auto" w:fill="FFFFFF"/>
                                </w:rPr>
                                <m:t>x</m:t>
                              </m:r>
                            </m:e>
                            <m:sub>
                              <m:r>
                                <w:rPr>
                                  <w:rFonts w:ascii="Cambria Math" w:hAnsi="Cambria Math"/>
                                  <w:shd w:val="clear" w:color="auto" w:fill="FFFFFF"/>
                                </w:rPr>
                                <m:t>l</m:t>
                              </m:r>
                            </m:sub>
                          </m:sSub>
                          <m:sSup>
                            <m:sSupPr>
                              <m:ctrlPr>
                                <w:rPr>
                                  <w:rFonts w:ascii="Cambria Math" w:hAnsi="Cambria Math"/>
                                  <w:i/>
                                  <w:shd w:val="clear" w:color="auto" w:fill="FFFFFF"/>
                                </w:rPr>
                              </m:ctrlPr>
                            </m:sSupPr>
                            <m:e>
                              <m:r>
                                <m:rPr>
                                  <m:sty m:val="b"/>
                                </m:rPr>
                                <w:rPr>
                                  <w:rFonts w:ascii="Cambria Math" w:hAnsi="Cambria Math"/>
                                  <w:shd w:val="clear" w:color="auto" w:fill="FFFFFF"/>
                                </w:rPr>
                                <m:t>w</m:t>
                              </m:r>
                            </m:e>
                            <m:sup>
                              <m:r>
                                <w:rPr>
                                  <w:rFonts w:ascii="Cambria Math" w:hAnsi="Cambria Math"/>
                                  <w:shd w:val="clear" w:color="auto" w:fill="FFFFFF"/>
                                </w:rPr>
                                <m:t>(j)</m:t>
                              </m:r>
                            </m:sup>
                          </m:sSup>
                        </m:e>
                      </m:d>
                    </m:e>
                    <m:sup>
                      <m:r>
                        <m:rPr>
                          <m:sty m:val="p"/>
                        </m:rPr>
                        <w:rPr>
                          <w:rFonts w:ascii="Cambria Math" w:hAnsi="Cambria Math"/>
                          <w:shd w:val="clear" w:color="auto" w:fill="FFFFFF"/>
                          <w:lang w:eastAsia="zh-CN"/>
                        </w:rPr>
                        <m:t>T</m:t>
                      </m:r>
                    </m:sup>
                  </m:sSup>
                  <m:sSub>
                    <m:sSubPr>
                      <m:ctrlPr>
                        <w:rPr>
                          <w:rFonts w:ascii="Cambria Math" w:hAnsi="Cambria Math"/>
                          <w:b/>
                          <w:i/>
                          <w:shd w:val="clear" w:color="auto" w:fill="FFFFFF"/>
                        </w:rPr>
                      </m:ctrlPr>
                    </m:sSubPr>
                    <m:e>
                      <m:r>
                        <m:rPr>
                          <m:sty m:val="b"/>
                        </m:rPr>
                        <w:rPr>
                          <w:rFonts w:ascii="Cambria Math" w:hAnsi="Cambria Math"/>
                          <w:shd w:val="clear" w:color="auto" w:fill="FFFFFF"/>
                        </w:rPr>
                        <m:t>x</m:t>
                      </m:r>
                    </m:e>
                    <m:sub>
                      <m:r>
                        <w:rPr>
                          <w:rFonts w:ascii="Cambria Math" w:hAnsi="Cambria Math"/>
                          <w:shd w:val="clear" w:color="auto" w:fill="FFFFFF"/>
                        </w:rPr>
                        <m:t>l</m:t>
                      </m:r>
                    </m:sub>
                  </m:sSub>
                  <m:sSup>
                    <m:sSupPr>
                      <m:ctrlPr>
                        <w:rPr>
                          <w:rFonts w:ascii="Cambria Math" w:hAnsi="Cambria Math"/>
                          <w:i/>
                          <w:shd w:val="clear" w:color="auto" w:fill="FFFFFF"/>
                        </w:rPr>
                      </m:ctrlPr>
                    </m:sSupPr>
                    <m:e>
                      <m:r>
                        <m:rPr>
                          <m:sty m:val="b"/>
                        </m:rPr>
                        <w:rPr>
                          <w:rFonts w:ascii="Cambria Math" w:hAnsi="Cambria Math"/>
                          <w:shd w:val="clear" w:color="auto" w:fill="FFFFFF"/>
                        </w:rPr>
                        <m:t>w</m:t>
                      </m:r>
                    </m:e>
                    <m:sup>
                      <m:r>
                        <w:rPr>
                          <w:rFonts w:ascii="Cambria Math" w:hAnsi="Cambria Math"/>
                          <w:shd w:val="clear" w:color="auto" w:fill="FFFFFF"/>
                        </w:rPr>
                        <m:t>(j)</m:t>
                      </m:r>
                    </m:sup>
                  </m:sSup>
                  <m:r>
                    <w:rPr>
                      <w:rFonts w:ascii="Cambria Math" w:hAnsi="Cambria Math"/>
                      <w:shd w:val="clear" w:color="auto" w:fill="FFFFFF"/>
                      <w:lang w:eastAsia="zh-CN"/>
                    </w:rPr>
                    <m:t>+</m:t>
                  </m:r>
                  <m:sSup>
                    <m:sSupPr>
                      <m:ctrlPr>
                        <w:rPr>
                          <w:rFonts w:ascii="Cambria Math" w:hAnsi="Cambria Math"/>
                          <w:iCs/>
                          <w:shd w:val="clear" w:color="auto" w:fill="FFFFFF"/>
                          <w:lang w:eastAsia="zh-CN"/>
                        </w:rPr>
                      </m:ctrlPr>
                    </m:sSupPr>
                    <m:e>
                      <m:sSub>
                        <m:sSubPr>
                          <m:ctrlPr>
                            <w:rPr>
                              <w:rFonts w:ascii="Cambria Math" w:hAnsi="Cambria Math"/>
                              <w:iCs/>
                              <w:shd w:val="clear" w:color="auto" w:fill="FFFFFF"/>
                              <w:lang w:eastAsia="zh-CN"/>
                            </w:rPr>
                          </m:ctrlPr>
                        </m:sSubPr>
                        <m:e>
                          <m:r>
                            <m:rPr>
                              <m:sty m:val="b"/>
                            </m:rPr>
                            <w:rPr>
                              <w:rFonts w:ascii="Cambria Math" w:hAnsi="Cambria Math"/>
                              <w:shd w:val="clear" w:color="auto" w:fill="FFFFFF"/>
                              <w:lang w:eastAsia="zh-CN"/>
                            </w:rPr>
                            <m:t>μ</m:t>
                          </m:r>
                        </m:e>
                        <m:sub>
                          <m:r>
                            <m:rPr>
                              <m:sty m:val="p"/>
                            </m:rPr>
                            <w:rPr>
                              <w:rFonts w:ascii="Cambria Math" w:hAnsi="Cambria Math"/>
                              <w:shd w:val="clear" w:color="auto" w:fill="FFFFFF"/>
                              <w:lang w:eastAsia="zh-CN"/>
                            </w:rPr>
                            <m:t>Γ</m:t>
                          </m:r>
                        </m:sub>
                      </m:sSub>
                    </m:e>
                    <m:sup>
                      <m:r>
                        <m:rPr>
                          <m:nor/>
                        </m:rPr>
                        <w:rPr>
                          <w:rFonts w:ascii="Cambria Math" w:hAnsi="Cambria Math"/>
                          <w:iCs/>
                          <w:shd w:val="clear" w:color="auto" w:fill="FFFFFF"/>
                          <w:lang w:eastAsia="zh-CN"/>
                        </w:rPr>
                        <m:t>T</m:t>
                      </m:r>
                    </m:sup>
                  </m:sSup>
                  <m:sSubSup>
                    <m:sSubSupPr>
                      <m:ctrlPr>
                        <w:rPr>
                          <w:rFonts w:ascii="Cambria Math" w:hAnsi="Cambria Math"/>
                          <w:bCs/>
                          <w:iCs/>
                          <w:shd w:val="clear" w:color="auto" w:fill="FFFFFF"/>
                          <w:lang w:eastAsia="zh-CN"/>
                        </w:rPr>
                      </m:ctrlPr>
                    </m:sSubSupPr>
                    <m:e>
                      <m:r>
                        <m:rPr>
                          <m:sty m:val="b"/>
                        </m:rPr>
                        <w:rPr>
                          <w:rFonts w:ascii="Cambria Math" w:hAnsi="Cambria Math"/>
                          <w:shd w:val="clear" w:color="auto" w:fill="FFFFFF"/>
                          <w:lang w:eastAsia="zh-CN"/>
                        </w:rPr>
                        <m:t>C</m:t>
                      </m:r>
                    </m:e>
                    <m:sub>
                      <m:r>
                        <m:rPr>
                          <m:sty m:val="p"/>
                        </m:rPr>
                        <w:rPr>
                          <w:rFonts w:ascii="Cambria Math" w:hAnsi="Cambria Math"/>
                          <w:shd w:val="clear" w:color="auto" w:fill="FFFFFF"/>
                          <w:lang w:eastAsia="zh-CN"/>
                        </w:rPr>
                        <m:t>Γ</m:t>
                      </m:r>
                    </m:sub>
                    <m:sup>
                      <m:r>
                        <m:rPr>
                          <m:sty m:val="p"/>
                        </m:rPr>
                        <w:rPr>
                          <w:rFonts w:ascii="Cambria Math" w:hAnsi="Cambria Math"/>
                          <w:shd w:val="clear" w:color="auto" w:fill="FFFFFF"/>
                          <w:lang w:eastAsia="zh-CN"/>
                        </w:rPr>
                        <m:t>-1</m:t>
                      </m:r>
                    </m:sup>
                  </m:sSubSup>
                  <m:sSub>
                    <m:sSubPr>
                      <m:ctrlPr>
                        <w:rPr>
                          <w:rFonts w:ascii="Cambria Math" w:hAnsi="Cambria Math"/>
                          <w:bCs/>
                          <w:iCs/>
                          <w:shd w:val="clear" w:color="auto" w:fill="FFFFFF"/>
                          <w:lang w:eastAsia="zh-CN"/>
                        </w:rPr>
                      </m:ctrlPr>
                    </m:sSubPr>
                    <m:e>
                      <m:r>
                        <m:rPr>
                          <m:sty m:val="b"/>
                        </m:rPr>
                        <w:rPr>
                          <w:rFonts w:ascii="Cambria Math" w:hAnsi="Cambria Math"/>
                          <w:shd w:val="clear" w:color="auto" w:fill="FFFFFF"/>
                          <w:lang w:eastAsia="zh-CN"/>
                        </w:rPr>
                        <m:t>μ</m:t>
                      </m:r>
                    </m:e>
                    <m:sub>
                      <m:r>
                        <m:rPr>
                          <m:sty m:val="p"/>
                        </m:rPr>
                        <w:rPr>
                          <w:rFonts w:ascii="Cambria Math" w:hAnsi="Cambria Math"/>
                          <w:shd w:val="clear" w:color="auto" w:fill="FFFFFF"/>
                          <w:lang w:eastAsia="zh-CN"/>
                        </w:rPr>
                        <m:t>Γ</m:t>
                      </m:r>
                    </m:sub>
                  </m:sSub>
                </m:e>
              </m:d>
              <m:ctrlPr>
                <w:rPr>
                  <w:rFonts w:ascii="Cambria Math" w:hAnsi="Cambria Math"/>
                  <w:i/>
                  <w:shd w:val="clear" w:color="auto" w:fill="FFFFFF"/>
                  <w:lang w:eastAsia="zh-CN"/>
                </w:rPr>
              </m:ctrlPr>
            </m:e>
          </m:nary>
        </m:oMath>
      </m:oMathPara>
    </w:p>
    <w:p w14:paraId="717AB8FF" w14:textId="303A1643" w:rsidR="004F5DF7" w:rsidRPr="000B4378" w:rsidRDefault="001549A3" w:rsidP="001549A3">
      <w:pPr>
        <w:pStyle w:val="Text"/>
        <w:ind w:firstLine="0"/>
        <w:jc w:val="right"/>
        <w:rPr>
          <w:shd w:val="clear" w:color="auto" w:fill="FFFFFF"/>
          <w:lang w:eastAsia="zh-CN"/>
        </w:rPr>
      </w:pPr>
      <w:r>
        <w:rPr>
          <w:rFonts w:hint="eastAsia"/>
          <w:shd w:val="clear" w:color="auto" w:fill="FFFFFF"/>
          <w:lang w:eastAsia="zh-CN"/>
        </w:rPr>
        <w:t>(</w:t>
      </w:r>
      <w:r>
        <w:rPr>
          <w:shd w:val="clear" w:color="auto" w:fill="FFFFFF"/>
          <w:lang w:eastAsia="zh-CN"/>
        </w:rPr>
        <w:t>13</w:t>
      </w:r>
      <w:r w:rsidR="000C7245">
        <w:rPr>
          <w:shd w:val="clear" w:color="auto" w:fill="FFFFFF"/>
          <w:lang w:eastAsia="zh-CN"/>
        </w:rPr>
        <w:t>b</w:t>
      </w:r>
      <w:r>
        <w:rPr>
          <w:shd w:val="clear" w:color="auto" w:fill="FFFFFF"/>
          <w:lang w:eastAsia="zh-CN"/>
        </w:rPr>
        <w:t>)</w:t>
      </w:r>
    </w:p>
    <w:p w14:paraId="1CC2DC70" w14:textId="3ED01247" w:rsidR="009321C9" w:rsidRDefault="005C31BB" w:rsidP="00132BE1">
      <w:pPr>
        <w:pStyle w:val="Text"/>
        <w:ind w:firstLine="0"/>
        <w:rPr>
          <w:shd w:val="clear" w:color="auto" w:fill="FFFFFF"/>
          <w:lang w:eastAsia="zh-CN"/>
        </w:rPr>
      </w:pPr>
      <w:r w:rsidRPr="000B4378">
        <w:rPr>
          <w:shd w:val="clear" w:color="auto" w:fill="FFFFFF"/>
          <w:lang w:eastAsia="zh-CN"/>
        </w:rPr>
        <w:t>and</w:t>
      </w:r>
      <w:r w:rsidR="00015413" w:rsidRPr="000B4378">
        <w:rPr>
          <w:shd w:val="clear" w:color="auto" w:fill="FFFFFF"/>
          <w:lang w:eastAsia="zh-CN"/>
        </w:rPr>
        <w:t xml:space="preserve"> </w:t>
      </w:r>
      <m:oMath>
        <m:func>
          <m:funcPr>
            <m:ctrlPr>
              <w:rPr>
                <w:rFonts w:ascii="Cambria Math" w:hAnsi="Cambria Math"/>
                <w:shd w:val="clear" w:color="auto" w:fill="FFFFFF"/>
                <w:lang w:eastAsia="zh-CN"/>
              </w:rPr>
            </m:ctrlPr>
          </m:funcPr>
          <m:fName>
            <m:r>
              <m:rPr>
                <m:sty m:val="p"/>
              </m:rPr>
              <w:rPr>
                <w:rFonts w:ascii="Cambria Math" w:hAnsi="Cambria Math"/>
                <w:shd w:val="clear" w:color="auto" w:fill="FFFFFF"/>
                <w:lang w:eastAsia="zh-CN"/>
              </w:rPr>
              <m:t>ln</m:t>
            </m:r>
            <m:ctrlPr>
              <w:rPr>
                <w:rFonts w:ascii="Cambria Math" w:hAnsi="Cambria Math"/>
                <w:i/>
                <w:shd w:val="clear" w:color="auto" w:fill="FFFFFF"/>
                <w:lang w:eastAsia="zh-CN"/>
              </w:rPr>
            </m:ctrlPr>
          </m:fName>
          <m:e>
            <m:r>
              <w:rPr>
                <w:rFonts w:ascii="Cambria Math" w:hAnsi="Cambria Math"/>
                <w:shd w:val="clear" w:color="auto" w:fill="FFFFFF"/>
                <w:lang w:eastAsia="zh-CN"/>
              </w:rPr>
              <m:t>P</m:t>
            </m:r>
          </m:e>
        </m:func>
        <m:d>
          <m:dPr>
            <m:ctrlPr>
              <w:rPr>
                <w:rFonts w:ascii="Cambria Math" w:hAnsi="Cambria Math"/>
                <w:bCs/>
                <w:i/>
                <w:shd w:val="clear" w:color="auto" w:fill="FFFFFF"/>
                <w:lang w:eastAsia="zh-CN"/>
              </w:rPr>
            </m:ctrlPr>
          </m:dPr>
          <m:e>
            <m:r>
              <m:rPr>
                <m:sty m:val="b"/>
              </m:rPr>
              <w:rPr>
                <w:rFonts w:ascii="Cambria Math" w:hAnsi="Cambria Math"/>
                <w:shd w:val="clear" w:color="auto" w:fill="FFFFFF"/>
                <w:lang w:eastAsia="zh-CN"/>
              </w:rPr>
              <m:t>Θ</m:t>
            </m:r>
          </m:e>
        </m:d>
      </m:oMath>
      <w:r w:rsidR="00015413" w:rsidRPr="000B4378">
        <w:rPr>
          <w:shd w:val="clear" w:color="auto" w:fill="FFFFFF"/>
          <w:lang w:eastAsia="zh-CN"/>
        </w:rPr>
        <w:t xml:space="preserve"> is log</w:t>
      </w:r>
      <w:r w:rsidR="009321C9">
        <w:rPr>
          <w:shd w:val="clear" w:color="auto" w:fill="FFFFFF"/>
          <w:lang w:eastAsia="zh-CN"/>
        </w:rPr>
        <w:t>-hyper</w:t>
      </w:r>
      <w:r w:rsidR="00015413" w:rsidRPr="000B4378">
        <w:rPr>
          <w:shd w:val="clear" w:color="auto" w:fill="FFFFFF"/>
          <w:lang w:eastAsia="zh-CN"/>
        </w:rPr>
        <w:t>prior distribution (</w:t>
      </w:r>
      <w:r w:rsidR="009321C9">
        <w:rPr>
          <w:shd w:val="clear" w:color="auto" w:fill="FFFFFF"/>
          <w:lang w:eastAsia="zh-CN"/>
        </w:rPr>
        <w:t>i.e.,</w:t>
      </w:r>
      <w:r w:rsidR="00015413" w:rsidRPr="000B4378">
        <w:rPr>
          <w:shd w:val="clear" w:color="auto" w:fill="FFFFFF"/>
          <w:lang w:eastAsia="zh-CN"/>
        </w:rPr>
        <w:t xml:space="preserve"> (</w:t>
      </w:r>
      <w:r w:rsidR="00E164BD" w:rsidRPr="000B4378">
        <w:rPr>
          <w:shd w:val="clear" w:color="auto" w:fill="FFFFFF"/>
          <w:lang w:eastAsia="zh-CN"/>
        </w:rPr>
        <w:t>9</w:t>
      </w:r>
      <w:r w:rsidR="00015413" w:rsidRPr="000B4378">
        <w:rPr>
          <w:shd w:val="clear" w:color="auto" w:fill="FFFFFF"/>
          <w:lang w:eastAsia="zh-CN"/>
        </w:rPr>
        <w:t>)) for</w:t>
      </w:r>
      <w:r w:rsidR="00015413" w:rsidRPr="000B4378">
        <w:rPr>
          <w:rFonts w:ascii="Cambria Math" w:hAnsi="Cambria Math"/>
          <w:b/>
          <w:shd w:val="clear" w:color="auto" w:fill="FFFFFF"/>
          <w:lang w:eastAsia="zh-CN"/>
        </w:rPr>
        <w:t xml:space="preserve"> </w:t>
      </w:r>
      <m:oMath>
        <m:r>
          <m:rPr>
            <m:sty m:val="b"/>
          </m:rPr>
          <w:rPr>
            <w:rFonts w:ascii="Cambria Math" w:hAnsi="Cambria Math"/>
            <w:shd w:val="clear" w:color="auto" w:fill="FFFFFF"/>
            <w:lang w:eastAsia="zh-CN"/>
          </w:rPr>
          <m:t>Θ</m:t>
        </m:r>
      </m:oMath>
    </w:p>
    <w:p w14:paraId="445BD520" w14:textId="77777777" w:rsidR="009321C9" w:rsidRDefault="009321C9" w:rsidP="00132BE1">
      <w:pPr>
        <w:pStyle w:val="Text"/>
        <w:ind w:firstLine="0"/>
        <w:rPr>
          <w:shd w:val="clear" w:color="auto" w:fill="FFFFFF"/>
          <w:lang w:eastAsia="zh-CN"/>
        </w:rPr>
      </w:pPr>
    </w:p>
    <w:p w14:paraId="6741FB40" w14:textId="2E2424B3" w:rsidR="005C31BB" w:rsidRDefault="00BB5F27" w:rsidP="001549A3">
      <w:pPr>
        <w:pStyle w:val="Text"/>
        <w:ind w:firstLine="0"/>
        <w:jc w:val="right"/>
        <w:rPr>
          <w:shd w:val="clear" w:color="auto" w:fill="FFFFFF"/>
          <w:lang w:eastAsia="zh-CN"/>
        </w:rPr>
      </w:pPr>
      <m:oMath>
        <m:func>
          <m:funcPr>
            <m:ctrlPr>
              <w:rPr>
                <w:rFonts w:ascii="Cambria Math" w:hAnsi="Cambria Math"/>
                <w:shd w:val="clear" w:color="auto" w:fill="FFFFFF"/>
                <w:lang w:eastAsia="zh-CN"/>
              </w:rPr>
            </m:ctrlPr>
          </m:funcPr>
          <m:fName>
            <m:r>
              <m:rPr>
                <m:sty m:val="p"/>
              </m:rPr>
              <w:rPr>
                <w:rFonts w:ascii="Cambria Math" w:hAnsi="Cambria Math"/>
                <w:shd w:val="clear" w:color="auto" w:fill="FFFFFF"/>
                <w:lang w:eastAsia="zh-CN"/>
              </w:rPr>
              <m:t>ln</m:t>
            </m:r>
            <m:ctrlPr>
              <w:rPr>
                <w:rFonts w:ascii="Cambria Math" w:hAnsi="Cambria Math"/>
                <w:i/>
                <w:shd w:val="clear" w:color="auto" w:fill="FFFFFF"/>
                <w:lang w:eastAsia="zh-CN"/>
              </w:rPr>
            </m:ctrlPr>
          </m:fName>
          <m:e>
            <m:r>
              <w:rPr>
                <w:rFonts w:ascii="Cambria Math" w:hAnsi="Cambria Math"/>
                <w:shd w:val="clear" w:color="auto" w:fill="FFFFFF"/>
                <w:lang w:eastAsia="zh-CN"/>
              </w:rPr>
              <m:t>P</m:t>
            </m:r>
          </m:e>
        </m:func>
        <m:d>
          <m:dPr>
            <m:ctrlPr>
              <w:rPr>
                <w:rFonts w:ascii="Cambria Math" w:hAnsi="Cambria Math"/>
                <w:bCs/>
                <w:i/>
                <w:shd w:val="clear" w:color="auto" w:fill="FFFFFF"/>
                <w:lang w:eastAsia="zh-CN"/>
              </w:rPr>
            </m:ctrlPr>
          </m:dPr>
          <m:e>
            <m:r>
              <m:rPr>
                <m:sty m:val="b"/>
              </m:rPr>
              <w:rPr>
                <w:rFonts w:ascii="Cambria Math" w:hAnsi="Cambria Math"/>
                <w:shd w:val="clear" w:color="auto" w:fill="FFFFFF"/>
                <w:lang w:eastAsia="zh-CN"/>
              </w:rPr>
              <m:t>Θ</m:t>
            </m:r>
          </m:e>
        </m:d>
        <m:r>
          <w:rPr>
            <w:rFonts w:ascii="Cambria Math" w:hAnsi="Cambria Math"/>
            <w:shd w:val="clear" w:color="auto" w:fill="FFFFFF"/>
            <w:lang w:eastAsia="zh-CN"/>
          </w:rPr>
          <m:t>=const-</m:t>
        </m:r>
        <m:f>
          <m:fPr>
            <m:ctrlPr>
              <w:rPr>
                <w:rFonts w:ascii="Cambria Math" w:hAnsi="Cambria Math"/>
                <w:shd w:val="clear" w:color="auto" w:fill="FFFFFF"/>
                <w:lang w:eastAsia="zh-CN"/>
              </w:rPr>
            </m:ctrlPr>
          </m:fPr>
          <m:num>
            <m:r>
              <w:rPr>
                <w:rFonts w:ascii="Cambria Math" w:hAnsi="Cambria Math"/>
                <w:shd w:val="clear" w:color="auto" w:fill="FFFFFF"/>
                <w:lang w:eastAsia="zh-CN"/>
              </w:rPr>
              <m:t>1</m:t>
            </m:r>
            <m:ctrlPr>
              <w:rPr>
                <w:rFonts w:ascii="Cambria Math" w:hAnsi="Cambria Math"/>
                <w:i/>
                <w:shd w:val="clear" w:color="auto" w:fill="FFFFFF"/>
                <w:lang w:eastAsia="zh-CN"/>
              </w:rPr>
            </m:ctrlPr>
          </m:num>
          <m:den>
            <m:r>
              <w:rPr>
                <w:rFonts w:ascii="Cambria Math" w:hAnsi="Cambria Math"/>
                <w:shd w:val="clear" w:color="auto" w:fill="FFFFFF"/>
                <w:lang w:eastAsia="zh-CN"/>
              </w:rPr>
              <m:t>2</m:t>
            </m:r>
            <m:ctrlPr>
              <w:rPr>
                <w:rFonts w:ascii="Cambria Math" w:hAnsi="Cambria Math"/>
                <w:i/>
                <w:shd w:val="clear" w:color="auto" w:fill="FFFFFF"/>
                <w:lang w:eastAsia="zh-CN"/>
              </w:rPr>
            </m:ctrlPr>
          </m:den>
        </m:f>
        <m:d>
          <m:dPr>
            <m:ctrlPr>
              <w:rPr>
                <w:rFonts w:ascii="Cambria Math" w:hAnsi="Cambria Math"/>
                <w:i/>
                <w:shd w:val="clear" w:color="auto" w:fill="FFFFFF"/>
                <w:lang w:eastAsia="zh-CN"/>
              </w:rPr>
            </m:ctrlPr>
          </m:dPr>
          <m:e>
            <m:d>
              <m:dPr>
                <m:ctrlPr>
                  <w:rPr>
                    <w:rFonts w:ascii="Cambria Math" w:hAnsi="Cambria Math"/>
                    <w:i/>
                    <w:shd w:val="clear" w:color="auto" w:fill="FFFFFF"/>
                    <w:lang w:eastAsia="zh-CN"/>
                  </w:rPr>
                </m:ctrlPr>
              </m:dPr>
              <m:e>
                <m:r>
                  <w:rPr>
                    <w:rFonts w:ascii="Cambria Math" w:hAnsi="Cambria Math"/>
                    <w:shd w:val="clear" w:color="auto" w:fill="FFFFFF"/>
                    <w:lang w:eastAsia="zh-CN"/>
                  </w:rPr>
                  <m:t>τ+d+2</m:t>
                </m:r>
              </m:e>
            </m:d>
            <m:func>
              <m:funcPr>
                <m:ctrlPr>
                  <w:rPr>
                    <w:rFonts w:ascii="Cambria Math" w:hAnsi="Cambria Math"/>
                    <w:iCs/>
                    <w:shd w:val="clear" w:color="auto" w:fill="FFFFFF"/>
                    <w:lang w:eastAsia="zh-CN"/>
                  </w:rPr>
                </m:ctrlPr>
              </m:funcPr>
              <m:fName>
                <m:r>
                  <m:rPr>
                    <m:sty m:val="p"/>
                  </m:rPr>
                  <w:rPr>
                    <w:rFonts w:ascii="Cambria Math" w:hAnsi="Cambria Math"/>
                    <w:shd w:val="clear" w:color="auto" w:fill="FFFFFF"/>
                    <w:lang w:eastAsia="zh-CN"/>
                  </w:rPr>
                  <m:t>ln</m:t>
                </m:r>
              </m:fName>
              <m:e>
                <m:d>
                  <m:dPr>
                    <m:begChr m:val="|"/>
                    <m:endChr m:val="|"/>
                    <m:ctrlPr>
                      <w:rPr>
                        <w:rFonts w:ascii="Cambria Math" w:hAnsi="Cambria Math"/>
                        <w:iCs/>
                        <w:shd w:val="clear" w:color="auto" w:fill="FFFFFF"/>
                        <w:lang w:eastAsia="zh-CN"/>
                      </w:rPr>
                    </m:ctrlPr>
                  </m:dPr>
                  <m:e>
                    <m:sSub>
                      <m:sSubPr>
                        <m:ctrlPr>
                          <w:rPr>
                            <w:rFonts w:ascii="Cambria Math" w:hAnsi="Cambria Math"/>
                            <w:iCs/>
                            <w:shd w:val="clear" w:color="auto" w:fill="FFFFFF"/>
                            <w:lang w:eastAsia="zh-CN"/>
                          </w:rPr>
                        </m:ctrlPr>
                      </m:sSubPr>
                      <m:e>
                        <m:r>
                          <m:rPr>
                            <m:sty m:val="b"/>
                          </m:rPr>
                          <w:rPr>
                            <w:rFonts w:ascii="Cambria Math" w:hAnsi="Cambria Math"/>
                            <w:shd w:val="clear" w:color="auto" w:fill="FFFFFF"/>
                            <w:lang w:eastAsia="zh-CN"/>
                          </w:rPr>
                          <m:t>C</m:t>
                        </m:r>
                      </m:e>
                      <m:sub>
                        <m:r>
                          <m:rPr>
                            <m:sty m:val="p"/>
                          </m:rPr>
                          <w:rPr>
                            <w:rFonts w:ascii="Cambria Math" w:hAnsi="Cambria Math"/>
                            <w:shd w:val="clear" w:color="auto" w:fill="FFFFFF"/>
                            <w:lang w:eastAsia="zh-CN"/>
                          </w:rPr>
                          <m:t>Γ</m:t>
                        </m:r>
                      </m:sub>
                    </m:sSub>
                  </m:e>
                </m:d>
              </m:e>
            </m:func>
            <m:r>
              <m:rPr>
                <m:sty m:val="p"/>
              </m:rPr>
              <w:rPr>
                <w:rFonts w:ascii="Cambria Math" w:hAnsi="Cambria Math"/>
                <w:shd w:val="clear" w:color="auto" w:fill="FFFFFF"/>
                <w:lang w:eastAsia="zh-CN"/>
              </w:rPr>
              <m:t>+Tr</m:t>
            </m:r>
            <m:d>
              <m:dPr>
                <m:ctrlPr>
                  <w:rPr>
                    <w:rFonts w:ascii="Cambria Math" w:hAnsi="Cambria Math"/>
                    <w:iCs/>
                    <w:shd w:val="clear" w:color="auto" w:fill="FFFFFF"/>
                    <w:lang w:eastAsia="zh-CN"/>
                  </w:rPr>
                </m:ctrlPr>
              </m:dPr>
              <m:e>
                <m:sSub>
                  <m:sSubPr>
                    <m:ctrlPr>
                      <w:rPr>
                        <w:rFonts w:ascii="Cambria Math" w:hAnsi="Cambria Math"/>
                        <w:iCs/>
                        <w:shd w:val="clear" w:color="auto" w:fill="FFFFFF"/>
                        <w:lang w:eastAsia="zh-CN"/>
                      </w:rPr>
                    </m:ctrlPr>
                  </m:sSubPr>
                  <m:e>
                    <m:r>
                      <m:rPr>
                        <m:sty m:val="b"/>
                      </m:rPr>
                      <w:rPr>
                        <w:rFonts w:ascii="Cambria Math" w:hAnsi="Cambria Math"/>
                        <w:shd w:val="clear" w:color="auto" w:fill="FFFFFF"/>
                        <w:lang w:eastAsia="zh-CN"/>
                      </w:rPr>
                      <m:t>C</m:t>
                    </m:r>
                  </m:e>
                  <m:sub>
                    <m:sSub>
                      <m:sSubPr>
                        <m:ctrlPr>
                          <w:rPr>
                            <w:rFonts w:ascii="Cambria Math" w:hAnsi="Cambria Math"/>
                            <w:iCs/>
                            <w:shd w:val="clear" w:color="auto" w:fill="FFFFFF"/>
                            <w:lang w:eastAsia="zh-CN"/>
                          </w:rPr>
                        </m:ctrlPr>
                      </m:sSubPr>
                      <m:e>
                        <m:r>
                          <m:rPr>
                            <m:sty m:val="p"/>
                          </m:rPr>
                          <w:rPr>
                            <w:rFonts w:ascii="Cambria Math" w:hAnsi="Cambria Math"/>
                            <w:shd w:val="clear" w:color="auto" w:fill="FFFFFF"/>
                            <w:lang w:eastAsia="zh-CN"/>
                          </w:rPr>
                          <m:t>Γ</m:t>
                        </m:r>
                      </m:e>
                      <m:sub>
                        <m:r>
                          <m:rPr>
                            <m:sty m:val="p"/>
                          </m:rPr>
                          <w:rPr>
                            <w:rFonts w:ascii="Cambria Math" w:hAnsi="Cambria Math"/>
                            <w:shd w:val="clear" w:color="auto" w:fill="FFFFFF"/>
                            <w:lang w:eastAsia="zh-CN"/>
                          </w:rPr>
                          <m:t>0</m:t>
                        </m:r>
                      </m:sub>
                    </m:sSub>
                  </m:sub>
                </m:sSub>
                <m:sSubSup>
                  <m:sSubSupPr>
                    <m:ctrlPr>
                      <w:rPr>
                        <w:rFonts w:ascii="Cambria Math" w:hAnsi="Cambria Math"/>
                        <w:iCs/>
                        <w:shd w:val="clear" w:color="auto" w:fill="FFFFFF"/>
                        <w:lang w:eastAsia="zh-CN"/>
                      </w:rPr>
                    </m:ctrlPr>
                  </m:sSubSupPr>
                  <m:e>
                    <m:r>
                      <m:rPr>
                        <m:sty m:val="b"/>
                      </m:rPr>
                      <w:rPr>
                        <w:rFonts w:ascii="Cambria Math" w:hAnsi="Cambria Math"/>
                        <w:shd w:val="clear" w:color="auto" w:fill="FFFFFF"/>
                        <w:lang w:eastAsia="zh-CN"/>
                      </w:rPr>
                      <m:t>C</m:t>
                    </m:r>
                  </m:e>
                  <m:sub>
                    <m:r>
                      <m:rPr>
                        <m:sty m:val="p"/>
                      </m:rPr>
                      <w:rPr>
                        <w:rFonts w:ascii="Cambria Math" w:hAnsi="Cambria Math"/>
                        <w:shd w:val="clear" w:color="auto" w:fill="FFFFFF"/>
                        <w:lang w:eastAsia="zh-CN"/>
                      </w:rPr>
                      <m:t>Γ</m:t>
                    </m:r>
                  </m:sub>
                  <m:sup>
                    <m:r>
                      <m:rPr>
                        <m:sty m:val="p"/>
                      </m:rPr>
                      <w:rPr>
                        <w:rFonts w:ascii="Cambria Math" w:hAnsi="Cambria Math"/>
                        <w:shd w:val="clear" w:color="auto" w:fill="FFFFFF"/>
                        <w:lang w:eastAsia="zh-CN"/>
                      </w:rPr>
                      <m:t>-1</m:t>
                    </m:r>
                  </m:sup>
                </m:sSubSup>
              </m:e>
            </m:d>
            <m:r>
              <w:rPr>
                <w:rFonts w:ascii="Cambria Math" w:hAnsi="Cambria Math"/>
                <w:shd w:val="clear" w:color="auto" w:fill="FFFFFF"/>
                <w:lang w:eastAsia="zh-CN"/>
              </w:rPr>
              <m:t>+β</m:t>
            </m:r>
            <m:sSup>
              <m:sSupPr>
                <m:ctrlPr>
                  <w:rPr>
                    <w:rFonts w:ascii="Cambria Math" w:hAnsi="Cambria Math"/>
                    <w:iCs/>
                    <w:shd w:val="clear" w:color="auto" w:fill="FFFFFF"/>
                    <w:lang w:eastAsia="zh-CN"/>
                  </w:rPr>
                </m:ctrlPr>
              </m:sSupPr>
              <m:e>
                <m:d>
                  <m:dPr>
                    <m:ctrlPr>
                      <w:rPr>
                        <w:rFonts w:ascii="Cambria Math" w:hAnsi="Cambria Math"/>
                        <w:iCs/>
                        <w:shd w:val="clear" w:color="auto" w:fill="FFFFFF"/>
                        <w:lang w:eastAsia="zh-CN"/>
                      </w:rPr>
                    </m:ctrlPr>
                  </m:dPr>
                  <m:e>
                    <m:sSub>
                      <m:sSubPr>
                        <m:ctrlPr>
                          <w:rPr>
                            <w:rFonts w:ascii="Cambria Math" w:hAnsi="Cambria Math"/>
                            <w:iCs/>
                            <w:shd w:val="clear" w:color="auto" w:fill="FFFFFF"/>
                            <w:lang w:eastAsia="zh-CN"/>
                          </w:rPr>
                        </m:ctrlPr>
                      </m:sSubPr>
                      <m:e>
                        <m:r>
                          <m:rPr>
                            <m:sty m:val="b"/>
                          </m:rPr>
                          <w:rPr>
                            <w:rFonts w:ascii="Cambria Math" w:hAnsi="Cambria Math"/>
                            <w:shd w:val="clear" w:color="auto" w:fill="FFFFFF"/>
                            <w:lang w:eastAsia="zh-CN"/>
                          </w:rPr>
                          <m:t>μ</m:t>
                        </m:r>
                      </m:e>
                      <m:sub>
                        <m:r>
                          <m:rPr>
                            <m:sty m:val="p"/>
                          </m:rPr>
                          <w:rPr>
                            <w:rFonts w:ascii="Cambria Math" w:hAnsi="Cambria Math"/>
                            <w:shd w:val="clear" w:color="auto" w:fill="FFFFFF"/>
                            <w:lang w:eastAsia="zh-CN"/>
                          </w:rPr>
                          <m:t>Γ</m:t>
                        </m:r>
                      </m:sub>
                    </m:sSub>
                    <m:r>
                      <m:rPr>
                        <m:sty m:val="p"/>
                      </m:rPr>
                      <w:rPr>
                        <w:rFonts w:ascii="Cambria Math" w:hAnsi="Cambria Math"/>
                        <w:shd w:val="clear" w:color="auto" w:fill="FFFFFF"/>
                        <w:lang w:eastAsia="zh-CN"/>
                      </w:rPr>
                      <m:t>-</m:t>
                    </m:r>
                    <m:sSub>
                      <m:sSubPr>
                        <m:ctrlPr>
                          <w:rPr>
                            <w:rFonts w:ascii="Cambria Math" w:hAnsi="Cambria Math"/>
                            <w:iCs/>
                            <w:shd w:val="clear" w:color="auto" w:fill="FFFFFF"/>
                            <w:lang w:eastAsia="zh-CN"/>
                          </w:rPr>
                        </m:ctrlPr>
                      </m:sSubPr>
                      <m:e>
                        <m:r>
                          <m:rPr>
                            <m:sty m:val="b"/>
                          </m:rPr>
                          <w:rPr>
                            <w:rFonts w:ascii="Cambria Math" w:hAnsi="Cambria Math"/>
                            <w:shd w:val="clear" w:color="auto" w:fill="FFFFFF"/>
                            <w:lang w:eastAsia="zh-CN"/>
                          </w:rPr>
                          <m:t>μ</m:t>
                        </m:r>
                      </m:e>
                      <m:sub>
                        <m:sSub>
                          <m:sSubPr>
                            <m:ctrlPr>
                              <w:rPr>
                                <w:rFonts w:ascii="Cambria Math" w:hAnsi="Cambria Math"/>
                                <w:iCs/>
                                <w:shd w:val="clear" w:color="auto" w:fill="FFFFFF"/>
                                <w:lang w:eastAsia="zh-CN"/>
                              </w:rPr>
                            </m:ctrlPr>
                          </m:sSubPr>
                          <m:e>
                            <m:r>
                              <m:rPr>
                                <m:sty m:val="p"/>
                              </m:rPr>
                              <w:rPr>
                                <w:rFonts w:ascii="Cambria Math" w:hAnsi="Cambria Math"/>
                                <w:shd w:val="clear" w:color="auto" w:fill="FFFFFF"/>
                                <w:lang w:eastAsia="zh-CN"/>
                              </w:rPr>
                              <m:t>Γ</m:t>
                            </m:r>
                          </m:e>
                          <m:sub>
                            <m:r>
                              <m:rPr>
                                <m:sty m:val="p"/>
                              </m:rPr>
                              <w:rPr>
                                <w:rFonts w:ascii="Cambria Math" w:hAnsi="Cambria Math"/>
                                <w:shd w:val="clear" w:color="auto" w:fill="FFFFFF"/>
                                <w:lang w:eastAsia="zh-CN"/>
                              </w:rPr>
                              <m:t>0</m:t>
                            </m:r>
                          </m:sub>
                        </m:sSub>
                      </m:sub>
                    </m:sSub>
                  </m:e>
                </m:d>
              </m:e>
              <m:sup>
                <m:r>
                  <m:rPr>
                    <m:sty m:val="p"/>
                  </m:rPr>
                  <w:rPr>
                    <w:rFonts w:ascii="Cambria Math" w:hAnsi="Cambria Math"/>
                    <w:shd w:val="clear" w:color="auto" w:fill="FFFFFF"/>
                    <w:lang w:eastAsia="zh-CN"/>
                  </w:rPr>
                  <m:t>T</m:t>
                </m:r>
              </m:sup>
            </m:sSup>
            <m:sSubSup>
              <m:sSubSupPr>
                <m:ctrlPr>
                  <w:rPr>
                    <w:rFonts w:ascii="Cambria Math" w:hAnsi="Cambria Math"/>
                    <w:iCs/>
                    <w:shd w:val="clear" w:color="auto" w:fill="FFFFFF"/>
                    <w:lang w:eastAsia="zh-CN"/>
                  </w:rPr>
                </m:ctrlPr>
              </m:sSubSupPr>
              <m:e>
                <m:r>
                  <m:rPr>
                    <m:sty m:val="b"/>
                  </m:rPr>
                  <w:rPr>
                    <w:rFonts w:ascii="Cambria Math" w:hAnsi="Cambria Math"/>
                    <w:shd w:val="clear" w:color="auto" w:fill="FFFFFF"/>
                    <w:lang w:eastAsia="zh-CN"/>
                  </w:rPr>
                  <m:t>C</m:t>
                </m:r>
              </m:e>
              <m:sub>
                <m:r>
                  <m:rPr>
                    <m:sty m:val="p"/>
                  </m:rPr>
                  <w:rPr>
                    <w:rFonts w:ascii="Cambria Math" w:hAnsi="Cambria Math"/>
                    <w:shd w:val="clear" w:color="auto" w:fill="FFFFFF"/>
                    <w:lang w:eastAsia="zh-CN"/>
                  </w:rPr>
                  <m:t>Γ</m:t>
                </m:r>
              </m:sub>
              <m:sup>
                <m:r>
                  <m:rPr>
                    <m:sty m:val="p"/>
                  </m:rPr>
                  <w:rPr>
                    <w:rFonts w:ascii="Cambria Math" w:hAnsi="Cambria Math"/>
                    <w:shd w:val="clear" w:color="auto" w:fill="FFFFFF"/>
                    <w:lang w:eastAsia="zh-CN"/>
                  </w:rPr>
                  <m:t>-1</m:t>
                </m:r>
              </m:sup>
            </m:sSubSup>
            <m:d>
              <m:dPr>
                <m:ctrlPr>
                  <w:rPr>
                    <w:rFonts w:ascii="Cambria Math" w:hAnsi="Cambria Math"/>
                    <w:iCs/>
                    <w:shd w:val="clear" w:color="auto" w:fill="FFFFFF"/>
                    <w:lang w:eastAsia="zh-CN"/>
                  </w:rPr>
                </m:ctrlPr>
              </m:dPr>
              <m:e>
                <m:sSub>
                  <m:sSubPr>
                    <m:ctrlPr>
                      <w:rPr>
                        <w:rFonts w:ascii="Cambria Math" w:hAnsi="Cambria Math"/>
                        <w:iCs/>
                        <w:shd w:val="clear" w:color="auto" w:fill="FFFFFF"/>
                        <w:lang w:eastAsia="zh-CN"/>
                      </w:rPr>
                    </m:ctrlPr>
                  </m:sSubPr>
                  <m:e>
                    <m:r>
                      <m:rPr>
                        <m:sty m:val="b"/>
                      </m:rPr>
                      <w:rPr>
                        <w:rFonts w:ascii="Cambria Math" w:hAnsi="Cambria Math"/>
                        <w:shd w:val="clear" w:color="auto" w:fill="FFFFFF"/>
                        <w:lang w:eastAsia="zh-CN"/>
                      </w:rPr>
                      <m:t>μ</m:t>
                    </m:r>
                  </m:e>
                  <m:sub>
                    <m:r>
                      <m:rPr>
                        <m:sty m:val="p"/>
                      </m:rPr>
                      <w:rPr>
                        <w:rFonts w:ascii="Cambria Math" w:hAnsi="Cambria Math"/>
                        <w:shd w:val="clear" w:color="auto" w:fill="FFFFFF"/>
                        <w:lang w:eastAsia="zh-CN"/>
                      </w:rPr>
                      <m:t>Γ</m:t>
                    </m:r>
                  </m:sub>
                </m:sSub>
                <m:r>
                  <m:rPr>
                    <m:sty m:val="p"/>
                  </m:rPr>
                  <w:rPr>
                    <w:rFonts w:ascii="Cambria Math" w:hAnsi="Cambria Math"/>
                    <w:shd w:val="clear" w:color="auto" w:fill="FFFFFF"/>
                    <w:lang w:eastAsia="zh-CN"/>
                  </w:rPr>
                  <m:t>-</m:t>
                </m:r>
                <m:sSub>
                  <m:sSubPr>
                    <m:ctrlPr>
                      <w:rPr>
                        <w:rFonts w:ascii="Cambria Math" w:hAnsi="Cambria Math"/>
                        <w:iCs/>
                        <w:shd w:val="clear" w:color="auto" w:fill="FFFFFF"/>
                        <w:lang w:eastAsia="zh-CN"/>
                      </w:rPr>
                    </m:ctrlPr>
                  </m:sSubPr>
                  <m:e>
                    <m:r>
                      <m:rPr>
                        <m:sty m:val="b"/>
                      </m:rPr>
                      <w:rPr>
                        <w:rFonts w:ascii="Cambria Math" w:hAnsi="Cambria Math"/>
                        <w:shd w:val="clear" w:color="auto" w:fill="FFFFFF"/>
                        <w:lang w:eastAsia="zh-CN"/>
                      </w:rPr>
                      <m:t>μ</m:t>
                    </m:r>
                  </m:e>
                  <m:sub>
                    <m:sSub>
                      <m:sSubPr>
                        <m:ctrlPr>
                          <w:rPr>
                            <w:rFonts w:ascii="Cambria Math" w:hAnsi="Cambria Math"/>
                            <w:iCs/>
                            <w:shd w:val="clear" w:color="auto" w:fill="FFFFFF"/>
                            <w:lang w:eastAsia="zh-CN"/>
                          </w:rPr>
                        </m:ctrlPr>
                      </m:sSubPr>
                      <m:e>
                        <m:r>
                          <m:rPr>
                            <m:sty m:val="p"/>
                          </m:rPr>
                          <w:rPr>
                            <w:rFonts w:ascii="Cambria Math" w:hAnsi="Cambria Math"/>
                            <w:shd w:val="clear" w:color="auto" w:fill="FFFFFF"/>
                            <w:lang w:eastAsia="zh-CN"/>
                          </w:rPr>
                          <m:t>Γ</m:t>
                        </m:r>
                      </m:e>
                      <m:sub>
                        <m:r>
                          <m:rPr>
                            <m:sty m:val="p"/>
                          </m:rPr>
                          <w:rPr>
                            <w:rFonts w:ascii="Cambria Math" w:hAnsi="Cambria Math"/>
                            <w:shd w:val="clear" w:color="auto" w:fill="FFFFFF"/>
                            <w:lang w:eastAsia="zh-CN"/>
                          </w:rPr>
                          <m:t>0</m:t>
                        </m:r>
                      </m:sub>
                    </m:sSub>
                  </m:sub>
                </m:sSub>
              </m:e>
            </m:d>
          </m:e>
        </m:d>
      </m:oMath>
      <w:proofErr w:type="gramStart"/>
      <w:r w:rsidR="00361F81">
        <w:rPr>
          <w:shd w:val="clear" w:color="auto" w:fill="FFFFFF"/>
          <w:lang w:eastAsia="zh-CN"/>
        </w:rPr>
        <w:t>,</w:t>
      </w:r>
      <w:r w:rsidR="001549A3">
        <w:rPr>
          <w:shd w:val="clear" w:color="auto" w:fill="FFFFFF"/>
          <w:lang w:eastAsia="zh-CN"/>
        </w:rPr>
        <w:t xml:space="preserve">   </w:t>
      </w:r>
      <w:proofErr w:type="gramEnd"/>
      <w:r w:rsidR="001549A3">
        <w:rPr>
          <w:shd w:val="clear" w:color="auto" w:fill="FFFFFF"/>
          <w:lang w:eastAsia="zh-CN"/>
        </w:rPr>
        <w:t xml:space="preserve">  (13</w:t>
      </w:r>
      <w:r w:rsidR="000C7245">
        <w:rPr>
          <w:shd w:val="clear" w:color="auto" w:fill="FFFFFF"/>
          <w:lang w:eastAsia="zh-CN"/>
        </w:rPr>
        <w:t>c</w:t>
      </w:r>
      <w:r w:rsidR="001549A3">
        <w:rPr>
          <w:shd w:val="clear" w:color="auto" w:fill="FFFFFF"/>
          <w:lang w:eastAsia="zh-CN"/>
        </w:rPr>
        <w:t>)</w:t>
      </w:r>
    </w:p>
    <w:p w14:paraId="5F00DA05" w14:textId="77777777" w:rsidR="001549A3" w:rsidRDefault="001549A3" w:rsidP="00132BE1">
      <w:pPr>
        <w:pStyle w:val="Text"/>
        <w:ind w:firstLine="0"/>
        <w:rPr>
          <w:shd w:val="clear" w:color="auto" w:fill="FFFFFF"/>
          <w:lang w:eastAsia="zh-CN"/>
        </w:rPr>
      </w:pPr>
    </w:p>
    <w:p w14:paraId="007BBB6E" w14:textId="25D21200" w:rsidR="00065646" w:rsidRDefault="00361F81" w:rsidP="00132BE1">
      <w:pPr>
        <w:pStyle w:val="Text"/>
        <w:ind w:firstLine="0"/>
        <w:rPr>
          <w:shd w:val="clear" w:color="auto" w:fill="FFFFFF"/>
          <w:lang w:eastAsia="zh-CN"/>
        </w:rPr>
      </w:pPr>
      <w:proofErr w:type="gramStart"/>
      <w:r>
        <w:rPr>
          <w:shd w:val="clear" w:color="auto" w:fill="FFFFFF"/>
          <w:lang w:eastAsia="zh-CN"/>
        </w:rPr>
        <w:t>where</w:t>
      </w:r>
      <w:proofErr w:type="gramEnd"/>
      <w:r>
        <w:rPr>
          <w:shd w:val="clear" w:color="auto" w:fill="FFFFFF"/>
          <w:lang w:eastAsia="zh-CN"/>
        </w:rPr>
        <w:t xml:space="preserve"> </w:t>
      </w:r>
    </w:p>
    <w:p w14:paraId="070955D5" w14:textId="6B999CEB" w:rsidR="00065646" w:rsidRPr="007A7468" w:rsidRDefault="00080033" w:rsidP="00132BE1">
      <w:pPr>
        <w:pStyle w:val="Text"/>
        <w:ind w:firstLine="0"/>
        <w:rPr>
          <w:shd w:val="clear" w:color="auto" w:fill="FFFFFF"/>
          <w:lang w:eastAsia="zh-CN"/>
        </w:rPr>
      </w:pPr>
      <m:oMathPara>
        <m:oMath>
          <m:r>
            <w:rPr>
              <w:rFonts w:ascii="Cambria Math" w:hAnsi="Cambria Math"/>
              <w:shd w:val="clear" w:color="auto" w:fill="FFFFFF"/>
              <w:lang w:eastAsia="zh-CN"/>
            </w:rPr>
            <m:t>const=</m:t>
          </m:r>
          <m:f>
            <m:fPr>
              <m:ctrlPr>
                <w:rPr>
                  <w:rFonts w:ascii="Cambria Math" w:hAnsi="Cambria Math"/>
                  <w:i/>
                  <w:shd w:val="clear" w:color="auto" w:fill="FFFFFF"/>
                  <w:lang w:eastAsia="zh-CN"/>
                </w:rPr>
              </m:ctrlPr>
            </m:fPr>
            <m:num>
              <m:sSup>
                <m:sSupPr>
                  <m:ctrlPr>
                    <w:rPr>
                      <w:rFonts w:ascii="Cambria Math" w:hAnsi="Cambria Math"/>
                      <w:i/>
                      <w:shd w:val="clear" w:color="auto" w:fill="FFFFFF"/>
                      <w:lang w:eastAsia="zh-CN"/>
                    </w:rPr>
                  </m:ctrlPr>
                </m:sSupPr>
                <m:e>
                  <m:r>
                    <w:rPr>
                      <w:rFonts w:ascii="Cambria Math" w:hAnsi="Cambria Math"/>
                      <w:shd w:val="clear" w:color="auto" w:fill="FFFFFF"/>
                      <w:lang w:eastAsia="zh-CN"/>
                    </w:rPr>
                    <m:t>β</m:t>
                  </m:r>
                </m:e>
                <m:sup>
                  <m:r>
                    <w:rPr>
                      <w:rFonts w:ascii="Cambria Math" w:hAnsi="Cambria Math"/>
                      <w:shd w:val="clear" w:color="auto" w:fill="FFFFFF"/>
                      <w:lang w:eastAsia="zh-CN"/>
                    </w:rPr>
                    <m:t>d</m:t>
                  </m:r>
                  <m:r>
                    <m:rPr>
                      <m:lit/>
                    </m:rPr>
                    <w:rPr>
                      <w:rFonts w:ascii="Cambria Math" w:hAnsi="Cambria Math"/>
                      <w:shd w:val="clear" w:color="auto" w:fill="FFFFFF"/>
                      <w:lang w:eastAsia="zh-CN"/>
                    </w:rPr>
                    <m:t>/</m:t>
                  </m:r>
                  <m:r>
                    <w:rPr>
                      <w:rFonts w:ascii="Cambria Math" w:hAnsi="Cambria Math"/>
                      <w:shd w:val="clear" w:color="auto" w:fill="FFFFFF"/>
                      <w:lang w:eastAsia="zh-CN"/>
                    </w:rPr>
                    <m:t>2</m:t>
                  </m:r>
                </m:sup>
              </m:sSup>
              <m:r>
                <w:rPr>
                  <w:rFonts w:ascii="Cambria Math" w:hAnsi="Cambria Math"/>
                  <w:shd w:val="clear" w:color="auto" w:fill="FFFFFF"/>
                  <w:lang w:eastAsia="zh-CN"/>
                </w:rPr>
                <m:t>⋅</m:t>
              </m:r>
              <m:sSup>
                <m:sSupPr>
                  <m:ctrlPr>
                    <w:rPr>
                      <w:rFonts w:ascii="Cambria Math" w:hAnsi="Cambria Math"/>
                      <w:i/>
                      <w:shd w:val="clear" w:color="auto" w:fill="FFFFFF"/>
                      <w:lang w:eastAsia="zh-CN"/>
                    </w:rPr>
                  </m:ctrlPr>
                </m:sSupPr>
                <m:e>
                  <m:sSub>
                    <m:sSubPr>
                      <m:ctrlPr>
                        <w:rPr>
                          <w:rFonts w:ascii="Cambria Math" w:hAnsi="Cambria Math"/>
                          <w:iCs/>
                          <w:shd w:val="clear" w:color="auto" w:fill="FFFFFF"/>
                          <w:lang w:eastAsia="zh-CN"/>
                        </w:rPr>
                      </m:ctrlPr>
                    </m:sSubPr>
                    <m:e>
                      <m:r>
                        <m:rPr>
                          <m:sty m:val="b"/>
                        </m:rPr>
                        <w:rPr>
                          <w:rFonts w:ascii="Cambria Math" w:hAnsi="Cambria Math"/>
                          <w:shd w:val="clear" w:color="auto" w:fill="FFFFFF"/>
                          <w:lang w:eastAsia="zh-CN"/>
                        </w:rPr>
                        <m:t>C</m:t>
                      </m:r>
                    </m:e>
                    <m:sub>
                      <m:sSub>
                        <m:sSubPr>
                          <m:ctrlPr>
                            <w:rPr>
                              <w:rFonts w:ascii="Cambria Math" w:hAnsi="Cambria Math"/>
                              <w:iCs/>
                              <w:shd w:val="clear" w:color="auto" w:fill="FFFFFF"/>
                              <w:lang w:eastAsia="zh-CN"/>
                            </w:rPr>
                          </m:ctrlPr>
                        </m:sSubPr>
                        <m:e>
                          <m:r>
                            <m:rPr>
                              <m:sty m:val="p"/>
                            </m:rPr>
                            <w:rPr>
                              <w:rFonts w:ascii="Cambria Math" w:hAnsi="Cambria Math"/>
                              <w:shd w:val="clear" w:color="auto" w:fill="FFFFFF"/>
                              <w:lang w:eastAsia="zh-CN"/>
                            </w:rPr>
                            <m:t>Γ</m:t>
                          </m:r>
                        </m:e>
                        <m:sub>
                          <m:r>
                            <m:rPr>
                              <m:sty m:val="p"/>
                            </m:rPr>
                            <w:rPr>
                              <w:rFonts w:ascii="Cambria Math" w:hAnsi="Cambria Math"/>
                              <w:shd w:val="clear" w:color="auto" w:fill="FFFFFF"/>
                              <w:lang w:eastAsia="zh-CN"/>
                            </w:rPr>
                            <m:t>0</m:t>
                          </m:r>
                        </m:sub>
                      </m:sSub>
                    </m:sub>
                  </m:sSub>
                </m:e>
                <m:sup>
                  <m:r>
                    <w:rPr>
                      <w:rFonts w:ascii="Cambria Math" w:hAnsi="Cambria Math"/>
                      <w:shd w:val="clear" w:color="auto" w:fill="FFFFFF"/>
                      <w:lang w:eastAsia="zh-CN"/>
                    </w:rPr>
                    <m:t>d</m:t>
                  </m:r>
                  <m:r>
                    <m:rPr>
                      <m:lit/>
                    </m:rPr>
                    <w:rPr>
                      <w:rFonts w:ascii="Cambria Math" w:hAnsi="Cambria Math"/>
                      <w:shd w:val="clear" w:color="auto" w:fill="FFFFFF"/>
                      <w:lang w:eastAsia="zh-CN"/>
                    </w:rPr>
                    <m:t>/</m:t>
                  </m:r>
                  <m:r>
                    <w:rPr>
                      <w:rFonts w:ascii="Cambria Math" w:hAnsi="Cambria Math"/>
                      <w:shd w:val="clear" w:color="auto" w:fill="FFFFFF"/>
                      <w:lang w:eastAsia="zh-CN"/>
                    </w:rPr>
                    <m:t>2</m:t>
                  </m:r>
                </m:sup>
              </m:sSup>
            </m:num>
            <m:den>
              <m:r>
                <w:rPr>
                  <w:rFonts w:ascii="Cambria Math" w:hAnsi="Cambria Math"/>
                  <w:shd w:val="clear" w:color="auto" w:fill="FFFFFF"/>
                  <w:lang w:eastAsia="zh-CN"/>
                </w:rPr>
                <m:t>(</m:t>
              </m:r>
              <m:sSup>
                <m:sSupPr>
                  <m:ctrlPr>
                    <w:rPr>
                      <w:rFonts w:ascii="Cambria Math" w:hAnsi="Cambria Math"/>
                      <w:i/>
                      <w:shd w:val="clear" w:color="auto" w:fill="FFFFFF"/>
                      <w:lang w:eastAsia="zh-CN"/>
                    </w:rPr>
                  </m:ctrlPr>
                </m:sSupPr>
                <m:e>
                  <m:r>
                    <m:rPr>
                      <m:sty m:val="p"/>
                    </m:rPr>
                    <w:rPr>
                      <w:rFonts w:ascii="Cambria Math" w:hAnsi="Cambria Math"/>
                      <w:shd w:val="clear" w:color="auto" w:fill="FFFFFF"/>
                      <w:lang w:eastAsia="zh-CN"/>
                    </w:rPr>
                    <m:t>2π)</m:t>
                  </m:r>
                </m:e>
                <m:sup>
                  <m:r>
                    <w:rPr>
                      <w:rFonts w:ascii="Cambria Math" w:hAnsi="Cambria Math"/>
                      <w:shd w:val="clear" w:color="auto" w:fill="FFFFFF"/>
                      <w:lang w:eastAsia="zh-CN"/>
                    </w:rPr>
                    <m:t>d</m:t>
                  </m:r>
                  <m:r>
                    <m:rPr>
                      <m:lit/>
                    </m:rPr>
                    <w:rPr>
                      <w:rFonts w:ascii="Cambria Math" w:hAnsi="Cambria Math"/>
                      <w:shd w:val="clear" w:color="auto" w:fill="FFFFFF"/>
                      <w:lang w:eastAsia="zh-CN"/>
                    </w:rPr>
                    <m:t>/</m:t>
                  </m:r>
                  <m:r>
                    <w:rPr>
                      <w:rFonts w:ascii="Cambria Math" w:hAnsi="Cambria Math"/>
                      <w:shd w:val="clear" w:color="auto" w:fill="FFFFFF"/>
                      <w:lang w:eastAsia="zh-CN"/>
                    </w:rPr>
                    <m:t>2</m:t>
                  </m:r>
                </m:sup>
              </m:sSup>
              <m:r>
                <w:rPr>
                  <w:rFonts w:ascii="Cambria Math" w:hAnsi="Cambria Math"/>
                  <w:shd w:val="clear" w:color="auto" w:fill="FFFFFF"/>
                  <w:lang w:eastAsia="zh-CN"/>
                </w:rPr>
                <m:t>⋅</m:t>
              </m:r>
              <m:sSup>
                <m:sSupPr>
                  <m:ctrlPr>
                    <w:rPr>
                      <w:rFonts w:ascii="Cambria Math" w:hAnsi="Cambria Math"/>
                      <w:i/>
                      <w:shd w:val="clear" w:color="auto" w:fill="FFFFFF"/>
                      <w:lang w:eastAsia="zh-CN"/>
                    </w:rPr>
                  </m:ctrlPr>
                </m:sSupPr>
                <m:e>
                  <m:r>
                    <m:rPr>
                      <m:sty m:val="p"/>
                    </m:rPr>
                    <w:rPr>
                      <w:rFonts w:ascii="Cambria Math" w:hAnsi="Cambria Math"/>
                      <w:shd w:val="clear" w:color="auto" w:fill="FFFFFF"/>
                      <w:lang w:eastAsia="zh-CN"/>
                    </w:rPr>
                    <m:t>2</m:t>
                  </m:r>
                </m:e>
                <m:sup>
                  <m:r>
                    <w:rPr>
                      <w:rFonts w:ascii="Cambria Math" w:hAnsi="Cambria Math"/>
                      <w:shd w:val="clear" w:color="auto" w:fill="FFFFFF"/>
                      <w:lang w:eastAsia="zh-CN"/>
                    </w:rPr>
                    <m:t>τd</m:t>
                  </m:r>
                  <m:r>
                    <m:rPr>
                      <m:lit/>
                    </m:rPr>
                    <w:rPr>
                      <w:rFonts w:ascii="Cambria Math" w:hAnsi="Cambria Math"/>
                      <w:shd w:val="clear" w:color="auto" w:fill="FFFFFF"/>
                      <w:lang w:eastAsia="zh-CN"/>
                    </w:rPr>
                    <m:t>/</m:t>
                  </m:r>
                  <m:r>
                    <w:rPr>
                      <w:rFonts w:ascii="Cambria Math" w:hAnsi="Cambria Math"/>
                      <w:shd w:val="clear" w:color="auto" w:fill="FFFFFF"/>
                      <w:lang w:eastAsia="zh-CN"/>
                    </w:rPr>
                    <m:t>2</m:t>
                  </m:r>
                </m:sup>
              </m:sSup>
              <m:r>
                <w:rPr>
                  <w:rFonts w:ascii="Cambria Math" w:hAnsi="Cambria Math"/>
                  <w:shd w:val="clear" w:color="auto" w:fill="FFFFFF"/>
                  <w:lang w:eastAsia="zh-CN"/>
                </w:rPr>
                <m:t>⋅</m:t>
              </m:r>
              <m:sSub>
                <m:sSubPr>
                  <m:ctrlPr>
                    <w:rPr>
                      <w:rFonts w:ascii="Cambria Math" w:hAnsi="Cambria Math"/>
                      <w:i/>
                      <w:shd w:val="clear" w:color="auto" w:fill="FFFFFF"/>
                      <w:lang w:eastAsia="zh-CN"/>
                    </w:rPr>
                  </m:ctrlPr>
                </m:sSubPr>
                <m:e>
                  <m:r>
                    <m:rPr>
                      <m:sty m:val="p"/>
                    </m:rPr>
                    <w:rPr>
                      <w:rFonts w:ascii="Cambria Math" w:hAnsi="Cambria Math"/>
                      <w:shd w:val="clear" w:color="auto" w:fill="FFFFFF"/>
                      <w:lang w:eastAsia="zh-CN"/>
                    </w:rPr>
                    <m:t>Γ</m:t>
                  </m:r>
                </m:e>
                <m:sub>
                  <m:r>
                    <w:rPr>
                      <w:rFonts w:ascii="Cambria Math" w:hAnsi="Cambria Math"/>
                      <w:shd w:val="clear" w:color="auto" w:fill="FFFFFF"/>
                      <w:lang w:eastAsia="zh-CN"/>
                    </w:rPr>
                    <m:t>d</m:t>
                  </m:r>
                </m:sub>
              </m:sSub>
              <m:r>
                <w:rPr>
                  <w:rFonts w:ascii="Cambria Math" w:hAnsi="Cambria Math"/>
                  <w:shd w:val="clear" w:color="auto" w:fill="FFFFFF"/>
                  <w:lang w:eastAsia="zh-CN"/>
                </w:rPr>
                <m:t>(τ/2)</m:t>
              </m:r>
            </m:den>
          </m:f>
        </m:oMath>
      </m:oMathPara>
    </w:p>
    <w:p w14:paraId="7E8FD399" w14:textId="77777777" w:rsidR="007A7468" w:rsidRDefault="007A7468" w:rsidP="00132BE1">
      <w:pPr>
        <w:pStyle w:val="Text"/>
        <w:ind w:firstLine="0"/>
        <w:rPr>
          <w:shd w:val="clear" w:color="auto" w:fill="FFFFFF"/>
          <w:lang w:eastAsia="zh-CN"/>
        </w:rPr>
      </w:pPr>
    </w:p>
    <w:p w14:paraId="57DFD5B9" w14:textId="15F4745C" w:rsidR="00B911C7" w:rsidRPr="000B4378" w:rsidRDefault="007A7468" w:rsidP="00132BE1">
      <w:pPr>
        <w:pStyle w:val="Text"/>
        <w:ind w:firstLine="0"/>
        <w:rPr>
          <w:b/>
          <w:bCs/>
          <w:lang w:eastAsia="zh-CN"/>
        </w:rPr>
      </w:pPr>
      <w:r>
        <w:rPr>
          <w:shd w:val="clear" w:color="auto" w:fill="FFFFFF"/>
          <w:lang w:eastAsia="zh-CN"/>
        </w:rPr>
        <w:t>in which</w:t>
      </w:r>
      <w:r w:rsidR="0028128C">
        <w:rPr>
          <w:shd w:val="clear" w:color="auto" w:fill="FFFFFF"/>
          <w:lang w:eastAsia="zh-CN"/>
        </w:rPr>
        <w:t xml:space="preserve"> </w:t>
      </w:r>
      <m:oMath>
        <m:sSub>
          <m:sSubPr>
            <m:ctrlPr>
              <w:rPr>
                <w:rFonts w:ascii="Cambria Math" w:hAnsi="Cambria Math"/>
                <w:i/>
                <w:shd w:val="clear" w:color="auto" w:fill="FFFFFF"/>
                <w:lang w:eastAsia="zh-CN"/>
              </w:rPr>
            </m:ctrlPr>
          </m:sSubPr>
          <m:e>
            <m:r>
              <m:rPr>
                <m:sty m:val="p"/>
              </m:rPr>
              <w:rPr>
                <w:rFonts w:ascii="Cambria Math" w:hAnsi="Cambria Math"/>
                <w:shd w:val="clear" w:color="auto" w:fill="FFFFFF"/>
                <w:lang w:eastAsia="zh-CN"/>
              </w:rPr>
              <m:t>Γ</m:t>
            </m:r>
          </m:e>
          <m:sub>
            <m:r>
              <w:rPr>
                <w:rFonts w:ascii="Cambria Math" w:hAnsi="Cambria Math"/>
                <w:shd w:val="clear" w:color="auto" w:fill="FFFFFF"/>
                <w:lang w:eastAsia="zh-CN"/>
              </w:rPr>
              <m:t>d</m:t>
            </m:r>
          </m:sub>
        </m:sSub>
        <m:r>
          <w:rPr>
            <w:rFonts w:ascii="Cambria Math" w:hAnsi="Cambria Math"/>
            <w:shd w:val="clear" w:color="auto" w:fill="FFFFFF"/>
            <w:lang w:eastAsia="zh-CN"/>
          </w:rPr>
          <m:t>(⋅)</m:t>
        </m:r>
      </m:oMath>
      <w:r w:rsidR="0028128C">
        <w:rPr>
          <w:rFonts w:hint="eastAsia"/>
          <w:shd w:val="clear" w:color="auto" w:fill="FFFFFF"/>
          <w:lang w:eastAsia="zh-CN"/>
        </w:rPr>
        <w:t xml:space="preserve"> </w:t>
      </w:r>
      <w:r w:rsidR="0028128C">
        <w:rPr>
          <w:shd w:val="clear" w:color="auto" w:fill="FFFFFF"/>
          <w:lang w:eastAsia="zh-CN"/>
        </w:rPr>
        <w:t xml:space="preserve">denotes </w:t>
      </w:r>
      <w:r w:rsidR="0028128C" w:rsidRPr="0028128C">
        <w:rPr>
          <w:shd w:val="clear" w:color="auto" w:fill="FFFFFF"/>
          <w:lang w:eastAsia="zh-CN"/>
        </w:rPr>
        <w:t>the multivariate gamma function</w:t>
      </w:r>
      <w:r w:rsidR="005C443F">
        <w:rPr>
          <w:shd w:val="clear" w:color="auto" w:fill="FFFFFF"/>
          <w:lang w:eastAsia="zh-CN"/>
        </w:rPr>
        <w:t xml:space="preserve">, </w:t>
      </w:r>
      <m:oMath>
        <m:r>
          <w:rPr>
            <w:rFonts w:ascii="Cambria Math" w:hAnsi="Cambria Math"/>
            <w:lang w:eastAsia="zh-CN"/>
          </w:rPr>
          <m:t>d</m:t>
        </m:r>
      </m:oMath>
      <w:r w:rsidR="00743130">
        <w:rPr>
          <w:rFonts w:hint="eastAsia"/>
          <w:lang w:eastAsia="zh-CN"/>
        </w:rPr>
        <w:t xml:space="preserve"> </w:t>
      </w:r>
      <w:r w:rsidR="00743130" w:rsidRPr="00693B12">
        <w:rPr>
          <w:lang w:eastAsia="zh-CN"/>
        </w:rPr>
        <w:t>is the dimension of the distribution</w:t>
      </w:r>
      <w:r w:rsidR="00FD463A">
        <w:rPr>
          <w:lang w:eastAsia="zh-CN"/>
        </w:rPr>
        <w:t xml:space="preserve"> and</w:t>
      </w:r>
      <w:r w:rsidR="00743130">
        <w:rPr>
          <w:lang w:eastAsia="zh-CN"/>
        </w:rPr>
        <w:t xml:space="preserve"> equal to 3 in our </w:t>
      </w:r>
      <w:r w:rsidR="00C63B91">
        <w:rPr>
          <w:lang w:eastAsia="zh-CN"/>
        </w:rPr>
        <w:t xml:space="preserve">quadratic degradation </w:t>
      </w:r>
      <w:r w:rsidR="00743130">
        <w:rPr>
          <w:lang w:eastAsia="zh-CN"/>
        </w:rPr>
        <w:t>model,</w:t>
      </w:r>
      <w:r w:rsidR="0028128C">
        <w:rPr>
          <w:shd w:val="clear" w:color="auto" w:fill="FFFFFF"/>
          <w:lang w:eastAsia="zh-CN"/>
        </w:rPr>
        <w:t xml:space="preserve"> </w:t>
      </w:r>
      <w:r w:rsidR="00361F81">
        <w:rPr>
          <w:shd w:val="clear" w:color="auto" w:fill="FFFFFF"/>
          <w:lang w:eastAsia="zh-CN"/>
        </w:rPr>
        <w:t>and</w:t>
      </w:r>
      <w:r w:rsidR="001E5885">
        <w:rPr>
          <w:shd w:val="clear" w:color="auto" w:fill="FFFFFF"/>
          <w:lang w:eastAsia="zh-CN"/>
        </w:rPr>
        <w:t xml:space="preserve"> </w:t>
      </w:r>
      <w:r w:rsidR="001E5885" w:rsidRPr="001E5885">
        <w:rPr>
          <w:i/>
          <w:iCs/>
          <w:shd w:val="clear" w:color="auto" w:fill="FFFFFF"/>
          <w:lang w:eastAsia="zh-CN"/>
        </w:rPr>
        <w:t>const</w:t>
      </w:r>
      <w:r w:rsidR="001E5885">
        <w:rPr>
          <w:shd w:val="clear" w:color="auto" w:fill="FFFFFF"/>
          <w:lang w:eastAsia="zh-CN"/>
        </w:rPr>
        <w:t xml:space="preserve"> has no relationship with </w:t>
      </w:r>
      <m:oMath>
        <m:r>
          <m:rPr>
            <m:sty m:val="b"/>
          </m:rPr>
          <w:rPr>
            <w:rFonts w:ascii="Cambria Math" w:hAnsi="Cambria Math"/>
            <w:shd w:val="clear" w:color="auto" w:fill="FFFFFF"/>
            <w:lang w:eastAsia="zh-CN"/>
          </w:rPr>
          <m:t>Θ</m:t>
        </m:r>
      </m:oMath>
      <w:r w:rsidR="001F3F1D">
        <w:rPr>
          <w:rFonts w:hint="eastAsia"/>
          <w:b/>
          <w:shd w:val="clear" w:color="auto" w:fill="FFFFFF"/>
          <w:lang w:eastAsia="zh-CN"/>
        </w:rPr>
        <w:t xml:space="preserve"> </w:t>
      </w:r>
      <w:r w:rsidR="00FD463A">
        <w:rPr>
          <w:bCs/>
          <w:shd w:val="clear" w:color="auto" w:fill="FFFFFF"/>
          <w:lang w:eastAsia="zh-CN"/>
        </w:rPr>
        <w:t>that</w:t>
      </w:r>
      <w:r w:rsidR="00FD463A" w:rsidRPr="000B70CF">
        <w:rPr>
          <w:bCs/>
          <w:shd w:val="clear" w:color="auto" w:fill="FFFFFF"/>
          <w:lang w:eastAsia="zh-CN"/>
        </w:rPr>
        <w:t xml:space="preserve"> </w:t>
      </w:r>
      <w:r w:rsidR="001F3F1D" w:rsidRPr="000B70CF">
        <w:rPr>
          <w:bCs/>
          <w:shd w:val="clear" w:color="auto" w:fill="FFFFFF"/>
          <w:lang w:eastAsia="zh-CN"/>
        </w:rPr>
        <w:t>can be ignored in calculation</w:t>
      </w:r>
      <w:r w:rsidR="001E5885" w:rsidRPr="001E5885">
        <w:rPr>
          <w:rFonts w:hint="eastAsia"/>
          <w:bCs/>
          <w:shd w:val="clear" w:color="auto" w:fill="FFFFFF"/>
          <w:lang w:eastAsia="zh-CN"/>
        </w:rPr>
        <w:t>.</w:t>
      </w:r>
      <w:r w:rsidR="001E5885" w:rsidRPr="001E5885">
        <w:rPr>
          <w:bCs/>
          <w:shd w:val="clear" w:color="auto" w:fill="FFFFFF"/>
          <w:lang w:eastAsia="zh-CN"/>
        </w:rPr>
        <w:t xml:space="preserve"> I</w:t>
      </w:r>
      <w:r w:rsidR="000F7564">
        <w:rPr>
          <w:shd w:val="clear" w:color="auto" w:fill="FFFFFF"/>
          <w:lang w:eastAsia="zh-CN"/>
        </w:rPr>
        <w:t>n Appendix C</w:t>
      </w:r>
      <w:r w:rsidR="001E5885">
        <w:rPr>
          <w:shd w:val="clear" w:color="auto" w:fill="FFFFFF"/>
          <w:lang w:eastAsia="zh-CN"/>
        </w:rPr>
        <w:t xml:space="preserve">, </w:t>
      </w:r>
      <w:r w:rsidR="000F7564">
        <w:rPr>
          <w:shd w:val="clear" w:color="auto" w:fill="FFFFFF"/>
          <w:lang w:eastAsia="zh-CN"/>
        </w:rPr>
        <w:t xml:space="preserve">we provide </w:t>
      </w:r>
      <w:r w:rsidR="00361F81">
        <w:rPr>
          <w:shd w:val="clear" w:color="auto" w:fill="FFFFFF"/>
          <w:lang w:eastAsia="zh-CN"/>
        </w:rPr>
        <w:t xml:space="preserve">more </w:t>
      </w:r>
      <w:r w:rsidR="00361F81">
        <w:rPr>
          <w:shd w:val="clear" w:color="auto" w:fill="FFFFFF"/>
          <w:lang w:eastAsia="zh-CN"/>
        </w:rPr>
        <w:t xml:space="preserve">details about the calculation of </w:t>
      </w:r>
      <m:oMath>
        <m:r>
          <m:rPr>
            <m:sty m:val="p"/>
          </m:rPr>
          <w:rPr>
            <w:rFonts w:ascii="Cambria Math" w:hAnsi="Cambria Math"/>
            <w:shd w:val="clear" w:color="auto" w:fill="FFFFFF"/>
            <w:lang w:eastAsia="zh-CN"/>
          </w:rPr>
          <m:t>Q</m:t>
        </m:r>
        <m:d>
          <m:dPr>
            <m:ctrlPr>
              <w:rPr>
                <w:rFonts w:ascii="Cambria Math" w:hAnsi="Cambria Math"/>
                <w:shd w:val="clear" w:color="auto" w:fill="FFFFFF"/>
                <w:lang w:eastAsia="zh-CN"/>
              </w:rPr>
            </m:ctrlPr>
          </m:dPr>
          <m:e>
            <m:r>
              <m:rPr>
                <m:sty m:val="b"/>
              </m:rPr>
              <w:rPr>
                <w:rFonts w:ascii="Cambria Math" w:hAnsi="Cambria Math" w:hint="eastAsia"/>
                <w:shd w:val="clear" w:color="auto" w:fill="FFFFFF"/>
                <w:lang w:eastAsia="zh-CN"/>
              </w:rPr>
              <m:t>Θ</m:t>
            </m:r>
            <m:r>
              <m:rPr>
                <m:sty m:val="p"/>
              </m:rPr>
              <w:rPr>
                <w:rFonts w:ascii="Cambria Math" w:hAnsi="Cambria Math"/>
                <w:shd w:val="clear" w:color="auto" w:fill="FFFFFF"/>
                <w:lang w:eastAsia="zh-CN"/>
              </w:rPr>
              <m:t>,</m:t>
            </m:r>
            <m:sSup>
              <m:sSupPr>
                <m:ctrlPr>
                  <w:rPr>
                    <w:rFonts w:ascii="Cambria Math" w:hAnsi="Cambria Math"/>
                    <w:shd w:val="clear" w:color="auto" w:fill="FFFFFF"/>
                    <w:lang w:eastAsia="zh-CN"/>
                  </w:rPr>
                </m:ctrlPr>
              </m:sSupPr>
              <m:e>
                <m:r>
                  <m:rPr>
                    <m:sty m:val="b"/>
                  </m:rPr>
                  <w:rPr>
                    <w:rFonts w:ascii="Cambria Math" w:hAnsi="Cambria Math" w:hint="eastAsia"/>
                    <w:shd w:val="clear" w:color="auto" w:fill="FFFFFF"/>
                    <w:lang w:eastAsia="zh-CN"/>
                  </w:rPr>
                  <m:t>Θ</m:t>
                </m:r>
              </m:e>
              <m:sup>
                <m:d>
                  <m:dPr>
                    <m:ctrlPr>
                      <w:rPr>
                        <w:rFonts w:ascii="Cambria Math" w:hAnsi="Cambria Math"/>
                        <w:i/>
                        <w:iCs/>
                        <w:shd w:val="clear" w:color="auto" w:fill="FFFFFF"/>
                        <w:lang w:eastAsia="zh-CN"/>
                      </w:rPr>
                    </m:ctrlPr>
                  </m:dPr>
                  <m:e>
                    <m:r>
                      <w:rPr>
                        <w:rFonts w:ascii="Cambria Math" w:hAnsi="Cambria Math"/>
                        <w:shd w:val="clear" w:color="auto" w:fill="FFFFFF"/>
                      </w:rPr>
                      <m:t>j</m:t>
                    </m:r>
                  </m:e>
                </m:d>
              </m:sup>
            </m:sSup>
          </m:e>
        </m:d>
      </m:oMath>
      <w:r w:rsidR="006C6B62">
        <w:rPr>
          <w:rFonts w:hint="eastAsia"/>
          <w:shd w:val="clear" w:color="auto" w:fill="FFFFFF"/>
          <w:lang w:eastAsia="zh-CN"/>
        </w:rPr>
        <w:t xml:space="preserve"> </w:t>
      </w:r>
      <w:r w:rsidR="006C6B62">
        <w:rPr>
          <w:shd w:val="clear" w:color="auto" w:fill="FFFFFF"/>
          <w:lang w:eastAsia="zh-CN"/>
        </w:rPr>
        <w:t>in E step</w:t>
      </w:r>
      <w:r w:rsidR="00361F81">
        <w:rPr>
          <w:shd w:val="clear" w:color="auto" w:fill="FFFFFF"/>
          <w:lang w:eastAsia="zh-CN"/>
        </w:rPr>
        <w:t>.</w:t>
      </w:r>
    </w:p>
    <w:p w14:paraId="75622503" w14:textId="710B31EB" w:rsidR="004F5DF7" w:rsidRPr="000B4378" w:rsidRDefault="000377DA" w:rsidP="00094E17">
      <w:pPr>
        <w:pStyle w:val="Text"/>
        <w:ind w:firstLine="200"/>
        <w:rPr>
          <w:shd w:val="clear" w:color="auto" w:fill="FFFFFF"/>
          <w:lang w:eastAsia="zh-CN"/>
        </w:rPr>
      </w:pPr>
      <w:r w:rsidRPr="00094E17">
        <w:rPr>
          <w:b/>
          <w:bCs/>
          <w:shd w:val="clear" w:color="auto" w:fill="FFFFFF"/>
        </w:rPr>
        <w:t xml:space="preserve">The </w:t>
      </w:r>
      <w:r w:rsidR="004F5DF7" w:rsidRPr="00094E17">
        <w:rPr>
          <w:b/>
          <w:bCs/>
          <w:shd w:val="clear" w:color="auto" w:fill="FFFFFF"/>
        </w:rPr>
        <w:t>M step</w:t>
      </w:r>
      <w:r w:rsidR="004F5DF7" w:rsidRPr="00094E17">
        <w:rPr>
          <w:shd w:val="clear" w:color="auto" w:fill="FFFFFF"/>
        </w:rPr>
        <w:t>:</w:t>
      </w:r>
      <w:r w:rsidR="003F33D1">
        <w:rPr>
          <w:lang w:eastAsia="zh-CN"/>
        </w:rPr>
        <w:t xml:space="preserve"> </w:t>
      </w:r>
      <w:bookmarkStart w:id="30" w:name="_Hlk94522716"/>
      <m:oMath>
        <m:r>
          <m:rPr>
            <m:sty m:val="b"/>
          </m:rPr>
          <w:rPr>
            <w:rFonts w:ascii="Cambria Math" w:hAnsi="Cambria Math"/>
            <w:shd w:val="clear" w:color="auto" w:fill="FFFFFF"/>
          </w:rPr>
          <m:t xml:space="preserve">Θ </m:t>
        </m:r>
      </m:oMath>
      <w:r w:rsidR="004F5DF7" w:rsidRPr="000B4378">
        <w:rPr>
          <w:shd w:val="clear" w:color="auto" w:fill="FFFFFF"/>
          <w:lang w:eastAsia="zh-CN"/>
        </w:rPr>
        <w:t>c</w:t>
      </w:r>
      <w:r w:rsidR="009A0936">
        <w:rPr>
          <w:shd w:val="clear" w:color="auto" w:fill="FFFFFF"/>
          <w:lang w:eastAsia="zh-CN"/>
        </w:rPr>
        <w:t>an</w:t>
      </w:r>
      <w:r w:rsidR="004F5DF7" w:rsidRPr="000B4378">
        <w:rPr>
          <w:shd w:val="clear" w:color="auto" w:fill="FFFFFF"/>
          <w:lang w:eastAsia="zh-CN"/>
        </w:rPr>
        <w:t xml:space="preserve"> be updated through </w:t>
      </w:r>
      <m:oMath>
        <m:r>
          <m:rPr>
            <m:sty m:val="p"/>
          </m:rPr>
          <w:rPr>
            <w:rFonts w:ascii="Cambria Math" w:hAnsi="Cambria Math"/>
            <w:shd w:val="clear" w:color="auto" w:fill="FFFFFF"/>
            <w:lang w:eastAsia="zh-CN"/>
          </w:rPr>
          <m:t>arg ma</m:t>
        </m:r>
        <m:sSub>
          <m:sSubPr>
            <m:ctrlPr>
              <w:rPr>
                <w:rFonts w:ascii="Cambria Math" w:hAnsi="Cambria Math"/>
                <w:iCs/>
                <w:shd w:val="clear" w:color="auto" w:fill="FFFFFF"/>
                <w:lang w:eastAsia="zh-CN"/>
              </w:rPr>
            </m:ctrlPr>
          </m:sSubPr>
          <m:e>
            <m:r>
              <m:rPr>
                <m:sty m:val="p"/>
              </m:rPr>
              <w:rPr>
                <w:rFonts w:ascii="Cambria Math" w:hAnsi="Cambria Math"/>
                <w:shd w:val="clear" w:color="auto" w:fill="FFFFFF"/>
                <w:lang w:eastAsia="zh-CN"/>
              </w:rPr>
              <m:t>x</m:t>
            </m:r>
          </m:e>
          <m:sub>
            <m:r>
              <m:rPr>
                <m:sty m:val="b"/>
              </m:rPr>
              <w:rPr>
                <w:rFonts w:ascii="Cambria Math" w:hAnsi="Cambria Math" w:hint="eastAsia"/>
                <w:shd w:val="clear" w:color="auto" w:fill="FFFFFF"/>
                <w:lang w:eastAsia="zh-CN"/>
              </w:rPr>
              <m:t>Θ</m:t>
            </m:r>
          </m:sub>
        </m:sSub>
        <m:r>
          <m:rPr>
            <m:sty m:val="p"/>
          </m:rPr>
          <w:rPr>
            <w:rFonts w:ascii="Cambria Math" w:hAnsi="Cambria Math"/>
            <w:shd w:val="clear" w:color="auto" w:fill="FFFFFF"/>
            <w:lang w:eastAsia="zh-CN"/>
          </w:rPr>
          <m:t xml:space="preserve"> Q</m:t>
        </m:r>
        <m:d>
          <m:dPr>
            <m:ctrlPr>
              <w:rPr>
                <w:rFonts w:ascii="Cambria Math" w:hAnsi="Cambria Math"/>
                <w:shd w:val="clear" w:color="auto" w:fill="FFFFFF"/>
                <w:lang w:eastAsia="zh-CN"/>
              </w:rPr>
            </m:ctrlPr>
          </m:dPr>
          <m:e>
            <m:r>
              <m:rPr>
                <m:sty m:val="b"/>
              </m:rPr>
              <w:rPr>
                <w:rFonts w:ascii="Cambria Math" w:hAnsi="Cambria Math" w:hint="eastAsia"/>
                <w:shd w:val="clear" w:color="auto" w:fill="FFFFFF"/>
                <w:lang w:eastAsia="zh-CN"/>
              </w:rPr>
              <m:t>Θ</m:t>
            </m:r>
            <m:r>
              <m:rPr>
                <m:sty m:val="p"/>
              </m:rPr>
              <w:rPr>
                <w:rFonts w:ascii="Cambria Math" w:hAnsi="Cambria Math"/>
                <w:shd w:val="clear" w:color="auto" w:fill="FFFFFF"/>
                <w:lang w:eastAsia="zh-CN"/>
              </w:rPr>
              <m:t>,</m:t>
            </m:r>
            <m:sSup>
              <m:sSupPr>
                <m:ctrlPr>
                  <w:rPr>
                    <w:rFonts w:ascii="Cambria Math" w:hAnsi="Cambria Math"/>
                    <w:shd w:val="clear" w:color="auto" w:fill="FFFFFF"/>
                    <w:lang w:eastAsia="zh-CN"/>
                  </w:rPr>
                </m:ctrlPr>
              </m:sSupPr>
              <m:e>
                <m:r>
                  <m:rPr>
                    <m:sty m:val="b"/>
                  </m:rPr>
                  <w:rPr>
                    <w:rFonts w:ascii="Cambria Math" w:hAnsi="Cambria Math" w:hint="eastAsia"/>
                    <w:shd w:val="clear" w:color="auto" w:fill="FFFFFF"/>
                    <w:lang w:eastAsia="zh-CN"/>
                  </w:rPr>
                  <m:t>Θ</m:t>
                </m:r>
              </m:e>
              <m:sup>
                <m:d>
                  <m:dPr>
                    <m:ctrlPr>
                      <w:rPr>
                        <w:rFonts w:ascii="Cambria Math" w:hAnsi="Cambria Math"/>
                        <w:shd w:val="clear" w:color="auto" w:fill="FFFFFF"/>
                        <w:lang w:eastAsia="zh-CN"/>
                      </w:rPr>
                    </m:ctrlPr>
                  </m:dPr>
                  <m:e>
                    <m:r>
                      <w:rPr>
                        <w:rFonts w:ascii="Cambria Math" w:hAnsi="Cambria Math"/>
                        <w:shd w:val="clear" w:color="auto" w:fill="FFFFFF"/>
                      </w:rPr>
                      <m:t>j</m:t>
                    </m:r>
                  </m:e>
                </m:d>
              </m:sup>
            </m:sSup>
          </m:e>
        </m:d>
      </m:oMath>
      <w:r w:rsidR="004F5DF7" w:rsidRPr="000B4378">
        <w:rPr>
          <w:shd w:val="clear" w:color="auto" w:fill="FFFFFF"/>
          <w:lang w:eastAsia="zh-CN"/>
        </w:rPr>
        <w:t xml:space="preserve"> </w:t>
      </w:r>
      <w:bookmarkEnd w:id="30"/>
      <w:r w:rsidR="004F5DF7" w:rsidRPr="000B4378">
        <w:rPr>
          <w:shd w:val="clear" w:color="auto" w:fill="FFFFFF"/>
          <w:lang w:eastAsia="zh-CN"/>
        </w:rPr>
        <w:t xml:space="preserve">and </w:t>
      </w:r>
      <w:r w:rsidR="00E73404">
        <w:rPr>
          <w:shd w:val="clear" w:color="auto" w:fill="FFFFFF"/>
          <w:lang w:eastAsia="zh-CN"/>
        </w:rPr>
        <w:t xml:space="preserve">obtain </w:t>
      </w:r>
      <m:oMath>
        <m:sSup>
          <m:sSupPr>
            <m:ctrlPr>
              <w:rPr>
                <w:rFonts w:ascii="Cambria Math" w:hAnsi="Cambria Math"/>
                <w:shd w:val="clear" w:color="auto" w:fill="FFFFFF"/>
                <w:lang w:eastAsia="zh-CN"/>
              </w:rPr>
            </m:ctrlPr>
          </m:sSupPr>
          <m:e>
            <m:r>
              <m:rPr>
                <m:sty m:val="b"/>
              </m:rPr>
              <w:rPr>
                <w:rFonts w:ascii="Cambria Math" w:hAnsi="Cambria Math" w:hint="eastAsia"/>
                <w:shd w:val="clear" w:color="auto" w:fill="FFFFFF"/>
                <w:lang w:eastAsia="zh-CN"/>
              </w:rPr>
              <m:t>Θ</m:t>
            </m:r>
          </m:e>
          <m:sup>
            <m:d>
              <m:dPr>
                <m:ctrlPr>
                  <w:rPr>
                    <w:rFonts w:ascii="Cambria Math" w:hAnsi="Cambria Math"/>
                    <w:shd w:val="clear" w:color="auto" w:fill="FFFFFF"/>
                    <w:lang w:eastAsia="zh-CN"/>
                  </w:rPr>
                </m:ctrlPr>
              </m:dPr>
              <m:e>
                <m:r>
                  <w:rPr>
                    <w:rFonts w:ascii="Cambria Math" w:hAnsi="Cambria Math"/>
                    <w:shd w:val="clear" w:color="auto" w:fill="FFFFFF"/>
                  </w:rPr>
                  <m:t>j</m:t>
                </m:r>
                <m:r>
                  <w:rPr>
                    <w:rFonts w:ascii="Cambria Math" w:hAnsi="Cambria Math"/>
                    <w:shd w:val="clear" w:color="auto" w:fill="FFFFFF"/>
                    <w:lang w:eastAsia="zh-CN"/>
                  </w:rPr>
                  <m:t>+1</m:t>
                </m:r>
              </m:e>
            </m:d>
          </m:sup>
        </m:sSup>
        <m:r>
          <w:rPr>
            <w:rFonts w:ascii="Cambria Math" w:hAnsi="Cambria Math"/>
            <w:shd w:val="clear" w:color="auto" w:fill="FFFFFF"/>
            <w:lang w:eastAsia="zh-CN"/>
          </w:rPr>
          <m:t>=</m:t>
        </m:r>
        <m:d>
          <m:dPr>
            <m:begChr m:val="["/>
            <m:endChr m:val="]"/>
            <m:ctrlPr>
              <w:rPr>
                <w:rFonts w:ascii="Cambria Math" w:hAnsi="Cambria Math"/>
                <w:shd w:val="clear" w:color="auto" w:fill="FFFFFF"/>
              </w:rPr>
            </m:ctrlPr>
          </m:dPr>
          <m:e>
            <m:sSubSup>
              <m:sSubSupPr>
                <m:ctrlPr>
                  <w:rPr>
                    <w:rFonts w:ascii="Cambria Math" w:hAnsi="Cambria Math"/>
                    <w:i/>
                    <w:iCs/>
                    <w:shd w:val="clear" w:color="auto" w:fill="FFFFFF"/>
                  </w:rPr>
                </m:ctrlPr>
              </m:sSubSupPr>
              <m:e>
                <m:r>
                  <m:rPr>
                    <m:sty m:val="b"/>
                  </m:rPr>
                  <w:rPr>
                    <w:rFonts w:ascii="Cambria Math" w:hAnsi="Cambria Math"/>
                    <w:shd w:val="clear" w:color="auto" w:fill="FFFFFF"/>
                  </w:rPr>
                  <m:t>μ</m:t>
                </m:r>
                <m:ctrlPr>
                  <w:rPr>
                    <w:rFonts w:ascii="Cambria Math" w:hAnsi="Cambria Math"/>
                    <w:b/>
                    <w:shd w:val="clear" w:color="auto" w:fill="FFFFFF"/>
                  </w:rPr>
                </m:ctrlPr>
              </m:e>
              <m:sub>
                <m:r>
                  <m:rPr>
                    <m:sty m:val="p"/>
                  </m:rPr>
                  <w:rPr>
                    <w:rFonts w:ascii="Cambria Math" w:hAnsi="Cambria Math"/>
                    <w:shd w:val="clear" w:color="auto" w:fill="FFFFFF"/>
                  </w:rPr>
                  <m:t>Γ</m:t>
                </m:r>
                <m:ctrlPr>
                  <w:rPr>
                    <w:rFonts w:ascii="Cambria Math" w:hAnsi="Cambria Math"/>
                    <w:shd w:val="clear" w:color="auto" w:fill="FFFFFF"/>
                  </w:rPr>
                </m:ctrlPr>
              </m:sub>
              <m:sup>
                <m:d>
                  <m:dPr>
                    <m:ctrlPr>
                      <w:rPr>
                        <w:rFonts w:ascii="Cambria Math" w:hAnsi="Cambria Math"/>
                        <w:i/>
                        <w:iCs/>
                        <w:shd w:val="clear" w:color="auto" w:fill="FFFFFF"/>
                      </w:rPr>
                    </m:ctrlPr>
                  </m:dPr>
                  <m:e>
                    <m:r>
                      <w:rPr>
                        <w:rFonts w:ascii="Cambria Math" w:hAnsi="Cambria Math"/>
                        <w:shd w:val="clear" w:color="auto" w:fill="FFFFFF"/>
                      </w:rPr>
                      <m:t>j+1</m:t>
                    </m:r>
                  </m:e>
                </m:d>
              </m:sup>
            </m:sSubSup>
            <m:r>
              <m:rPr>
                <m:sty m:val="p"/>
              </m:rPr>
              <w:rPr>
                <w:rFonts w:ascii="Cambria Math" w:hAnsi="Cambria Math"/>
                <w:shd w:val="clear" w:color="auto" w:fill="FFFFFF"/>
              </w:rPr>
              <m:t>,</m:t>
            </m:r>
            <m:sSubSup>
              <m:sSubSupPr>
                <m:ctrlPr>
                  <w:rPr>
                    <w:rFonts w:ascii="Cambria Math" w:hAnsi="Cambria Math"/>
                    <w:i/>
                    <w:iCs/>
                    <w:shd w:val="clear" w:color="auto" w:fill="FFFFFF"/>
                  </w:rPr>
                </m:ctrlPr>
              </m:sSubSupPr>
              <m:e>
                <m:r>
                  <m:rPr>
                    <m:sty m:val="b"/>
                  </m:rPr>
                  <w:rPr>
                    <w:rFonts w:ascii="Cambria Math" w:hAnsi="Cambria Math"/>
                    <w:shd w:val="clear" w:color="auto" w:fill="FFFFFF"/>
                  </w:rPr>
                  <m:t>C</m:t>
                </m:r>
                <m:ctrlPr>
                  <w:rPr>
                    <w:rFonts w:ascii="Cambria Math" w:hAnsi="Cambria Math"/>
                    <w:b/>
                    <w:shd w:val="clear" w:color="auto" w:fill="FFFFFF"/>
                  </w:rPr>
                </m:ctrlPr>
              </m:e>
              <m:sub>
                <m:r>
                  <m:rPr>
                    <m:sty m:val="p"/>
                  </m:rPr>
                  <w:rPr>
                    <w:rFonts w:ascii="Cambria Math" w:hAnsi="Cambria Math"/>
                    <w:shd w:val="clear" w:color="auto" w:fill="FFFFFF"/>
                  </w:rPr>
                  <m:t>Γ</m:t>
                </m:r>
                <m:ctrlPr>
                  <w:rPr>
                    <w:rFonts w:ascii="Cambria Math" w:hAnsi="Cambria Math"/>
                    <w:shd w:val="clear" w:color="auto" w:fill="FFFFFF"/>
                  </w:rPr>
                </m:ctrlPr>
              </m:sub>
              <m:sup>
                <m:d>
                  <m:dPr>
                    <m:ctrlPr>
                      <w:rPr>
                        <w:rFonts w:ascii="Cambria Math" w:hAnsi="Cambria Math"/>
                        <w:i/>
                        <w:iCs/>
                        <w:shd w:val="clear" w:color="auto" w:fill="FFFFFF"/>
                      </w:rPr>
                    </m:ctrlPr>
                  </m:dPr>
                  <m:e>
                    <m:r>
                      <w:rPr>
                        <w:rFonts w:ascii="Cambria Math" w:hAnsi="Cambria Math"/>
                        <w:shd w:val="clear" w:color="auto" w:fill="FFFFFF"/>
                      </w:rPr>
                      <m:t>j+1</m:t>
                    </m:r>
                  </m:e>
                </m:d>
              </m:sup>
            </m:sSubSup>
            <m:r>
              <m:rPr>
                <m:sty m:val="p"/>
              </m:rPr>
              <w:rPr>
                <w:rFonts w:ascii="Cambria Math" w:hAnsi="Cambria Math"/>
                <w:shd w:val="clear" w:color="auto" w:fill="FFFFFF"/>
              </w:rPr>
              <m:t>,</m:t>
            </m:r>
            <m:sSup>
              <m:sSupPr>
                <m:ctrlPr>
                  <w:rPr>
                    <w:rFonts w:ascii="Cambria Math" w:hAnsi="Cambria Math"/>
                    <w:i/>
                    <w:iCs/>
                    <w:shd w:val="clear" w:color="auto" w:fill="FFFFFF"/>
                  </w:rPr>
                </m:ctrlPr>
              </m:sSupPr>
              <m:e>
                <m:sSup>
                  <m:sSupPr>
                    <m:ctrlPr>
                      <w:rPr>
                        <w:rFonts w:ascii="Cambria Math" w:hAnsi="Cambria Math"/>
                        <w:iCs/>
                        <w:shd w:val="clear" w:color="auto" w:fill="FFFFFF"/>
                      </w:rPr>
                    </m:ctrlPr>
                  </m:sSupPr>
                  <m:e>
                    <m:r>
                      <m:rPr>
                        <m:sty m:val="p"/>
                      </m:rPr>
                      <w:rPr>
                        <w:rFonts w:ascii="Cambria Math" w:hAnsi="Cambria Math"/>
                        <w:shd w:val="clear" w:color="auto" w:fill="FFFFFF"/>
                      </w:rPr>
                      <m:t>σ</m:t>
                    </m:r>
                  </m:e>
                  <m:sup>
                    <m:r>
                      <m:rPr>
                        <m:sty m:val="p"/>
                      </m:rPr>
                      <w:rPr>
                        <w:rFonts w:ascii="Cambria Math" w:hAnsi="Cambria Math"/>
                        <w:shd w:val="clear" w:color="auto" w:fill="FFFFFF"/>
                      </w:rPr>
                      <m:t>2</m:t>
                    </m:r>
                  </m:sup>
                </m:sSup>
                <m:ctrlPr>
                  <w:rPr>
                    <w:rFonts w:ascii="Cambria Math" w:hAnsi="Cambria Math"/>
                    <w:shd w:val="clear" w:color="auto" w:fill="FFFFFF"/>
                  </w:rPr>
                </m:ctrlPr>
              </m:e>
              <m:sup>
                <m:d>
                  <m:dPr>
                    <m:ctrlPr>
                      <w:rPr>
                        <w:rFonts w:ascii="Cambria Math" w:hAnsi="Cambria Math"/>
                        <w:i/>
                        <w:iCs/>
                        <w:shd w:val="clear" w:color="auto" w:fill="FFFFFF"/>
                      </w:rPr>
                    </m:ctrlPr>
                  </m:dPr>
                  <m:e>
                    <m:r>
                      <w:rPr>
                        <w:rFonts w:ascii="Cambria Math" w:hAnsi="Cambria Math"/>
                        <w:shd w:val="clear" w:color="auto" w:fill="FFFFFF"/>
                      </w:rPr>
                      <m:t>j+1</m:t>
                    </m:r>
                  </m:e>
                </m:d>
              </m:sup>
            </m:sSup>
          </m:e>
        </m:d>
      </m:oMath>
      <w:r w:rsidR="00E73404">
        <w:rPr>
          <w:rFonts w:hint="eastAsia"/>
          <w:shd w:val="clear" w:color="auto" w:fill="FFFFFF"/>
          <w:lang w:eastAsia="zh-CN"/>
        </w:rPr>
        <w:t>.</w:t>
      </w:r>
      <w:r w:rsidR="00E73404">
        <w:rPr>
          <w:shd w:val="clear" w:color="auto" w:fill="FFFFFF"/>
          <w:lang w:eastAsia="zh-CN"/>
        </w:rPr>
        <w:t xml:space="preserve"> T</w:t>
      </w:r>
      <w:r w:rsidR="004F5DF7" w:rsidRPr="000B4378">
        <w:rPr>
          <w:shd w:val="clear" w:color="auto" w:fill="FFFFFF"/>
          <w:lang w:eastAsia="zh-CN"/>
        </w:rPr>
        <w:t>he update equations</w:t>
      </w:r>
      <w:r w:rsidR="00DA2BA1">
        <w:rPr>
          <w:shd w:val="clear" w:color="auto" w:fill="FFFFFF"/>
          <w:lang w:eastAsia="zh-CN"/>
        </w:rPr>
        <w:t xml:space="preserve"> are </w:t>
      </w:r>
      <w:r w:rsidR="007D593D">
        <w:rPr>
          <w:shd w:val="clear" w:color="auto" w:fill="FFFFFF"/>
          <w:lang w:eastAsia="zh-CN"/>
        </w:rPr>
        <w:t xml:space="preserve">derived </w:t>
      </w:r>
      <w:r w:rsidR="00DA2BA1">
        <w:rPr>
          <w:shd w:val="clear" w:color="auto" w:fill="FFFFFF"/>
          <w:lang w:eastAsia="zh-CN"/>
        </w:rPr>
        <w:t>as follows</w:t>
      </w:r>
    </w:p>
    <w:p w14:paraId="098D79CD" w14:textId="77777777" w:rsidR="00535B3E" w:rsidRPr="00E73404" w:rsidRDefault="00535B3E" w:rsidP="004F5DF7">
      <w:pPr>
        <w:pStyle w:val="Text"/>
        <w:ind w:firstLine="0"/>
        <w:rPr>
          <w:shd w:val="clear" w:color="auto" w:fill="FFFFFF"/>
          <w:lang w:eastAsia="zh-CN"/>
        </w:rPr>
      </w:pPr>
    </w:p>
    <w:p w14:paraId="5132CB1E" w14:textId="11744740" w:rsidR="004F5DF7" w:rsidRPr="000B4378" w:rsidRDefault="00BB5F27" w:rsidP="00094E17">
      <w:pPr>
        <w:pStyle w:val="Text"/>
        <w:ind w:firstLine="0"/>
        <w:jc w:val="center"/>
        <w:rPr>
          <w:shd w:val="clear" w:color="auto" w:fill="FFFFFF"/>
        </w:rPr>
      </w:pPr>
      <m:oMathPara>
        <m:oMathParaPr>
          <m:jc m:val="left"/>
        </m:oMathParaPr>
        <m:oMath>
          <m:f>
            <m:fPr>
              <m:ctrlPr>
                <w:rPr>
                  <w:rFonts w:ascii="Cambria Math" w:hAnsi="Cambria Math"/>
                  <w:i/>
                  <w:shd w:val="clear" w:color="auto" w:fill="FFFFFF"/>
                  <w:lang w:eastAsia="zh-CN"/>
                </w:rPr>
              </m:ctrlPr>
            </m:fPr>
            <m:num>
              <m:r>
                <w:rPr>
                  <w:rFonts w:ascii="Cambria Math" w:hAnsi="Cambria Math"/>
                  <w:shd w:val="clear" w:color="auto" w:fill="FFFFFF"/>
                </w:rPr>
                <m:t>∂</m:t>
              </m:r>
              <m:r>
                <m:rPr>
                  <m:sty m:val="p"/>
                </m:rPr>
                <w:rPr>
                  <w:rFonts w:ascii="Cambria Math" w:hAnsi="Cambria Math"/>
                  <w:shd w:val="clear" w:color="auto" w:fill="FFFFFF"/>
                  <w:lang w:eastAsia="zh-CN"/>
                </w:rPr>
                <m:t>Q</m:t>
              </m:r>
              <m:d>
                <m:dPr>
                  <m:ctrlPr>
                    <w:rPr>
                      <w:rFonts w:ascii="Cambria Math" w:hAnsi="Cambria Math"/>
                      <w:shd w:val="clear" w:color="auto" w:fill="FFFFFF"/>
                      <w:lang w:eastAsia="zh-CN"/>
                    </w:rPr>
                  </m:ctrlPr>
                </m:dPr>
                <m:e>
                  <m:r>
                    <m:rPr>
                      <m:sty m:val="b"/>
                    </m:rPr>
                    <w:rPr>
                      <w:rFonts w:ascii="Cambria Math" w:hAnsi="Cambria Math"/>
                      <w:shd w:val="clear" w:color="auto" w:fill="FFFFFF"/>
                      <w:lang w:eastAsia="zh-CN"/>
                    </w:rPr>
                    <m:t>Θ</m:t>
                  </m:r>
                  <m:r>
                    <m:rPr>
                      <m:sty m:val="p"/>
                    </m:rPr>
                    <w:rPr>
                      <w:rFonts w:ascii="Cambria Math" w:hAnsi="Cambria Math"/>
                      <w:shd w:val="clear" w:color="auto" w:fill="FFFFFF"/>
                      <w:lang w:eastAsia="zh-CN"/>
                    </w:rPr>
                    <m:t>,</m:t>
                  </m:r>
                  <m:sSup>
                    <m:sSupPr>
                      <m:ctrlPr>
                        <w:rPr>
                          <w:rFonts w:ascii="Cambria Math" w:hAnsi="Cambria Math"/>
                          <w:shd w:val="clear" w:color="auto" w:fill="FFFFFF"/>
                          <w:lang w:eastAsia="zh-CN"/>
                        </w:rPr>
                      </m:ctrlPr>
                    </m:sSupPr>
                    <m:e>
                      <m:r>
                        <m:rPr>
                          <m:sty m:val="b"/>
                        </m:rPr>
                        <w:rPr>
                          <w:rFonts w:ascii="Cambria Math" w:hAnsi="Cambria Math"/>
                          <w:shd w:val="clear" w:color="auto" w:fill="FFFFFF"/>
                          <w:lang w:eastAsia="zh-CN"/>
                        </w:rPr>
                        <m:t>Θ</m:t>
                      </m:r>
                    </m:e>
                    <m:sup>
                      <m:d>
                        <m:dPr>
                          <m:ctrlPr>
                            <w:rPr>
                              <w:rFonts w:ascii="Cambria Math" w:hAnsi="Cambria Math"/>
                              <w:shd w:val="clear" w:color="auto" w:fill="FFFFFF"/>
                              <w:lang w:eastAsia="zh-CN"/>
                            </w:rPr>
                          </m:ctrlPr>
                        </m:dPr>
                        <m:e>
                          <m:r>
                            <w:rPr>
                              <w:rFonts w:ascii="Cambria Math" w:hAnsi="Cambria Math"/>
                              <w:shd w:val="clear" w:color="auto" w:fill="FFFFFF"/>
                            </w:rPr>
                            <m:t>j</m:t>
                          </m:r>
                        </m:e>
                      </m:d>
                    </m:sup>
                  </m:sSup>
                </m:e>
              </m:d>
            </m:num>
            <m:den>
              <m:r>
                <w:rPr>
                  <w:rFonts w:ascii="Cambria Math" w:hAnsi="Cambria Math"/>
                  <w:shd w:val="clear" w:color="auto" w:fill="FFFFFF"/>
                </w:rPr>
                <m:t>∂</m:t>
              </m:r>
              <m:sSub>
                <m:sSubPr>
                  <m:ctrlPr>
                    <w:rPr>
                      <w:rFonts w:ascii="Cambria Math" w:hAnsi="Cambria Math"/>
                      <w:shd w:val="clear" w:color="auto" w:fill="FFFFFF"/>
                    </w:rPr>
                  </m:ctrlPr>
                </m:sSubPr>
                <m:e>
                  <m:r>
                    <m:rPr>
                      <m:sty m:val="b"/>
                    </m:rPr>
                    <w:rPr>
                      <w:rFonts w:ascii="Cambria Math" w:hAnsi="Cambria Math"/>
                      <w:shd w:val="clear" w:color="auto" w:fill="FFFFFF"/>
                    </w:rPr>
                    <m:t>μ</m:t>
                  </m:r>
                </m:e>
                <m:sub>
                  <m:r>
                    <m:rPr>
                      <m:sty m:val="p"/>
                    </m:rPr>
                    <w:rPr>
                      <w:rFonts w:ascii="Cambria Math" w:hAnsi="Cambria Math"/>
                      <w:shd w:val="clear" w:color="auto" w:fill="FFFFFF"/>
                    </w:rPr>
                    <m:t>Γ</m:t>
                  </m:r>
                </m:sub>
              </m:sSub>
            </m:den>
          </m:f>
          <m:r>
            <w:rPr>
              <w:rFonts w:ascii="Cambria Math" w:hAnsi="Cambria Math"/>
              <w:shd w:val="clear" w:color="auto" w:fill="FFFFFF"/>
              <w:lang w:eastAsia="zh-CN"/>
            </w:rPr>
            <m:t xml:space="preserve">=0     </m:t>
          </m:r>
          <m:r>
            <m:rPr>
              <m:sty m:val="p"/>
            </m:rPr>
            <w:rPr>
              <w:rFonts w:ascii="Cambria Math" w:hAnsi="Cambria Math"/>
              <w:shd w:val="clear" w:color="auto" w:fill="FFFFFF"/>
              <w:lang w:eastAsia="zh-CN"/>
            </w:rPr>
            <m:t>⇒</m:t>
          </m:r>
        </m:oMath>
      </m:oMathPara>
    </w:p>
    <w:p w14:paraId="0FBCCC0E" w14:textId="0FB3EA07" w:rsidR="003577CB" w:rsidRDefault="00BB5F27" w:rsidP="00910BD1">
      <w:pPr>
        <w:pStyle w:val="Text"/>
        <w:ind w:firstLine="40"/>
        <w:jc w:val="center"/>
        <w:rPr>
          <w:shd w:val="clear" w:color="auto" w:fill="FFFFFF"/>
          <w:lang w:eastAsia="zh-CN"/>
        </w:rPr>
      </w:pPr>
      <m:oMath>
        <m:sSubSup>
          <m:sSubSupPr>
            <m:ctrlPr>
              <w:rPr>
                <w:rFonts w:ascii="Cambria Math" w:hAnsi="Cambria Math"/>
                <w:i/>
                <w:shd w:val="clear" w:color="auto" w:fill="FFFFFF"/>
              </w:rPr>
            </m:ctrlPr>
          </m:sSubSupPr>
          <m:e>
            <m:r>
              <m:rPr>
                <m:sty m:val="b"/>
              </m:rPr>
              <w:rPr>
                <w:rFonts w:ascii="Cambria Math" w:hAnsi="Cambria Math"/>
                <w:shd w:val="clear" w:color="auto" w:fill="FFFFFF"/>
              </w:rPr>
              <m:t>μ</m:t>
            </m:r>
            <m:ctrlPr>
              <w:rPr>
                <w:rFonts w:ascii="Cambria Math" w:hAnsi="Cambria Math"/>
                <w:b/>
                <w:shd w:val="clear" w:color="auto" w:fill="FFFFFF"/>
              </w:rPr>
            </m:ctrlPr>
          </m:e>
          <m:sub>
            <m:r>
              <m:rPr>
                <m:sty m:val="p"/>
              </m:rPr>
              <w:rPr>
                <w:rFonts w:ascii="Cambria Math" w:hAnsi="Cambria Math"/>
                <w:shd w:val="clear" w:color="auto" w:fill="FFFFFF"/>
              </w:rPr>
              <m:t>Γ</m:t>
            </m:r>
            <m:ctrlPr>
              <w:rPr>
                <w:rFonts w:ascii="Cambria Math" w:hAnsi="Cambria Math"/>
                <w:shd w:val="clear" w:color="auto" w:fill="FFFFFF"/>
              </w:rPr>
            </m:ctrlPr>
          </m:sub>
          <m:sup>
            <m:d>
              <m:dPr>
                <m:ctrlPr>
                  <w:rPr>
                    <w:rFonts w:ascii="Cambria Math" w:hAnsi="Cambria Math"/>
                    <w:i/>
                    <w:shd w:val="clear" w:color="auto" w:fill="FFFFFF"/>
                  </w:rPr>
                </m:ctrlPr>
              </m:dPr>
              <m:e>
                <m:r>
                  <w:rPr>
                    <w:rFonts w:ascii="Cambria Math" w:hAnsi="Cambria Math"/>
                    <w:shd w:val="clear" w:color="auto" w:fill="FFFFFF"/>
                  </w:rPr>
                  <m:t>j+1</m:t>
                </m:r>
              </m:e>
            </m:d>
          </m:sup>
        </m:sSubSup>
        <m:r>
          <w:rPr>
            <w:rFonts w:ascii="Cambria Math" w:hAnsi="Cambria Math"/>
            <w:shd w:val="clear" w:color="auto" w:fill="FFFFFF"/>
          </w:rPr>
          <m:t>=</m:t>
        </m:r>
        <m:f>
          <m:fPr>
            <m:ctrlPr>
              <w:rPr>
                <w:rFonts w:ascii="Cambria Math" w:hAnsi="Cambria Math"/>
                <w:shd w:val="clear" w:color="auto" w:fill="FFFFFF"/>
              </w:rPr>
            </m:ctrlPr>
          </m:fPr>
          <m:num>
            <m:r>
              <w:rPr>
                <w:rFonts w:ascii="Cambria Math" w:hAnsi="Cambria Math"/>
                <w:shd w:val="clear" w:color="auto" w:fill="FFFFFF"/>
              </w:rPr>
              <m:t>1</m:t>
            </m:r>
            <m:ctrlPr>
              <w:rPr>
                <w:rFonts w:ascii="Cambria Math" w:hAnsi="Cambria Math"/>
                <w:i/>
                <w:shd w:val="clear" w:color="auto" w:fill="FFFFFF"/>
              </w:rPr>
            </m:ctrlPr>
          </m:num>
          <m:den>
            <m:r>
              <w:rPr>
                <w:rFonts w:ascii="Cambria Math" w:hAnsi="Cambria Math"/>
                <w:shd w:val="clear" w:color="auto" w:fill="FFFFFF"/>
              </w:rPr>
              <m:t>β+L</m:t>
            </m:r>
            <m:ctrlPr>
              <w:rPr>
                <w:rFonts w:ascii="Cambria Math" w:hAnsi="Cambria Math"/>
                <w:i/>
                <w:shd w:val="clear" w:color="auto" w:fill="FFFFFF"/>
              </w:rPr>
            </m:ctrlPr>
          </m:den>
        </m:f>
        <m:d>
          <m:dPr>
            <m:ctrlPr>
              <w:rPr>
                <w:rFonts w:ascii="Cambria Math" w:hAnsi="Cambria Math"/>
                <w:i/>
                <w:shd w:val="clear" w:color="auto" w:fill="FFFFFF"/>
              </w:rPr>
            </m:ctrlPr>
          </m:dPr>
          <m:e>
            <m:r>
              <w:rPr>
                <w:rFonts w:ascii="Cambria Math" w:hAnsi="Cambria Math"/>
                <w:shd w:val="clear" w:color="auto" w:fill="FFFFFF"/>
              </w:rPr>
              <m:t>β</m:t>
            </m:r>
            <m:sSub>
              <m:sSubPr>
                <m:ctrlPr>
                  <w:rPr>
                    <w:rFonts w:ascii="Cambria Math" w:hAnsi="Cambria Math"/>
                    <w:bCs/>
                    <w:i/>
                    <w:shd w:val="clear" w:color="auto" w:fill="FFFFFF"/>
                  </w:rPr>
                </m:ctrlPr>
              </m:sSubPr>
              <m:e>
                <m:r>
                  <m:rPr>
                    <m:sty m:val="b"/>
                  </m:rPr>
                  <w:rPr>
                    <w:rFonts w:ascii="Cambria Math" w:hAnsi="Cambria Math"/>
                    <w:shd w:val="clear" w:color="auto" w:fill="FFFFFF"/>
                  </w:rPr>
                  <m:t>μ</m:t>
                </m:r>
              </m:e>
              <m:sub>
                <m:sSub>
                  <m:sSubPr>
                    <m:ctrlPr>
                      <w:rPr>
                        <w:rFonts w:ascii="Cambria Math" w:hAnsi="Cambria Math"/>
                        <w:bCs/>
                        <w:i/>
                        <w:shd w:val="clear" w:color="auto" w:fill="FFFFFF"/>
                      </w:rPr>
                    </m:ctrlPr>
                  </m:sSubPr>
                  <m:e>
                    <m:r>
                      <w:rPr>
                        <w:rFonts w:ascii="Cambria Math" w:hAnsi="Cambria Math"/>
                        <w:shd w:val="clear" w:color="auto" w:fill="FFFFFF"/>
                      </w:rPr>
                      <m:t>Γ</m:t>
                    </m:r>
                  </m:e>
                  <m:sub>
                    <m:r>
                      <w:rPr>
                        <w:rFonts w:ascii="Cambria Math" w:hAnsi="Cambria Math"/>
                        <w:shd w:val="clear" w:color="auto" w:fill="FFFFFF"/>
                      </w:rPr>
                      <m:t>0</m:t>
                    </m:r>
                  </m:sub>
                </m:sSub>
              </m:sub>
            </m:sSub>
            <m:r>
              <w:rPr>
                <w:rFonts w:ascii="Cambria Math" w:hAnsi="Cambria Math"/>
                <w:shd w:val="clear" w:color="auto" w:fill="FFFFFF"/>
              </w:rPr>
              <m:t>+</m:t>
            </m:r>
            <m:nary>
              <m:naryPr>
                <m:chr m:val="∑"/>
                <m:supHide m:val="1"/>
                <m:ctrlPr>
                  <w:rPr>
                    <w:rFonts w:ascii="Cambria Math" w:hAnsi="Cambria Math"/>
                    <w:shd w:val="clear" w:color="auto" w:fill="FFFFFF"/>
                  </w:rPr>
                </m:ctrlPr>
              </m:naryPr>
              <m:sub>
                <m:r>
                  <w:rPr>
                    <w:rFonts w:ascii="Cambria Math" w:hAnsi="Cambria Math"/>
                    <w:shd w:val="clear" w:color="auto" w:fill="FFFFFF"/>
                  </w:rPr>
                  <m:t>l</m:t>
                </m:r>
                <m:ctrlPr>
                  <w:rPr>
                    <w:rFonts w:ascii="Cambria Math" w:hAnsi="Cambria Math"/>
                    <w:i/>
                    <w:shd w:val="clear" w:color="auto" w:fill="FFFFFF"/>
                  </w:rPr>
                </m:ctrlPr>
              </m:sub>
              <m:sup>
                <m:ctrlPr>
                  <w:rPr>
                    <w:rFonts w:ascii="Cambria Math" w:hAnsi="Cambria Math"/>
                    <w:i/>
                    <w:shd w:val="clear" w:color="auto" w:fill="FFFFFF"/>
                  </w:rPr>
                </m:ctrlPr>
              </m:sup>
              <m:e>
                <m:acc>
                  <m:accPr>
                    <m:ctrlPr>
                      <w:rPr>
                        <w:rFonts w:ascii="Cambria Math" w:hAnsi="Cambria Math"/>
                        <w:shd w:val="clear" w:color="auto" w:fill="FFFFFF"/>
                      </w:rPr>
                    </m:ctrlPr>
                  </m:accPr>
                  <m:e>
                    <m:sSub>
                      <m:sSubPr>
                        <m:ctrlPr>
                          <w:rPr>
                            <w:rFonts w:ascii="Cambria Math" w:hAnsi="Cambria Math"/>
                            <w:i/>
                            <w:shd w:val="clear" w:color="auto" w:fill="FFFFFF"/>
                          </w:rPr>
                        </m:ctrlPr>
                      </m:sSubPr>
                      <m:e>
                        <m:r>
                          <m:rPr>
                            <m:sty m:val="b"/>
                          </m:rPr>
                          <w:rPr>
                            <w:rFonts w:ascii="Cambria Math" w:hAnsi="Cambria Math"/>
                            <w:shd w:val="clear" w:color="auto" w:fill="FFFFFF"/>
                          </w:rPr>
                          <m:t>Γ</m:t>
                        </m:r>
                        <m:ctrlPr>
                          <w:rPr>
                            <w:rFonts w:ascii="Cambria Math" w:hAnsi="Cambria Math"/>
                            <w:shd w:val="clear" w:color="auto" w:fill="FFFFFF"/>
                          </w:rPr>
                        </m:ctrlPr>
                      </m:e>
                      <m:sub>
                        <m:r>
                          <w:rPr>
                            <w:rFonts w:ascii="Cambria Math" w:hAnsi="Cambria Math"/>
                            <w:shd w:val="clear" w:color="auto" w:fill="FFFFFF"/>
                          </w:rPr>
                          <m:t>l</m:t>
                        </m:r>
                      </m:sub>
                    </m:sSub>
                  </m:e>
                </m:acc>
                <m:ctrlPr>
                  <w:rPr>
                    <w:rFonts w:ascii="Cambria Math" w:hAnsi="Cambria Math"/>
                    <w:i/>
                    <w:shd w:val="clear" w:color="auto" w:fill="FFFFFF"/>
                  </w:rPr>
                </m:ctrlPr>
              </m:e>
            </m:nary>
            <m:r>
              <w:rPr>
                <w:rFonts w:ascii="Cambria Math" w:hAnsi="Cambria Math"/>
                <w:shd w:val="clear" w:color="auto" w:fill="FFFFFF"/>
              </w:rPr>
              <m:t> </m:t>
            </m:r>
          </m:e>
        </m:d>
      </m:oMath>
      <w:r w:rsidR="003577CB">
        <w:rPr>
          <w:rFonts w:hint="eastAsia"/>
          <w:shd w:val="clear" w:color="auto" w:fill="FFFFFF"/>
        </w:rPr>
        <w:t>,</w:t>
      </w:r>
    </w:p>
    <w:p w14:paraId="24A70E73" w14:textId="42E5C9F9" w:rsidR="004F5DF7" w:rsidRPr="000B4378" w:rsidRDefault="00BB5F27" w:rsidP="004F5DF7">
      <w:pPr>
        <w:pStyle w:val="Text"/>
        <w:ind w:firstLine="0"/>
        <w:rPr>
          <w:shd w:val="clear" w:color="auto" w:fill="FFFFFF"/>
          <w:lang w:eastAsia="zh-CN"/>
        </w:rPr>
      </w:pPr>
      <m:oMathPara>
        <m:oMathParaPr>
          <m:jc m:val="left"/>
        </m:oMathParaPr>
        <m:oMath>
          <m:f>
            <m:fPr>
              <m:ctrlPr>
                <w:rPr>
                  <w:rFonts w:ascii="Cambria Math" w:hAnsi="Cambria Math"/>
                  <w:i/>
                  <w:shd w:val="clear" w:color="auto" w:fill="FFFFFF"/>
                  <w:lang w:eastAsia="zh-CN"/>
                </w:rPr>
              </m:ctrlPr>
            </m:fPr>
            <m:num>
              <m:r>
                <w:rPr>
                  <w:rFonts w:ascii="Cambria Math" w:hAnsi="Cambria Math"/>
                  <w:shd w:val="clear" w:color="auto" w:fill="FFFFFF"/>
                </w:rPr>
                <m:t>∂</m:t>
              </m:r>
              <m:r>
                <m:rPr>
                  <m:sty m:val="p"/>
                </m:rPr>
                <w:rPr>
                  <w:rFonts w:ascii="Cambria Math" w:hAnsi="Cambria Math"/>
                  <w:shd w:val="clear" w:color="auto" w:fill="FFFFFF"/>
                  <w:lang w:eastAsia="zh-CN"/>
                </w:rPr>
                <m:t>Q</m:t>
              </m:r>
              <m:d>
                <m:dPr>
                  <m:ctrlPr>
                    <w:rPr>
                      <w:rFonts w:ascii="Cambria Math" w:hAnsi="Cambria Math"/>
                      <w:shd w:val="clear" w:color="auto" w:fill="FFFFFF"/>
                      <w:lang w:eastAsia="zh-CN"/>
                    </w:rPr>
                  </m:ctrlPr>
                </m:dPr>
                <m:e>
                  <m:r>
                    <m:rPr>
                      <m:sty m:val="b"/>
                    </m:rPr>
                    <w:rPr>
                      <w:rFonts w:ascii="Cambria Math" w:hAnsi="Cambria Math"/>
                      <w:shd w:val="clear" w:color="auto" w:fill="FFFFFF"/>
                      <w:lang w:eastAsia="zh-CN"/>
                    </w:rPr>
                    <m:t>Θ</m:t>
                  </m:r>
                  <m:r>
                    <m:rPr>
                      <m:sty m:val="p"/>
                    </m:rPr>
                    <w:rPr>
                      <w:rFonts w:ascii="Cambria Math" w:hAnsi="Cambria Math"/>
                      <w:shd w:val="clear" w:color="auto" w:fill="FFFFFF"/>
                      <w:lang w:eastAsia="zh-CN"/>
                    </w:rPr>
                    <m:t>,</m:t>
                  </m:r>
                  <m:sSup>
                    <m:sSupPr>
                      <m:ctrlPr>
                        <w:rPr>
                          <w:rFonts w:ascii="Cambria Math" w:hAnsi="Cambria Math"/>
                          <w:shd w:val="clear" w:color="auto" w:fill="FFFFFF"/>
                          <w:lang w:eastAsia="zh-CN"/>
                        </w:rPr>
                      </m:ctrlPr>
                    </m:sSupPr>
                    <m:e>
                      <m:r>
                        <m:rPr>
                          <m:sty m:val="b"/>
                        </m:rPr>
                        <w:rPr>
                          <w:rFonts w:ascii="Cambria Math" w:hAnsi="Cambria Math"/>
                          <w:shd w:val="clear" w:color="auto" w:fill="FFFFFF"/>
                          <w:lang w:eastAsia="zh-CN"/>
                        </w:rPr>
                        <m:t>Θ</m:t>
                      </m:r>
                    </m:e>
                    <m:sup>
                      <m:d>
                        <m:dPr>
                          <m:ctrlPr>
                            <w:rPr>
                              <w:rFonts w:ascii="Cambria Math" w:hAnsi="Cambria Math"/>
                              <w:shd w:val="clear" w:color="auto" w:fill="FFFFFF"/>
                              <w:lang w:eastAsia="zh-CN"/>
                            </w:rPr>
                          </m:ctrlPr>
                        </m:dPr>
                        <m:e>
                          <m:r>
                            <w:rPr>
                              <w:rFonts w:ascii="Cambria Math" w:hAnsi="Cambria Math"/>
                              <w:shd w:val="clear" w:color="auto" w:fill="FFFFFF"/>
                            </w:rPr>
                            <m:t>j</m:t>
                          </m:r>
                        </m:e>
                      </m:d>
                    </m:sup>
                  </m:sSup>
                </m:e>
              </m:d>
            </m:num>
            <m:den>
              <m:r>
                <w:rPr>
                  <w:rFonts w:ascii="Cambria Math" w:hAnsi="Cambria Math"/>
                  <w:shd w:val="clear" w:color="auto" w:fill="FFFFFF"/>
                </w:rPr>
                <m:t>∂</m:t>
              </m:r>
              <m:sSub>
                <m:sSubPr>
                  <m:ctrlPr>
                    <w:rPr>
                      <w:rFonts w:ascii="Cambria Math" w:hAnsi="Cambria Math"/>
                      <w:shd w:val="clear" w:color="auto" w:fill="FFFFFF"/>
                    </w:rPr>
                  </m:ctrlPr>
                </m:sSubPr>
                <m:e>
                  <m:r>
                    <m:rPr>
                      <m:sty m:val="b"/>
                    </m:rPr>
                    <w:rPr>
                      <w:rFonts w:ascii="Cambria Math" w:hAnsi="Cambria Math"/>
                      <w:shd w:val="clear" w:color="auto" w:fill="FFFFFF"/>
                    </w:rPr>
                    <m:t>C</m:t>
                  </m:r>
                </m:e>
                <m:sub>
                  <m:r>
                    <m:rPr>
                      <m:sty m:val="p"/>
                    </m:rPr>
                    <w:rPr>
                      <w:rFonts w:ascii="Cambria Math" w:hAnsi="Cambria Math"/>
                      <w:shd w:val="clear" w:color="auto" w:fill="FFFFFF"/>
                    </w:rPr>
                    <m:t>Γ</m:t>
                  </m:r>
                </m:sub>
              </m:sSub>
            </m:den>
          </m:f>
          <m:r>
            <w:rPr>
              <w:rFonts w:ascii="Cambria Math" w:hAnsi="Cambria Math"/>
              <w:shd w:val="clear" w:color="auto" w:fill="FFFFFF"/>
              <w:lang w:eastAsia="zh-CN"/>
            </w:rPr>
            <m:t xml:space="preserve">=0     </m:t>
          </m:r>
          <m:r>
            <m:rPr>
              <m:sty m:val="p"/>
            </m:rPr>
            <w:rPr>
              <w:rFonts w:ascii="Cambria Math" w:hAnsi="Cambria Math"/>
              <w:shd w:val="clear" w:color="auto" w:fill="FFFFFF"/>
              <w:lang w:eastAsia="zh-CN"/>
            </w:rPr>
            <m:t>⇒</m:t>
          </m:r>
        </m:oMath>
      </m:oMathPara>
    </w:p>
    <w:p w14:paraId="41032D92" w14:textId="49AA7083" w:rsidR="00910BD1" w:rsidRDefault="00BB5F27" w:rsidP="00910BD1">
      <w:pPr>
        <w:pStyle w:val="Text"/>
        <w:ind w:firstLine="160"/>
        <w:jc w:val="center"/>
        <w:rPr>
          <w:shd w:val="clear" w:color="auto" w:fill="FFFFFF"/>
          <w:lang w:eastAsia="zh-CN"/>
        </w:rPr>
      </w:pPr>
      <m:oMath>
        <m:sSubSup>
          <m:sSubSupPr>
            <m:ctrlPr>
              <w:rPr>
                <w:rFonts w:ascii="Cambria Math" w:hAnsi="Cambria Math"/>
                <w:i/>
                <w:shd w:val="clear" w:color="auto" w:fill="FFFFFF"/>
              </w:rPr>
            </m:ctrlPr>
          </m:sSubSupPr>
          <m:e>
            <m:r>
              <m:rPr>
                <m:sty m:val="b"/>
              </m:rPr>
              <w:rPr>
                <w:rFonts w:ascii="Cambria Math" w:hAnsi="Cambria Math"/>
                <w:shd w:val="clear" w:color="auto" w:fill="FFFFFF"/>
              </w:rPr>
              <m:t>C</m:t>
            </m:r>
            <m:ctrlPr>
              <w:rPr>
                <w:rFonts w:ascii="Cambria Math" w:hAnsi="Cambria Math"/>
                <w:b/>
                <w:shd w:val="clear" w:color="auto" w:fill="FFFFFF"/>
              </w:rPr>
            </m:ctrlPr>
          </m:e>
          <m:sub>
            <m:r>
              <m:rPr>
                <m:sty m:val="p"/>
              </m:rPr>
              <w:rPr>
                <w:rFonts w:ascii="Cambria Math" w:hAnsi="Cambria Math"/>
                <w:shd w:val="clear" w:color="auto" w:fill="FFFFFF"/>
              </w:rPr>
              <m:t>Γ</m:t>
            </m:r>
            <m:ctrlPr>
              <w:rPr>
                <w:rFonts w:ascii="Cambria Math" w:hAnsi="Cambria Math"/>
                <w:shd w:val="clear" w:color="auto" w:fill="FFFFFF"/>
              </w:rPr>
            </m:ctrlPr>
          </m:sub>
          <m:sup>
            <m:d>
              <m:dPr>
                <m:ctrlPr>
                  <w:rPr>
                    <w:rFonts w:ascii="Cambria Math" w:hAnsi="Cambria Math"/>
                    <w:i/>
                    <w:shd w:val="clear" w:color="auto" w:fill="FFFFFF"/>
                  </w:rPr>
                </m:ctrlPr>
              </m:dPr>
              <m:e>
                <m:r>
                  <w:rPr>
                    <w:rFonts w:ascii="Cambria Math" w:hAnsi="Cambria Math"/>
                    <w:shd w:val="clear" w:color="auto" w:fill="FFFFFF"/>
                  </w:rPr>
                  <m:t>j+1</m:t>
                </m:r>
              </m:e>
            </m:d>
          </m:sup>
        </m:sSubSup>
        <m:r>
          <w:rPr>
            <w:rFonts w:ascii="Cambria Math" w:hAnsi="Cambria Math"/>
            <w:shd w:val="clear" w:color="auto" w:fill="FFFFFF"/>
          </w:rPr>
          <m:t>=</m:t>
        </m:r>
        <m:f>
          <m:fPr>
            <m:ctrlPr>
              <w:rPr>
                <w:rFonts w:ascii="Cambria Math" w:hAnsi="Cambria Math"/>
                <w:iCs/>
                <w:shd w:val="clear" w:color="auto" w:fill="FFFFFF"/>
              </w:rPr>
            </m:ctrlPr>
          </m:fPr>
          <m:num>
            <m:r>
              <w:rPr>
                <w:rFonts w:ascii="Cambria Math" w:hAnsi="Cambria Math"/>
                <w:shd w:val="clear" w:color="auto" w:fill="FFFFFF"/>
              </w:rPr>
              <m:t>1</m:t>
            </m:r>
            <m:ctrlPr>
              <w:rPr>
                <w:rFonts w:ascii="Cambria Math" w:hAnsi="Cambria Math"/>
                <w:i/>
                <w:iCs/>
                <w:shd w:val="clear" w:color="auto" w:fill="FFFFFF"/>
              </w:rPr>
            </m:ctrlPr>
          </m:num>
          <m:den>
            <m:r>
              <w:rPr>
                <w:rFonts w:ascii="Cambria Math" w:hAnsi="Cambria Math"/>
                <w:shd w:val="clear" w:color="auto" w:fill="FFFFFF"/>
              </w:rPr>
              <m:t>L+d+τ+2</m:t>
            </m:r>
            <m:ctrlPr>
              <w:rPr>
                <w:rFonts w:ascii="Cambria Math" w:hAnsi="Cambria Math"/>
                <w:i/>
                <w:iCs/>
                <w:shd w:val="clear" w:color="auto" w:fill="FFFFFF"/>
              </w:rPr>
            </m:ctrlPr>
          </m:den>
        </m:f>
        <m:d>
          <m:dPr>
            <m:ctrlPr>
              <w:rPr>
                <w:rFonts w:ascii="Cambria Math" w:hAnsi="Cambria Math"/>
                <w:i/>
                <w:shd w:val="clear" w:color="auto" w:fill="FFFFFF"/>
              </w:rPr>
            </m:ctrlPr>
          </m:dPr>
          <m:e>
            <m:r>
              <w:rPr>
                <w:rFonts w:ascii="Cambria Math" w:hAnsi="Cambria Math"/>
                <w:shd w:val="clear" w:color="auto" w:fill="FFFFFF"/>
              </w:rPr>
              <m:t>β</m:t>
            </m:r>
            <m:d>
              <m:dPr>
                <m:ctrlPr>
                  <w:rPr>
                    <w:rFonts w:ascii="Cambria Math" w:hAnsi="Cambria Math"/>
                    <w:iCs/>
                    <w:shd w:val="clear" w:color="auto" w:fill="FFFFFF"/>
                  </w:rPr>
                </m:ctrlPr>
              </m:dPr>
              <m:e>
                <m:sSubSup>
                  <m:sSubSupPr>
                    <m:ctrlPr>
                      <w:rPr>
                        <w:rFonts w:ascii="Cambria Math" w:hAnsi="Cambria Math"/>
                        <w:i/>
                        <w:shd w:val="clear" w:color="auto" w:fill="FFFFFF"/>
                      </w:rPr>
                    </m:ctrlPr>
                  </m:sSubSupPr>
                  <m:e>
                    <m:r>
                      <m:rPr>
                        <m:sty m:val="b"/>
                      </m:rPr>
                      <w:rPr>
                        <w:rFonts w:ascii="Cambria Math" w:hAnsi="Cambria Math"/>
                        <w:shd w:val="clear" w:color="auto" w:fill="FFFFFF"/>
                      </w:rPr>
                      <m:t>μ</m:t>
                    </m:r>
                    <m:ctrlPr>
                      <w:rPr>
                        <w:rFonts w:ascii="Cambria Math" w:hAnsi="Cambria Math"/>
                        <w:b/>
                        <w:shd w:val="clear" w:color="auto" w:fill="FFFFFF"/>
                      </w:rPr>
                    </m:ctrlPr>
                  </m:e>
                  <m:sub>
                    <m:r>
                      <m:rPr>
                        <m:sty m:val="p"/>
                      </m:rPr>
                      <w:rPr>
                        <w:rFonts w:ascii="Cambria Math" w:hAnsi="Cambria Math"/>
                        <w:shd w:val="clear" w:color="auto" w:fill="FFFFFF"/>
                      </w:rPr>
                      <m:t>Γ</m:t>
                    </m:r>
                    <m:ctrlPr>
                      <w:rPr>
                        <w:rFonts w:ascii="Cambria Math" w:hAnsi="Cambria Math"/>
                        <w:shd w:val="clear" w:color="auto" w:fill="FFFFFF"/>
                      </w:rPr>
                    </m:ctrlPr>
                  </m:sub>
                  <m:sup>
                    <m:d>
                      <m:dPr>
                        <m:ctrlPr>
                          <w:rPr>
                            <w:rFonts w:ascii="Cambria Math" w:hAnsi="Cambria Math"/>
                            <w:i/>
                            <w:shd w:val="clear" w:color="auto" w:fill="FFFFFF"/>
                          </w:rPr>
                        </m:ctrlPr>
                      </m:dPr>
                      <m:e>
                        <m:r>
                          <w:rPr>
                            <w:rFonts w:ascii="Cambria Math" w:hAnsi="Cambria Math"/>
                            <w:shd w:val="clear" w:color="auto" w:fill="FFFFFF"/>
                          </w:rPr>
                          <m:t>j+1</m:t>
                        </m:r>
                      </m:e>
                    </m:d>
                  </m:sup>
                </m:sSubSup>
                <m:r>
                  <m:rPr>
                    <m:sty m:val="p"/>
                  </m:rPr>
                  <w:rPr>
                    <w:rFonts w:ascii="Cambria Math" w:hAnsi="Cambria Math"/>
                    <w:shd w:val="clear" w:color="auto" w:fill="FFFFFF"/>
                  </w:rPr>
                  <m:t>-</m:t>
                </m:r>
                <m:sSub>
                  <m:sSubPr>
                    <m:ctrlPr>
                      <w:rPr>
                        <w:rFonts w:ascii="Cambria Math" w:hAnsi="Cambria Math"/>
                        <w:iCs/>
                        <w:shd w:val="clear" w:color="auto" w:fill="FFFFFF"/>
                      </w:rPr>
                    </m:ctrlPr>
                  </m:sSubPr>
                  <m:e>
                    <m:r>
                      <m:rPr>
                        <m:sty m:val="b"/>
                      </m:rPr>
                      <w:rPr>
                        <w:rFonts w:ascii="Cambria Math" w:hAnsi="Cambria Math"/>
                        <w:shd w:val="clear" w:color="auto" w:fill="FFFFFF"/>
                      </w:rPr>
                      <m:t>μ</m:t>
                    </m:r>
                  </m:e>
                  <m:sub>
                    <m:sSub>
                      <m:sSubPr>
                        <m:ctrlPr>
                          <w:rPr>
                            <w:rFonts w:ascii="Cambria Math" w:hAnsi="Cambria Math"/>
                            <w:iCs/>
                            <w:shd w:val="clear" w:color="auto" w:fill="FFFFFF"/>
                          </w:rPr>
                        </m:ctrlPr>
                      </m:sSubPr>
                      <m:e>
                        <m:r>
                          <m:rPr>
                            <m:sty m:val="p"/>
                          </m:rPr>
                          <w:rPr>
                            <w:rFonts w:ascii="Cambria Math" w:hAnsi="Cambria Math"/>
                            <w:shd w:val="clear" w:color="auto" w:fill="FFFFFF"/>
                          </w:rPr>
                          <m:t>Γ</m:t>
                        </m:r>
                      </m:e>
                      <m:sub>
                        <m:r>
                          <m:rPr>
                            <m:sty m:val="p"/>
                          </m:rPr>
                          <w:rPr>
                            <w:rFonts w:ascii="Cambria Math" w:hAnsi="Cambria Math"/>
                            <w:shd w:val="clear" w:color="auto" w:fill="FFFFFF"/>
                          </w:rPr>
                          <m:t>0</m:t>
                        </m:r>
                      </m:sub>
                    </m:sSub>
                  </m:sub>
                </m:sSub>
              </m:e>
            </m:d>
            <m:sSup>
              <m:sSupPr>
                <m:ctrlPr>
                  <w:rPr>
                    <w:rFonts w:ascii="Cambria Math" w:hAnsi="Cambria Math"/>
                    <w:iCs/>
                    <w:shd w:val="clear" w:color="auto" w:fill="FFFFFF"/>
                  </w:rPr>
                </m:ctrlPr>
              </m:sSupPr>
              <m:e>
                <m:d>
                  <m:dPr>
                    <m:ctrlPr>
                      <w:rPr>
                        <w:rFonts w:ascii="Cambria Math" w:hAnsi="Cambria Math"/>
                        <w:iCs/>
                        <w:shd w:val="clear" w:color="auto" w:fill="FFFFFF"/>
                      </w:rPr>
                    </m:ctrlPr>
                  </m:dPr>
                  <m:e>
                    <m:sSubSup>
                      <m:sSubSupPr>
                        <m:ctrlPr>
                          <w:rPr>
                            <w:rFonts w:ascii="Cambria Math" w:hAnsi="Cambria Math"/>
                            <w:i/>
                            <w:shd w:val="clear" w:color="auto" w:fill="FFFFFF"/>
                          </w:rPr>
                        </m:ctrlPr>
                      </m:sSubSupPr>
                      <m:e>
                        <m:r>
                          <m:rPr>
                            <m:sty m:val="b"/>
                          </m:rPr>
                          <w:rPr>
                            <w:rFonts w:ascii="Cambria Math" w:hAnsi="Cambria Math"/>
                            <w:shd w:val="clear" w:color="auto" w:fill="FFFFFF"/>
                          </w:rPr>
                          <m:t>μ</m:t>
                        </m:r>
                        <m:ctrlPr>
                          <w:rPr>
                            <w:rFonts w:ascii="Cambria Math" w:hAnsi="Cambria Math"/>
                            <w:b/>
                            <w:shd w:val="clear" w:color="auto" w:fill="FFFFFF"/>
                          </w:rPr>
                        </m:ctrlPr>
                      </m:e>
                      <m:sub>
                        <m:r>
                          <m:rPr>
                            <m:sty m:val="p"/>
                          </m:rPr>
                          <w:rPr>
                            <w:rFonts w:ascii="Cambria Math" w:hAnsi="Cambria Math"/>
                            <w:shd w:val="clear" w:color="auto" w:fill="FFFFFF"/>
                          </w:rPr>
                          <m:t>Γ</m:t>
                        </m:r>
                        <m:ctrlPr>
                          <w:rPr>
                            <w:rFonts w:ascii="Cambria Math" w:hAnsi="Cambria Math"/>
                            <w:shd w:val="clear" w:color="auto" w:fill="FFFFFF"/>
                          </w:rPr>
                        </m:ctrlPr>
                      </m:sub>
                      <m:sup>
                        <m:d>
                          <m:dPr>
                            <m:ctrlPr>
                              <w:rPr>
                                <w:rFonts w:ascii="Cambria Math" w:hAnsi="Cambria Math"/>
                                <w:i/>
                                <w:shd w:val="clear" w:color="auto" w:fill="FFFFFF"/>
                              </w:rPr>
                            </m:ctrlPr>
                          </m:dPr>
                          <m:e>
                            <m:r>
                              <w:rPr>
                                <w:rFonts w:ascii="Cambria Math" w:hAnsi="Cambria Math"/>
                                <w:shd w:val="clear" w:color="auto" w:fill="FFFFFF"/>
                              </w:rPr>
                              <m:t>j+1</m:t>
                            </m:r>
                          </m:e>
                        </m:d>
                      </m:sup>
                    </m:sSubSup>
                    <m:r>
                      <m:rPr>
                        <m:sty m:val="p"/>
                      </m:rPr>
                      <w:rPr>
                        <w:rFonts w:ascii="Cambria Math" w:hAnsi="Cambria Math"/>
                        <w:shd w:val="clear" w:color="auto" w:fill="FFFFFF"/>
                      </w:rPr>
                      <m:t>-</m:t>
                    </m:r>
                    <m:sSub>
                      <m:sSubPr>
                        <m:ctrlPr>
                          <w:rPr>
                            <w:rFonts w:ascii="Cambria Math" w:hAnsi="Cambria Math"/>
                            <w:iCs/>
                            <w:shd w:val="clear" w:color="auto" w:fill="FFFFFF"/>
                          </w:rPr>
                        </m:ctrlPr>
                      </m:sSubPr>
                      <m:e>
                        <m:r>
                          <m:rPr>
                            <m:sty m:val="b"/>
                          </m:rPr>
                          <w:rPr>
                            <w:rFonts w:ascii="Cambria Math" w:hAnsi="Cambria Math"/>
                            <w:shd w:val="clear" w:color="auto" w:fill="FFFFFF"/>
                          </w:rPr>
                          <m:t>μ</m:t>
                        </m:r>
                      </m:e>
                      <m:sub>
                        <m:sSub>
                          <m:sSubPr>
                            <m:ctrlPr>
                              <w:rPr>
                                <w:rFonts w:ascii="Cambria Math" w:hAnsi="Cambria Math"/>
                                <w:iCs/>
                                <w:shd w:val="clear" w:color="auto" w:fill="FFFFFF"/>
                              </w:rPr>
                            </m:ctrlPr>
                          </m:sSubPr>
                          <m:e>
                            <m:r>
                              <m:rPr>
                                <m:sty m:val="p"/>
                              </m:rPr>
                              <w:rPr>
                                <w:rFonts w:ascii="Cambria Math" w:hAnsi="Cambria Math"/>
                                <w:shd w:val="clear" w:color="auto" w:fill="FFFFFF"/>
                              </w:rPr>
                              <m:t>Γ</m:t>
                            </m:r>
                          </m:e>
                          <m:sub>
                            <m:r>
                              <m:rPr>
                                <m:sty m:val="p"/>
                              </m:rPr>
                              <w:rPr>
                                <w:rFonts w:ascii="Cambria Math" w:hAnsi="Cambria Math"/>
                                <w:shd w:val="clear" w:color="auto" w:fill="FFFFFF"/>
                              </w:rPr>
                              <m:t>0</m:t>
                            </m:r>
                          </m:sub>
                        </m:sSub>
                      </m:sub>
                    </m:sSub>
                  </m:e>
                </m:d>
              </m:e>
              <m:sup>
                <m:r>
                  <m:rPr>
                    <m:nor/>
                  </m:rPr>
                  <w:rPr>
                    <w:rFonts w:ascii="Cambria Math" w:hAnsi="Cambria Math"/>
                    <w:iCs/>
                    <w:shd w:val="clear" w:color="auto" w:fill="FFFFFF"/>
                  </w:rPr>
                  <m:t>T</m:t>
                </m:r>
              </m:sup>
            </m:sSup>
            <m:r>
              <m:rPr>
                <m:sty m:val="p"/>
              </m:rPr>
              <w:rPr>
                <w:rFonts w:ascii="Cambria Math" w:hAnsi="Cambria Math"/>
                <w:shd w:val="clear" w:color="auto" w:fill="FFFFFF"/>
              </w:rPr>
              <m:t>+</m:t>
            </m:r>
            <m:sSub>
              <m:sSubPr>
                <m:ctrlPr>
                  <w:rPr>
                    <w:rFonts w:ascii="Cambria Math" w:hAnsi="Cambria Math"/>
                    <w:iCs/>
                    <w:shd w:val="clear" w:color="auto" w:fill="FFFFFF"/>
                  </w:rPr>
                </m:ctrlPr>
              </m:sSubPr>
              <m:e>
                <m:r>
                  <m:rPr>
                    <m:sty m:val="b"/>
                  </m:rPr>
                  <w:rPr>
                    <w:rFonts w:ascii="Cambria Math" w:hAnsi="Cambria Math"/>
                    <w:shd w:val="clear" w:color="auto" w:fill="FFFFFF"/>
                  </w:rPr>
                  <m:t xml:space="preserve">            C</m:t>
                </m:r>
              </m:e>
              <m:sub>
                <m:sSub>
                  <m:sSubPr>
                    <m:ctrlPr>
                      <w:rPr>
                        <w:rFonts w:ascii="Cambria Math" w:hAnsi="Cambria Math"/>
                        <w:iCs/>
                        <w:shd w:val="clear" w:color="auto" w:fill="FFFFFF"/>
                      </w:rPr>
                    </m:ctrlPr>
                  </m:sSubPr>
                  <m:e>
                    <m:r>
                      <m:rPr>
                        <m:sty m:val="p"/>
                      </m:rPr>
                      <w:rPr>
                        <w:rFonts w:ascii="Cambria Math" w:hAnsi="Cambria Math"/>
                        <w:shd w:val="clear" w:color="auto" w:fill="FFFFFF"/>
                      </w:rPr>
                      <m:t>Γ</m:t>
                    </m:r>
                  </m:e>
                  <m:sub>
                    <m:r>
                      <m:rPr>
                        <m:sty m:val="p"/>
                      </m:rPr>
                      <w:rPr>
                        <w:rFonts w:ascii="Cambria Math" w:hAnsi="Cambria Math"/>
                        <w:shd w:val="clear" w:color="auto" w:fill="FFFFFF"/>
                      </w:rPr>
                      <m:t>0</m:t>
                    </m:r>
                  </m:sub>
                </m:sSub>
              </m:sub>
            </m:sSub>
            <m:r>
              <w:rPr>
                <w:rFonts w:ascii="Cambria Math" w:hAnsi="Cambria Math"/>
                <w:shd w:val="clear" w:color="auto" w:fill="FFFFFF"/>
              </w:rPr>
              <m:t>+</m:t>
            </m:r>
            <m:nary>
              <m:naryPr>
                <m:chr m:val="∑"/>
                <m:supHide m:val="1"/>
                <m:ctrlPr>
                  <w:rPr>
                    <w:rFonts w:ascii="Cambria Math" w:hAnsi="Cambria Math"/>
                    <w:shd w:val="clear" w:color="auto" w:fill="FFFFFF"/>
                  </w:rPr>
                </m:ctrlPr>
              </m:naryPr>
              <m:sub>
                <m:r>
                  <w:rPr>
                    <w:rFonts w:ascii="Cambria Math" w:hAnsi="Cambria Math"/>
                    <w:shd w:val="clear" w:color="auto" w:fill="FFFFFF"/>
                  </w:rPr>
                  <m:t>l</m:t>
                </m:r>
                <m:ctrlPr>
                  <w:rPr>
                    <w:rFonts w:ascii="Cambria Math" w:hAnsi="Cambria Math"/>
                    <w:i/>
                    <w:shd w:val="clear" w:color="auto" w:fill="FFFFFF"/>
                  </w:rPr>
                </m:ctrlPr>
              </m:sub>
              <m:sup>
                <m:ctrlPr>
                  <w:rPr>
                    <w:rFonts w:ascii="Cambria Math" w:hAnsi="Cambria Math"/>
                    <w:i/>
                    <w:shd w:val="clear" w:color="auto" w:fill="FFFFFF"/>
                  </w:rPr>
                </m:ctrlPr>
              </m:sup>
              <m:e>
                <m:sSub>
                  <m:sSubPr>
                    <m:ctrlPr>
                      <w:rPr>
                        <w:rFonts w:ascii="Cambria Math" w:hAnsi="Cambria Math"/>
                        <w:i/>
                      </w:rPr>
                    </m:ctrlPr>
                  </m:sSubPr>
                  <m:e>
                    <m:acc>
                      <m:accPr>
                        <m:ctrlPr>
                          <w:rPr>
                            <w:rFonts w:ascii="Cambria Math" w:hAnsi="Cambria Math"/>
                          </w:rPr>
                        </m:ctrlPr>
                      </m:accPr>
                      <m:e>
                        <m:r>
                          <m:rPr>
                            <m:sty m:val="b"/>
                          </m:rPr>
                          <w:rPr>
                            <w:rFonts w:ascii="Cambria Math" w:hAnsi="Cambria Math"/>
                          </w:rPr>
                          <m:t>C</m:t>
                        </m:r>
                      </m:e>
                    </m:acc>
                  </m:e>
                  <m: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sub>
                </m:sSub>
                <m:ctrlPr>
                  <w:rPr>
                    <w:rFonts w:ascii="Cambria Math" w:hAnsi="Cambria Math"/>
                    <w:i/>
                    <w:shd w:val="clear" w:color="auto" w:fill="FFFFFF"/>
                  </w:rPr>
                </m:ctrlPr>
              </m:e>
            </m:nary>
            <m:r>
              <w:rPr>
                <w:rFonts w:ascii="Cambria Math" w:hAnsi="Cambria Math"/>
                <w:shd w:val="clear" w:color="auto" w:fill="FFFFFF"/>
              </w:rPr>
              <m:t>+</m:t>
            </m:r>
            <m:nary>
              <m:naryPr>
                <m:chr m:val="∑"/>
                <m:supHide m:val="1"/>
                <m:ctrlPr>
                  <w:rPr>
                    <w:rFonts w:ascii="Cambria Math" w:hAnsi="Cambria Math"/>
                    <w:shd w:val="clear" w:color="auto" w:fill="FFFFFF"/>
                  </w:rPr>
                </m:ctrlPr>
              </m:naryPr>
              <m:sub>
                <m:r>
                  <w:rPr>
                    <w:rFonts w:ascii="Cambria Math" w:hAnsi="Cambria Math"/>
                    <w:shd w:val="clear" w:color="auto" w:fill="FFFFFF"/>
                  </w:rPr>
                  <m:t>l</m:t>
                </m:r>
                <m:ctrlPr>
                  <w:rPr>
                    <w:rFonts w:ascii="Cambria Math" w:hAnsi="Cambria Math"/>
                    <w:i/>
                    <w:shd w:val="clear" w:color="auto" w:fill="FFFFFF"/>
                  </w:rPr>
                </m:ctrlPr>
              </m:sub>
              <m:sup>
                <m:ctrlPr>
                  <w:rPr>
                    <w:rFonts w:ascii="Cambria Math" w:hAnsi="Cambria Math"/>
                    <w:i/>
                    <w:shd w:val="clear" w:color="auto" w:fill="FFFFFF"/>
                  </w:rPr>
                </m:ctrlPr>
              </m:sup>
              <m:e>
                <m:d>
                  <m:dPr>
                    <m:ctrlPr>
                      <w:rPr>
                        <w:rFonts w:ascii="Cambria Math" w:hAnsi="Cambria Math"/>
                        <w:i/>
                        <w:shd w:val="clear" w:color="auto" w:fill="FFFFFF"/>
                      </w:rPr>
                    </m:ctrlPr>
                  </m:dPr>
                  <m:e>
                    <m:sSub>
                      <m:sSubPr>
                        <m:ctrlPr>
                          <w:rPr>
                            <w:rFonts w:ascii="Cambria Math" w:hAnsi="Cambria Math"/>
                            <w:i/>
                            <w:iCs/>
                          </w:rPr>
                        </m:ctrlPr>
                      </m:sSubPr>
                      <m:e>
                        <m:acc>
                          <m:accPr>
                            <m:ctrlPr>
                              <w:rPr>
                                <w:rFonts w:ascii="Cambria Math" w:hAnsi="Cambria Math"/>
                              </w:rPr>
                            </m:ctrlPr>
                          </m:accPr>
                          <m:e>
                            <m:r>
                              <m:rPr>
                                <m:sty m:val="b"/>
                              </m:rPr>
                              <w:rPr>
                                <w:rFonts w:ascii="Cambria Math" w:hAnsi="Cambria Math" w:hint="eastAsia"/>
                              </w:rPr>
                              <m:t>Γ</m:t>
                            </m:r>
                          </m:e>
                        </m:acc>
                      </m:e>
                      <m:sub>
                        <m:r>
                          <w:rPr>
                            <w:rFonts w:ascii="Cambria Math" w:hAnsi="Cambria Math"/>
                          </w:rPr>
                          <m:t>l</m:t>
                        </m:r>
                      </m:sub>
                    </m:sSub>
                    <m:r>
                      <w:rPr>
                        <w:rFonts w:ascii="Cambria Math" w:hAnsi="Cambria Math"/>
                        <w:shd w:val="clear" w:color="auto" w:fill="FFFFFF"/>
                      </w:rPr>
                      <m:t>-</m:t>
                    </m:r>
                    <m:sSub>
                      <m:sSubPr>
                        <m:ctrlPr>
                          <w:rPr>
                            <w:rFonts w:ascii="Cambria Math" w:hAnsi="Cambria Math"/>
                            <w:iCs/>
                            <w:shd w:val="clear" w:color="auto" w:fill="FFFFFF"/>
                          </w:rPr>
                        </m:ctrlPr>
                      </m:sSubPr>
                      <m:e>
                        <m:r>
                          <m:rPr>
                            <m:sty m:val="b"/>
                          </m:rPr>
                          <w:rPr>
                            <w:rFonts w:ascii="Cambria Math" w:hAnsi="Cambria Math"/>
                            <w:shd w:val="clear" w:color="auto" w:fill="FFFFFF"/>
                          </w:rPr>
                          <m:t>μ</m:t>
                        </m:r>
                      </m:e>
                      <m:sub>
                        <m:r>
                          <m:rPr>
                            <m:sty m:val="p"/>
                          </m:rPr>
                          <w:rPr>
                            <w:rFonts w:ascii="Cambria Math" w:hAnsi="Cambria Math"/>
                            <w:shd w:val="clear" w:color="auto" w:fill="FFFFFF"/>
                          </w:rPr>
                          <m:t>Γ</m:t>
                        </m:r>
                      </m:sub>
                    </m:sSub>
                  </m:e>
                </m:d>
                <m:sSup>
                  <m:sSupPr>
                    <m:ctrlPr>
                      <w:rPr>
                        <w:rFonts w:ascii="Cambria Math" w:hAnsi="Cambria Math"/>
                        <w:i/>
                        <w:shd w:val="clear" w:color="auto" w:fill="FFFFFF"/>
                      </w:rPr>
                    </m:ctrlPr>
                  </m:sSupPr>
                  <m:e>
                    <m:d>
                      <m:dPr>
                        <m:ctrlPr>
                          <w:rPr>
                            <w:rFonts w:ascii="Cambria Math" w:hAnsi="Cambria Math"/>
                            <w:i/>
                            <w:shd w:val="clear" w:color="auto" w:fill="FFFFFF"/>
                          </w:rPr>
                        </m:ctrlPr>
                      </m:dPr>
                      <m:e>
                        <m:sSub>
                          <m:sSubPr>
                            <m:ctrlPr>
                              <w:rPr>
                                <w:rFonts w:ascii="Cambria Math" w:hAnsi="Cambria Math"/>
                                <w:i/>
                                <w:iCs/>
                              </w:rPr>
                            </m:ctrlPr>
                          </m:sSubPr>
                          <m:e>
                            <m:acc>
                              <m:accPr>
                                <m:ctrlPr>
                                  <w:rPr>
                                    <w:rFonts w:ascii="Cambria Math" w:hAnsi="Cambria Math"/>
                                  </w:rPr>
                                </m:ctrlPr>
                              </m:accPr>
                              <m:e>
                                <m:r>
                                  <m:rPr>
                                    <m:sty m:val="b"/>
                                  </m:rPr>
                                  <w:rPr>
                                    <w:rFonts w:ascii="Cambria Math" w:hAnsi="Cambria Math" w:hint="eastAsia"/>
                                  </w:rPr>
                                  <m:t>Γ</m:t>
                                </m:r>
                              </m:e>
                            </m:acc>
                          </m:e>
                          <m:sub>
                            <m:r>
                              <w:rPr>
                                <w:rFonts w:ascii="Cambria Math" w:hAnsi="Cambria Math"/>
                              </w:rPr>
                              <m:t>l</m:t>
                            </m:r>
                          </m:sub>
                        </m:sSub>
                        <m:r>
                          <w:rPr>
                            <w:rFonts w:ascii="Cambria Math" w:hAnsi="Cambria Math"/>
                            <w:shd w:val="clear" w:color="auto" w:fill="FFFFFF"/>
                          </w:rPr>
                          <m:t>-</m:t>
                        </m:r>
                        <m:sSub>
                          <m:sSubPr>
                            <m:ctrlPr>
                              <w:rPr>
                                <w:rFonts w:ascii="Cambria Math" w:hAnsi="Cambria Math"/>
                                <w:bCs/>
                                <w:iCs/>
                                <w:shd w:val="clear" w:color="auto" w:fill="FFFFFF"/>
                              </w:rPr>
                            </m:ctrlPr>
                          </m:sSubPr>
                          <m:e>
                            <m:r>
                              <m:rPr>
                                <m:sty m:val="b"/>
                              </m:rPr>
                              <w:rPr>
                                <w:rFonts w:ascii="Cambria Math" w:hAnsi="Cambria Math"/>
                                <w:shd w:val="clear" w:color="auto" w:fill="FFFFFF"/>
                              </w:rPr>
                              <m:t>μ</m:t>
                            </m:r>
                          </m:e>
                          <m:sub>
                            <m:r>
                              <m:rPr>
                                <m:sty m:val="p"/>
                              </m:rPr>
                              <w:rPr>
                                <w:rFonts w:ascii="Cambria Math" w:hAnsi="Cambria Math"/>
                                <w:shd w:val="clear" w:color="auto" w:fill="FFFFFF"/>
                              </w:rPr>
                              <m:t>Γ</m:t>
                            </m:r>
                          </m:sub>
                        </m:sSub>
                      </m:e>
                    </m:d>
                    <m:ctrlPr>
                      <w:rPr>
                        <w:rFonts w:ascii="Cambria Math" w:hAnsi="Cambria Math"/>
                        <w:shd w:val="clear" w:color="auto" w:fill="FFFFFF"/>
                      </w:rPr>
                    </m:ctrlPr>
                  </m:e>
                  <m:sup>
                    <m:r>
                      <m:rPr>
                        <m:nor/>
                      </m:rPr>
                      <w:rPr>
                        <w:rFonts w:ascii="Cambria Math" w:hAnsi="Cambria Math"/>
                        <w:shd w:val="clear" w:color="auto" w:fill="FFFFFF"/>
                      </w:rPr>
                      <m:t>T</m:t>
                    </m:r>
                  </m:sup>
                </m:sSup>
                <m:ctrlPr>
                  <w:rPr>
                    <w:rFonts w:ascii="Cambria Math" w:hAnsi="Cambria Math"/>
                    <w:i/>
                    <w:shd w:val="clear" w:color="auto" w:fill="FFFFFF"/>
                  </w:rPr>
                </m:ctrlPr>
              </m:e>
            </m:nary>
          </m:e>
        </m:d>
      </m:oMath>
      <w:r w:rsidR="00557BC0">
        <w:rPr>
          <w:rFonts w:hint="eastAsia"/>
          <w:shd w:val="clear" w:color="auto" w:fill="FFFFFF"/>
        </w:rPr>
        <w:t>,</w:t>
      </w:r>
    </w:p>
    <w:p w14:paraId="6BCC8125" w14:textId="6D9FA8FE" w:rsidR="004F5DF7" w:rsidRPr="00910BD1" w:rsidRDefault="00BB5F27" w:rsidP="00910BD1">
      <w:pPr>
        <w:pStyle w:val="Text"/>
        <w:ind w:firstLine="0"/>
        <w:jc w:val="center"/>
        <w:rPr>
          <w:shd w:val="clear" w:color="auto" w:fill="FFFFFF"/>
          <w:lang w:eastAsia="zh-CN"/>
        </w:rPr>
      </w:pPr>
      <m:oMathPara>
        <m:oMathParaPr>
          <m:jc m:val="left"/>
        </m:oMathParaPr>
        <m:oMath>
          <m:f>
            <m:fPr>
              <m:ctrlPr>
                <w:rPr>
                  <w:rFonts w:ascii="Cambria Math" w:hAnsi="Cambria Math"/>
                  <w:i/>
                  <w:shd w:val="clear" w:color="auto" w:fill="FFFFFF"/>
                  <w:lang w:eastAsia="zh-CN"/>
                </w:rPr>
              </m:ctrlPr>
            </m:fPr>
            <m:num>
              <m:r>
                <w:rPr>
                  <w:rFonts w:ascii="Cambria Math" w:hAnsi="Cambria Math"/>
                  <w:shd w:val="clear" w:color="auto" w:fill="FFFFFF"/>
                </w:rPr>
                <m:t>∂</m:t>
              </m:r>
              <m:r>
                <m:rPr>
                  <m:sty m:val="p"/>
                </m:rPr>
                <w:rPr>
                  <w:rFonts w:ascii="Cambria Math" w:hAnsi="Cambria Math"/>
                  <w:shd w:val="clear" w:color="auto" w:fill="FFFFFF"/>
                  <w:lang w:eastAsia="zh-CN"/>
                </w:rPr>
                <m:t>Q</m:t>
              </m:r>
              <m:d>
                <m:dPr>
                  <m:ctrlPr>
                    <w:rPr>
                      <w:rFonts w:ascii="Cambria Math" w:hAnsi="Cambria Math"/>
                      <w:shd w:val="clear" w:color="auto" w:fill="FFFFFF"/>
                      <w:lang w:eastAsia="zh-CN"/>
                    </w:rPr>
                  </m:ctrlPr>
                </m:dPr>
                <m:e>
                  <m:r>
                    <m:rPr>
                      <m:sty m:val="b"/>
                    </m:rPr>
                    <w:rPr>
                      <w:rFonts w:ascii="Cambria Math" w:hAnsi="Cambria Math" w:hint="eastAsia"/>
                      <w:shd w:val="clear" w:color="auto" w:fill="FFFFFF"/>
                      <w:lang w:eastAsia="zh-CN"/>
                    </w:rPr>
                    <m:t>Θ</m:t>
                  </m:r>
                  <m:r>
                    <m:rPr>
                      <m:sty m:val="p"/>
                    </m:rPr>
                    <w:rPr>
                      <w:rFonts w:ascii="Cambria Math" w:hAnsi="Cambria Math"/>
                      <w:shd w:val="clear" w:color="auto" w:fill="FFFFFF"/>
                      <w:lang w:eastAsia="zh-CN"/>
                    </w:rPr>
                    <m:t>,</m:t>
                  </m:r>
                  <m:sSup>
                    <m:sSupPr>
                      <m:ctrlPr>
                        <w:rPr>
                          <w:rFonts w:ascii="Cambria Math" w:hAnsi="Cambria Math"/>
                          <w:shd w:val="clear" w:color="auto" w:fill="FFFFFF"/>
                          <w:lang w:eastAsia="zh-CN"/>
                        </w:rPr>
                      </m:ctrlPr>
                    </m:sSupPr>
                    <m:e>
                      <m:r>
                        <m:rPr>
                          <m:sty m:val="b"/>
                        </m:rPr>
                        <w:rPr>
                          <w:rFonts w:ascii="Cambria Math" w:hAnsi="Cambria Math" w:hint="eastAsia"/>
                          <w:shd w:val="clear" w:color="auto" w:fill="FFFFFF"/>
                          <w:lang w:eastAsia="zh-CN"/>
                        </w:rPr>
                        <m:t>Θ</m:t>
                      </m:r>
                    </m:e>
                    <m:sup>
                      <m:d>
                        <m:dPr>
                          <m:ctrlPr>
                            <w:rPr>
                              <w:rFonts w:ascii="Cambria Math" w:hAnsi="Cambria Math"/>
                              <w:shd w:val="clear" w:color="auto" w:fill="FFFFFF"/>
                              <w:lang w:eastAsia="zh-CN"/>
                            </w:rPr>
                          </m:ctrlPr>
                        </m:dPr>
                        <m:e>
                          <m:r>
                            <w:rPr>
                              <w:rFonts w:ascii="Cambria Math" w:hAnsi="Cambria Math"/>
                              <w:shd w:val="clear" w:color="auto" w:fill="FFFFFF"/>
                            </w:rPr>
                            <m:t>j</m:t>
                          </m:r>
                        </m:e>
                      </m:d>
                    </m:sup>
                  </m:sSup>
                </m:e>
              </m:d>
            </m:num>
            <m:den>
              <m:r>
                <w:rPr>
                  <w:rFonts w:ascii="Cambria Math" w:hAnsi="Cambria Math"/>
                  <w:shd w:val="clear" w:color="auto" w:fill="FFFFFF"/>
                </w:rPr>
                <m:t>∂</m:t>
              </m:r>
              <m:sSup>
                <m:sSupPr>
                  <m:ctrlPr>
                    <w:rPr>
                      <w:rFonts w:ascii="Cambria Math" w:hAnsi="Cambria Math"/>
                      <w:shd w:val="clear" w:color="auto" w:fill="FFFFFF"/>
                    </w:rPr>
                  </m:ctrlPr>
                </m:sSupPr>
                <m:e>
                  <m:r>
                    <w:rPr>
                      <w:rFonts w:ascii="Cambria Math" w:hAnsi="Cambria Math"/>
                      <w:shd w:val="clear" w:color="auto" w:fill="FFFFFF"/>
                    </w:rPr>
                    <m:t>σ</m:t>
                  </m:r>
                </m:e>
                <m:sup>
                  <m:r>
                    <m:rPr>
                      <m:sty m:val="p"/>
                    </m:rPr>
                    <w:rPr>
                      <w:rFonts w:ascii="Cambria Math" w:hAnsi="Cambria Math"/>
                      <w:shd w:val="clear" w:color="auto" w:fill="FFFFFF"/>
                    </w:rPr>
                    <m:t>2</m:t>
                  </m:r>
                </m:sup>
              </m:sSup>
            </m:den>
          </m:f>
          <m:r>
            <w:rPr>
              <w:rFonts w:ascii="Cambria Math" w:hAnsi="Cambria Math"/>
              <w:shd w:val="clear" w:color="auto" w:fill="FFFFFF"/>
              <w:lang w:eastAsia="zh-CN"/>
            </w:rPr>
            <m:t xml:space="preserve">=0    </m:t>
          </m:r>
          <m:r>
            <m:rPr>
              <m:sty m:val="p"/>
            </m:rPr>
            <w:rPr>
              <w:rFonts w:ascii="Cambria Math" w:hAnsi="Cambria Math"/>
              <w:shd w:val="clear" w:color="auto" w:fill="FFFFFF"/>
              <w:lang w:eastAsia="zh-CN"/>
            </w:rPr>
            <m:t xml:space="preserve">⇒  </m:t>
          </m:r>
        </m:oMath>
      </m:oMathPara>
    </w:p>
    <w:p w14:paraId="1F83693F" w14:textId="46AF35D1" w:rsidR="004F5DF7" w:rsidRPr="000B4378" w:rsidRDefault="00BB5F27" w:rsidP="00910BD1">
      <w:pPr>
        <w:pStyle w:val="Text"/>
        <w:ind w:firstLine="0"/>
        <w:jc w:val="right"/>
        <w:rPr>
          <w:shd w:val="clear" w:color="auto" w:fill="FFFFFF"/>
          <w:lang w:eastAsia="zh-CN"/>
        </w:rPr>
      </w:pPr>
      <m:oMath>
        <m:sSup>
          <m:sSupPr>
            <m:ctrlPr>
              <w:rPr>
                <w:rFonts w:ascii="Cambria Math" w:hAnsi="Cambria Math"/>
                <w:shd w:val="clear" w:color="auto" w:fill="FFFFFF"/>
                <w:lang w:eastAsia="zh-CN"/>
              </w:rPr>
            </m:ctrlPr>
          </m:sSupPr>
          <m:e>
            <m:sSup>
              <m:sSupPr>
                <m:ctrlPr>
                  <w:rPr>
                    <w:rFonts w:ascii="Cambria Math" w:hAnsi="Cambria Math"/>
                    <w:shd w:val="clear" w:color="auto" w:fill="FFFFFF"/>
                    <w:lang w:eastAsia="zh-CN"/>
                  </w:rPr>
                </m:ctrlPr>
              </m:sSupPr>
              <m:e>
                <m:r>
                  <w:rPr>
                    <w:rFonts w:ascii="Cambria Math" w:hAnsi="Cambria Math"/>
                    <w:shd w:val="clear" w:color="auto" w:fill="FFFFFF"/>
                    <w:lang w:eastAsia="zh-CN"/>
                  </w:rPr>
                  <m:t>σ</m:t>
                </m:r>
              </m:e>
              <m:sup>
                <m:r>
                  <m:rPr>
                    <m:sty m:val="p"/>
                  </m:rPr>
                  <w:rPr>
                    <w:rFonts w:ascii="Cambria Math" w:hAnsi="Cambria Math"/>
                    <w:shd w:val="clear" w:color="auto" w:fill="FFFFFF"/>
                    <w:lang w:eastAsia="zh-CN"/>
                  </w:rPr>
                  <m:t>2</m:t>
                </m:r>
              </m:sup>
            </m:sSup>
            <m:ctrlPr>
              <w:rPr>
                <w:rFonts w:ascii="Cambria Math" w:hAnsi="Cambria Math"/>
                <w:i/>
                <w:shd w:val="clear" w:color="auto" w:fill="FFFFFF"/>
                <w:lang w:eastAsia="zh-CN"/>
              </w:rPr>
            </m:ctrlPr>
          </m:e>
          <m:sup>
            <m:d>
              <m:dPr>
                <m:ctrlPr>
                  <w:rPr>
                    <w:rFonts w:ascii="Cambria Math" w:hAnsi="Cambria Math"/>
                    <w:shd w:val="clear" w:color="auto" w:fill="FFFFFF"/>
                    <w:lang w:eastAsia="zh-CN"/>
                  </w:rPr>
                </m:ctrlPr>
              </m:dPr>
              <m:e>
                <m:r>
                  <w:rPr>
                    <w:rFonts w:ascii="Cambria Math" w:hAnsi="Cambria Math"/>
                    <w:shd w:val="clear" w:color="auto" w:fill="FFFFFF"/>
                  </w:rPr>
                  <m:t>j</m:t>
                </m:r>
                <m:r>
                  <m:rPr>
                    <m:sty m:val="p"/>
                  </m:rPr>
                  <w:rPr>
                    <w:rFonts w:ascii="Cambria Math" w:hAnsi="Cambria Math"/>
                    <w:shd w:val="clear" w:color="auto" w:fill="FFFFFF"/>
                    <w:lang w:eastAsia="zh-CN"/>
                  </w:rPr>
                  <m:t>+1</m:t>
                </m:r>
              </m:e>
            </m:d>
          </m:sup>
        </m:sSup>
        <m:r>
          <m:rPr>
            <m:sty m:val="p"/>
          </m:rPr>
          <w:rPr>
            <w:rFonts w:ascii="Cambria Math" w:hAnsi="Cambria Math"/>
            <w:shd w:val="clear" w:color="auto" w:fill="FFFFFF"/>
            <w:lang w:eastAsia="zh-CN"/>
          </w:rPr>
          <m:t>=</m:t>
        </m:r>
        <m:f>
          <m:fPr>
            <m:ctrlPr>
              <w:rPr>
                <w:rFonts w:ascii="Cambria Math" w:hAnsi="Cambria Math"/>
                <w:shd w:val="clear" w:color="auto" w:fill="FFFFFF"/>
                <w:lang w:eastAsia="zh-CN"/>
              </w:rPr>
            </m:ctrlPr>
          </m:fPr>
          <m:num>
            <m:r>
              <m:rPr>
                <m:sty m:val="p"/>
              </m:rPr>
              <w:rPr>
                <w:rFonts w:ascii="Cambria Math" w:hAnsi="Cambria Math"/>
                <w:shd w:val="clear" w:color="auto" w:fill="FFFFFF"/>
                <w:lang w:eastAsia="zh-CN"/>
              </w:rPr>
              <m:t>1</m:t>
            </m:r>
          </m:num>
          <m:den>
            <m:nary>
              <m:naryPr>
                <m:chr m:val="∑"/>
                <m:supHide m:val="1"/>
                <m:ctrlPr>
                  <w:rPr>
                    <w:rFonts w:ascii="Cambria Math" w:hAnsi="Cambria Math"/>
                    <w:shd w:val="clear" w:color="auto" w:fill="FFFFFF"/>
                    <w:lang w:eastAsia="zh-CN"/>
                  </w:rPr>
                </m:ctrlPr>
              </m:naryPr>
              <m:sub>
                <m:r>
                  <w:rPr>
                    <w:rFonts w:ascii="Cambria Math" w:hAnsi="Cambria Math"/>
                    <w:shd w:val="clear" w:color="auto" w:fill="FFFFFF"/>
                    <w:lang w:eastAsia="zh-CN"/>
                  </w:rPr>
                  <m:t>l</m:t>
                </m:r>
              </m:sub>
              <m:sup/>
              <m:e>
                <m:sSub>
                  <m:sSubPr>
                    <m:ctrlPr>
                      <w:rPr>
                        <w:rFonts w:ascii="Cambria Math" w:hAnsi="Cambria Math"/>
                        <w:shd w:val="clear" w:color="auto" w:fill="FFFFFF"/>
                        <w:lang w:eastAsia="zh-CN"/>
                      </w:rPr>
                    </m:ctrlPr>
                  </m:sSubPr>
                  <m:e>
                    <m:r>
                      <w:rPr>
                        <w:rFonts w:ascii="Cambria Math" w:hAnsi="Cambria Math"/>
                        <w:shd w:val="clear" w:color="auto" w:fill="FFFFFF"/>
                        <w:lang w:eastAsia="zh-CN"/>
                      </w:rPr>
                      <m:t>n</m:t>
                    </m:r>
                  </m:e>
                  <m:sub>
                    <m:r>
                      <w:rPr>
                        <w:rFonts w:ascii="Cambria Math" w:hAnsi="Cambria Math"/>
                        <w:shd w:val="clear" w:color="auto" w:fill="FFFFFF"/>
                        <w:lang w:eastAsia="zh-CN"/>
                      </w:rPr>
                      <m:t>l</m:t>
                    </m:r>
                  </m:sub>
                </m:sSub>
              </m:e>
            </m:nary>
          </m:den>
        </m:f>
        <m:nary>
          <m:naryPr>
            <m:chr m:val="∑"/>
            <m:supHide m:val="1"/>
            <m:ctrlPr>
              <w:rPr>
                <w:rFonts w:ascii="Cambria Math" w:hAnsi="Cambria Math"/>
                <w:shd w:val="clear" w:color="auto" w:fill="FFFFFF"/>
                <w:lang w:eastAsia="zh-CN"/>
              </w:rPr>
            </m:ctrlPr>
          </m:naryPr>
          <m:sub>
            <m:r>
              <w:rPr>
                <w:rFonts w:ascii="Cambria Math" w:hAnsi="Cambria Math"/>
                <w:shd w:val="clear" w:color="auto" w:fill="FFFFFF"/>
                <w:lang w:eastAsia="zh-CN"/>
              </w:rPr>
              <m:t>l</m:t>
            </m:r>
          </m:sub>
          <m:sup/>
          <m:e>
            <m:d>
              <m:dPr>
                <m:ctrlPr>
                  <w:rPr>
                    <w:rFonts w:ascii="Cambria Math" w:hAnsi="Cambria Math"/>
                    <w:shd w:val="clear" w:color="auto" w:fill="FFFFFF"/>
                    <w:lang w:eastAsia="zh-CN"/>
                  </w:rPr>
                </m:ctrlPr>
              </m:dPr>
              <m:e>
                <m:sSup>
                  <m:sSupPr>
                    <m:ctrlPr>
                      <w:rPr>
                        <w:rFonts w:ascii="Cambria Math" w:hAnsi="Cambria Math"/>
                        <w:shd w:val="clear" w:color="auto" w:fill="FFFFFF"/>
                        <w:lang w:eastAsia="zh-CN"/>
                      </w:rPr>
                    </m:ctrlPr>
                  </m:sSupPr>
                  <m:e>
                    <m:d>
                      <m:dPr>
                        <m:begChr m:val="|"/>
                        <m:endChr m:val="|"/>
                        <m:ctrlPr>
                          <w:rPr>
                            <w:rFonts w:ascii="Cambria Math" w:hAnsi="Cambria Math"/>
                            <w:i/>
                            <w:shd w:val="clear" w:color="auto" w:fill="FFFFFF"/>
                            <w:lang w:eastAsia="zh-CN"/>
                          </w:rPr>
                        </m:ctrlPr>
                      </m:dPr>
                      <m:e>
                        <m:sSub>
                          <m:sSubPr>
                            <m:ctrlPr>
                              <w:rPr>
                                <w:rFonts w:ascii="Cambria Math" w:hAnsi="Cambria Math"/>
                                <w:b/>
                                <w:i/>
                                <w:shd w:val="clear" w:color="auto" w:fill="FFFFFF"/>
                              </w:rPr>
                            </m:ctrlPr>
                          </m:sSubPr>
                          <m:e>
                            <m:r>
                              <m:rPr>
                                <m:sty m:val="b"/>
                              </m:rPr>
                              <w:rPr>
                                <w:rFonts w:ascii="Cambria Math" w:hAnsi="Cambria Math"/>
                                <w:shd w:val="clear" w:color="auto" w:fill="FFFFFF"/>
                              </w:rPr>
                              <m:t>x</m:t>
                            </m:r>
                          </m:e>
                          <m:sub>
                            <m:r>
                              <w:rPr>
                                <w:rFonts w:ascii="Cambria Math" w:hAnsi="Cambria Math"/>
                                <w:shd w:val="clear" w:color="auto" w:fill="FFFFFF"/>
                              </w:rPr>
                              <m:t>l</m:t>
                            </m:r>
                          </m:sub>
                        </m:sSub>
                        <m:sSup>
                          <m:sSupPr>
                            <m:ctrlPr>
                              <w:rPr>
                                <w:rFonts w:ascii="Cambria Math" w:hAnsi="Cambria Math"/>
                                <w:i/>
                                <w:shd w:val="clear" w:color="auto" w:fill="FFFFFF"/>
                              </w:rPr>
                            </m:ctrlPr>
                          </m:sSupPr>
                          <m:e>
                            <m:r>
                              <m:rPr>
                                <m:sty m:val="b"/>
                              </m:rPr>
                              <w:rPr>
                                <w:rFonts w:ascii="Cambria Math" w:hAnsi="Cambria Math"/>
                                <w:shd w:val="clear" w:color="auto" w:fill="FFFFFF"/>
                              </w:rPr>
                              <m:t>w</m:t>
                            </m:r>
                          </m:e>
                          <m:sup>
                            <m:d>
                              <m:dPr>
                                <m:ctrlPr>
                                  <w:rPr>
                                    <w:rFonts w:ascii="Cambria Math" w:hAnsi="Cambria Math"/>
                                    <w:i/>
                                    <w:shd w:val="clear" w:color="auto" w:fill="FFFFFF"/>
                                  </w:rPr>
                                </m:ctrlPr>
                              </m:dPr>
                              <m:e>
                                <m:r>
                                  <w:rPr>
                                    <w:rFonts w:ascii="Cambria Math" w:hAnsi="Cambria Math"/>
                                    <w:shd w:val="clear" w:color="auto" w:fill="FFFFFF"/>
                                  </w:rPr>
                                  <m:t>j</m:t>
                                </m:r>
                              </m:e>
                            </m:d>
                          </m:sup>
                        </m:sSup>
                        <m:r>
                          <m:rPr>
                            <m:sty m:val="p"/>
                          </m:rPr>
                          <w:rPr>
                            <w:rFonts w:ascii="Cambria Math" w:hAnsi="Cambria Math"/>
                            <w:shd w:val="clear" w:color="auto" w:fill="FFFFFF"/>
                            <w:lang w:eastAsia="zh-CN"/>
                          </w:rPr>
                          <m:t>-</m:t>
                        </m:r>
                        <m:sSub>
                          <m:sSubPr>
                            <m:ctrlPr>
                              <w:rPr>
                                <w:rFonts w:ascii="Cambria Math" w:hAnsi="Cambria Math"/>
                                <w:bCs/>
                                <w:i/>
                                <w:iCs/>
                                <w:shd w:val="clear" w:color="auto" w:fill="FFFFFF"/>
                                <w:lang w:eastAsia="zh-CN"/>
                              </w:rPr>
                            </m:ctrlPr>
                          </m:sSubPr>
                          <m:e>
                            <m:r>
                              <m:rPr>
                                <m:sty m:val="b"/>
                              </m:rPr>
                              <w:rPr>
                                <w:rFonts w:ascii="Cambria Math" w:hAnsi="Cambria Math"/>
                                <w:shd w:val="clear" w:color="auto" w:fill="FFFFFF"/>
                                <w:lang w:eastAsia="zh-CN"/>
                              </w:rPr>
                              <m:t>Φ</m:t>
                            </m:r>
                          </m:e>
                          <m:sub>
                            <m:r>
                              <w:rPr>
                                <w:rFonts w:ascii="Cambria Math" w:hAnsi="Cambria Math"/>
                                <w:shd w:val="clear" w:color="auto" w:fill="FFFFFF"/>
                                <w:lang w:eastAsia="zh-CN"/>
                              </w:rPr>
                              <m:t>l</m:t>
                            </m:r>
                          </m:sub>
                        </m:sSub>
                        <m:sSub>
                          <m:sSubPr>
                            <m:ctrlPr>
                              <w:rPr>
                                <w:rFonts w:ascii="Cambria Math" w:hAnsi="Cambria Math"/>
                                <w:i/>
                                <w:iCs/>
                              </w:rPr>
                            </m:ctrlPr>
                          </m:sSubPr>
                          <m:e>
                            <m:acc>
                              <m:accPr>
                                <m:ctrlPr>
                                  <w:rPr>
                                    <w:rFonts w:ascii="Cambria Math" w:hAnsi="Cambria Math"/>
                                  </w:rPr>
                                </m:ctrlPr>
                              </m:accPr>
                              <m:e>
                                <m:r>
                                  <m:rPr>
                                    <m:sty m:val="b"/>
                                  </m:rPr>
                                  <w:rPr>
                                    <w:rFonts w:ascii="Cambria Math" w:hAnsi="Cambria Math"/>
                                  </w:rPr>
                                  <m:t>Γ</m:t>
                                </m:r>
                              </m:e>
                            </m:acc>
                          </m:e>
                          <m:sub>
                            <m:r>
                              <w:rPr>
                                <w:rFonts w:ascii="Cambria Math" w:hAnsi="Cambria Math"/>
                              </w:rPr>
                              <m:t>l</m:t>
                            </m:r>
                          </m:sub>
                        </m:sSub>
                        <m:ctrlPr>
                          <w:rPr>
                            <w:rFonts w:ascii="Cambria Math" w:hAnsi="Cambria Math"/>
                            <w:shd w:val="clear" w:color="auto" w:fill="FFFFFF"/>
                            <w:lang w:eastAsia="zh-CN"/>
                          </w:rPr>
                        </m:ctrlPr>
                      </m:e>
                    </m:d>
                  </m:e>
                  <m:sup>
                    <m:r>
                      <m:rPr>
                        <m:sty m:val="p"/>
                      </m:rPr>
                      <w:rPr>
                        <w:rFonts w:ascii="Cambria Math" w:hAnsi="Cambria Math"/>
                        <w:shd w:val="clear" w:color="auto" w:fill="FFFFFF"/>
                        <w:lang w:eastAsia="zh-CN"/>
                      </w:rPr>
                      <m:t>2</m:t>
                    </m:r>
                  </m:sup>
                </m:sSup>
                <m:r>
                  <m:rPr>
                    <m:sty m:val="p"/>
                  </m:rPr>
                  <w:rPr>
                    <w:rFonts w:ascii="Cambria Math" w:hAnsi="Cambria Math"/>
                    <w:shd w:val="clear" w:color="auto" w:fill="FFFFFF"/>
                    <w:lang w:eastAsia="zh-CN"/>
                  </w:rPr>
                  <m:t>+</m:t>
                </m:r>
                <m:r>
                  <m:rPr>
                    <m:nor/>
                  </m:rPr>
                  <w:rPr>
                    <w:rFonts w:ascii="Cambria Math" w:hAnsi="Cambria Math"/>
                    <w:shd w:val="clear" w:color="auto" w:fill="FFFFFF"/>
                    <w:lang w:eastAsia="zh-CN"/>
                  </w:rPr>
                  <m:t>Tr</m:t>
                </m:r>
                <m:d>
                  <m:dPr>
                    <m:ctrlPr>
                      <w:rPr>
                        <w:rFonts w:ascii="Cambria Math" w:hAnsi="Cambria Math"/>
                        <w:shd w:val="clear" w:color="auto" w:fill="FFFFFF"/>
                        <w:lang w:eastAsia="zh-CN"/>
                      </w:rPr>
                    </m:ctrlPr>
                  </m:dPr>
                  <m:e>
                    <m:sSub>
                      <m:sSubPr>
                        <m:ctrlPr>
                          <w:rPr>
                            <w:rFonts w:ascii="Cambria Math" w:hAnsi="Cambria Math"/>
                            <w:shd w:val="clear" w:color="auto" w:fill="FFFFFF"/>
                            <w:lang w:eastAsia="zh-CN"/>
                          </w:rPr>
                        </m:ctrlPr>
                      </m:sSubPr>
                      <m:e>
                        <m:r>
                          <m:rPr>
                            <m:sty m:val="b"/>
                          </m:rPr>
                          <w:rPr>
                            <w:rFonts w:ascii="Cambria Math" w:hAnsi="Cambria Math"/>
                            <w:shd w:val="clear" w:color="auto" w:fill="FFFFFF"/>
                            <w:lang w:eastAsia="zh-CN"/>
                          </w:rPr>
                          <m:t>Φ</m:t>
                        </m:r>
                      </m:e>
                      <m:sub>
                        <m:r>
                          <w:rPr>
                            <w:rFonts w:ascii="Cambria Math" w:hAnsi="Cambria Math"/>
                            <w:shd w:val="clear" w:color="auto" w:fill="FFFFFF"/>
                            <w:lang w:eastAsia="zh-CN"/>
                          </w:rPr>
                          <m:t>l</m:t>
                        </m:r>
                      </m:sub>
                    </m:sSub>
                    <m:sSub>
                      <m:sSubPr>
                        <m:ctrlPr>
                          <w:rPr>
                            <w:rFonts w:ascii="Cambria Math" w:hAnsi="Cambria Math"/>
                            <w:i/>
                          </w:rPr>
                        </m:ctrlPr>
                      </m:sSubPr>
                      <m:e>
                        <m:acc>
                          <m:accPr>
                            <m:ctrlPr>
                              <w:rPr>
                                <w:rFonts w:ascii="Cambria Math" w:hAnsi="Cambria Math"/>
                              </w:rPr>
                            </m:ctrlPr>
                          </m:accPr>
                          <m:e>
                            <m:r>
                              <m:rPr>
                                <m:sty m:val="b"/>
                              </m:rPr>
                              <w:rPr>
                                <w:rFonts w:ascii="Cambria Math" w:hAnsi="Cambria Math"/>
                              </w:rPr>
                              <m:t>C</m:t>
                            </m:r>
                          </m:e>
                        </m:acc>
                      </m:e>
                      <m: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sub>
                    </m:sSub>
                    <m:sSubSup>
                      <m:sSubSupPr>
                        <m:ctrlPr>
                          <w:rPr>
                            <w:rFonts w:ascii="Cambria Math" w:hAnsi="Cambria Math"/>
                            <w:shd w:val="clear" w:color="auto" w:fill="FFFFFF"/>
                            <w:lang w:eastAsia="zh-CN"/>
                          </w:rPr>
                        </m:ctrlPr>
                      </m:sSubSupPr>
                      <m:e>
                        <m:r>
                          <m:rPr>
                            <m:sty m:val="b"/>
                          </m:rPr>
                          <w:rPr>
                            <w:rFonts w:ascii="Cambria Math" w:hAnsi="Cambria Math"/>
                            <w:shd w:val="clear" w:color="auto" w:fill="FFFFFF"/>
                            <w:lang w:eastAsia="zh-CN"/>
                          </w:rPr>
                          <m:t>Φ</m:t>
                        </m:r>
                      </m:e>
                      <m:sub>
                        <m:r>
                          <w:rPr>
                            <w:rFonts w:ascii="Cambria Math" w:hAnsi="Cambria Math"/>
                            <w:shd w:val="clear" w:color="auto" w:fill="FFFFFF"/>
                            <w:lang w:eastAsia="zh-CN"/>
                          </w:rPr>
                          <m:t>l</m:t>
                        </m:r>
                      </m:sub>
                      <m:sup>
                        <m:r>
                          <m:rPr>
                            <m:sty m:val="p"/>
                          </m:rPr>
                          <w:rPr>
                            <w:rFonts w:ascii="Cambria Math" w:hAnsi="Cambria Math"/>
                            <w:shd w:val="clear" w:color="auto" w:fill="FFFFFF"/>
                            <w:lang w:eastAsia="zh-CN"/>
                          </w:rPr>
                          <m:t>T</m:t>
                        </m:r>
                      </m:sup>
                    </m:sSubSup>
                  </m:e>
                </m:d>
              </m:e>
            </m:d>
          </m:e>
        </m:nary>
      </m:oMath>
      <w:r w:rsidR="00E164BD" w:rsidRPr="000B4378">
        <w:rPr>
          <w:rFonts w:hint="eastAsia"/>
          <w:shd w:val="clear" w:color="auto" w:fill="FFFFFF"/>
          <w:lang w:eastAsia="zh-CN"/>
        </w:rPr>
        <w:t>.</w:t>
      </w:r>
      <w:r w:rsidR="00547B78" w:rsidRPr="000B4378">
        <w:rPr>
          <w:rFonts w:hint="eastAsia"/>
          <w:shd w:val="clear" w:color="auto" w:fill="FFFFFF"/>
          <w:lang w:eastAsia="zh-CN"/>
        </w:rPr>
        <w:t xml:space="preserve"> (</w:t>
      </w:r>
      <w:r w:rsidR="00547B78" w:rsidRPr="000B4378">
        <w:rPr>
          <w:shd w:val="clear" w:color="auto" w:fill="FFFFFF"/>
          <w:lang w:eastAsia="zh-CN"/>
        </w:rPr>
        <w:t>1</w:t>
      </w:r>
      <w:r w:rsidR="00757C65">
        <w:rPr>
          <w:shd w:val="clear" w:color="auto" w:fill="FFFFFF"/>
          <w:lang w:eastAsia="zh-CN"/>
        </w:rPr>
        <w:t>4</w:t>
      </w:r>
      <w:r w:rsidR="00547B78" w:rsidRPr="000B4378">
        <w:rPr>
          <w:shd w:val="clear" w:color="auto" w:fill="FFFFFF"/>
          <w:lang w:eastAsia="zh-CN"/>
        </w:rPr>
        <w:t>)</w:t>
      </w:r>
    </w:p>
    <w:p w14:paraId="137E700A" w14:textId="77777777" w:rsidR="00FF127B" w:rsidRPr="000B4378" w:rsidRDefault="00FF127B">
      <w:pPr>
        <w:pStyle w:val="Text"/>
        <w:ind w:firstLineChars="100" w:firstLine="200"/>
        <w:rPr>
          <w:lang w:eastAsia="zh-CN"/>
        </w:rPr>
      </w:pPr>
    </w:p>
    <w:p w14:paraId="4070E731" w14:textId="542D666C" w:rsidR="00D1118C" w:rsidRDefault="00801E47" w:rsidP="00D1118C">
      <w:pPr>
        <w:ind w:firstLineChars="100" w:firstLine="200"/>
        <w:jc w:val="both"/>
        <w:rPr>
          <w:sz w:val="20"/>
          <w:szCs w:val="20"/>
        </w:rPr>
      </w:pPr>
      <w:r w:rsidRPr="00A973BD">
        <w:rPr>
          <w:sz w:val="20"/>
          <w:szCs w:val="20"/>
          <w:lang w:eastAsia="en-US"/>
        </w:rPr>
        <w:t xml:space="preserve">We repeat </w:t>
      </w:r>
      <w:r w:rsidR="002A2B2C" w:rsidRPr="00A973BD">
        <w:rPr>
          <w:sz w:val="20"/>
          <w:szCs w:val="20"/>
          <w:lang w:eastAsia="en-US"/>
        </w:rPr>
        <w:t xml:space="preserve">the above procedures </w:t>
      </w:r>
      <w:r w:rsidRPr="00A973BD">
        <w:rPr>
          <w:sz w:val="20"/>
          <w:szCs w:val="20"/>
          <w:lang w:eastAsia="en-US"/>
        </w:rPr>
        <w:t xml:space="preserve">to </w:t>
      </w:r>
      <w:r w:rsidR="002A2B2C" w:rsidRPr="00A973BD">
        <w:rPr>
          <w:sz w:val="20"/>
          <w:szCs w:val="20"/>
          <w:lang w:eastAsia="en-US"/>
        </w:rPr>
        <w:t>update</w:t>
      </w:r>
      <w:r w:rsidRPr="00A973BD">
        <w:rPr>
          <w:sz w:val="20"/>
          <w:szCs w:val="20"/>
          <w:lang w:eastAsia="en-US"/>
        </w:rPr>
        <w:t xml:space="preserve"> the model parameters until convergence is achieved. </w:t>
      </w:r>
      <w:r w:rsidR="00066397" w:rsidRPr="00A973BD">
        <w:rPr>
          <w:sz w:val="20"/>
          <w:szCs w:val="20"/>
          <w:lang w:eastAsia="en-US"/>
        </w:rPr>
        <w:t xml:space="preserve">The convergence condition is </w:t>
      </w:r>
      <w:bookmarkStart w:id="31" w:name="_Hlk93429021"/>
      <w:bookmarkStart w:id="32" w:name="_Hlk93425640"/>
      <m:oMath>
        <m:r>
          <w:rPr>
            <w:rFonts w:ascii="Cambria Math" w:hAnsi="Cambria Math"/>
            <w:sz w:val="20"/>
            <w:szCs w:val="20"/>
            <w:lang w:eastAsia="en-US"/>
          </w:rPr>
          <m:t>RMS</m:t>
        </m:r>
        <m:sSub>
          <m:sSubPr>
            <m:ctrlPr>
              <w:rPr>
                <w:rFonts w:ascii="Cambria Math" w:hAnsi="Cambria Math"/>
                <w:sz w:val="20"/>
                <w:szCs w:val="20"/>
                <w:lang w:eastAsia="en-US"/>
              </w:rPr>
            </m:ctrlPr>
          </m:sSubPr>
          <m:e>
            <m:r>
              <w:rPr>
                <w:rFonts w:ascii="Cambria Math" w:hAnsi="Cambria Math"/>
                <w:sz w:val="20"/>
                <w:szCs w:val="20"/>
                <w:lang w:eastAsia="en-US"/>
              </w:rPr>
              <m:t>E</m:t>
            </m:r>
          </m:e>
          <m:sub>
            <m:r>
              <w:rPr>
                <w:rFonts w:ascii="Cambria Math" w:hAnsi="Cambria Math"/>
                <w:sz w:val="20"/>
                <w:szCs w:val="20"/>
                <w:lang w:eastAsia="en-US"/>
              </w:rPr>
              <m:t>j</m:t>
            </m:r>
            <m:r>
              <m:rPr>
                <m:sty m:val="p"/>
              </m:rPr>
              <w:rPr>
                <w:rFonts w:ascii="Cambria Math" w:hAnsi="Cambria Math"/>
                <w:sz w:val="20"/>
                <w:szCs w:val="20"/>
                <w:lang w:eastAsia="en-US"/>
              </w:rPr>
              <m:t>+1</m:t>
            </m:r>
          </m:sub>
        </m:sSub>
        <w:bookmarkEnd w:id="31"/>
        <m:r>
          <m:rPr>
            <m:sty m:val="p"/>
          </m:rPr>
          <w:rPr>
            <w:rFonts w:ascii="Cambria Math" w:hAnsi="Cambria Math"/>
            <w:sz w:val="20"/>
            <w:szCs w:val="20"/>
            <w:lang w:eastAsia="en-US"/>
          </w:rPr>
          <m:t>%&lt;</m:t>
        </m:r>
        <m:r>
          <w:rPr>
            <w:rFonts w:ascii="Cambria Math" w:hAnsi="Cambria Math"/>
            <w:sz w:val="20"/>
            <w:szCs w:val="20"/>
            <w:lang w:eastAsia="en-US"/>
          </w:rPr>
          <m:t>δ</m:t>
        </m:r>
      </m:oMath>
      <w:bookmarkEnd w:id="32"/>
      <w:r w:rsidR="00066397" w:rsidRPr="00676433">
        <w:rPr>
          <w:sz w:val="20"/>
          <w:szCs w:val="20"/>
          <w:lang w:eastAsia="en-US"/>
        </w:rPr>
        <w:t xml:space="preserve">, where </w:t>
      </w:r>
      <m:oMath>
        <m:r>
          <w:rPr>
            <w:rFonts w:ascii="Cambria Math" w:hAnsi="Cambria Math"/>
            <w:sz w:val="20"/>
            <w:szCs w:val="20"/>
            <w:lang w:eastAsia="en-US"/>
          </w:rPr>
          <m:t>RMS</m:t>
        </m:r>
        <m:sSub>
          <m:sSubPr>
            <m:ctrlPr>
              <w:rPr>
                <w:rFonts w:ascii="Cambria Math" w:hAnsi="Cambria Math"/>
                <w:sz w:val="20"/>
                <w:szCs w:val="20"/>
                <w:lang w:eastAsia="en-US"/>
              </w:rPr>
            </m:ctrlPr>
          </m:sSubPr>
          <m:e>
            <m:r>
              <w:rPr>
                <w:rFonts w:ascii="Cambria Math" w:hAnsi="Cambria Math"/>
                <w:sz w:val="20"/>
                <w:szCs w:val="20"/>
                <w:lang w:eastAsia="en-US"/>
              </w:rPr>
              <m:t>E</m:t>
            </m:r>
          </m:e>
          <m:sub>
            <m:r>
              <w:rPr>
                <w:rFonts w:ascii="Cambria Math" w:hAnsi="Cambria Math"/>
                <w:sz w:val="20"/>
                <w:szCs w:val="20"/>
                <w:lang w:eastAsia="en-US"/>
              </w:rPr>
              <m:t>j</m:t>
            </m:r>
            <m:r>
              <m:rPr>
                <m:sty m:val="p"/>
              </m:rPr>
              <w:rPr>
                <w:rFonts w:ascii="Cambria Math" w:hAnsi="Cambria Math"/>
                <w:sz w:val="20"/>
                <w:szCs w:val="20"/>
                <w:lang w:eastAsia="en-US"/>
              </w:rPr>
              <m:t>+1</m:t>
            </m:r>
          </m:sub>
        </m:sSub>
      </m:oMath>
      <w:r w:rsidR="00066397" w:rsidRPr="00676433">
        <w:rPr>
          <w:sz w:val="20"/>
          <w:szCs w:val="20"/>
          <w:lang w:eastAsia="en-US"/>
        </w:rPr>
        <w:t xml:space="preserve"> is the root-mean-square</w:t>
      </w:r>
      <w:r w:rsidR="00077BBB" w:rsidRPr="00676433">
        <w:rPr>
          <w:sz w:val="20"/>
          <w:szCs w:val="20"/>
          <w:lang w:eastAsia="en-US"/>
        </w:rPr>
        <w:t xml:space="preserve"> error</w:t>
      </w:r>
      <w:r w:rsidR="00066397" w:rsidRPr="00676433">
        <w:rPr>
          <w:sz w:val="20"/>
          <w:szCs w:val="20"/>
          <w:lang w:eastAsia="en-US"/>
        </w:rPr>
        <w:t xml:space="preserve"> calculated by comparing </w:t>
      </w:r>
      <m:oMath>
        <m:sSup>
          <m:sSupPr>
            <m:ctrlPr>
              <w:rPr>
                <w:rFonts w:ascii="Cambria Math" w:hAnsi="Cambria Math"/>
                <w:sz w:val="20"/>
                <w:szCs w:val="20"/>
                <w:lang w:eastAsia="en-US"/>
              </w:rPr>
            </m:ctrlPr>
          </m:sSupPr>
          <m:e>
            <m:r>
              <m:rPr>
                <m:sty m:val="b"/>
              </m:rPr>
              <w:rPr>
                <w:rFonts w:ascii="Cambria Math" w:hAnsi="Cambria Math"/>
                <w:sz w:val="20"/>
                <w:szCs w:val="20"/>
                <w:lang w:eastAsia="en-US"/>
              </w:rPr>
              <m:t>Θ</m:t>
            </m:r>
          </m:e>
          <m:sup>
            <m:d>
              <m:dPr>
                <m:ctrlPr>
                  <w:rPr>
                    <w:rFonts w:ascii="Cambria Math" w:hAnsi="Cambria Math"/>
                    <w:sz w:val="20"/>
                    <w:szCs w:val="20"/>
                    <w:lang w:eastAsia="en-US"/>
                  </w:rPr>
                </m:ctrlPr>
              </m:dPr>
              <m:e>
                <m:r>
                  <w:rPr>
                    <w:rFonts w:ascii="Cambria Math" w:hAnsi="Cambria Math"/>
                    <w:sz w:val="20"/>
                    <w:szCs w:val="20"/>
                    <w:lang w:eastAsia="en-US"/>
                  </w:rPr>
                  <m:t>j</m:t>
                </m:r>
                <m:r>
                  <m:rPr>
                    <m:sty m:val="p"/>
                  </m:rPr>
                  <w:rPr>
                    <w:rFonts w:ascii="Cambria Math" w:hAnsi="Cambria Math"/>
                    <w:sz w:val="20"/>
                    <w:szCs w:val="20"/>
                    <w:lang w:eastAsia="en-US"/>
                  </w:rPr>
                  <m:t>+1</m:t>
                </m:r>
              </m:e>
            </m:d>
          </m:sup>
        </m:sSup>
      </m:oMath>
      <w:r w:rsidR="00066397" w:rsidRPr="00676433">
        <w:rPr>
          <w:sz w:val="20"/>
          <w:szCs w:val="20"/>
          <w:lang w:eastAsia="en-US"/>
        </w:rPr>
        <w:t xml:space="preserve"> and </w:t>
      </w:r>
      <m:oMath>
        <m:sSup>
          <m:sSupPr>
            <m:ctrlPr>
              <w:rPr>
                <w:rFonts w:ascii="Cambria Math" w:hAnsi="Cambria Math"/>
                <w:sz w:val="20"/>
                <w:szCs w:val="20"/>
                <w:lang w:eastAsia="en-US"/>
              </w:rPr>
            </m:ctrlPr>
          </m:sSupPr>
          <m:e>
            <m:r>
              <m:rPr>
                <m:sty m:val="b"/>
              </m:rPr>
              <w:rPr>
                <w:rFonts w:ascii="Cambria Math" w:hAnsi="Cambria Math"/>
                <w:sz w:val="20"/>
                <w:szCs w:val="20"/>
                <w:lang w:eastAsia="en-US"/>
              </w:rPr>
              <m:t>Θ</m:t>
            </m:r>
          </m:e>
          <m:sup>
            <m:d>
              <m:dPr>
                <m:ctrlPr>
                  <w:rPr>
                    <w:rFonts w:ascii="Cambria Math" w:hAnsi="Cambria Math"/>
                    <w:sz w:val="20"/>
                    <w:szCs w:val="20"/>
                    <w:lang w:eastAsia="en-US"/>
                  </w:rPr>
                </m:ctrlPr>
              </m:dPr>
              <m:e>
                <m:r>
                  <w:rPr>
                    <w:rFonts w:ascii="Cambria Math" w:hAnsi="Cambria Math"/>
                    <w:sz w:val="20"/>
                    <w:szCs w:val="20"/>
                    <w:lang w:eastAsia="en-US"/>
                  </w:rPr>
                  <m:t>j</m:t>
                </m:r>
              </m:e>
            </m:d>
          </m:sup>
        </m:sSup>
      </m:oMath>
      <w:r w:rsidR="00F272C3" w:rsidRPr="00676433">
        <w:rPr>
          <w:sz w:val="20"/>
          <w:szCs w:val="20"/>
          <w:lang w:eastAsia="en-US"/>
        </w:rPr>
        <w:t>,</w:t>
      </w:r>
      <w:r w:rsidR="00D1118C" w:rsidRPr="00676433">
        <w:rPr>
          <w:sz w:val="20"/>
          <w:szCs w:val="20"/>
          <w:lang w:eastAsia="en-US"/>
        </w:rPr>
        <w:t xml:space="preserve"> and</w:t>
      </w:r>
      <w:r w:rsidR="00F272C3" w:rsidRPr="00676433">
        <w:rPr>
          <w:sz w:val="20"/>
          <w:szCs w:val="20"/>
          <w:lang w:eastAsia="en-US"/>
        </w:rPr>
        <w:t xml:space="preserve"> </w:t>
      </w:r>
      <m:oMath>
        <m:r>
          <w:rPr>
            <w:rFonts w:ascii="Cambria Math" w:hAnsi="Cambria Math"/>
            <w:sz w:val="20"/>
            <w:szCs w:val="20"/>
            <w:lang w:eastAsia="en-US"/>
          </w:rPr>
          <m:t>δ</m:t>
        </m:r>
      </m:oMath>
      <w:r w:rsidR="00F272C3" w:rsidRPr="00676433">
        <w:rPr>
          <w:sz w:val="20"/>
          <w:szCs w:val="20"/>
          <w:lang w:eastAsia="en-US"/>
        </w:rPr>
        <w:t xml:space="preserve"> is the </w:t>
      </w:r>
      <w:r w:rsidR="00077BBB" w:rsidRPr="00676433">
        <w:rPr>
          <w:sz w:val="20"/>
          <w:szCs w:val="20"/>
          <w:lang w:eastAsia="en-US"/>
        </w:rPr>
        <w:t xml:space="preserve">prespecified </w:t>
      </w:r>
      <w:r w:rsidR="002D1B5F" w:rsidRPr="00676433">
        <w:rPr>
          <w:sz w:val="20"/>
          <w:szCs w:val="20"/>
          <w:lang w:eastAsia="en-US"/>
        </w:rPr>
        <w:t>convergence threshold.</w:t>
      </w:r>
      <w:r w:rsidR="003D7A02" w:rsidRPr="00676433">
        <w:rPr>
          <w:sz w:val="20"/>
          <w:szCs w:val="20"/>
          <w:lang w:eastAsia="en-US"/>
        </w:rPr>
        <w:t xml:space="preserve"> </w:t>
      </w:r>
      <w:r w:rsidR="00D1118C" w:rsidRPr="00676433">
        <w:rPr>
          <w:sz w:val="20"/>
          <w:szCs w:val="20"/>
        </w:rPr>
        <w:t>It should be noted that f</w:t>
      </w:r>
      <w:r w:rsidR="00A536F4" w:rsidRPr="00676433">
        <w:rPr>
          <w:sz w:val="20"/>
          <w:szCs w:val="20"/>
        </w:rPr>
        <w:t>or hyperparameters</w:t>
      </w:r>
      <w:r w:rsidR="00A91667" w:rsidRPr="00676433">
        <w:rPr>
          <w:iCs/>
          <w:sz w:val="20"/>
          <w:szCs w:val="20"/>
        </w:rPr>
        <w:t xml:space="preserve"> </w:t>
      </w:r>
      <w:r w:rsidR="00A536F4" w:rsidRPr="00676433">
        <w:rPr>
          <w:iCs/>
          <w:sz w:val="20"/>
          <w:szCs w:val="20"/>
        </w:rPr>
        <w:t>in our</w:t>
      </w:r>
      <w:r w:rsidR="003D7A02" w:rsidRPr="00676433">
        <w:rPr>
          <w:iCs/>
          <w:sz w:val="20"/>
          <w:szCs w:val="20"/>
        </w:rPr>
        <w:t xml:space="preserve"> proposed </w:t>
      </w:r>
      <w:r w:rsidR="009B3C02" w:rsidRPr="00676433">
        <w:rPr>
          <w:iCs/>
          <w:sz w:val="20"/>
          <w:szCs w:val="20"/>
        </w:rPr>
        <w:t>algorithm</w:t>
      </w:r>
      <w:r w:rsidR="00A536F4" w:rsidRPr="00676433">
        <w:rPr>
          <w:iCs/>
          <w:sz w:val="20"/>
          <w:szCs w:val="20"/>
        </w:rPr>
        <w:t xml:space="preserve">, </w:t>
      </w:r>
      <w:r w:rsidR="002D2DDE" w:rsidRPr="00676433">
        <w:rPr>
          <w:sz w:val="20"/>
          <w:szCs w:val="20"/>
        </w:rPr>
        <w:t>we set</w:t>
      </w:r>
      <w:r w:rsidR="00D1118C" w:rsidRPr="00676433">
        <w:rPr>
          <w:sz w:val="20"/>
          <w:szCs w:val="20"/>
        </w:rPr>
        <w:t xml:space="preserve"> the parameters in hyperprior NIW distribution</w:t>
      </w:r>
      <w:r w:rsidR="002D2DDE" w:rsidRPr="00676433">
        <w:rPr>
          <w:sz w:val="20"/>
          <w:szCs w:val="20"/>
        </w:rPr>
        <w:t xml:space="preserve"> </w:t>
      </w:r>
      <m:oMath>
        <m:r>
          <w:rPr>
            <w:rFonts w:ascii="Cambria Math" w:hAnsi="Cambria Math"/>
            <w:sz w:val="20"/>
            <w:szCs w:val="20"/>
          </w:rPr>
          <m:t xml:space="preserve">β=1 </m:t>
        </m:r>
      </m:oMath>
      <w:r w:rsidR="00D1118C" w:rsidRPr="00676433">
        <w:rPr>
          <w:sz w:val="20"/>
          <w:szCs w:val="20"/>
        </w:rPr>
        <w:t xml:space="preserve">and </w:t>
      </w:r>
      <m:oMath>
        <m:r>
          <w:rPr>
            <w:rFonts w:ascii="Cambria Math" w:hAnsi="Cambria Math"/>
            <w:sz w:val="20"/>
            <w:szCs w:val="20"/>
          </w:rPr>
          <m:t>τ=d+1</m:t>
        </m:r>
      </m:oMath>
      <w:r w:rsidR="00676433">
        <w:rPr>
          <w:rFonts w:eastAsiaTheme="minorEastAsia" w:hint="eastAsia"/>
          <w:sz w:val="20"/>
          <w:szCs w:val="20"/>
        </w:rPr>
        <w:t xml:space="preserve"> </w:t>
      </w:r>
      <w:r w:rsidR="00D1118C" w:rsidRPr="00676433">
        <w:rPr>
          <w:sz w:val="20"/>
          <w:szCs w:val="20"/>
        </w:rPr>
        <w:t>f</w:t>
      </w:r>
      <w:r w:rsidR="00676433" w:rsidRPr="00676433">
        <w:rPr>
          <w:sz w:val="20"/>
          <w:szCs w:val="20"/>
        </w:rPr>
        <w:t>ollowing</w:t>
      </w:r>
      <w:r w:rsidR="00226FCC" w:rsidRPr="00676433">
        <w:rPr>
          <w:sz w:val="20"/>
          <w:szCs w:val="20"/>
        </w:rPr>
        <w:t xml:space="preserve"> common settings.</w:t>
      </w:r>
      <w:r w:rsidR="00C315BE" w:rsidRPr="00676433">
        <w:rPr>
          <w:sz w:val="20"/>
          <w:szCs w:val="20"/>
        </w:rPr>
        <w:t xml:space="preserve"> </w:t>
      </w:r>
      <m:oMath>
        <m:sSub>
          <m:sSubPr>
            <m:ctrlPr>
              <w:rPr>
                <w:rFonts w:ascii="Cambria Math" w:hAnsi="Cambria Math"/>
                <w:bCs/>
                <w:iCs/>
                <w:sz w:val="20"/>
                <w:szCs w:val="20"/>
              </w:rPr>
            </m:ctrlPr>
          </m:sSubPr>
          <m:e>
            <m:r>
              <m:rPr>
                <m:sty m:val="b"/>
              </m:rPr>
              <w:rPr>
                <w:rFonts w:ascii="Cambria Math" w:hAnsi="Cambria Math"/>
                <w:sz w:val="20"/>
                <w:szCs w:val="20"/>
              </w:rPr>
              <m:t>μ</m:t>
            </m:r>
          </m:e>
          <m:sub>
            <m:sSub>
              <m:sSubPr>
                <m:ctrlPr>
                  <w:rPr>
                    <w:rFonts w:ascii="Cambria Math" w:hAnsi="Cambria Math"/>
                    <w:bCs/>
                    <w:iCs/>
                    <w:sz w:val="20"/>
                    <w:szCs w:val="20"/>
                  </w:rPr>
                </m:ctrlPr>
              </m:sSubPr>
              <m:e>
                <m:r>
                  <m:rPr>
                    <m:sty m:val="p"/>
                  </m:rPr>
                  <w:rPr>
                    <w:rFonts w:ascii="Cambria Math" w:hAnsi="Cambria Math"/>
                    <w:sz w:val="20"/>
                    <w:szCs w:val="20"/>
                  </w:rPr>
                  <m:t>Γ</m:t>
                </m:r>
              </m:e>
              <m:sub>
                <m:r>
                  <m:rPr>
                    <m:sty m:val="p"/>
                  </m:rPr>
                  <w:rPr>
                    <w:rFonts w:ascii="Cambria Math" w:hAnsi="Cambria Math"/>
                    <w:sz w:val="20"/>
                    <w:szCs w:val="20"/>
                  </w:rPr>
                  <m:t>0</m:t>
                </m:r>
              </m:sub>
            </m:sSub>
          </m:sub>
        </m:sSub>
        <m:r>
          <w:rPr>
            <w:rFonts w:ascii="Cambria Math" w:hAnsi="Cambria Math"/>
            <w:sz w:val="20"/>
            <w:szCs w:val="20"/>
          </w:rPr>
          <m:t xml:space="preserve"> </m:t>
        </m:r>
      </m:oMath>
      <w:r w:rsidR="00C315BE" w:rsidRPr="006F6998">
        <w:rPr>
          <w:sz w:val="20"/>
          <w:szCs w:val="20"/>
        </w:rPr>
        <w:t xml:space="preserve">and </w:t>
      </w:r>
      <m:oMath>
        <m:r>
          <w:rPr>
            <w:rFonts w:ascii="Cambria Math" w:hAnsi="Cambria Math"/>
            <w:sz w:val="20"/>
            <w:szCs w:val="20"/>
          </w:rPr>
          <m:t xml:space="preserve"> </m:t>
        </m:r>
        <m:sSub>
          <m:sSubPr>
            <m:ctrlPr>
              <w:rPr>
                <w:rFonts w:ascii="Cambria Math" w:hAnsi="Cambria Math"/>
                <w:iCs/>
                <w:sz w:val="20"/>
                <w:szCs w:val="20"/>
              </w:rPr>
            </m:ctrlPr>
          </m:sSubPr>
          <m:e>
            <m:r>
              <m:rPr>
                <m:sty m:val="b"/>
              </m:rPr>
              <w:rPr>
                <w:rFonts w:ascii="Cambria Math" w:hAnsi="Cambria Math"/>
                <w:sz w:val="20"/>
                <w:szCs w:val="20"/>
              </w:rPr>
              <m:t>C</m:t>
            </m:r>
          </m:e>
          <m:sub>
            <m:sSub>
              <m:sSubPr>
                <m:ctrlPr>
                  <w:rPr>
                    <w:rFonts w:ascii="Cambria Math" w:hAnsi="Cambria Math"/>
                    <w:iCs/>
                    <w:sz w:val="20"/>
                    <w:szCs w:val="20"/>
                  </w:rPr>
                </m:ctrlPr>
              </m:sSubPr>
              <m:e>
                <m:r>
                  <m:rPr>
                    <m:sty m:val="p"/>
                  </m:rPr>
                  <w:rPr>
                    <w:rFonts w:ascii="Cambria Math" w:hAnsi="Cambria Math"/>
                    <w:sz w:val="20"/>
                    <w:szCs w:val="20"/>
                  </w:rPr>
                  <m:t>Γ</m:t>
                </m:r>
              </m:e>
              <m:sub>
                <m:r>
                  <m:rPr>
                    <m:sty m:val="p"/>
                  </m:rPr>
                  <w:rPr>
                    <w:rFonts w:ascii="Cambria Math" w:hAnsi="Cambria Math"/>
                    <w:sz w:val="20"/>
                    <w:szCs w:val="20"/>
                  </w:rPr>
                  <m:t>0</m:t>
                </m:r>
              </m:sub>
            </m:sSub>
          </m:sub>
        </m:sSub>
      </m:oMath>
      <w:r w:rsidR="00C315BE" w:rsidRPr="006F6998">
        <w:rPr>
          <w:iCs/>
          <w:sz w:val="20"/>
          <w:szCs w:val="20"/>
        </w:rPr>
        <w:t xml:space="preserve"> </w:t>
      </w:r>
      <w:r w:rsidR="008A71C2" w:rsidRPr="006F6998">
        <w:rPr>
          <w:iCs/>
          <w:sz w:val="20"/>
          <w:szCs w:val="20"/>
        </w:rPr>
        <w:t xml:space="preserve">are supposed to </w:t>
      </w:r>
      <w:r w:rsidR="000C566F" w:rsidRPr="006F6998">
        <w:rPr>
          <w:iCs/>
          <w:sz w:val="20"/>
          <w:szCs w:val="20"/>
        </w:rPr>
        <w:t>be consistent with the</w:t>
      </w:r>
      <w:r w:rsidR="009901EB" w:rsidRPr="006F6998">
        <w:rPr>
          <w:iCs/>
          <w:sz w:val="20"/>
          <w:szCs w:val="20"/>
        </w:rPr>
        <w:t xml:space="preserve"> distribution</w:t>
      </w:r>
      <w:r w:rsidR="000C566F" w:rsidRPr="006F6998">
        <w:rPr>
          <w:iCs/>
          <w:sz w:val="20"/>
          <w:szCs w:val="20"/>
        </w:rPr>
        <w:t xml:space="preserve"> </w:t>
      </w:r>
      <w:r w:rsidR="009901EB" w:rsidRPr="006F6998">
        <w:rPr>
          <w:iCs/>
          <w:sz w:val="20"/>
          <w:szCs w:val="20"/>
        </w:rPr>
        <w:t xml:space="preserve">of </w:t>
      </w:r>
      <w:r w:rsidR="000C566F" w:rsidRPr="006F6998">
        <w:rPr>
          <w:iCs/>
          <w:sz w:val="20"/>
          <w:szCs w:val="20"/>
        </w:rPr>
        <w:t>training data</w:t>
      </w:r>
      <w:r w:rsidR="008A71C2" w:rsidRPr="006F6998">
        <w:rPr>
          <w:iCs/>
          <w:sz w:val="20"/>
          <w:szCs w:val="20"/>
        </w:rPr>
        <w:t>, and thus</w:t>
      </w:r>
      <w:r w:rsidR="007B79BF" w:rsidRPr="006F6998">
        <w:rPr>
          <w:iCs/>
          <w:sz w:val="20"/>
          <w:szCs w:val="20"/>
        </w:rPr>
        <w:t xml:space="preserve"> </w:t>
      </w:r>
      <w:r w:rsidR="008A71C2" w:rsidRPr="006F6998">
        <w:rPr>
          <w:iCs/>
          <w:sz w:val="20"/>
          <w:szCs w:val="20"/>
        </w:rPr>
        <w:t xml:space="preserve">we </w:t>
      </w:r>
      <w:r w:rsidR="007B79BF" w:rsidRPr="006F6998">
        <w:rPr>
          <w:iCs/>
          <w:sz w:val="20"/>
          <w:szCs w:val="20"/>
        </w:rPr>
        <w:t>take a batch of data for pre-training</w:t>
      </w:r>
      <w:r w:rsidR="008A71C2" w:rsidRPr="006F6998">
        <w:rPr>
          <w:iCs/>
          <w:sz w:val="20"/>
          <w:szCs w:val="20"/>
        </w:rPr>
        <w:t xml:space="preserve"> </w:t>
      </w:r>
      <w:r w:rsidR="007B79BF" w:rsidRPr="006F6998">
        <w:rPr>
          <w:iCs/>
          <w:sz w:val="20"/>
          <w:szCs w:val="20"/>
        </w:rPr>
        <w:t>to detect the</w:t>
      </w:r>
      <w:r w:rsidR="00D1118C" w:rsidRPr="006F6998">
        <w:rPr>
          <w:iCs/>
          <w:sz w:val="20"/>
          <w:szCs w:val="20"/>
        </w:rPr>
        <w:t>ir</w:t>
      </w:r>
      <w:r w:rsidR="007B79BF" w:rsidRPr="006F6998">
        <w:rPr>
          <w:iCs/>
          <w:sz w:val="20"/>
          <w:szCs w:val="20"/>
        </w:rPr>
        <w:t xml:space="preserve"> proper settings</w:t>
      </w:r>
      <w:r w:rsidR="00DB32A3" w:rsidRPr="006F6998">
        <w:rPr>
          <w:iCs/>
          <w:sz w:val="20"/>
          <w:szCs w:val="20"/>
        </w:rPr>
        <w:t>.</w:t>
      </w:r>
      <w:r w:rsidR="003D7A02" w:rsidRPr="006F6998">
        <w:rPr>
          <w:sz w:val="20"/>
          <w:szCs w:val="20"/>
        </w:rPr>
        <w:t xml:space="preserve"> </w:t>
      </w:r>
    </w:p>
    <w:p w14:paraId="55F40EC0" w14:textId="0BDB238A" w:rsidR="000A2163" w:rsidRPr="000B4378" w:rsidRDefault="000A2163" w:rsidP="000A2163">
      <w:pPr>
        <w:pStyle w:val="2"/>
      </w:pPr>
      <w:r>
        <w:rPr>
          <w:rFonts w:hint="eastAsia"/>
          <w:lang w:eastAsia="zh-CN"/>
        </w:rPr>
        <w:t>Prop</w:t>
      </w:r>
      <w:r>
        <w:rPr>
          <w:lang w:eastAsia="zh-CN"/>
        </w:rPr>
        <w:t>erty</w:t>
      </w:r>
      <w:r w:rsidR="00C70DE3">
        <w:rPr>
          <w:lang w:eastAsia="zh-CN"/>
        </w:rPr>
        <w:t xml:space="preserve"> of the QOIEM algorithm</w:t>
      </w:r>
    </w:p>
    <w:p w14:paraId="043CEAB4" w14:textId="40CB7A5A" w:rsidR="00A041E9" w:rsidRPr="002D7131" w:rsidDel="002D7131" w:rsidRDefault="00DC056B" w:rsidP="002D7131">
      <w:pPr>
        <w:pStyle w:val="af7"/>
        <w:rPr>
          <w:del w:id="33" w:author="Wang Yuhui" w:date="2022-03-15T23:17:00Z"/>
          <w:rFonts w:hint="eastAsia"/>
          <w:rPrChange w:id="34" w:author="Wang Yuhui" w:date="2022-03-15T23:17:00Z">
            <w:rPr>
              <w:del w:id="35" w:author="Wang Yuhui" w:date="2022-03-15T23:17:00Z"/>
              <w:rFonts w:eastAsiaTheme="minorEastAsia" w:hint="eastAsia"/>
              <w:iCs/>
              <w:sz w:val="20"/>
              <w:szCs w:val="20"/>
              <w:lang w:eastAsia="zh-CN"/>
            </w:rPr>
          </w:rPrChange>
        </w:rPr>
        <w:pPrChange w:id="36" w:author="Wang Yuhui" w:date="2022-03-15T23:17:00Z">
          <w:pPr>
            <w:pStyle w:val="References"/>
            <w:numPr>
              <w:numId w:val="0"/>
            </w:numPr>
            <w:tabs>
              <w:tab w:val="clear" w:pos="1170"/>
            </w:tabs>
            <w:ind w:left="0" w:firstLine="200"/>
          </w:pPr>
        </w:pPrChange>
      </w:pPr>
      <w:r>
        <w:t xml:space="preserve">In this subsection, we focus on studying the </w:t>
      </w:r>
      <w:r w:rsidRPr="00DC056B">
        <w:t>convergence</w:t>
      </w:r>
      <w:r>
        <w:t xml:space="preserve"> property</w:t>
      </w:r>
      <w:r w:rsidRPr="00DC056B">
        <w:t xml:space="preserve"> of </w:t>
      </w:r>
      <w:r>
        <w:t xml:space="preserve">the </w:t>
      </w:r>
      <w:r w:rsidRPr="00DC056B">
        <w:t>proposed QOIEM algorithm</w:t>
      </w:r>
      <w:r>
        <w:t xml:space="preserve"> in theory. </w:t>
      </w:r>
      <w:r w:rsidR="00C17A00" w:rsidRPr="00DD6017">
        <w:rPr>
          <w:rFonts w:eastAsiaTheme="minorEastAsia"/>
          <w:iCs/>
          <w:lang w:eastAsia="zh-CN"/>
        </w:rPr>
        <w:t xml:space="preserve">The ultimate purpose of </w:t>
      </w:r>
      <w:r w:rsidR="00C17A00">
        <w:rPr>
          <w:rFonts w:eastAsiaTheme="minorEastAsia"/>
          <w:iCs/>
          <w:lang w:eastAsia="zh-CN"/>
        </w:rPr>
        <w:t>investigat</w:t>
      </w:r>
      <w:r w:rsidR="009F0C53">
        <w:rPr>
          <w:rFonts w:eastAsiaTheme="minorEastAsia"/>
          <w:iCs/>
          <w:lang w:eastAsia="zh-CN"/>
        </w:rPr>
        <w:t>ing</w:t>
      </w:r>
      <w:r w:rsidR="00C17A00" w:rsidRPr="00DD6017">
        <w:rPr>
          <w:rFonts w:eastAsiaTheme="minorEastAsia"/>
          <w:iCs/>
          <w:lang w:eastAsia="zh-CN"/>
        </w:rPr>
        <w:t xml:space="preserve"> the convergence of QOIEM</w:t>
      </w:r>
      <w:r w:rsidR="00C17A00">
        <w:rPr>
          <w:rFonts w:eastAsiaTheme="minorEastAsia"/>
          <w:iCs/>
          <w:lang w:eastAsia="zh-CN"/>
        </w:rPr>
        <w:t xml:space="preserve"> </w:t>
      </w:r>
      <w:r w:rsidR="00C17A00" w:rsidRPr="00DD6017">
        <w:rPr>
          <w:rFonts w:eastAsiaTheme="minorEastAsia"/>
          <w:iCs/>
          <w:lang w:eastAsia="zh-CN"/>
        </w:rPr>
        <w:t xml:space="preserve">algorithm is to </w:t>
      </w:r>
      <w:r w:rsidR="00C17A00">
        <w:rPr>
          <w:rFonts w:eastAsiaTheme="minorEastAsia"/>
          <w:iCs/>
          <w:lang w:eastAsia="zh-CN"/>
        </w:rPr>
        <w:t xml:space="preserve">prove </w:t>
      </w:r>
      <w:r w:rsidR="00C17A00">
        <w:rPr>
          <w:rFonts w:eastAsiaTheme="minorEastAsia" w:hint="eastAsia"/>
          <w:iCs/>
          <w:lang w:eastAsia="zh-CN"/>
        </w:rPr>
        <w:t>that</w:t>
      </w:r>
      <w:r w:rsidR="00C17A00">
        <w:rPr>
          <w:rFonts w:eastAsiaTheme="minorEastAsia"/>
          <w:iCs/>
          <w:lang w:eastAsia="zh-CN"/>
        </w:rPr>
        <w:t xml:space="preserve"> </w:t>
      </w:r>
      <w:r w:rsidR="00C17A00" w:rsidRPr="00DD6017">
        <w:rPr>
          <w:rFonts w:eastAsiaTheme="minorEastAsia"/>
          <w:iCs/>
          <w:lang w:eastAsia="zh-CN"/>
        </w:rPr>
        <w:t xml:space="preserve">the parameters </w:t>
      </w:r>
      <m:oMath>
        <m:r>
          <m:rPr>
            <m:sty m:val="b"/>
          </m:rPr>
          <w:rPr>
            <w:rFonts w:ascii="Cambria Math" w:hAnsi="Cambria Math"/>
            <w:shd w:val="clear" w:color="auto" w:fill="FFFFFF"/>
          </w:rPr>
          <m:t>Θ</m:t>
        </m:r>
        <m:r>
          <m:rPr>
            <m:sty m:val="p"/>
          </m:rPr>
          <w:rPr>
            <w:rFonts w:ascii="Cambria Math" w:hAnsi="Cambria Math"/>
            <w:shd w:val="clear" w:color="auto" w:fill="FFFFFF"/>
          </w:rPr>
          <m:t>=</m:t>
        </m:r>
        <m:d>
          <m:dPr>
            <m:begChr m:val="["/>
            <m:endChr m:val="]"/>
            <m:ctrlPr>
              <w:rPr>
                <w:rFonts w:ascii="Cambria Math" w:hAnsi="Cambria Math"/>
                <w:shd w:val="clear" w:color="auto" w:fill="FFFFFF"/>
              </w:rPr>
            </m:ctrlPr>
          </m:dPr>
          <m:e>
            <m:sSub>
              <m:sSubPr>
                <m:ctrlPr>
                  <w:rPr>
                    <w:rFonts w:ascii="Cambria Math" w:hAnsi="Cambria Math"/>
                    <w:iCs/>
                    <w:shd w:val="clear" w:color="auto" w:fill="FFFFFF"/>
                  </w:rPr>
                </m:ctrlPr>
              </m:sSubPr>
              <m:e>
                <m:r>
                  <m:rPr>
                    <m:sty m:val="b"/>
                  </m:rPr>
                  <w:rPr>
                    <w:rFonts w:ascii="Cambria Math" w:hAnsi="Cambria Math"/>
                    <w:shd w:val="clear" w:color="auto" w:fill="FFFFFF"/>
                  </w:rPr>
                  <m:t>μ</m:t>
                </m:r>
              </m:e>
              <m:sub>
                <m:r>
                  <m:rPr>
                    <m:sty m:val="p"/>
                  </m:rPr>
                  <w:rPr>
                    <w:rFonts w:ascii="Cambria Math" w:hAnsi="Cambria Math"/>
                    <w:shd w:val="clear" w:color="auto" w:fill="FFFFFF"/>
                  </w:rPr>
                  <m:t>Γ</m:t>
                </m:r>
              </m:sub>
            </m:sSub>
            <m:r>
              <m:rPr>
                <m:sty m:val="p"/>
              </m:rPr>
              <w:rPr>
                <w:rFonts w:ascii="Cambria Math" w:hAnsi="Cambria Math"/>
                <w:shd w:val="clear" w:color="auto" w:fill="FFFFFF"/>
              </w:rPr>
              <m:t>,</m:t>
            </m:r>
            <m:sSub>
              <m:sSubPr>
                <m:ctrlPr>
                  <w:rPr>
                    <w:rFonts w:ascii="Cambria Math" w:hAnsi="Cambria Math"/>
                    <w:iCs/>
                    <w:shd w:val="clear" w:color="auto" w:fill="FFFFFF"/>
                  </w:rPr>
                </m:ctrlPr>
              </m:sSubPr>
              <m:e>
                <m:r>
                  <m:rPr>
                    <m:sty m:val="b"/>
                  </m:rPr>
                  <w:rPr>
                    <w:rFonts w:ascii="Cambria Math" w:hAnsi="Cambria Math"/>
                    <w:shd w:val="clear" w:color="auto" w:fill="FFFFFF"/>
                  </w:rPr>
                  <m:t>C</m:t>
                </m:r>
              </m:e>
              <m:sub>
                <m:r>
                  <m:rPr>
                    <m:sty m:val="p"/>
                  </m:rPr>
                  <w:rPr>
                    <w:rFonts w:ascii="Cambria Math" w:hAnsi="Cambria Math"/>
                    <w:shd w:val="clear" w:color="auto" w:fill="FFFFFF"/>
                  </w:rPr>
                  <m:t>Γ</m:t>
                </m:r>
              </m:sub>
            </m:sSub>
            <m:r>
              <m:rPr>
                <m:sty m:val="p"/>
              </m:rPr>
              <w:rPr>
                <w:rFonts w:ascii="Cambria Math" w:hAnsi="Cambria Math"/>
                <w:shd w:val="clear" w:color="auto" w:fill="FFFFFF"/>
              </w:rPr>
              <m:t>,</m:t>
            </m:r>
            <m:sSup>
              <m:sSupPr>
                <m:ctrlPr>
                  <w:rPr>
                    <w:rFonts w:ascii="Cambria Math" w:hAnsi="Cambria Math"/>
                    <w:iCs/>
                    <w:shd w:val="clear" w:color="auto" w:fill="FFFFFF"/>
                  </w:rPr>
                </m:ctrlPr>
              </m:sSupPr>
              <m:e>
                <m:r>
                  <w:rPr>
                    <w:rFonts w:ascii="Cambria Math" w:hAnsi="Cambria Math"/>
                    <w:shd w:val="clear" w:color="auto" w:fill="FFFFFF"/>
                  </w:rPr>
                  <m:t>σ</m:t>
                </m:r>
              </m:e>
              <m:sup>
                <m:r>
                  <m:rPr>
                    <m:sty m:val="p"/>
                  </m:rPr>
                  <w:rPr>
                    <w:rFonts w:ascii="Cambria Math" w:hAnsi="Cambria Math"/>
                    <w:shd w:val="clear" w:color="auto" w:fill="FFFFFF"/>
                  </w:rPr>
                  <m:t>2</m:t>
                </m:r>
              </m:sup>
            </m:sSup>
          </m:e>
        </m:d>
      </m:oMath>
      <w:r w:rsidR="00C17A00" w:rsidRPr="00DD6017">
        <w:rPr>
          <w:rFonts w:eastAsiaTheme="minorEastAsia"/>
          <w:iCs/>
          <w:lang w:eastAsia="zh-CN"/>
        </w:rPr>
        <w:t xml:space="preserve"> can </w:t>
      </w:r>
      <w:r w:rsidR="00C17A00">
        <w:rPr>
          <w:rFonts w:eastAsiaTheme="minorEastAsia"/>
          <w:iCs/>
          <w:lang w:eastAsia="zh-CN"/>
        </w:rPr>
        <w:t>gradually approach</w:t>
      </w:r>
      <w:r w:rsidR="00C17A00" w:rsidRPr="00DD6017">
        <w:rPr>
          <w:rFonts w:eastAsiaTheme="minorEastAsia"/>
          <w:iCs/>
          <w:lang w:eastAsia="zh-CN"/>
        </w:rPr>
        <w:t xml:space="preserve"> to </w:t>
      </w:r>
      <w:r w:rsidR="00C17A00">
        <w:rPr>
          <w:rFonts w:eastAsiaTheme="minorEastAsia"/>
          <w:iCs/>
          <w:lang w:eastAsia="zh-CN"/>
        </w:rPr>
        <w:t>their</w:t>
      </w:r>
      <w:r w:rsidR="00C17A00" w:rsidRPr="00DD6017">
        <w:rPr>
          <w:rFonts w:eastAsiaTheme="minorEastAsia"/>
          <w:iCs/>
          <w:lang w:eastAsia="zh-CN"/>
        </w:rPr>
        <w:t xml:space="preserve"> true value</w:t>
      </w:r>
      <w:r w:rsidR="00C17A00">
        <w:rPr>
          <w:rFonts w:eastAsiaTheme="minorEastAsia"/>
          <w:iCs/>
          <w:lang w:eastAsia="zh-CN"/>
        </w:rPr>
        <w:t xml:space="preserve">s </w:t>
      </w:r>
      <w:r w:rsidR="00C17A00" w:rsidRPr="00DD6017">
        <w:rPr>
          <w:rFonts w:eastAsiaTheme="minorEastAsia"/>
          <w:iCs/>
          <w:lang w:eastAsia="zh-CN"/>
        </w:rPr>
        <w:t>after iteration</w:t>
      </w:r>
      <w:r w:rsidR="00C17A00">
        <w:rPr>
          <w:rFonts w:eastAsiaTheme="minorEastAsia"/>
          <w:iCs/>
          <w:lang w:eastAsia="zh-CN"/>
        </w:rPr>
        <w:t>s. It is</w:t>
      </w:r>
      <w:r w:rsidR="00C17A00">
        <w:rPr>
          <w:rFonts w:eastAsiaTheme="minorEastAsia" w:hint="eastAsia"/>
          <w:iCs/>
          <w:lang w:eastAsia="zh-CN"/>
        </w:rPr>
        <w:t xml:space="preserve"> </w:t>
      </w:r>
      <w:r w:rsidR="00B54887">
        <w:rPr>
          <w:rFonts w:eastAsiaTheme="minorEastAsia"/>
          <w:iCs/>
          <w:lang w:eastAsia="zh-CN"/>
        </w:rPr>
        <w:t>equivalent</w:t>
      </w:r>
      <w:r w:rsidR="00C17A00">
        <w:rPr>
          <w:rFonts w:eastAsiaTheme="minorEastAsia"/>
          <w:iCs/>
          <w:lang w:eastAsia="zh-CN"/>
        </w:rPr>
        <w:t xml:space="preserve"> to prove that the log-likelihood function </w:t>
      </w:r>
      <m:oMath>
        <m:r>
          <m:rPr>
            <m:sty m:val="p"/>
          </m:rPr>
          <w:rPr>
            <w:rFonts w:ascii="Cambria Math" w:eastAsiaTheme="minorEastAsia" w:hAnsi="Cambria Math"/>
            <w:lang w:eastAsia="zh-CN"/>
          </w:rPr>
          <m:t>ln</m:t>
        </m:r>
        <m:r>
          <w:rPr>
            <w:rFonts w:ascii="Cambria Math" w:eastAsiaTheme="minorEastAsia" w:hAnsi="Cambria Math"/>
            <w:lang w:eastAsia="zh-CN"/>
          </w:rPr>
          <m:t>L</m:t>
        </m:r>
        <m:d>
          <m:dPr>
            <m:ctrlPr>
              <w:rPr>
                <w:rFonts w:ascii="Cambria Math" w:eastAsiaTheme="minorEastAsia" w:hAnsi="Cambria Math"/>
                <w:i/>
                <w:iCs/>
                <w:lang w:eastAsia="zh-CN"/>
              </w:rPr>
            </m:ctrlPr>
          </m:dPr>
          <m:e>
            <m:sSubSup>
              <m:sSubSupPr>
                <m:ctrlPr>
                  <w:rPr>
                    <w:rFonts w:ascii="Cambria Math" w:hAnsi="Cambria Math"/>
                    <w:i/>
                    <w:iCs/>
                    <w:color w:val="000000"/>
                    <w:kern w:val="24"/>
                    <w:lang w:eastAsia="zh-CN"/>
                  </w:rPr>
                </m:ctrlPr>
              </m:sSubSupPr>
              <m:e>
                <m:r>
                  <m:rPr>
                    <m:sty m:val="b"/>
                  </m:rPr>
                  <w:rPr>
                    <w:rFonts w:ascii="Cambria Math" w:hAnsi="Cambria Math"/>
                    <w:color w:val="000000"/>
                    <w:kern w:val="24"/>
                    <w:lang w:eastAsia="zh-CN"/>
                  </w:rPr>
                  <m:t>h</m:t>
                </m:r>
              </m:e>
              <m:sub>
                <m:r>
                  <w:rPr>
                    <w:rFonts w:ascii="Cambria Math" w:hAnsi="Cambria Math"/>
                    <w:color w:val="000000"/>
                    <w:kern w:val="24"/>
                    <w:lang w:eastAsia="zh-CN"/>
                  </w:rPr>
                  <m:t>l</m:t>
                </m:r>
              </m:sub>
              <m:sup>
                <m:d>
                  <m:dPr>
                    <m:ctrlPr>
                      <w:del w:id="37" w:author="Wang Yuhui" w:date="2022-03-15T22:38:00Z">
                        <w:rPr>
                          <w:rFonts w:ascii="Cambria Math" w:hAnsi="Cambria Math"/>
                          <w:i/>
                          <w:color w:val="000000"/>
                          <w:kern w:val="24"/>
                          <w:lang w:eastAsia="zh-CN"/>
                        </w:rPr>
                      </w:del>
                    </m:ctrlPr>
                  </m:dPr>
                  <m:e>
                    <m:r>
                      <w:del w:id="38" w:author="Wang Yuhui" w:date="2022-03-15T22:38:00Z">
                        <w:rPr>
                          <w:rFonts w:ascii="Cambria Math" w:hAnsi="Cambria Math"/>
                          <w:color w:val="000000"/>
                          <w:kern w:val="24"/>
                          <w:lang w:eastAsia="zh-CN"/>
                        </w:rPr>
                        <m:t>j</m:t>
                      </w:del>
                    </m:r>
                  </m:e>
                </m:d>
              </m:sup>
            </m:sSubSup>
            <m:r>
              <w:rPr>
                <w:rFonts w:ascii="Cambria Math" w:eastAsiaTheme="minorEastAsia" w:hAnsi="Cambria Math"/>
                <w:lang w:eastAsia="zh-CN"/>
              </w:rPr>
              <m:t>,</m:t>
            </m:r>
            <w:commentRangeStart w:id="39"/>
            <m:r>
              <m:rPr>
                <m:sty m:val="b"/>
              </m:rPr>
              <w:rPr>
                <w:rFonts w:ascii="Cambria Math" w:hAnsi="Cambria Math"/>
                <w:shd w:val="clear" w:color="auto" w:fill="FFFFFF"/>
              </w:rPr>
              <m:t>Θ</m:t>
            </m:r>
            <w:commentRangeEnd w:id="39"/>
            <m:r>
              <m:rPr>
                <m:sty m:val="p"/>
              </m:rPr>
              <w:rPr>
                <w:rStyle w:val="af6"/>
                <w:rFonts w:ascii="Cambria Math" w:hAnsi="Cambria Math"/>
              </w:rPr>
              <w:commentReference w:id="39"/>
            </m:r>
          </m:e>
        </m:d>
      </m:oMath>
      <w:r w:rsidR="00C17A00">
        <w:rPr>
          <w:rFonts w:eastAsiaTheme="minorEastAsia" w:hint="eastAsia"/>
          <w:iCs/>
          <w:lang w:eastAsia="zh-CN"/>
        </w:rPr>
        <w:t xml:space="preserve"> </w:t>
      </w:r>
      <w:r w:rsidR="00C17A00">
        <w:rPr>
          <w:rFonts w:eastAsiaTheme="minorEastAsia"/>
          <w:iCs/>
          <w:lang w:eastAsia="zh-CN"/>
        </w:rPr>
        <w:t xml:space="preserve">are able to be maximized </w:t>
      </w:r>
      <w:ins w:id="40" w:author="Wang Yuhui" w:date="2022-03-15T22:38:00Z">
        <w:r w:rsidR="007F795C">
          <w:rPr>
            <w:rFonts w:eastAsiaTheme="minorEastAsia" w:hint="eastAsia"/>
            <w:iCs/>
            <w:lang w:eastAsia="zh-CN"/>
          </w:rPr>
          <w:t>in</w:t>
        </w:r>
        <w:r w:rsidR="007F795C">
          <w:rPr>
            <w:rFonts w:eastAsiaTheme="minorEastAsia"/>
            <w:iCs/>
            <w:lang w:eastAsia="zh-CN"/>
          </w:rPr>
          <w:t xml:space="preserve"> each </w:t>
        </w:r>
      </w:ins>
      <w:del w:id="41" w:author="Wang Yuhui" w:date="2022-03-15T22:38:00Z">
        <w:r w:rsidR="00C17A00" w:rsidDel="007F795C">
          <w:rPr>
            <w:rFonts w:eastAsiaTheme="minorEastAsia"/>
            <w:iCs/>
            <w:lang w:eastAsia="zh-CN"/>
          </w:rPr>
          <w:delText>at</w:delText>
        </w:r>
      </w:del>
      <w:r w:rsidR="00C17A00">
        <w:rPr>
          <w:rFonts w:eastAsiaTheme="minorEastAsia"/>
          <w:iCs/>
          <w:lang w:eastAsia="zh-CN"/>
        </w:rPr>
        <w:t xml:space="preserve"> iteration</w:t>
      </w:r>
      <w:del w:id="42" w:author="Wang Yuhui" w:date="2022-03-15T22:38:00Z">
        <w:r w:rsidR="00C17A00" w:rsidDel="007F795C">
          <w:rPr>
            <w:rFonts w:eastAsiaTheme="minorEastAsia"/>
            <w:iCs/>
            <w:lang w:eastAsia="zh-CN"/>
          </w:rPr>
          <w:delText xml:space="preserve"> </w:delText>
        </w:r>
      </w:del>
      <m:oMath>
        <m:r>
          <w:del w:id="43" w:author="Wang Yuhui" w:date="2022-03-15T22:38:00Z">
            <w:rPr>
              <w:rFonts w:ascii="Cambria Math" w:hAnsi="Cambria Math"/>
              <w:shd w:val="clear" w:color="auto" w:fill="FFFFFF"/>
              <w:lang w:eastAsia="zh-CN"/>
            </w:rPr>
            <m:t>j</m:t>
          </w:del>
        </m:r>
      </m:oMath>
      <w:del w:id="44" w:author="Wang Yuhui" w:date="2022-03-15T22:38:00Z">
        <w:r w:rsidR="00C17A00" w:rsidDel="007F795C">
          <w:rPr>
            <w:rFonts w:eastAsiaTheme="minorEastAsia"/>
            <w:iCs/>
            <w:lang w:eastAsia="zh-CN"/>
          </w:rPr>
          <w:delText xml:space="preserve"> and</w:delText>
        </w:r>
      </w:del>
      <w:ins w:id="45" w:author="Wang Yuhui" w:date="2022-03-15T22:38:00Z">
        <w:r w:rsidR="007F795C">
          <w:rPr>
            <w:rFonts w:eastAsiaTheme="minorEastAsia"/>
            <w:iCs/>
            <w:lang w:eastAsia="zh-CN"/>
          </w:rPr>
          <w:t xml:space="preserve"> i.e., </w:t>
        </w:r>
      </w:ins>
      <w:r w:rsidR="00C17A00">
        <w:rPr>
          <w:rFonts w:eastAsiaTheme="minorEastAsia"/>
          <w:iCs/>
          <w:lang w:eastAsia="zh-CN"/>
        </w:rPr>
        <w:t xml:space="preserve"> </w:t>
      </w:r>
      <w:del w:id="46" w:author="Wang Yuhui" w:date="2022-03-15T22:39:00Z">
        <w:r w:rsidR="00C17A00" w:rsidDel="00A041E9">
          <w:rPr>
            <w:rFonts w:eastAsiaTheme="minorEastAsia"/>
            <w:iCs/>
            <w:lang w:eastAsia="zh-CN"/>
          </w:rPr>
          <w:delText>satisfy</w:delText>
        </w:r>
      </w:del>
      <w:r w:rsidR="00C17A00">
        <w:rPr>
          <w:rFonts w:eastAsiaTheme="minorEastAsia"/>
          <w:iCs/>
          <w:lang w:eastAsia="zh-CN"/>
        </w:rPr>
        <w:t xml:space="preserve">  </w:t>
      </w:r>
      <w:commentRangeStart w:id="47"/>
      <w:commentRangeStart w:id="48"/>
      <m:oMath>
        <m:r>
          <m:rPr>
            <m:sty m:val="p"/>
          </m:rPr>
          <w:rPr>
            <w:rFonts w:ascii="Cambria Math" w:eastAsiaTheme="minorEastAsia" w:hAnsi="Cambria Math"/>
            <w:lang w:eastAsia="zh-CN"/>
          </w:rPr>
          <m:t>ln</m:t>
        </m:r>
        <m:r>
          <w:rPr>
            <w:rFonts w:ascii="Cambria Math" w:eastAsiaTheme="minorEastAsia" w:hAnsi="Cambria Math"/>
            <w:lang w:eastAsia="zh-CN"/>
          </w:rPr>
          <m:t>L</m:t>
        </m:r>
        <m:d>
          <m:dPr>
            <m:ctrlPr>
              <w:rPr>
                <w:rFonts w:ascii="Cambria Math" w:eastAsiaTheme="minorEastAsia" w:hAnsi="Cambria Math"/>
                <w:i/>
                <w:iCs/>
                <w:lang w:eastAsia="zh-CN"/>
              </w:rPr>
            </m:ctrlPr>
          </m:dPr>
          <m:e>
            <m:sSubSup>
              <m:sSubSupPr>
                <m:ctrlPr>
                  <w:rPr>
                    <w:rFonts w:ascii="Cambria Math" w:hAnsi="Cambria Math"/>
                    <w:i/>
                    <w:iCs/>
                    <w:color w:val="000000"/>
                    <w:kern w:val="24"/>
                    <w:lang w:eastAsia="zh-CN"/>
                  </w:rPr>
                </m:ctrlPr>
              </m:sSubSupPr>
              <m:e>
                <m:r>
                  <m:rPr>
                    <m:sty m:val="b"/>
                  </m:rPr>
                  <w:rPr>
                    <w:rFonts w:ascii="Cambria Math" w:hAnsi="Cambria Math"/>
                    <w:color w:val="000000"/>
                    <w:kern w:val="24"/>
                    <w:lang w:eastAsia="zh-CN"/>
                  </w:rPr>
                  <m:t>h</m:t>
                </m:r>
              </m:e>
              <m:sub>
                <m:r>
                  <w:rPr>
                    <w:rFonts w:ascii="Cambria Math" w:hAnsi="Cambria Math"/>
                    <w:color w:val="000000"/>
                    <w:kern w:val="24"/>
                    <w:lang w:eastAsia="zh-CN"/>
                  </w:rPr>
                  <m:t>l</m:t>
                </m:r>
              </m:sub>
              <m:sup>
                <m:d>
                  <m:dPr>
                    <m:ctrlPr>
                      <w:rPr>
                        <w:rFonts w:ascii="Cambria Math" w:hAnsi="Cambria Math"/>
                        <w:i/>
                        <w:color w:val="000000"/>
                        <w:kern w:val="24"/>
                        <w:lang w:eastAsia="zh-CN"/>
                      </w:rPr>
                    </m:ctrlPr>
                  </m:dPr>
                  <m:e>
                    <m:r>
                      <w:rPr>
                        <w:rFonts w:ascii="Cambria Math" w:hAnsi="Cambria Math"/>
                        <w:color w:val="000000"/>
                        <w:kern w:val="24"/>
                        <w:lang w:eastAsia="zh-CN"/>
                      </w:rPr>
                      <m:t>j</m:t>
                    </m:r>
                    <m:r>
                      <w:ins w:id="49" w:author="Wang Yuhui" w:date="2022-03-15T22:39:00Z">
                        <w:rPr>
                          <w:rFonts w:ascii="Cambria Math" w:hAnsi="Cambria Math"/>
                          <w:color w:val="000000"/>
                          <w:kern w:val="24"/>
                          <w:lang w:eastAsia="zh-CN"/>
                        </w:rPr>
                        <m:t>+1</m:t>
                      </w:ins>
                    </m:r>
                  </m:e>
                </m:d>
              </m:sup>
            </m:sSubSup>
            <m:r>
              <w:rPr>
                <w:rFonts w:ascii="Cambria Math" w:eastAsiaTheme="minorEastAsia" w:hAnsi="Cambria Math"/>
                <w:lang w:eastAsia="zh-CN"/>
              </w:rPr>
              <m:t>,</m:t>
            </m:r>
            <m:sSup>
              <m:sSupPr>
                <m:ctrlPr>
                  <w:ins w:id="50" w:author="Wang Yuhui" w:date="2022-03-15T22:39:00Z">
                    <w:rPr>
                      <w:rFonts w:ascii="Cambria Math" w:hAnsi="Cambria Math"/>
                      <w:b/>
                      <w:shd w:val="clear" w:color="auto" w:fill="FFFFFF"/>
                    </w:rPr>
                  </w:ins>
                </m:ctrlPr>
              </m:sSupPr>
              <m:e>
                <m:r>
                  <m:rPr>
                    <m:sty m:val="b"/>
                  </m:rPr>
                  <w:rPr>
                    <w:rFonts w:ascii="Cambria Math" w:hAnsi="Cambria Math"/>
                    <w:shd w:val="clear" w:color="auto" w:fill="FFFFFF"/>
                  </w:rPr>
                  <m:t>Θ</m:t>
                </m:r>
                <m:ctrlPr>
                  <w:ins w:id="51" w:author="Wang Yuhui" w:date="2022-03-15T22:39:00Z">
                    <w:rPr>
                      <w:rFonts w:ascii="Cambria Math" w:eastAsiaTheme="minorEastAsia" w:hAnsi="Cambria Math"/>
                      <w:i/>
                      <w:lang w:eastAsia="zh-CN"/>
                    </w:rPr>
                  </w:ins>
                </m:ctrlPr>
              </m:e>
              <m:sup>
                <m:d>
                  <m:dPr>
                    <m:ctrlPr>
                      <w:ins w:id="52" w:author="Wang Yuhui" w:date="2022-03-15T22:39:00Z">
                        <w:rPr>
                          <w:rFonts w:ascii="Cambria Math" w:hAnsi="Cambria Math"/>
                          <w:b/>
                          <w:shd w:val="clear" w:color="auto" w:fill="FFFFFF"/>
                        </w:rPr>
                      </w:ins>
                    </m:ctrlPr>
                  </m:dPr>
                  <m:e>
                    <m:r>
                      <w:ins w:id="53" w:author="Wang Yuhui" w:date="2022-03-15T22:39:00Z">
                        <w:rPr>
                          <w:rFonts w:ascii="Cambria Math" w:hAnsi="Cambria Math"/>
                          <w:shd w:val="clear" w:color="auto" w:fill="FFFFFF"/>
                        </w:rPr>
                        <m:t>j</m:t>
                      </w:ins>
                    </m:r>
                    <m:r>
                      <w:ins w:id="54" w:author="Wang Yuhui" w:date="2022-03-15T22:39:00Z">
                        <m:rPr>
                          <m:sty m:val="p"/>
                        </m:rPr>
                        <w:rPr>
                          <w:rFonts w:ascii="Cambria Math" w:hAnsi="Cambria Math"/>
                          <w:shd w:val="clear" w:color="auto" w:fill="FFFFFF"/>
                        </w:rPr>
                        <m:t>+1</m:t>
                      </w:ins>
                    </m:r>
                  </m:e>
                </m:d>
              </m:sup>
            </m:sSup>
          </m:e>
        </m:d>
        <m:r>
          <w:rPr>
            <w:rFonts w:ascii="Cambria Math" w:eastAsiaTheme="minorEastAsia" w:hAnsi="Cambria Math"/>
            <w:lang w:eastAsia="zh-CN"/>
          </w:rPr>
          <m:t>≥</m:t>
        </m:r>
        <m:r>
          <m:rPr>
            <m:sty m:val="p"/>
          </m:rPr>
          <w:rPr>
            <w:rFonts w:ascii="Cambria Math" w:eastAsiaTheme="minorEastAsia" w:hAnsi="Cambria Math"/>
            <w:lang w:eastAsia="zh-CN"/>
          </w:rPr>
          <m:t xml:space="preserve"> ln</m:t>
        </m:r>
        <m:r>
          <w:rPr>
            <w:rFonts w:ascii="Cambria Math" w:eastAsiaTheme="minorEastAsia" w:hAnsi="Cambria Math"/>
            <w:lang w:eastAsia="zh-CN"/>
          </w:rPr>
          <m:t>L</m:t>
        </m:r>
        <m:d>
          <m:dPr>
            <m:ctrlPr>
              <w:rPr>
                <w:rFonts w:ascii="Cambria Math" w:eastAsiaTheme="minorEastAsia" w:hAnsi="Cambria Math"/>
                <w:i/>
                <w:iCs/>
                <w:lang w:eastAsia="zh-CN"/>
              </w:rPr>
            </m:ctrlPr>
          </m:dPr>
          <m:e>
            <m:sSubSup>
              <m:sSubSupPr>
                <m:ctrlPr>
                  <w:rPr>
                    <w:rFonts w:ascii="Cambria Math" w:hAnsi="Cambria Math"/>
                    <w:i/>
                    <w:iCs/>
                    <w:color w:val="000000"/>
                    <w:kern w:val="24"/>
                    <w:lang w:eastAsia="zh-CN"/>
                  </w:rPr>
                </m:ctrlPr>
              </m:sSubSupPr>
              <m:e>
                <m:r>
                  <m:rPr>
                    <m:sty m:val="b"/>
                  </m:rPr>
                  <w:rPr>
                    <w:rFonts w:ascii="Cambria Math" w:hAnsi="Cambria Math"/>
                    <w:color w:val="000000"/>
                    <w:kern w:val="24"/>
                    <w:lang w:eastAsia="zh-CN"/>
                  </w:rPr>
                  <m:t>h</m:t>
                </m:r>
              </m:e>
              <m:sub>
                <m:r>
                  <w:rPr>
                    <w:rFonts w:ascii="Cambria Math" w:hAnsi="Cambria Math"/>
                    <w:color w:val="000000"/>
                    <w:kern w:val="24"/>
                    <w:lang w:eastAsia="zh-CN"/>
                  </w:rPr>
                  <m:t>l</m:t>
                </m:r>
              </m:sub>
              <m:sup>
                <m:d>
                  <m:dPr>
                    <m:ctrlPr>
                      <w:rPr>
                        <w:rFonts w:ascii="Cambria Math" w:hAnsi="Cambria Math"/>
                        <w:i/>
                        <w:color w:val="000000"/>
                        <w:kern w:val="24"/>
                        <w:lang w:eastAsia="zh-CN"/>
                      </w:rPr>
                    </m:ctrlPr>
                  </m:dPr>
                  <m:e>
                    <m:r>
                      <w:rPr>
                        <w:rFonts w:ascii="Cambria Math" w:hAnsi="Cambria Math"/>
                        <w:color w:val="000000"/>
                        <w:kern w:val="24"/>
                        <w:lang w:eastAsia="zh-CN"/>
                      </w:rPr>
                      <m:t>j</m:t>
                    </m:r>
                  </m:e>
                </m:d>
              </m:sup>
            </m:sSubSup>
            <m:r>
              <w:rPr>
                <w:rFonts w:ascii="Cambria Math" w:eastAsiaTheme="minorEastAsia" w:hAnsi="Cambria Math"/>
                <w:lang w:eastAsia="zh-CN"/>
              </w:rPr>
              <m:t>,</m:t>
            </m:r>
            <m:sSup>
              <m:sSupPr>
                <m:ctrlPr>
                  <w:rPr>
                    <w:rFonts w:ascii="Cambria Math" w:hAnsi="Cambria Math"/>
                    <w:shd w:val="clear" w:color="auto" w:fill="FFFFFF"/>
                    <w:lang w:eastAsia="zh-CN"/>
                  </w:rPr>
                </m:ctrlPr>
              </m:sSupPr>
              <m:e>
                <m:r>
                  <m:rPr>
                    <m:sty m:val="b"/>
                  </m:rPr>
                  <w:rPr>
                    <w:rFonts w:ascii="Cambria Math" w:hAnsi="Cambria Math" w:hint="eastAsia"/>
                    <w:shd w:val="clear" w:color="auto" w:fill="FFFFFF"/>
                    <w:lang w:eastAsia="zh-CN"/>
                  </w:rPr>
                  <m:t>Θ</m:t>
                </m:r>
              </m:e>
              <m:sup>
                <m:d>
                  <m:dPr>
                    <m:ctrlPr>
                      <w:rPr>
                        <w:rFonts w:ascii="Cambria Math" w:hAnsi="Cambria Math"/>
                        <w:i/>
                        <w:iCs/>
                        <w:shd w:val="clear" w:color="auto" w:fill="FFFFFF"/>
                        <w:lang w:eastAsia="zh-CN"/>
                      </w:rPr>
                    </m:ctrlPr>
                  </m:dPr>
                  <m:e>
                    <m:r>
                      <w:rPr>
                        <w:rFonts w:ascii="Cambria Math" w:hAnsi="Cambria Math"/>
                        <w:shd w:val="clear" w:color="auto" w:fill="FFFFFF"/>
                        <w:lang w:eastAsia="zh-CN"/>
                      </w:rPr>
                      <m:t>j</m:t>
                    </m:r>
                  </m:e>
                </m:d>
              </m:sup>
            </m:sSup>
          </m:e>
        </m:d>
        <w:commentRangeEnd w:id="47"/>
        <m:r>
          <m:rPr>
            <m:sty m:val="p"/>
          </m:rPr>
          <w:rPr>
            <w:rStyle w:val="af6"/>
            <w:rFonts w:ascii="Cambria Math" w:hAnsi="Cambria Math"/>
          </w:rPr>
          <w:commentReference w:id="47"/>
        </m:r>
        <w:commentRangeEnd w:id="48"/>
        <m:r>
          <m:rPr>
            <m:sty m:val="p"/>
          </m:rPr>
          <w:rPr>
            <w:rStyle w:val="af6"/>
            <w:rFonts w:ascii="Cambria Math" w:hAnsi="Cambria Math"/>
          </w:rPr>
          <w:commentReference w:id="48"/>
        </m:r>
      </m:oMath>
      <w:r w:rsidR="00C17A00">
        <w:rPr>
          <w:rFonts w:eastAsiaTheme="minorEastAsia"/>
          <w:shd w:val="clear" w:color="auto" w:fill="FFFFFF"/>
          <w:lang w:eastAsia="zh-CN"/>
        </w:rPr>
        <w:t>.</w:t>
      </w:r>
      <w:ins w:id="63" w:author="Wang Yuhui" w:date="2022-03-16T10:55:00Z">
        <w:r w:rsidR="00013950">
          <w:rPr>
            <w:rFonts w:eastAsiaTheme="minorEastAsia"/>
            <w:shd w:val="clear" w:color="auto" w:fill="FFFFFF"/>
            <w:lang w:eastAsia="zh-CN"/>
          </w:rPr>
          <w:t xml:space="preserve"> W</w:t>
        </w:r>
      </w:ins>
      <w:ins w:id="64" w:author="Wang Yuhui" w:date="2022-03-15T22:50:00Z">
        <w:r w:rsidR="0037705B">
          <w:rPr>
            <w:rFonts w:eastAsiaTheme="minorEastAsia"/>
            <w:shd w:val="clear" w:color="auto" w:fill="FFFFFF"/>
            <w:lang w:eastAsia="zh-CN"/>
          </w:rPr>
          <w:t xml:space="preserve">e first prove </w:t>
        </w:r>
      </w:ins>
      <w:bookmarkStart w:id="65" w:name="_Hlk98279167"/>
      <m:oMath>
        <m:r>
          <w:ins w:id="66" w:author="Wang Yuhui" w:date="2022-03-15T22:51:00Z">
            <m:rPr>
              <m:sty m:val="p"/>
            </m:rPr>
            <w:rPr>
              <w:rFonts w:ascii="Cambria Math" w:eastAsiaTheme="minorEastAsia" w:hAnsi="Cambria Math"/>
              <w:lang w:eastAsia="zh-CN"/>
            </w:rPr>
            <m:t>ln</m:t>
          </w:ins>
        </m:r>
        <m:r>
          <w:ins w:id="67" w:author="Wang Yuhui" w:date="2022-03-15T22:51:00Z">
            <w:rPr>
              <w:rFonts w:ascii="Cambria Math" w:eastAsiaTheme="minorEastAsia" w:hAnsi="Cambria Math"/>
              <w:lang w:eastAsia="zh-CN"/>
            </w:rPr>
            <m:t>L</m:t>
          </w:ins>
        </m:r>
        <m:d>
          <m:dPr>
            <m:ctrlPr>
              <w:ins w:id="68" w:author="Wang Yuhui" w:date="2022-03-15T22:51:00Z">
                <w:rPr>
                  <w:rFonts w:ascii="Cambria Math" w:eastAsiaTheme="minorEastAsia" w:hAnsi="Cambria Math"/>
                  <w:i/>
                  <w:iCs/>
                  <w:lang w:eastAsia="zh-CN"/>
                </w:rPr>
              </w:ins>
            </m:ctrlPr>
          </m:dPr>
          <m:e>
            <m:sSubSup>
              <m:sSubSupPr>
                <m:ctrlPr>
                  <w:ins w:id="69" w:author="Wang Yuhui" w:date="2022-03-15T22:51:00Z">
                    <w:rPr>
                      <w:rFonts w:ascii="Cambria Math" w:hAnsi="Cambria Math"/>
                      <w:i/>
                      <w:iCs/>
                      <w:color w:val="000000"/>
                      <w:kern w:val="24"/>
                      <w:lang w:eastAsia="zh-CN"/>
                    </w:rPr>
                  </w:ins>
                </m:ctrlPr>
              </m:sSubSupPr>
              <m:e>
                <m:r>
                  <w:ins w:id="70" w:author="Wang Yuhui" w:date="2022-03-15T22:51:00Z">
                    <m:rPr>
                      <m:sty m:val="b"/>
                    </m:rPr>
                    <w:rPr>
                      <w:rFonts w:ascii="Cambria Math" w:hAnsi="Cambria Math"/>
                      <w:color w:val="000000"/>
                      <w:kern w:val="24"/>
                      <w:lang w:eastAsia="zh-CN"/>
                    </w:rPr>
                    <m:t>h</m:t>
                  </w:ins>
                </m:r>
              </m:e>
              <m:sub>
                <m:r>
                  <w:ins w:id="71" w:author="Wang Yuhui" w:date="2022-03-15T22:51:00Z">
                    <w:rPr>
                      <w:rFonts w:ascii="Cambria Math" w:hAnsi="Cambria Math"/>
                      <w:color w:val="000000"/>
                      <w:kern w:val="24"/>
                      <w:lang w:eastAsia="zh-CN"/>
                    </w:rPr>
                    <m:t>l</m:t>
                  </w:ins>
                </m:r>
              </m:sub>
              <m:sup>
                <m:d>
                  <m:dPr>
                    <m:ctrlPr>
                      <w:ins w:id="72" w:author="Wang Yuhui" w:date="2022-03-15T22:51:00Z">
                        <w:rPr>
                          <w:rFonts w:ascii="Cambria Math" w:hAnsi="Cambria Math"/>
                          <w:i/>
                          <w:color w:val="000000"/>
                          <w:kern w:val="24"/>
                          <w:lang w:eastAsia="zh-CN"/>
                        </w:rPr>
                      </w:ins>
                    </m:ctrlPr>
                  </m:dPr>
                  <m:e>
                    <m:r>
                      <w:ins w:id="73" w:author="Wang Yuhui" w:date="2022-03-15T22:51:00Z">
                        <w:rPr>
                          <w:rFonts w:ascii="Cambria Math" w:hAnsi="Cambria Math"/>
                          <w:color w:val="000000"/>
                          <w:kern w:val="24"/>
                          <w:lang w:eastAsia="zh-CN"/>
                        </w:rPr>
                        <m:t>j</m:t>
                      </w:ins>
                    </m:r>
                  </m:e>
                </m:d>
              </m:sup>
            </m:sSubSup>
            <m:r>
              <w:ins w:id="74" w:author="Wang Yuhui" w:date="2022-03-15T22:51:00Z">
                <w:rPr>
                  <w:rFonts w:ascii="Cambria Math" w:eastAsiaTheme="minorEastAsia" w:hAnsi="Cambria Math"/>
                  <w:lang w:eastAsia="zh-CN"/>
                </w:rPr>
                <m:t>,</m:t>
              </w:ins>
            </m:r>
            <m:sSup>
              <m:sSupPr>
                <m:ctrlPr>
                  <w:ins w:id="75" w:author="Wang Yuhui" w:date="2022-03-15T22:51:00Z">
                    <w:rPr>
                      <w:rFonts w:ascii="Cambria Math" w:hAnsi="Cambria Math"/>
                      <w:shd w:val="clear" w:color="auto" w:fill="FFFFFF"/>
                      <w:lang w:eastAsia="zh-CN"/>
                    </w:rPr>
                  </w:ins>
                </m:ctrlPr>
              </m:sSupPr>
              <m:e>
                <m:r>
                  <w:ins w:id="76" w:author="Wang Yuhui" w:date="2022-03-15T22:51:00Z">
                    <m:rPr>
                      <m:sty m:val="b"/>
                    </m:rPr>
                    <w:rPr>
                      <w:rFonts w:ascii="Cambria Math" w:hAnsi="Cambria Math" w:hint="eastAsia"/>
                      <w:shd w:val="clear" w:color="auto" w:fill="FFFFFF"/>
                      <w:lang w:eastAsia="zh-CN"/>
                    </w:rPr>
                    <m:t>Θ</m:t>
                  </w:ins>
                </m:r>
              </m:e>
              <m:sup>
                <m:d>
                  <m:dPr>
                    <m:ctrlPr>
                      <w:ins w:id="77" w:author="Wang Yuhui" w:date="2022-03-15T22:51:00Z">
                        <w:rPr>
                          <w:rFonts w:ascii="Cambria Math" w:hAnsi="Cambria Math"/>
                          <w:i/>
                          <w:iCs/>
                          <w:shd w:val="clear" w:color="auto" w:fill="FFFFFF"/>
                          <w:lang w:eastAsia="zh-CN"/>
                        </w:rPr>
                      </w:ins>
                    </m:ctrlPr>
                  </m:dPr>
                  <m:e>
                    <m:r>
                      <w:ins w:id="78" w:author="Wang Yuhui" w:date="2022-03-15T22:51:00Z">
                        <w:rPr>
                          <w:rFonts w:ascii="Cambria Math" w:hAnsi="Cambria Math"/>
                          <w:shd w:val="clear" w:color="auto" w:fill="FFFFFF"/>
                          <w:lang w:eastAsia="zh-CN"/>
                        </w:rPr>
                        <m:t>j</m:t>
                      </w:ins>
                    </m:r>
                    <m:r>
                      <w:ins w:id="79" w:author="Wang Yuhui" w:date="2022-03-15T23:16:00Z">
                        <w:rPr>
                          <w:rFonts w:ascii="Cambria Math" w:hAnsi="Cambria Math"/>
                          <w:shd w:val="clear" w:color="auto" w:fill="FFFFFF"/>
                          <w:lang w:eastAsia="zh-CN"/>
                        </w:rPr>
                        <m:t>+1</m:t>
                      </w:ins>
                    </m:r>
                  </m:e>
                </m:d>
              </m:sup>
            </m:sSup>
          </m:e>
        </m:d>
        <m:r>
          <w:ins w:id="80" w:author="Wang Yuhui" w:date="2022-03-15T22:51:00Z">
            <w:rPr>
              <w:rFonts w:ascii="Cambria Math" w:eastAsiaTheme="minorEastAsia" w:hAnsi="Cambria Math"/>
              <w:lang w:eastAsia="zh-CN"/>
            </w:rPr>
            <m:t>≥</m:t>
          </w:ins>
        </m:r>
        <m:r>
          <w:ins w:id="81" w:author="Wang Yuhui" w:date="2022-03-15T22:51:00Z">
            <m:rPr>
              <m:sty m:val="p"/>
            </m:rPr>
            <w:rPr>
              <w:rFonts w:ascii="Cambria Math" w:eastAsiaTheme="minorEastAsia" w:hAnsi="Cambria Math"/>
              <w:lang w:eastAsia="zh-CN"/>
            </w:rPr>
            <m:t xml:space="preserve"> ln</m:t>
          </w:ins>
        </m:r>
        <m:r>
          <w:ins w:id="82" w:author="Wang Yuhui" w:date="2022-03-15T22:51:00Z">
            <w:rPr>
              <w:rFonts w:ascii="Cambria Math" w:eastAsiaTheme="minorEastAsia" w:hAnsi="Cambria Math"/>
              <w:lang w:eastAsia="zh-CN"/>
            </w:rPr>
            <m:t>L</m:t>
          </w:ins>
        </m:r>
        <m:d>
          <m:dPr>
            <m:ctrlPr>
              <w:ins w:id="83" w:author="Wang Yuhui" w:date="2022-03-15T22:51:00Z">
                <w:rPr>
                  <w:rFonts w:ascii="Cambria Math" w:eastAsiaTheme="minorEastAsia" w:hAnsi="Cambria Math"/>
                  <w:i/>
                  <w:iCs/>
                  <w:lang w:eastAsia="zh-CN"/>
                </w:rPr>
              </w:ins>
            </m:ctrlPr>
          </m:dPr>
          <m:e>
            <m:sSubSup>
              <m:sSubSupPr>
                <m:ctrlPr>
                  <w:ins w:id="84" w:author="Wang Yuhui" w:date="2022-03-15T22:51:00Z">
                    <w:rPr>
                      <w:rFonts w:ascii="Cambria Math" w:hAnsi="Cambria Math"/>
                      <w:i/>
                      <w:iCs/>
                      <w:color w:val="000000"/>
                      <w:kern w:val="24"/>
                      <w:lang w:eastAsia="zh-CN"/>
                    </w:rPr>
                  </w:ins>
                </m:ctrlPr>
              </m:sSubSupPr>
              <m:e>
                <m:r>
                  <w:ins w:id="85" w:author="Wang Yuhui" w:date="2022-03-15T22:51:00Z">
                    <m:rPr>
                      <m:sty m:val="b"/>
                    </m:rPr>
                    <w:rPr>
                      <w:rFonts w:ascii="Cambria Math" w:hAnsi="Cambria Math"/>
                      <w:color w:val="000000"/>
                      <w:kern w:val="24"/>
                      <w:lang w:eastAsia="zh-CN"/>
                    </w:rPr>
                    <m:t>h</m:t>
                  </w:ins>
                </m:r>
              </m:e>
              <m:sub>
                <m:r>
                  <w:ins w:id="86" w:author="Wang Yuhui" w:date="2022-03-15T22:51:00Z">
                    <w:rPr>
                      <w:rFonts w:ascii="Cambria Math" w:hAnsi="Cambria Math"/>
                      <w:color w:val="000000"/>
                      <w:kern w:val="24"/>
                      <w:lang w:eastAsia="zh-CN"/>
                    </w:rPr>
                    <m:t>l</m:t>
                  </w:ins>
                </m:r>
              </m:sub>
              <m:sup>
                <m:d>
                  <m:dPr>
                    <m:ctrlPr>
                      <w:ins w:id="87" w:author="Wang Yuhui" w:date="2022-03-15T22:51:00Z">
                        <w:rPr>
                          <w:rFonts w:ascii="Cambria Math" w:hAnsi="Cambria Math"/>
                          <w:i/>
                          <w:color w:val="000000"/>
                          <w:kern w:val="24"/>
                          <w:lang w:eastAsia="zh-CN"/>
                        </w:rPr>
                      </w:ins>
                    </m:ctrlPr>
                  </m:dPr>
                  <m:e>
                    <m:r>
                      <w:ins w:id="88" w:author="Wang Yuhui" w:date="2022-03-15T22:51:00Z">
                        <w:rPr>
                          <w:rFonts w:ascii="Cambria Math" w:hAnsi="Cambria Math"/>
                          <w:color w:val="000000"/>
                          <w:kern w:val="24"/>
                          <w:lang w:eastAsia="zh-CN"/>
                        </w:rPr>
                        <m:t>j</m:t>
                      </w:ins>
                    </m:r>
                  </m:e>
                </m:d>
              </m:sup>
            </m:sSubSup>
            <m:r>
              <w:ins w:id="89" w:author="Wang Yuhui" w:date="2022-03-15T22:51:00Z">
                <w:rPr>
                  <w:rFonts w:ascii="Cambria Math" w:eastAsiaTheme="minorEastAsia" w:hAnsi="Cambria Math"/>
                  <w:lang w:eastAsia="zh-CN"/>
                </w:rPr>
                <m:t>,</m:t>
              </w:ins>
            </m:r>
            <m:sSup>
              <m:sSupPr>
                <m:ctrlPr>
                  <w:ins w:id="90" w:author="Wang Yuhui" w:date="2022-03-15T22:51:00Z">
                    <w:rPr>
                      <w:rFonts w:ascii="Cambria Math" w:hAnsi="Cambria Math"/>
                      <w:shd w:val="clear" w:color="auto" w:fill="FFFFFF"/>
                      <w:lang w:eastAsia="zh-CN"/>
                    </w:rPr>
                  </w:ins>
                </m:ctrlPr>
              </m:sSupPr>
              <m:e>
                <m:r>
                  <w:ins w:id="91" w:author="Wang Yuhui" w:date="2022-03-15T22:51:00Z">
                    <m:rPr>
                      <m:sty m:val="b"/>
                    </m:rPr>
                    <w:rPr>
                      <w:rFonts w:ascii="Cambria Math" w:hAnsi="Cambria Math" w:hint="eastAsia"/>
                      <w:shd w:val="clear" w:color="auto" w:fill="FFFFFF"/>
                      <w:lang w:eastAsia="zh-CN"/>
                    </w:rPr>
                    <m:t>Θ</m:t>
                  </w:ins>
                </m:r>
              </m:e>
              <m:sup>
                <m:d>
                  <m:dPr>
                    <m:ctrlPr>
                      <w:ins w:id="92" w:author="Wang Yuhui" w:date="2022-03-15T22:51:00Z">
                        <w:rPr>
                          <w:rFonts w:ascii="Cambria Math" w:hAnsi="Cambria Math"/>
                          <w:i/>
                          <w:iCs/>
                          <w:shd w:val="clear" w:color="auto" w:fill="FFFFFF"/>
                          <w:lang w:eastAsia="zh-CN"/>
                        </w:rPr>
                      </w:ins>
                    </m:ctrlPr>
                  </m:dPr>
                  <m:e>
                    <m:r>
                      <w:ins w:id="93" w:author="Wang Yuhui" w:date="2022-03-15T22:51:00Z">
                        <w:rPr>
                          <w:rFonts w:ascii="Cambria Math" w:hAnsi="Cambria Math"/>
                          <w:shd w:val="clear" w:color="auto" w:fill="FFFFFF"/>
                          <w:lang w:eastAsia="zh-CN"/>
                        </w:rPr>
                        <m:t>j</m:t>
                      </w:ins>
                    </m:r>
                  </m:e>
                </m:d>
              </m:sup>
            </m:sSup>
          </m:e>
        </m:d>
        <w:bookmarkEnd w:id="65"/>
        <m:r>
          <w:ins w:id="94" w:author="Wang Yuhui" w:date="2022-03-15T22:51:00Z">
            <m:rPr>
              <m:sty m:val="p"/>
            </m:rPr>
            <w:rPr>
              <w:rStyle w:val="af6"/>
              <w:rFonts w:ascii="Cambria Math" w:hAnsi="Cambria Math"/>
            </w:rPr>
            <w:annotationRef/>
          </w:ins>
        </m:r>
      </m:oMath>
      <w:ins w:id="95" w:author="Wang Yuhui" w:date="2022-03-15T22:51:00Z">
        <w:r w:rsidR="009769A9">
          <w:rPr>
            <w:rFonts w:hint="eastAsia"/>
            <w:shd w:val="clear" w:color="auto" w:fill="FFFFFF"/>
            <w:lang w:eastAsia="zh-CN"/>
          </w:rPr>
          <w:t>,</w:t>
        </w:r>
        <w:r w:rsidR="009769A9">
          <w:rPr>
            <w:shd w:val="clear" w:color="auto" w:fill="FFFFFF"/>
            <w:lang w:eastAsia="zh-CN"/>
          </w:rPr>
          <w:t xml:space="preserve"> and then prove </w:t>
        </w:r>
      </w:ins>
      <m:oMath>
        <m:r>
          <w:ins w:id="96" w:author="Wang Yuhui" w:date="2022-03-15T22:51:00Z">
            <m:rPr>
              <m:sty m:val="p"/>
            </m:rPr>
            <w:rPr>
              <w:rFonts w:ascii="Cambria Math" w:eastAsiaTheme="minorEastAsia" w:hAnsi="Cambria Math"/>
              <w:lang w:eastAsia="zh-CN"/>
            </w:rPr>
            <m:t>ln</m:t>
          </w:ins>
        </m:r>
        <m:r>
          <w:ins w:id="97" w:author="Wang Yuhui" w:date="2022-03-15T22:51:00Z">
            <w:rPr>
              <w:rFonts w:ascii="Cambria Math" w:eastAsiaTheme="minorEastAsia" w:hAnsi="Cambria Math"/>
              <w:lang w:eastAsia="zh-CN"/>
            </w:rPr>
            <m:t>L</m:t>
          </w:ins>
        </m:r>
        <m:d>
          <m:dPr>
            <m:ctrlPr>
              <w:ins w:id="98" w:author="Wang Yuhui" w:date="2022-03-15T22:51:00Z">
                <w:rPr>
                  <w:rFonts w:ascii="Cambria Math" w:eastAsiaTheme="minorEastAsia" w:hAnsi="Cambria Math"/>
                  <w:i/>
                  <w:iCs/>
                  <w:lang w:eastAsia="zh-CN"/>
                </w:rPr>
              </w:ins>
            </m:ctrlPr>
          </m:dPr>
          <m:e>
            <m:sSubSup>
              <m:sSubSupPr>
                <m:ctrlPr>
                  <w:ins w:id="99" w:author="Wang Yuhui" w:date="2022-03-15T22:51:00Z">
                    <w:rPr>
                      <w:rFonts w:ascii="Cambria Math" w:hAnsi="Cambria Math"/>
                      <w:i/>
                      <w:iCs/>
                      <w:color w:val="000000"/>
                      <w:kern w:val="24"/>
                      <w:lang w:eastAsia="zh-CN"/>
                    </w:rPr>
                  </w:ins>
                </m:ctrlPr>
              </m:sSubSupPr>
              <m:e>
                <m:r>
                  <w:ins w:id="100" w:author="Wang Yuhui" w:date="2022-03-15T22:51:00Z">
                    <m:rPr>
                      <m:sty m:val="b"/>
                    </m:rPr>
                    <w:rPr>
                      <w:rFonts w:ascii="Cambria Math" w:hAnsi="Cambria Math"/>
                      <w:color w:val="000000"/>
                      <w:kern w:val="24"/>
                      <w:lang w:eastAsia="zh-CN"/>
                    </w:rPr>
                    <m:t>h</m:t>
                  </w:ins>
                </m:r>
              </m:e>
              <m:sub>
                <m:r>
                  <w:ins w:id="101" w:author="Wang Yuhui" w:date="2022-03-15T22:51:00Z">
                    <w:rPr>
                      <w:rFonts w:ascii="Cambria Math" w:hAnsi="Cambria Math"/>
                      <w:color w:val="000000"/>
                      <w:kern w:val="24"/>
                      <w:lang w:eastAsia="zh-CN"/>
                    </w:rPr>
                    <m:t>l</m:t>
                  </w:ins>
                </m:r>
              </m:sub>
              <m:sup>
                <m:d>
                  <m:dPr>
                    <m:ctrlPr>
                      <w:ins w:id="102" w:author="Wang Yuhui" w:date="2022-03-15T22:51:00Z">
                        <w:rPr>
                          <w:rFonts w:ascii="Cambria Math" w:hAnsi="Cambria Math"/>
                          <w:i/>
                          <w:color w:val="000000"/>
                          <w:kern w:val="24"/>
                          <w:lang w:eastAsia="zh-CN"/>
                        </w:rPr>
                      </w:ins>
                    </m:ctrlPr>
                  </m:dPr>
                  <m:e>
                    <m:r>
                      <w:ins w:id="103" w:author="Wang Yuhui" w:date="2022-03-15T22:51:00Z">
                        <w:rPr>
                          <w:rFonts w:ascii="Cambria Math" w:hAnsi="Cambria Math"/>
                          <w:color w:val="000000"/>
                          <w:kern w:val="24"/>
                          <w:lang w:eastAsia="zh-CN"/>
                        </w:rPr>
                        <m:t>j+1</m:t>
                      </w:ins>
                    </m:r>
                  </m:e>
                </m:d>
              </m:sup>
            </m:sSubSup>
            <m:r>
              <w:ins w:id="104" w:author="Wang Yuhui" w:date="2022-03-15T22:51:00Z">
                <w:rPr>
                  <w:rFonts w:ascii="Cambria Math" w:eastAsiaTheme="minorEastAsia" w:hAnsi="Cambria Math"/>
                  <w:lang w:eastAsia="zh-CN"/>
                </w:rPr>
                <m:t>,</m:t>
              </w:ins>
            </m:r>
            <m:sSup>
              <m:sSupPr>
                <m:ctrlPr>
                  <w:ins w:id="105" w:author="Wang Yuhui" w:date="2022-03-15T22:51:00Z">
                    <w:rPr>
                      <w:rFonts w:ascii="Cambria Math" w:hAnsi="Cambria Math"/>
                      <w:shd w:val="clear" w:color="auto" w:fill="FFFFFF"/>
                      <w:lang w:eastAsia="zh-CN"/>
                    </w:rPr>
                  </w:ins>
                </m:ctrlPr>
              </m:sSupPr>
              <m:e>
                <m:r>
                  <w:ins w:id="106" w:author="Wang Yuhui" w:date="2022-03-15T22:51:00Z">
                    <m:rPr>
                      <m:sty m:val="b"/>
                    </m:rPr>
                    <w:rPr>
                      <w:rFonts w:ascii="Cambria Math" w:hAnsi="Cambria Math" w:hint="eastAsia"/>
                      <w:shd w:val="clear" w:color="auto" w:fill="FFFFFF"/>
                      <w:lang w:eastAsia="zh-CN"/>
                    </w:rPr>
                    <m:t>Θ</m:t>
                  </w:ins>
                </m:r>
              </m:e>
              <m:sup>
                <m:d>
                  <m:dPr>
                    <m:ctrlPr>
                      <w:ins w:id="107" w:author="Wang Yuhui" w:date="2022-03-15T22:51:00Z">
                        <w:rPr>
                          <w:rFonts w:ascii="Cambria Math" w:hAnsi="Cambria Math"/>
                          <w:i/>
                          <w:iCs/>
                          <w:shd w:val="clear" w:color="auto" w:fill="FFFFFF"/>
                          <w:lang w:eastAsia="zh-CN"/>
                        </w:rPr>
                      </w:ins>
                    </m:ctrlPr>
                  </m:dPr>
                  <m:e>
                    <m:r>
                      <w:ins w:id="108" w:author="Wang Yuhui" w:date="2022-03-15T22:51:00Z">
                        <w:rPr>
                          <w:rFonts w:ascii="Cambria Math" w:hAnsi="Cambria Math"/>
                          <w:shd w:val="clear" w:color="auto" w:fill="FFFFFF"/>
                          <w:lang w:eastAsia="zh-CN"/>
                        </w:rPr>
                        <m:t>j+1</m:t>
                      </w:ins>
                    </m:r>
                  </m:e>
                </m:d>
              </m:sup>
            </m:sSup>
          </m:e>
        </m:d>
        <m:r>
          <w:ins w:id="109" w:author="Wang Yuhui" w:date="2022-03-15T22:51:00Z">
            <w:rPr>
              <w:rFonts w:ascii="Cambria Math" w:eastAsiaTheme="minorEastAsia" w:hAnsi="Cambria Math"/>
              <w:lang w:eastAsia="zh-CN"/>
            </w:rPr>
            <m:t>≥</m:t>
          </w:ins>
        </m:r>
        <m:r>
          <w:ins w:id="110" w:author="Wang Yuhui" w:date="2022-03-15T22:51:00Z">
            <m:rPr>
              <m:sty m:val="p"/>
            </m:rPr>
            <w:rPr>
              <w:rFonts w:ascii="Cambria Math" w:eastAsiaTheme="minorEastAsia" w:hAnsi="Cambria Math"/>
              <w:lang w:eastAsia="zh-CN"/>
            </w:rPr>
            <m:t>ln</m:t>
          </w:ins>
        </m:r>
        <m:r>
          <w:ins w:id="111" w:author="Wang Yuhui" w:date="2022-03-15T22:51:00Z">
            <w:rPr>
              <w:rFonts w:ascii="Cambria Math" w:eastAsiaTheme="minorEastAsia" w:hAnsi="Cambria Math"/>
              <w:lang w:eastAsia="zh-CN"/>
            </w:rPr>
            <m:t>L</m:t>
          </w:ins>
        </m:r>
        <m:d>
          <m:dPr>
            <m:ctrlPr>
              <w:ins w:id="112" w:author="Wang Yuhui" w:date="2022-03-15T22:51:00Z">
                <w:rPr>
                  <w:rFonts w:ascii="Cambria Math" w:eastAsiaTheme="minorEastAsia" w:hAnsi="Cambria Math"/>
                  <w:i/>
                  <w:iCs/>
                  <w:lang w:eastAsia="zh-CN"/>
                </w:rPr>
              </w:ins>
            </m:ctrlPr>
          </m:dPr>
          <m:e>
            <m:sSubSup>
              <m:sSubSupPr>
                <m:ctrlPr>
                  <w:ins w:id="113" w:author="Wang Yuhui" w:date="2022-03-15T22:51:00Z">
                    <w:rPr>
                      <w:rFonts w:ascii="Cambria Math" w:hAnsi="Cambria Math"/>
                      <w:i/>
                      <w:iCs/>
                      <w:color w:val="000000"/>
                      <w:kern w:val="24"/>
                      <w:lang w:eastAsia="zh-CN"/>
                    </w:rPr>
                  </w:ins>
                </m:ctrlPr>
              </m:sSubSupPr>
              <m:e>
                <m:r>
                  <w:ins w:id="114" w:author="Wang Yuhui" w:date="2022-03-15T22:51:00Z">
                    <m:rPr>
                      <m:sty m:val="b"/>
                    </m:rPr>
                    <w:rPr>
                      <w:rFonts w:ascii="Cambria Math" w:hAnsi="Cambria Math"/>
                      <w:color w:val="000000"/>
                      <w:kern w:val="24"/>
                      <w:lang w:eastAsia="zh-CN"/>
                    </w:rPr>
                    <m:t>h</m:t>
                  </w:ins>
                </m:r>
              </m:e>
              <m:sub>
                <m:r>
                  <w:ins w:id="115" w:author="Wang Yuhui" w:date="2022-03-15T22:51:00Z">
                    <w:rPr>
                      <w:rFonts w:ascii="Cambria Math" w:hAnsi="Cambria Math"/>
                      <w:color w:val="000000"/>
                      <w:kern w:val="24"/>
                      <w:lang w:eastAsia="zh-CN"/>
                    </w:rPr>
                    <m:t>l</m:t>
                  </w:ins>
                </m:r>
              </m:sub>
              <m:sup>
                <m:d>
                  <m:dPr>
                    <m:ctrlPr>
                      <w:ins w:id="116" w:author="Wang Yuhui" w:date="2022-03-15T22:51:00Z">
                        <w:rPr>
                          <w:rFonts w:ascii="Cambria Math" w:hAnsi="Cambria Math"/>
                          <w:i/>
                          <w:color w:val="000000"/>
                          <w:kern w:val="24"/>
                          <w:lang w:eastAsia="zh-CN"/>
                        </w:rPr>
                      </w:ins>
                    </m:ctrlPr>
                  </m:dPr>
                  <m:e>
                    <m:r>
                      <w:ins w:id="117" w:author="Wang Yuhui" w:date="2022-03-15T22:51:00Z">
                        <w:rPr>
                          <w:rFonts w:ascii="Cambria Math" w:hAnsi="Cambria Math"/>
                          <w:color w:val="000000"/>
                          <w:kern w:val="24"/>
                          <w:lang w:eastAsia="zh-CN"/>
                        </w:rPr>
                        <m:t>j</m:t>
                      </w:ins>
                    </m:r>
                  </m:e>
                </m:d>
              </m:sup>
            </m:sSubSup>
            <m:r>
              <w:ins w:id="118" w:author="Wang Yuhui" w:date="2022-03-15T22:51:00Z">
                <w:rPr>
                  <w:rFonts w:ascii="Cambria Math" w:eastAsiaTheme="minorEastAsia" w:hAnsi="Cambria Math"/>
                  <w:lang w:eastAsia="zh-CN"/>
                </w:rPr>
                <m:t>,</m:t>
              </w:ins>
            </m:r>
            <m:sSup>
              <m:sSupPr>
                <m:ctrlPr>
                  <w:ins w:id="119" w:author="Wang Yuhui" w:date="2022-03-15T22:51:00Z">
                    <w:rPr>
                      <w:rFonts w:ascii="Cambria Math" w:hAnsi="Cambria Math"/>
                      <w:shd w:val="clear" w:color="auto" w:fill="FFFFFF"/>
                      <w:lang w:eastAsia="zh-CN"/>
                    </w:rPr>
                  </w:ins>
                </m:ctrlPr>
              </m:sSupPr>
              <m:e>
                <m:r>
                  <w:ins w:id="120" w:author="Wang Yuhui" w:date="2022-03-15T22:51:00Z">
                    <m:rPr>
                      <m:sty m:val="b"/>
                    </m:rPr>
                    <w:rPr>
                      <w:rFonts w:ascii="Cambria Math" w:hAnsi="Cambria Math" w:hint="eastAsia"/>
                      <w:shd w:val="clear" w:color="auto" w:fill="FFFFFF"/>
                      <w:lang w:eastAsia="zh-CN"/>
                    </w:rPr>
                    <m:t>Θ</m:t>
                  </w:ins>
                </m:r>
              </m:e>
              <m:sup>
                <m:d>
                  <m:dPr>
                    <m:ctrlPr>
                      <w:ins w:id="121" w:author="Wang Yuhui" w:date="2022-03-15T22:51:00Z">
                        <w:rPr>
                          <w:rFonts w:ascii="Cambria Math" w:hAnsi="Cambria Math"/>
                          <w:i/>
                          <w:iCs/>
                          <w:shd w:val="clear" w:color="auto" w:fill="FFFFFF"/>
                          <w:lang w:eastAsia="zh-CN"/>
                        </w:rPr>
                      </w:ins>
                    </m:ctrlPr>
                  </m:dPr>
                  <m:e>
                    <m:r>
                      <w:ins w:id="122" w:author="Wang Yuhui" w:date="2022-03-15T22:51:00Z">
                        <w:rPr>
                          <w:rFonts w:ascii="Cambria Math" w:hAnsi="Cambria Math"/>
                          <w:shd w:val="clear" w:color="auto" w:fill="FFFFFF"/>
                          <w:lang w:eastAsia="zh-CN"/>
                        </w:rPr>
                        <m:t>j</m:t>
                      </w:ins>
                    </m:r>
                    <m:r>
                      <w:ins w:id="123" w:author="Wang Yuhui" w:date="2022-03-15T23:16:00Z">
                        <w:rPr>
                          <w:rFonts w:ascii="Cambria Math" w:hAnsi="Cambria Math"/>
                          <w:shd w:val="clear" w:color="auto" w:fill="FFFFFF"/>
                          <w:lang w:eastAsia="zh-CN"/>
                        </w:rPr>
                        <m:t>+1</m:t>
                      </w:ins>
                    </m:r>
                  </m:e>
                </m:d>
              </m:sup>
            </m:sSup>
          </m:e>
        </m:d>
      </m:oMath>
      <w:ins w:id="124" w:author="Wang Yuhui" w:date="2022-03-15T22:51:00Z">
        <w:r w:rsidR="009769A9">
          <w:rPr>
            <w:rFonts w:hint="eastAsia"/>
            <w:iCs/>
            <w:lang w:eastAsia="zh-CN"/>
          </w:rPr>
          <w:t>.</w:t>
        </w:r>
      </w:ins>
    </w:p>
    <w:p w14:paraId="59104503" w14:textId="14CE5DC0" w:rsidR="00C17A00" w:rsidRDefault="002D7131" w:rsidP="00C17A00">
      <w:pPr>
        <w:pStyle w:val="References"/>
        <w:numPr>
          <w:ilvl w:val="0"/>
          <w:numId w:val="0"/>
        </w:numPr>
        <w:ind w:firstLine="200"/>
        <w:rPr>
          <w:rFonts w:eastAsiaTheme="minorEastAsia"/>
          <w:iCs/>
          <w:sz w:val="20"/>
          <w:szCs w:val="20"/>
          <w:lang w:eastAsia="zh-CN"/>
        </w:rPr>
      </w:pPr>
      <w:ins w:id="125" w:author="Wang Yuhui" w:date="2022-03-15T23:17:00Z">
        <w:r>
          <w:rPr>
            <w:rFonts w:eastAsiaTheme="minorEastAsia"/>
            <w:iCs/>
            <w:sz w:val="20"/>
            <w:szCs w:val="20"/>
            <w:lang w:eastAsia="zh-CN"/>
          </w:rPr>
          <w:t>Firstly</w:t>
        </w:r>
      </w:ins>
      <w:ins w:id="126" w:author="Wang Yuhui" w:date="2022-03-15T23:06:00Z">
        <w:r w:rsidR="00035E6A">
          <w:rPr>
            <w:rFonts w:eastAsiaTheme="minorEastAsia"/>
            <w:iCs/>
            <w:sz w:val="20"/>
            <w:szCs w:val="20"/>
            <w:lang w:eastAsia="zh-CN"/>
          </w:rPr>
          <w:t xml:space="preserve">, </w:t>
        </w:r>
      </w:ins>
      <w:ins w:id="127" w:author="Wang Yuhui" w:date="2022-03-15T23:20:00Z">
        <w:r w:rsidR="00D2585B">
          <w:rPr>
            <w:rFonts w:eastAsiaTheme="minorEastAsia"/>
            <w:iCs/>
            <w:sz w:val="20"/>
            <w:szCs w:val="20"/>
            <w:lang w:eastAsia="zh-CN"/>
          </w:rPr>
          <w:t xml:space="preserve">in MAP-EM procedure, </w:t>
        </w:r>
      </w:ins>
      <m:oMath>
        <m:r>
          <w:ins w:id="128" w:author="Wang Yuhui" w:date="2022-03-15T23:20:00Z">
            <m:rPr>
              <m:sty m:val="b"/>
            </m:rPr>
            <w:rPr>
              <w:rFonts w:ascii="Cambria Math" w:hAnsi="Cambria Math"/>
              <w:sz w:val="20"/>
              <w:szCs w:val="20"/>
              <w:shd w:val="clear" w:color="auto" w:fill="FFFFFF"/>
            </w:rPr>
            <m:t>Θ</m:t>
          </w:ins>
        </m:r>
      </m:oMath>
      <w:ins w:id="129" w:author="Wang Yuhui" w:date="2022-03-15T23:20:00Z">
        <w:r w:rsidR="00D2585B">
          <w:rPr>
            <w:rFonts w:eastAsiaTheme="minorEastAsia"/>
            <w:iCs/>
            <w:sz w:val="20"/>
            <w:szCs w:val="20"/>
            <w:lang w:eastAsia="zh-CN"/>
          </w:rPr>
          <w:t xml:space="preserve"> is </w:t>
        </w:r>
      </w:ins>
      <w:ins w:id="130" w:author="Wang Yuhui" w:date="2022-03-15T23:21:00Z">
        <w:r w:rsidR="00D2585B">
          <w:rPr>
            <w:rFonts w:eastAsiaTheme="minorEastAsia"/>
            <w:iCs/>
            <w:sz w:val="20"/>
            <w:szCs w:val="20"/>
            <w:lang w:eastAsia="zh-CN"/>
          </w:rPr>
          <w:t>considered</w:t>
        </w:r>
      </w:ins>
      <w:ins w:id="131" w:author="Wang Yuhui" w:date="2022-03-15T23:20:00Z">
        <w:r w:rsidR="00D2585B">
          <w:rPr>
            <w:rFonts w:eastAsiaTheme="minorEastAsia"/>
            <w:iCs/>
            <w:sz w:val="20"/>
            <w:szCs w:val="20"/>
            <w:lang w:eastAsia="zh-CN"/>
          </w:rPr>
          <w:t xml:space="preserve"> </w:t>
        </w:r>
      </w:ins>
      <w:ins w:id="132" w:author="Wang Yuhui" w:date="2022-03-15T23:21:00Z">
        <w:r w:rsidR="00D2585B">
          <w:rPr>
            <w:rFonts w:eastAsiaTheme="minorEastAsia"/>
            <w:iCs/>
            <w:sz w:val="20"/>
            <w:szCs w:val="20"/>
            <w:lang w:eastAsia="zh-CN"/>
          </w:rPr>
          <w:t xml:space="preserve">as a variable and </w:t>
        </w:r>
      </w:ins>
      <w:ins w:id="133" w:author="Wang Yuhui" w:date="2022-03-15T23:26:00Z">
        <w:r w:rsidR="0033507C">
          <w:rPr>
            <w:rFonts w:eastAsiaTheme="minorEastAsia"/>
            <w:iCs/>
            <w:sz w:val="20"/>
            <w:szCs w:val="20"/>
            <w:lang w:eastAsia="zh-CN"/>
          </w:rPr>
          <w:t>a</w:t>
        </w:r>
      </w:ins>
      <w:del w:id="134" w:author="Wang Yuhui" w:date="2022-03-15T23:06:00Z">
        <w:r w:rsidR="00C17A00" w:rsidDel="00035E6A">
          <w:rPr>
            <w:rFonts w:eastAsiaTheme="minorEastAsia"/>
            <w:iCs/>
            <w:sz w:val="20"/>
            <w:szCs w:val="20"/>
            <w:lang w:eastAsia="zh-CN"/>
          </w:rPr>
          <w:delText>A</w:delText>
        </w:r>
      </w:del>
      <w:r w:rsidR="00C17A00">
        <w:rPr>
          <w:rFonts w:eastAsiaTheme="minorEastAsia"/>
          <w:iCs/>
          <w:sz w:val="20"/>
          <w:szCs w:val="20"/>
          <w:lang w:eastAsia="zh-CN"/>
        </w:rPr>
        <w:t xml:space="preserve">ccording to </w:t>
      </w:r>
      <w:r w:rsidR="00703870">
        <w:rPr>
          <w:rFonts w:eastAsiaTheme="minorEastAsia"/>
          <w:iCs/>
          <w:sz w:val="20"/>
          <w:szCs w:val="20"/>
          <w:lang w:eastAsia="zh-CN"/>
        </w:rPr>
        <w:t xml:space="preserve">the </w:t>
      </w:r>
      <w:r w:rsidR="00C17A00">
        <w:rPr>
          <w:rFonts w:eastAsiaTheme="minorEastAsia"/>
          <w:iCs/>
          <w:sz w:val="20"/>
          <w:szCs w:val="20"/>
          <w:lang w:eastAsia="zh-CN"/>
        </w:rPr>
        <w:t xml:space="preserve">Bayes rule, </w:t>
      </w:r>
      <m:oMath>
        <m:r>
          <m:rPr>
            <m:sty m:val="p"/>
          </m:rPr>
          <w:rPr>
            <w:rFonts w:ascii="Cambria Math" w:eastAsiaTheme="minorEastAsia" w:hAnsi="Cambria Math"/>
            <w:sz w:val="20"/>
            <w:szCs w:val="20"/>
            <w:lang w:eastAsia="zh-CN"/>
          </w:rPr>
          <m:t>ln</m:t>
        </m:r>
        <m:r>
          <w:rPr>
            <w:rFonts w:ascii="Cambria Math" w:eastAsiaTheme="minorEastAsia" w:hAnsi="Cambria Math"/>
            <w:sz w:val="20"/>
            <w:szCs w:val="20"/>
            <w:lang w:eastAsia="zh-CN"/>
          </w:rPr>
          <m:t>L</m:t>
        </m:r>
        <m:d>
          <m:dPr>
            <m:ctrlPr>
              <w:rPr>
                <w:rFonts w:ascii="Cambria Math" w:eastAsiaTheme="minorEastAsia" w:hAnsi="Cambria Math"/>
                <w:i/>
                <w:iCs/>
                <w:sz w:val="20"/>
                <w:szCs w:val="20"/>
                <w:lang w:eastAsia="zh-CN"/>
              </w:rPr>
            </m:ctrlPr>
          </m:dPr>
          <m:e>
            <m:sSubSup>
              <m:sSubSupPr>
                <m:ctrlPr>
                  <w:rPr>
                    <w:rFonts w:ascii="Cambria Math" w:hAnsi="Cambria Math"/>
                    <w:i/>
                    <w:iCs/>
                    <w:color w:val="000000"/>
                    <w:kern w:val="24"/>
                    <w:sz w:val="20"/>
                    <w:szCs w:val="20"/>
                    <w:lang w:eastAsia="zh-CN"/>
                  </w:rPr>
                </m:ctrlPr>
              </m:sSubSupPr>
              <m:e>
                <m:r>
                  <m:rPr>
                    <m:sty m:val="b"/>
                  </m:rPr>
                  <w:rPr>
                    <w:rFonts w:ascii="Cambria Math" w:hAnsi="Cambria Math"/>
                    <w:color w:val="000000"/>
                    <w:kern w:val="24"/>
                    <w:sz w:val="20"/>
                    <w:szCs w:val="20"/>
                    <w:lang w:eastAsia="zh-CN"/>
                  </w:rPr>
                  <m:t>h</m:t>
                </m:r>
              </m:e>
              <m:sub>
                <m:r>
                  <w:rPr>
                    <w:rFonts w:ascii="Cambria Math" w:hAnsi="Cambria Math"/>
                    <w:color w:val="000000"/>
                    <w:kern w:val="24"/>
                    <w:sz w:val="20"/>
                    <w:szCs w:val="20"/>
                    <w:lang w:eastAsia="zh-CN"/>
                  </w:rPr>
                  <m:t>l</m:t>
                </m:r>
              </m:sub>
              <m:sup>
                <m:d>
                  <m:dPr>
                    <m:ctrlPr>
                      <w:rPr>
                        <w:rFonts w:ascii="Cambria Math" w:hAnsi="Cambria Math"/>
                        <w:i/>
                        <w:color w:val="000000"/>
                        <w:kern w:val="24"/>
                        <w:sz w:val="20"/>
                        <w:szCs w:val="20"/>
                        <w:lang w:eastAsia="zh-CN"/>
                      </w:rPr>
                    </m:ctrlPr>
                  </m:dPr>
                  <m:e>
                    <m:r>
                      <w:rPr>
                        <w:rFonts w:ascii="Cambria Math" w:hAnsi="Cambria Math"/>
                        <w:color w:val="000000"/>
                        <w:kern w:val="24"/>
                        <w:sz w:val="20"/>
                        <w:szCs w:val="20"/>
                        <w:lang w:eastAsia="zh-CN"/>
                      </w:rPr>
                      <m:t>j</m:t>
                    </m:r>
                  </m:e>
                </m:d>
              </m:sup>
            </m:sSubSup>
            <m:r>
              <w:rPr>
                <w:rFonts w:ascii="Cambria Math" w:eastAsiaTheme="minorEastAsia" w:hAnsi="Cambria Math"/>
                <w:sz w:val="20"/>
                <w:szCs w:val="20"/>
                <w:lang w:eastAsia="zh-CN"/>
              </w:rPr>
              <m:t>,</m:t>
            </m:r>
            <m:r>
              <m:rPr>
                <m:sty m:val="b"/>
              </m:rPr>
              <w:rPr>
                <w:rFonts w:ascii="Cambria Math" w:hAnsi="Cambria Math"/>
                <w:sz w:val="20"/>
                <w:szCs w:val="20"/>
                <w:shd w:val="clear" w:color="auto" w:fill="FFFFFF"/>
              </w:rPr>
              <m:t>Θ</m:t>
            </m:r>
          </m:e>
        </m:d>
      </m:oMath>
      <w:r w:rsidR="00C17A00">
        <w:rPr>
          <w:rFonts w:eastAsiaTheme="minorEastAsia"/>
          <w:iCs/>
          <w:sz w:val="20"/>
          <w:szCs w:val="20"/>
          <w:lang w:eastAsia="zh-CN"/>
        </w:rPr>
        <w:t xml:space="preserve"> can be transformed as</w:t>
      </w:r>
    </w:p>
    <w:p w14:paraId="6034686B" w14:textId="77777777" w:rsidR="00C17A00" w:rsidRDefault="00C17A00" w:rsidP="00C17A00">
      <w:pPr>
        <w:pStyle w:val="References"/>
        <w:numPr>
          <w:ilvl w:val="0"/>
          <w:numId w:val="0"/>
        </w:numPr>
        <w:rPr>
          <w:rFonts w:eastAsiaTheme="minorEastAsia"/>
          <w:iCs/>
          <w:sz w:val="20"/>
          <w:szCs w:val="20"/>
          <w:lang w:eastAsia="zh-CN"/>
        </w:rPr>
      </w:pPr>
    </w:p>
    <w:p w14:paraId="5596B307" w14:textId="77777777" w:rsidR="00C17A00" w:rsidRPr="00737C09" w:rsidRDefault="00C17A00" w:rsidP="00C17A00">
      <w:pPr>
        <w:pStyle w:val="References"/>
        <w:numPr>
          <w:ilvl w:val="0"/>
          <w:numId w:val="0"/>
        </w:numPr>
        <w:ind w:firstLine="200"/>
        <w:rPr>
          <w:rFonts w:eastAsiaTheme="minorEastAsia"/>
          <w:iCs/>
          <w:color w:val="211E1E"/>
          <w:sz w:val="20"/>
          <w:szCs w:val="20"/>
          <w:lang w:eastAsia="zh-CN"/>
        </w:rPr>
      </w:pPr>
      <m:oMathPara>
        <m:oMath>
          <m:r>
            <m:rPr>
              <m:sty m:val="p"/>
            </m:rPr>
            <w:rPr>
              <w:rFonts w:ascii="Cambria Math" w:eastAsiaTheme="minorEastAsia" w:hAnsi="Cambria Math"/>
              <w:sz w:val="20"/>
              <w:szCs w:val="20"/>
              <w:lang w:eastAsia="zh-CN"/>
            </w:rPr>
            <m:t>ln</m:t>
          </m:r>
          <m:r>
            <w:rPr>
              <w:rFonts w:ascii="Cambria Math" w:eastAsiaTheme="minorEastAsia" w:hAnsi="Cambria Math"/>
              <w:sz w:val="20"/>
              <w:szCs w:val="20"/>
              <w:lang w:eastAsia="zh-CN"/>
            </w:rPr>
            <m:t>L</m:t>
          </m:r>
          <m:d>
            <m:dPr>
              <m:ctrlPr>
                <w:rPr>
                  <w:rFonts w:ascii="Cambria Math" w:eastAsiaTheme="minorEastAsia" w:hAnsi="Cambria Math"/>
                  <w:i/>
                  <w:iCs/>
                  <w:sz w:val="20"/>
                  <w:szCs w:val="20"/>
                  <w:lang w:eastAsia="zh-CN"/>
                </w:rPr>
              </m:ctrlPr>
            </m:dPr>
            <m:e>
              <m:sSubSup>
                <m:sSubSupPr>
                  <m:ctrlPr>
                    <w:rPr>
                      <w:rFonts w:ascii="Cambria Math" w:hAnsi="Cambria Math"/>
                      <w:i/>
                      <w:iCs/>
                      <w:color w:val="000000"/>
                      <w:kern w:val="24"/>
                      <w:sz w:val="20"/>
                      <w:szCs w:val="20"/>
                      <w:lang w:eastAsia="zh-CN"/>
                    </w:rPr>
                  </m:ctrlPr>
                </m:sSubSupPr>
                <m:e>
                  <m:r>
                    <m:rPr>
                      <m:sty m:val="b"/>
                    </m:rPr>
                    <w:rPr>
                      <w:rFonts w:ascii="Cambria Math" w:hAnsi="Cambria Math"/>
                      <w:color w:val="000000"/>
                      <w:kern w:val="24"/>
                      <w:sz w:val="20"/>
                      <w:szCs w:val="20"/>
                      <w:lang w:eastAsia="zh-CN"/>
                    </w:rPr>
                    <m:t>h</m:t>
                  </m:r>
                </m:e>
                <m:sub>
                  <m:r>
                    <w:rPr>
                      <w:rFonts w:ascii="Cambria Math" w:hAnsi="Cambria Math"/>
                      <w:color w:val="000000"/>
                      <w:kern w:val="24"/>
                      <w:sz w:val="20"/>
                      <w:szCs w:val="20"/>
                      <w:lang w:eastAsia="zh-CN"/>
                    </w:rPr>
                    <m:t>l</m:t>
                  </m:r>
                </m:sub>
                <m:sup>
                  <m:d>
                    <m:dPr>
                      <m:ctrlPr>
                        <w:rPr>
                          <w:rFonts w:ascii="Cambria Math" w:hAnsi="Cambria Math"/>
                          <w:i/>
                          <w:color w:val="000000"/>
                          <w:kern w:val="24"/>
                          <w:sz w:val="20"/>
                          <w:szCs w:val="20"/>
                          <w:lang w:eastAsia="zh-CN"/>
                        </w:rPr>
                      </m:ctrlPr>
                    </m:dPr>
                    <m:e>
                      <m:r>
                        <w:rPr>
                          <w:rFonts w:ascii="Cambria Math" w:hAnsi="Cambria Math"/>
                          <w:color w:val="000000"/>
                          <w:kern w:val="24"/>
                          <w:sz w:val="20"/>
                          <w:szCs w:val="20"/>
                          <w:lang w:eastAsia="zh-CN"/>
                        </w:rPr>
                        <m:t>j</m:t>
                      </m:r>
                    </m:e>
                  </m:d>
                </m:sup>
              </m:sSubSup>
              <m:r>
                <w:rPr>
                  <w:rFonts w:ascii="Cambria Math" w:eastAsiaTheme="minorEastAsia" w:hAnsi="Cambria Math"/>
                  <w:sz w:val="20"/>
                  <w:szCs w:val="20"/>
                  <w:lang w:eastAsia="zh-CN"/>
                </w:rPr>
                <m:t>,</m:t>
              </m:r>
              <m:r>
                <m:rPr>
                  <m:sty m:val="b"/>
                </m:rPr>
                <w:rPr>
                  <w:rFonts w:ascii="Cambria Math" w:hAnsi="Cambria Math"/>
                  <w:sz w:val="20"/>
                  <w:szCs w:val="20"/>
                  <w:shd w:val="clear" w:color="auto" w:fill="FFFFFF"/>
                </w:rPr>
                <m:t>Θ</m:t>
              </m:r>
            </m:e>
          </m:d>
          <m:r>
            <w:rPr>
              <w:rFonts w:ascii="Cambria Math" w:eastAsiaTheme="minorEastAsia" w:hAnsi="Cambria Math"/>
              <w:color w:val="211E1E"/>
              <w:sz w:val="20"/>
              <w:szCs w:val="20"/>
              <w:lang w:eastAsia="zh-CN"/>
            </w:rPr>
            <m:t>=</m:t>
          </m:r>
          <m:r>
            <m:rPr>
              <m:sty m:val="p"/>
            </m:rPr>
            <w:rPr>
              <w:rFonts w:ascii="Cambria Math" w:eastAsiaTheme="minorEastAsia" w:hAnsi="Cambria Math"/>
              <w:color w:val="211E1E"/>
              <w:sz w:val="20"/>
              <w:szCs w:val="20"/>
              <w:lang w:eastAsia="zh-CN"/>
            </w:rPr>
            <m:t>ln</m:t>
          </m:r>
          <m:r>
            <w:rPr>
              <w:rFonts w:ascii="Cambria Math" w:eastAsiaTheme="minorEastAsia" w:hAnsi="Cambria Math"/>
              <w:color w:val="211E1E"/>
              <w:sz w:val="20"/>
              <w:szCs w:val="20"/>
              <w:lang w:eastAsia="zh-CN"/>
            </w:rPr>
            <m:t>P</m:t>
          </m:r>
          <m:d>
            <m:dPr>
              <m:ctrlPr>
                <w:rPr>
                  <w:rFonts w:ascii="Cambria Math" w:eastAsiaTheme="minorEastAsia" w:hAnsi="Cambria Math"/>
                  <w:i/>
                  <w:iCs/>
                  <w:color w:val="211E1E"/>
                  <w:sz w:val="20"/>
                  <w:szCs w:val="20"/>
                  <w:lang w:eastAsia="zh-CN"/>
                </w:rPr>
              </m:ctrlPr>
            </m:dPr>
            <m:e>
              <m:sSubSup>
                <m:sSubSupPr>
                  <m:ctrlPr>
                    <w:rPr>
                      <w:rFonts w:ascii="Cambria Math" w:hAnsi="Cambria Math"/>
                      <w:i/>
                      <w:iCs/>
                      <w:color w:val="000000"/>
                      <w:kern w:val="24"/>
                      <w:sz w:val="20"/>
                      <w:szCs w:val="20"/>
                      <w:lang w:eastAsia="zh-CN"/>
                    </w:rPr>
                  </m:ctrlPr>
                </m:sSubSupPr>
                <m:e>
                  <m:r>
                    <m:rPr>
                      <m:sty m:val="b"/>
                    </m:rPr>
                    <w:rPr>
                      <w:rFonts w:ascii="Cambria Math" w:hAnsi="Cambria Math"/>
                      <w:color w:val="000000"/>
                      <w:kern w:val="24"/>
                      <w:sz w:val="20"/>
                      <w:szCs w:val="20"/>
                      <w:lang w:eastAsia="zh-CN"/>
                    </w:rPr>
                    <m:t>h</m:t>
                  </m:r>
                </m:e>
                <m:sub>
                  <m:r>
                    <w:rPr>
                      <w:rFonts w:ascii="Cambria Math" w:hAnsi="Cambria Math"/>
                      <w:color w:val="000000"/>
                      <w:kern w:val="24"/>
                      <w:sz w:val="20"/>
                      <w:szCs w:val="20"/>
                      <w:lang w:eastAsia="zh-CN"/>
                    </w:rPr>
                    <m:t>l</m:t>
                  </m:r>
                </m:sub>
                <m:sup>
                  <m:d>
                    <m:dPr>
                      <m:ctrlPr>
                        <w:rPr>
                          <w:rFonts w:ascii="Cambria Math" w:hAnsi="Cambria Math"/>
                          <w:i/>
                          <w:color w:val="000000"/>
                          <w:kern w:val="24"/>
                          <w:sz w:val="20"/>
                          <w:szCs w:val="20"/>
                          <w:lang w:eastAsia="zh-CN"/>
                        </w:rPr>
                      </m:ctrlPr>
                    </m:dPr>
                    <m:e>
                      <m:r>
                        <w:rPr>
                          <w:rFonts w:ascii="Cambria Math" w:hAnsi="Cambria Math"/>
                          <w:color w:val="000000"/>
                          <w:kern w:val="24"/>
                          <w:sz w:val="20"/>
                          <w:szCs w:val="20"/>
                          <w:lang w:eastAsia="zh-CN"/>
                        </w:rPr>
                        <m:t>j</m:t>
                      </m:r>
                    </m:e>
                  </m:d>
                </m:sup>
              </m:sSubSup>
            </m:e>
            <m:e>
              <m:r>
                <m:rPr>
                  <m:sty m:val="b"/>
                </m:rPr>
                <w:rPr>
                  <w:rFonts w:ascii="Cambria Math" w:hAnsi="Cambria Math"/>
                  <w:sz w:val="20"/>
                  <w:szCs w:val="20"/>
                  <w:shd w:val="clear" w:color="auto" w:fill="FFFFFF"/>
                </w:rPr>
                <m:t>Θ</m:t>
              </m:r>
            </m:e>
          </m:d>
          <m:r>
            <w:rPr>
              <w:rFonts w:ascii="Cambria Math" w:eastAsiaTheme="minorEastAsia" w:hAnsi="Cambria Math"/>
              <w:color w:val="211E1E"/>
              <w:sz w:val="20"/>
              <w:szCs w:val="20"/>
              <w:lang w:eastAsia="zh-CN"/>
            </w:rPr>
            <m:t>P</m:t>
          </m:r>
          <m:d>
            <m:dPr>
              <m:ctrlPr>
                <w:rPr>
                  <w:rFonts w:ascii="Cambria Math" w:eastAsiaTheme="minorEastAsia" w:hAnsi="Cambria Math"/>
                  <w:i/>
                  <w:iCs/>
                  <w:color w:val="211E1E"/>
                  <w:sz w:val="20"/>
                  <w:szCs w:val="20"/>
                  <w:lang w:eastAsia="zh-CN"/>
                </w:rPr>
              </m:ctrlPr>
            </m:dPr>
            <m:e>
              <m:r>
                <m:rPr>
                  <m:sty m:val="b"/>
                </m:rPr>
                <w:rPr>
                  <w:rFonts w:ascii="Cambria Math" w:hAnsi="Cambria Math"/>
                  <w:sz w:val="20"/>
                  <w:szCs w:val="20"/>
                  <w:shd w:val="clear" w:color="auto" w:fill="FFFFFF"/>
                </w:rPr>
                <m:t>Θ</m:t>
              </m:r>
            </m:e>
          </m:d>
          <m:r>
            <w:rPr>
              <w:rFonts w:ascii="Cambria Math" w:eastAsiaTheme="minorEastAsia" w:hAnsi="Cambria Math"/>
              <w:color w:val="211E1E"/>
              <w:sz w:val="20"/>
              <w:szCs w:val="20"/>
              <w:lang w:eastAsia="zh-CN"/>
            </w:rPr>
            <m:t>=</m:t>
          </m:r>
          <m:r>
            <m:rPr>
              <m:sty m:val="p"/>
            </m:rPr>
            <w:rPr>
              <w:rFonts w:ascii="Cambria Math" w:eastAsiaTheme="minorEastAsia" w:hAnsi="Cambria Math"/>
              <w:color w:val="211E1E"/>
              <w:sz w:val="20"/>
              <w:szCs w:val="20"/>
              <w:lang w:eastAsia="zh-CN"/>
            </w:rPr>
            <m:t>ln</m:t>
          </m:r>
          <m:r>
            <w:rPr>
              <w:rFonts w:ascii="Cambria Math" w:eastAsiaTheme="minorEastAsia" w:hAnsi="Cambria Math"/>
              <w:color w:val="211E1E"/>
              <w:sz w:val="20"/>
              <w:szCs w:val="20"/>
              <w:lang w:eastAsia="zh-CN"/>
            </w:rPr>
            <m:t>P</m:t>
          </m:r>
          <m:d>
            <m:dPr>
              <m:ctrlPr>
                <w:rPr>
                  <w:rFonts w:ascii="Cambria Math" w:eastAsiaTheme="minorEastAsia" w:hAnsi="Cambria Math"/>
                  <w:i/>
                  <w:iCs/>
                  <w:color w:val="211E1E"/>
                  <w:sz w:val="20"/>
                  <w:szCs w:val="20"/>
                  <w:lang w:eastAsia="zh-CN"/>
                </w:rPr>
              </m:ctrlPr>
            </m:dPr>
            <m:e>
              <m:sSubSup>
                <m:sSubSupPr>
                  <m:ctrlPr>
                    <w:rPr>
                      <w:rFonts w:ascii="Cambria Math" w:hAnsi="Cambria Math"/>
                      <w:i/>
                      <w:iCs/>
                      <w:color w:val="000000"/>
                      <w:kern w:val="24"/>
                      <w:sz w:val="20"/>
                      <w:szCs w:val="20"/>
                      <w:lang w:eastAsia="zh-CN"/>
                    </w:rPr>
                  </m:ctrlPr>
                </m:sSubSupPr>
                <m:e>
                  <m:r>
                    <m:rPr>
                      <m:sty m:val="b"/>
                    </m:rPr>
                    <w:rPr>
                      <w:rFonts w:ascii="Cambria Math" w:hAnsi="Cambria Math"/>
                      <w:color w:val="000000"/>
                      <w:kern w:val="24"/>
                      <w:sz w:val="20"/>
                      <w:szCs w:val="20"/>
                      <w:lang w:eastAsia="zh-CN"/>
                    </w:rPr>
                    <m:t>h</m:t>
                  </m:r>
                </m:e>
                <m:sub>
                  <m:r>
                    <w:rPr>
                      <w:rFonts w:ascii="Cambria Math" w:hAnsi="Cambria Math"/>
                      <w:color w:val="000000"/>
                      <w:kern w:val="24"/>
                      <w:sz w:val="20"/>
                      <w:szCs w:val="20"/>
                      <w:lang w:eastAsia="zh-CN"/>
                    </w:rPr>
                    <m:t>l</m:t>
                  </m:r>
                </m:sub>
                <m:sup>
                  <m:d>
                    <m:dPr>
                      <m:ctrlPr>
                        <w:rPr>
                          <w:rFonts w:ascii="Cambria Math" w:hAnsi="Cambria Math"/>
                          <w:i/>
                          <w:color w:val="000000"/>
                          <w:kern w:val="24"/>
                          <w:sz w:val="20"/>
                          <w:szCs w:val="20"/>
                          <w:lang w:eastAsia="zh-CN"/>
                        </w:rPr>
                      </m:ctrlPr>
                    </m:dPr>
                    <m:e>
                      <m:r>
                        <w:rPr>
                          <w:rFonts w:ascii="Cambria Math" w:hAnsi="Cambria Math"/>
                          <w:color w:val="000000"/>
                          <w:kern w:val="24"/>
                          <w:sz w:val="20"/>
                          <w:szCs w:val="20"/>
                          <w:lang w:eastAsia="zh-CN"/>
                        </w:rPr>
                        <m:t>j</m:t>
                      </m:r>
                    </m:e>
                  </m:d>
                </m:sup>
              </m:sSubSup>
              <m:r>
                <w:rPr>
                  <w:rFonts w:ascii="Cambria Math" w:hAnsi="Cambria Math"/>
                  <w:color w:val="000000"/>
                  <w:kern w:val="24"/>
                  <w:sz w:val="20"/>
                  <w:szCs w:val="20"/>
                  <w:lang w:eastAsia="zh-CN"/>
                </w:rPr>
                <m:t>,</m:t>
              </m:r>
              <m:sSub>
                <m:sSubPr>
                  <m:ctrlPr>
                    <w:rPr>
                      <w:rFonts w:ascii="Cambria Math" w:eastAsiaTheme="minorEastAsia" w:hAnsi="Cambria Math"/>
                      <w:bCs/>
                      <w:i/>
                      <w:iCs/>
                      <w:color w:val="211E1E"/>
                      <w:sz w:val="20"/>
                      <w:szCs w:val="20"/>
                      <w:lang w:eastAsia="zh-CN"/>
                    </w:rPr>
                  </m:ctrlPr>
                </m:sSubPr>
                <m:e>
                  <m:r>
                    <m:rPr>
                      <m:sty m:val="b"/>
                    </m:rPr>
                    <w:rPr>
                      <w:rFonts w:ascii="Cambria Math" w:eastAsiaTheme="minorEastAsia" w:hAnsi="Cambria Math"/>
                      <w:color w:val="211E1E"/>
                      <w:sz w:val="20"/>
                      <w:szCs w:val="20"/>
                      <w:lang w:eastAsia="zh-CN"/>
                    </w:rPr>
                    <m:t>Γ</m:t>
                  </m:r>
                </m:e>
                <m:sub>
                  <m:r>
                    <w:rPr>
                      <w:rFonts w:ascii="Cambria Math" w:eastAsiaTheme="minorEastAsia" w:hAnsi="Cambria Math"/>
                      <w:color w:val="211E1E"/>
                      <w:sz w:val="20"/>
                      <w:szCs w:val="20"/>
                      <w:lang w:eastAsia="zh-CN"/>
                    </w:rPr>
                    <m:t>l</m:t>
                  </m:r>
                </m:sub>
              </m:sSub>
              <m:r>
                <w:rPr>
                  <w:rFonts w:ascii="Cambria Math" w:eastAsiaTheme="minorEastAsia" w:hAnsi="Cambria Math"/>
                  <w:color w:val="211E1E"/>
                  <w:sz w:val="20"/>
                  <w:szCs w:val="20"/>
                  <w:lang w:eastAsia="zh-CN"/>
                </w:rPr>
                <m:t>|</m:t>
              </m:r>
              <m:r>
                <m:rPr>
                  <m:sty m:val="b"/>
                </m:rPr>
                <w:rPr>
                  <w:rFonts w:ascii="Cambria Math" w:hAnsi="Cambria Math"/>
                  <w:sz w:val="20"/>
                  <w:szCs w:val="20"/>
                  <w:shd w:val="clear" w:color="auto" w:fill="FFFFFF"/>
                </w:rPr>
                <m:t>Θ</m:t>
              </m:r>
            </m:e>
          </m:d>
          <m:r>
            <w:rPr>
              <w:rFonts w:ascii="Cambria Math" w:eastAsiaTheme="minorEastAsia" w:hAnsi="Cambria Math"/>
              <w:color w:val="211E1E"/>
              <w:sz w:val="20"/>
              <w:szCs w:val="20"/>
              <w:lang w:eastAsia="zh-CN"/>
            </w:rPr>
            <m:t>P</m:t>
          </m:r>
          <m:d>
            <m:dPr>
              <m:ctrlPr>
                <w:rPr>
                  <w:rFonts w:ascii="Cambria Math" w:eastAsiaTheme="minorEastAsia" w:hAnsi="Cambria Math"/>
                  <w:i/>
                  <w:iCs/>
                  <w:color w:val="211E1E"/>
                  <w:sz w:val="20"/>
                  <w:szCs w:val="20"/>
                  <w:lang w:eastAsia="zh-CN"/>
                </w:rPr>
              </m:ctrlPr>
            </m:dPr>
            <m:e>
              <m:r>
                <m:rPr>
                  <m:sty m:val="b"/>
                </m:rPr>
                <w:rPr>
                  <w:rFonts w:ascii="Cambria Math" w:hAnsi="Cambria Math"/>
                  <w:sz w:val="20"/>
                  <w:szCs w:val="20"/>
                  <w:shd w:val="clear" w:color="auto" w:fill="FFFFFF"/>
                </w:rPr>
                <m:t>Θ</m:t>
              </m:r>
            </m:e>
          </m:d>
          <m:r>
            <w:rPr>
              <w:rFonts w:ascii="Cambria Math" w:eastAsiaTheme="minorEastAsia" w:hAnsi="Cambria Math"/>
              <w:color w:val="211E1E"/>
              <w:sz w:val="20"/>
              <w:szCs w:val="20"/>
              <w:lang w:eastAsia="zh-CN"/>
            </w:rPr>
            <m:t>-</m:t>
          </m:r>
          <m:r>
            <m:rPr>
              <m:sty m:val="p"/>
            </m:rPr>
            <w:rPr>
              <w:rFonts w:ascii="Cambria Math" w:eastAsiaTheme="minorEastAsia" w:hAnsi="Cambria Math"/>
              <w:color w:val="211E1E"/>
              <w:sz w:val="20"/>
              <w:szCs w:val="20"/>
              <w:lang w:eastAsia="zh-CN"/>
            </w:rPr>
            <m:t>ln</m:t>
          </m:r>
          <m:r>
            <w:rPr>
              <w:rFonts w:ascii="Cambria Math" w:eastAsiaTheme="minorEastAsia" w:hAnsi="Cambria Math"/>
              <w:color w:val="211E1E"/>
              <w:sz w:val="20"/>
              <w:szCs w:val="20"/>
              <w:lang w:eastAsia="zh-CN"/>
            </w:rPr>
            <m:t>P</m:t>
          </m:r>
          <m:d>
            <m:dPr>
              <m:ctrlPr>
                <w:rPr>
                  <w:rFonts w:ascii="Cambria Math" w:eastAsiaTheme="minorEastAsia" w:hAnsi="Cambria Math"/>
                  <w:i/>
                  <w:iCs/>
                  <w:color w:val="211E1E"/>
                  <w:sz w:val="20"/>
                  <w:szCs w:val="20"/>
                  <w:lang w:eastAsia="zh-CN"/>
                </w:rPr>
              </m:ctrlPr>
            </m:dPr>
            <m:e>
              <m:sSub>
                <m:sSubPr>
                  <m:ctrlPr>
                    <w:rPr>
                      <w:rFonts w:ascii="Cambria Math" w:eastAsiaTheme="minorEastAsia" w:hAnsi="Cambria Math"/>
                      <w:bCs/>
                      <w:iCs/>
                      <w:color w:val="211E1E"/>
                      <w:sz w:val="20"/>
                      <w:szCs w:val="20"/>
                      <w:lang w:eastAsia="zh-CN"/>
                    </w:rPr>
                  </m:ctrlPr>
                </m:sSubPr>
                <m:e>
                  <m:r>
                    <m:rPr>
                      <m:sty m:val="b"/>
                    </m:rPr>
                    <w:rPr>
                      <w:rFonts w:ascii="Cambria Math" w:eastAsiaTheme="minorEastAsia" w:hAnsi="Cambria Math"/>
                      <w:color w:val="211E1E"/>
                      <w:sz w:val="20"/>
                      <w:szCs w:val="20"/>
                      <w:lang w:eastAsia="zh-CN"/>
                    </w:rPr>
                    <m:t>Γ</m:t>
                  </m:r>
                  <m:ctrlPr>
                    <w:rPr>
                      <w:rFonts w:ascii="Cambria Math" w:eastAsiaTheme="minorEastAsia" w:hAnsi="Cambria Math"/>
                      <w:b/>
                      <w:bCs/>
                      <w:iCs/>
                      <w:color w:val="211E1E"/>
                      <w:sz w:val="20"/>
                      <w:szCs w:val="20"/>
                      <w:lang w:eastAsia="zh-CN"/>
                    </w:rPr>
                  </m:ctrlPr>
                </m:e>
                <m:sub>
                  <m:r>
                    <w:rPr>
                      <w:rFonts w:ascii="Cambria Math" w:eastAsiaTheme="minorEastAsia" w:hAnsi="Cambria Math"/>
                      <w:color w:val="211E1E"/>
                      <w:sz w:val="20"/>
                      <w:szCs w:val="20"/>
                      <w:lang w:eastAsia="zh-CN"/>
                    </w:rPr>
                    <m:t>l</m:t>
                  </m:r>
                </m:sub>
              </m:sSub>
              <m:ctrlPr>
                <w:rPr>
                  <w:rFonts w:ascii="Cambria Math" w:eastAsiaTheme="minorEastAsia" w:hAnsi="Cambria Math"/>
                  <w:color w:val="211E1E"/>
                  <w:sz w:val="20"/>
                  <w:szCs w:val="20"/>
                  <w:lang w:eastAsia="zh-CN"/>
                </w:rPr>
              </m:ctrlPr>
            </m:e>
            <m:e>
              <m:sSubSup>
                <m:sSubSupPr>
                  <m:ctrlPr>
                    <w:rPr>
                      <w:rFonts w:ascii="Cambria Math" w:eastAsiaTheme="minorEastAsia" w:hAnsi="Cambria Math"/>
                      <w:bCs/>
                      <w:i/>
                      <w:iCs/>
                      <w:color w:val="211E1E"/>
                      <w:sz w:val="20"/>
                      <w:szCs w:val="20"/>
                      <w:lang w:eastAsia="zh-CN"/>
                    </w:rPr>
                  </m:ctrlPr>
                </m:sSubSupPr>
                <m:e>
                  <m:r>
                    <m:rPr>
                      <m:sty m:val="b"/>
                    </m:rPr>
                    <w:rPr>
                      <w:rFonts w:ascii="Cambria Math" w:eastAsiaTheme="minorEastAsia" w:hAnsi="Cambria Math"/>
                      <w:color w:val="211E1E"/>
                      <w:sz w:val="20"/>
                      <w:szCs w:val="20"/>
                      <w:lang w:eastAsia="zh-CN"/>
                    </w:rPr>
                    <m:t>h</m:t>
                  </m:r>
                </m:e>
                <m:sub>
                  <m:r>
                    <w:rPr>
                      <w:rFonts w:ascii="Cambria Math" w:eastAsiaTheme="minorEastAsia" w:hAnsi="Cambria Math"/>
                      <w:color w:val="211E1E"/>
                      <w:sz w:val="20"/>
                      <w:szCs w:val="20"/>
                      <w:lang w:eastAsia="zh-CN"/>
                    </w:rPr>
                    <m:t>l</m:t>
                  </m:r>
                </m:sub>
                <m:sup>
                  <m:d>
                    <m:dPr>
                      <m:ctrlPr>
                        <w:rPr>
                          <w:rFonts w:ascii="Cambria Math" w:eastAsiaTheme="minorEastAsia" w:hAnsi="Cambria Math"/>
                          <w:bCs/>
                          <w:i/>
                          <w:iCs/>
                          <w:color w:val="211E1E"/>
                          <w:sz w:val="20"/>
                          <w:szCs w:val="20"/>
                          <w:lang w:eastAsia="zh-CN"/>
                        </w:rPr>
                      </m:ctrlPr>
                    </m:dPr>
                    <m:e>
                      <m:r>
                        <w:rPr>
                          <w:rFonts w:ascii="Cambria Math" w:eastAsiaTheme="minorEastAsia" w:hAnsi="Cambria Math"/>
                          <w:color w:val="211E1E"/>
                          <w:sz w:val="20"/>
                          <w:szCs w:val="20"/>
                          <w:lang w:eastAsia="zh-CN"/>
                        </w:rPr>
                        <m:t>j</m:t>
                      </m:r>
                    </m:e>
                  </m:d>
                </m:sup>
              </m:sSubSup>
              <m:r>
                <m:rPr>
                  <m:sty m:val="p"/>
                </m:rPr>
                <w:rPr>
                  <w:rFonts w:ascii="Cambria Math" w:eastAsiaTheme="minorEastAsia" w:hAnsi="Cambria Math"/>
                  <w:color w:val="211E1E"/>
                  <w:sz w:val="20"/>
                  <w:szCs w:val="20"/>
                  <w:lang w:eastAsia="zh-CN"/>
                </w:rPr>
                <m:t>,</m:t>
              </m:r>
              <m:r>
                <m:rPr>
                  <m:sty m:val="b"/>
                </m:rPr>
                <w:rPr>
                  <w:rFonts w:ascii="Cambria Math" w:hAnsi="Cambria Math"/>
                  <w:sz w:val="20"/>
                  <w:szCs w:val="20"/>
                  <w:shd w:val="clear" w:color="auto" w:fill="FFFFFF"/>
                </w:rPr>
                <m:t>Θ</m:t>
              </m:r>
            </m:e>
          </m:d>
          <m:r>
            <w:rPr>
              <w:rFonts w:ascii="Cambria Math" w:eastAsiaTheme="minorEastAsia" w:hAnsi="Cambria Math"/>
              <w:color w:val="211E1E"/>
              <w:sz w:val="20"/>
              <w:szCs w:val="20"/>
              <w:lang w:eastAsia="zh-CN"/>
            </w:rPr>
            <m:t>.</m:t>
          </m:r>
        </m:oMath>
      </m:oMathPara>
    </w:p>
    <w:p w14:paraId="115EEB70" w14:textId="3F0421E4" w:rsidR="00C17A00" w:rsidRPr="007B00C8" w:rsidRDefault="00C17A00" w:rsidP="00C17A00">
      <w:pPr>
        <w:pStyle w:val="References"/>
        <w:numPr>
          <w:ilvl w:val="0"/>
          <w:numId w:val="0"/>
        </w:numPr>
        <w:ind w:firstLine="200"/>
        <w:jc w:val="right"/>
        <w:rPr>
          <w:rFonts w:eastAsiaTheme="minorEastAsia"/>
          <w:iCs/>
          <w:color w:val="211E1E"/>
          <w:sz w:val="20"/>
          <w:szCs w:val="20"/>
          <w:lang w:eastAsia="zh-CN"/>
        </w:rPr>
      </w:pPr>
      <w:r>
        <w:rPr>
          <w:rFonts w:eastAsiaTheme="minorEastAsia" w:hint="eastAsia"/>
          <w:iCs/>
          <w:color w:val="211E1E"/>
          <w:sz w:val="20"/>
          <w:szCs w:val="20"/>
          <w:lang w:eastAsia="zh-CN"/>
        </w:rPr>
        <w:t>(</w:t>
      </w:r>
      <w:r w:rsidR="00912BA5">
        <w:rPr>
          <w:rFonts w:eastAsiaTheme="minorEastAsia"/>
          <w:iCs/>
          <w:color w:val="211E1E"/>
          <w:sz w:val="20"/>
          <w:szCs w:val="20"/>
          <w:lang w:eastAsia="zh-CN"/>
        </w:rPr>
        <w:t>15</w:t>
      </w:r>
      <w:r>
        <w:rPr>
          <w:rFonts w:eastAsiaTheme="minorEastAsia"/>
          <w:iCs/>
          <w:color w:val="211E1E"/>
          <w:sz w:val="20"/>
          <w:szCs w:val="20"/>
          <w:lang w:eastAsia="zh-CN"/>
        </w:rPr>
        <w:t>)</w:t>
      </w:r>
    </w:p>
    <w:p w14:paraId="017ADDA4" w14:textId="77777777" w:rsidR="00C17A00" w:rsidRDefault="00C17A00" w:rsidP="00C17A00">
      <w:pPr>
        <w:pStyle w:val="References"/>
        <w:numPr>
          <w:ilvl w:val="0"/>
          <w:numId w:val="0"/>
        </w:numPr>
        <w:rPr>
          <w:rFonts w:eastAsiaTheme="minorEastAsia"/>
          <w:iCs/>
          <w:color w:val="211E1E"/>
          <w:sz w:val="20"/>
          <w:szCs w:val="20"/>
          <w:lang w:eastAsia="zh-CN"/>
        </w:rPr>
      </w:pPr>
    </w:p>
    <w:p w14:paraId="619587A9" w14:textId="77777777" w:rsidR="00C17A00" w:rsidRDefault="00C17A00" w:rsidP="00C17A00">
      <w:pPr>
        <w:pStyle w:val="References"/>
        <w:numPr>
          <w:ilvl w:val="0"/>
          <w:numId w:val="0"/>
        </w:numPr>
        <w:rPr>
          <w:rFonts w:eastAsiaTheme="minorEastAsia"/>
          <w:iCs/>
          <w:color w:val="211E1E"/>
          <w:sz w:val="20"/>
          <w:szCs w:val="20"/>
          <w:lang w:eastAsia="zh-CN"/>
        </w:rPr>
      </w:pPr>
      <w:r>
        <w:rPr>
          <w:rFonts w:eastAsiaTheme="minorEastAsia" w:hint="eastAsia"/>
          <w:iCs/>
          <w:color w:val="211E1E"/>
          <w:sz w:val="20"/>
          <w:szCs w:val="20"/>
          <w:lang w:eastAsia="zh-CN"/>
        </w:rPr>
        <w:t>T</w:t>
      </w:r>
      <w:r>
        <w:rPr>
          <w:rFonts w:eastAsiaTheme="minorEastAsia"/>
          <w:iCs/>
          <w:color w:val="211E1E"/>
          <w:sz w:val="20"/>
          <w:szCs w:val="20"/>
          <w:lang w:eastAsia="zh-CN"/>
        </w:rPr>
        <w:t xml:space="preserve">hen, we calculate the equation over the expectation of distribution </w:t>
      </w:r>
      <m:oMath>
        <m:sSub>
          <m:sSubPr>
            <m:ctrlPr>
              <w:rPr>
                <w:rFonts w:ascii="Cambria Math" w:eastAsiaTheme="minorEastAsia" w:hAnsi="Cambria Math"/>
                <w:bCs/>
                <w:iCs/>
                <w:color w:val="211E1E"/>
                <w:sz w:val="20"/>
                <w:szCs w:val="20"/>
                <w:lang w:eastAsia="zh-CN"/>
              </w:rPr>
            </m:ctrlPr>
          </m:sSubPr>
          <m:e>
            <m:r>
              <m:rPr>
                <m:sty m:val="b"/>
              </m:rPr>
              <w:rPr>
                <w:rFonts w:ascii="Cambria Math" w:eastAsiaTheme="minorEastAsia" w:hAnsi="Cambria Math"/>
                <w:color w:val="211E1E"/>
                <w:sz w:val="20"/>
                <w:szCs w:val="20"/>
                <w:lang w:eastAsia="zh-CN"/>
              </w:rPr>
              <m:t>Γ</m:t>
            </m:r>
            <m:ctrlPr>
              <w:rPr>
                <w:rFonts w:ascii="Cambria Math" w:eastAsiaTheme="minorEastAsia" w:hAnsi="Cambria Math"/>
                <w:b/>
                <w:bCs/>
                <w:iCs/>
                <w:color w:val="211E1E"/>
                <w:sz w:val="20"/>
                <w:szCs w:val="20"/>
                <w:lang w:eastAsia="zh-CN"/>
              </w:rPr>
            </m:ctrlPr>
          </m:e>
          <m:sub>
            <m:r>
              <w:rPr>
                <w:rFonts w:ascii="Cambria Math" w:eastAsiaTheme="minorEastAsia" w:hAnsi="Cambria Math"/>
                <w:color w:val="211E1E"/>
                <w:sz w:val="20"/>
                <w:szCs w:val="20"/>
                <w:lang w:eastAsia="zh-CN"/>
              </w:rPr>
              <m:t>l</m:t>
            </m:r>
          </m:sub>
        </m:sSub>
        <m:r>
          <m:rPr>
            <m:sty m:val="p"/>
          </m:rPr>
          <w:rPr>
            <w:rFonts w:ascii="Cambria Math" w:eastAsiaTheme="minorEastAsia" w:hAnsi="Cambria Math"/>
            <w:color w:val="211E1E"/>
            <w:sz w:val="20"/>
            <w:szCs w:val="20"/>
            <w:lang w:eastAsia="zh-CN"/>
          </w:rPr>
          <m:t>|</m:t>
        </m:r>
        <m:sSubSup>
          <m:sSubSupPr>
            <m:ctrlPr>
              <w:rPr>
                <w:rFonts w:ascii="Cambria Math" w:eastAsiaTheme="minorEastAsia" w:hAnsi="Cambria Math"/>
                <w:bCs/>
                <w:i/>
                <w:iCs/>
                <w:color w:val="211E1E"/>
                <w:sz w:val="20"/>
                <w:szCs w:val="20"/>
                <w:lang w:eastAsia="zh-CN"/>
              </w:rPr>
            </m:ctrlPr>
          </m:sSubSupPr>
          <m:e>
            <m:r>
              <m:rPr>
                <m:sty m:val="b"/>
              </m:rPr>
              <w:rPr>
                <w:rFonts w:ascii="Cambria Math" w:eastAsiaTheme="minorEastAsia" w:hAnsi="Cambria Math"/>
                <w:color w:val="211E1E"/>
                <w:sz w:val="20"/>
                <w:szCs w:val="20"/>
                <w:lang w:eastAsia="zh-CN"/>
              </w:rPr>
              <m:t>h</m:t>
            </m:r>
          </m:e>
          <m:sub>
            <m:r>
              <w:rPr>
                <w:rFonts w:ascii="Cambria Math" w:eastAsiaTheme="minorEastAsia" w:hAnsi="Cambria Math"/>
                <w:color w:val="211E1E"/>
                <w:sz w:val="20"/>
                <w:szCs w:val="20"/>
                <w:lang w:eastAsia="zh-CN"/>
              </w:rPr>
              <m:t>l</m:t>
            </m:r>
          </m:sub>
          <m:sup>
            <m:d>
              <m:dPr>
                <m:ctrlPr>
                  <w:rPr>
                    <w:rFonts w:ascii="Cambria Math" w:eastAsiaTheme="minorEastAsia" w:hAnsi="Cambria Math"/>
                    <w:bCs/>
                    <w:i/>
                    <w:iCs/>
                    <w:color w:val="211E1E"/>
                    <w:sz w:val="20"/>
                    <w:szCs w:val="20"/>
                    <w:lang w:eastAsia="zh-CN"/>
                  </w:rPr>
                </m:ctrlPr>
              </m:dPr>
              <m:e>
                <m:r>
                  <w:rPr>
                    <w:rFonts w:ascii="Cambria Math" w:eastAsiaTheme="minorEastAsia" w:hAnsi="Cambria Math"/>
                    <w:color w:val="211E1E"/>
                    <w:sz w:val="20"/>
                    <w:szCs w:val="20"/>
                    <w:lang w:eastAsia="zh-CN"/>
                  </w:rPr>
                  <m:t>j</m:t>
                </m:r>
              </m:e>
            </m:d>
          </m:sup>
        </m:sSubSup>
        <m:r>
          <m:rPr>
            <m:sty m:val="p"/>
          </m:rPr>
          <w:rPr>
            <w:rFonts w:ascii="Cambria Math" w:eastAsiaTheme="minorEastAsia" w:hAnsi="Cambria Math"/>
            <w:color w:val="211E1E"/>
            <w:sz w:val="20"/>
            <w:szCs w:val="20"/>
            <w:lang w:eastAsia="zh-CN"/>
          </w:rPr>
          <m:t>,</m:t>
        </m:r>
        <m:sSup>
          <m:sSupPr>
            <m:ctrlPr>
              <w:rPr>
                <w:rFonts w:ascii="Cambria Math" w:eastAsiaTheme="minorEastAsia" w:hAnsi="Cambria Math"/>
                <w:bCs/>
                <w:iCs/>
                <w:color w:val="211E1E"/>
                <w:sz w:val="20"/>
                <w:szCs w:val="20"/>
                <w:lang w:eastAsia="zh-CN"/>
              </w:rPr>
            </m:ctrlPr>
          </m:sSupPr>
          <m:e>
            <m:r>
              <m:rPr>
                <m:sty m:val="b"/>
              </m:rPr>
              <w:rPr>
                <w:rFonts w:ascii="Cambria Math" w:eastAsiaTheme="minorEastAsia" w:hAnsi="Cambria Math"/>
                <w:color w:val="211E1E"/>
                <w:sz w:val="20"/>
                <w:szCs w:val="20"/>
                <w:lang w:eastAsia="zh-CN"/>
              </w:rPr>
              <m:t>Θ</m:t>
            </m:r>
          </m:e>
          <m:sup>
            <m:d>
              <m:dPr>
                <m:ctrlPr>
                  <w:rPr>
                    <w:rFonts w:ascii="Cambria Math" w:eastAsiaTheme="minorEastAsia" w:hAnsi="Cambria Math"/>
                    <w:bCs/>
                    <w:i/>
                    <w:iCs/>
                    <w:color w:val="211E1E"/>
                    <w:sz w:val="20"/>
                    <w:szCs w:val="20"/>
                    <w:lang w:eastAsia="zh-CN"/>
                  </w:rPr>
                </m:ctrlPr>
              </m:dPr>
              <m:e>
                <m:r>
                  <w:rPr>
                    <w:rFonts w:ascii="Cambria Math" w:eastAsiaTheme="minorEastAsia" w:hAnsi="Cambria Math"/>
                    <w:color w:val="211E1E"/>
                    <w:sz w:val="20"/>
                    <w:szCs w:val="20"/>
                    <w:lang w:eastAsia="zh-CN"/>
                  </w:rPr>
                  <m:t>j</m:t>
                </m:r>
              </m:e>
            </m:d>
          </m:sup>
        </m:sSup>
      </m:oMath>
      <w:r>
        <w:rPr>
          <w:rFonts w:eastAsiaTheme="minorEastAsia"/>
          <w:iCs/>
          <w:color w:val="211E1E"/>
          <w:sz w:val="20"/>
          <w:szCs w:val="20"/>
          <w:lang w:eastAsia="zh-CN"/>
        </w:rPr>
        <w:t xml:space="preserve"> like the E step. Note that </w:t>
      </w:r>
      <m:oMath>
        <m:r>
          <w:rPr>
            <w:rFonts w:ascii="Cambria Math" w:eastAsiaTheme="minorEastAsia" w:hAnsi="Cambria Math"/>
            <w:sz w:val="20"/>
            <w:szCs w:val="20"/>
            <w:lang w:eastAsia="zh-CN"/>
          </w:rPr>
          <m:t>L</m:t>
        </m:r>
        <m:d>
          <m:dPr>
            <m:ctrlPr>
              <w:rPr>
                <w:rFonts w:ascii="Cambria Math" w:eastAsiaTheme="minorEastAsia" w:hAnsi="Cambria Math"/>
                <w:i/>
                <w:iCs/>
                <w:sz w:val="20"/>
                <w:szCs w:val="20"/>
                <w:lang w:eastAsia="zh-CN"/>
              </w:rPr>
            </m:ctrlPr>
          </m:dPr>
          <m:e>
            <m:sSubSup>
              <m:sSubSupPr>
                <m:ctrlPr>
                  <w:rPr>
                    <w:rFonts w:ascii="Cambria Math" w:hAnsi="Cambria Math"/>
                    <w:i/>
                    <w:iCs/>
                    <w:color w:val="000000"/>
                    <w:kern w:val="24"/>
                    <w:sz w:val="20"/>
                    <w:szCs w:val="20"/>
                    <w:lang w:eastAsia="zh-CN"/>
                  </w:rPr>
                </m:ctrlPr>
              </m:sSubSupPr>
              <m:e>
                <m:r>
                  <m:rPr>
                    <m:sty m:val="b"/>
                  </m:rPr>
                  <w:rPr>
                    <w:rFonts w:ascii="Cambria Math" w:hAnsi="Cambria Math"/>
                    <w:color w:val="000000"/>
                    <w:kern w:val="24"/>
                    <w:sz w:val="20"/>
                    <w:szCs w:val="20"/>
                    <w:lang w:eastAsia="zh-CN"/>
                  </w:rPr>
                  <m:t>h</m:t>
                </m:r>
              </m:e>
              <m:sub>
                <m:r>
                  <w:rPr>
                    <w:rFonts w:ascii="Cambria Math" w:hAnsi="Cambria Math"/>
                    <w:color w:val="000000"/>
                    <w:kern w:val="24"/>
                    <w:sz w:val="20"/>
                    <w:szCs w:val="20"/>
                    <w:lang w:eastAsia="zh-CN"/>
                  </w:rPr>
                  <m:t>l</m:t>
                </m:r>
              </m:sub>
              <m:sup>
                <m:d>
                  <m:dPr>
                    <m:ctrlPr>
                      <w:rPr>
                        <w:rFonts w:ascii="Cambria Math" w:hAnsi="Cambria Math"/>
                        <w:i/>
                        <w:color w:val="000000"/>
                        <w:kern w:val="24"/>
                        <w:sz w:val="20"/>
                        <w:szCs w:val="20"/>
                        <w:lang w:eastAsia="zh-CN"/>
                      </w:rPr>
                    </m:ctrlPr>
                  </m:dPr>
                  <m:e>
                    <m:r>
                      <w:rPr>
                        <w:rFonts w:ascii="Cambria Math" w:hAnsi="Cambria Math"/>
                        <w:color w:val="000000"/>
                        <w:kern w:val="24"/>
                        <w:sz w:val="20"/>
                        <w:szCs w:val="20"/>
                        <w:lang w:eastAsia="zh-CN"/>
                      </w:rPr>
                      <m:t>j</m:t>
                    </m:r>
                  </m:e>
                </m:d>
              </m:sup>
            </m:sSubSup>
            <m:r>
              <w:rPr>
                <w:rFonts w:ascii="Cambria Math" w:eastAsiaTheme="minorEastAsia" w:hAnsi="Cambria Math"/>
                <w:sz w:val="20"/>
                <w:szCs w:val="20"/>
                <w:lang w:eastAsia="zh-CN"/>
              </w:rPr>
              <m:t>,</m:t>
            </m:r>
            <m:r>
              <m:rPr>
                <m:sty m:val="b"/>
              </m:rPr>
              <w:rPr>
                <w:rFonts w:ascii="Cambria Math" w:hAnsi="Cambria Math"/>
                <w:sz w:val="20"/>
                <w:szCs w:val="20"/>
                <w:shd w:val="clear" w:color="auto" w:fill="FFFFFF"/>
              </w:rPr>
              <m:t>Θ</m:t>
            </m:r>
          </m:e>
        </m:d>
      </m:oMath>
      <w:r>
        <w:rPr>
          <w:rFonts w:eastAsiaTheme="minorEastAsia" w:hint="eastAsia"/>
          <w:iCs/>
          <w:sz w:val="20"/>
          <w:szCs w:val="20"/>
          <w:lang w:eastAsia="zh-CN"/>
        </w:rPr>
        <w:t xml:space="preserve"> </w:t>
      </w:r>
      <w:r>
        <w:rPr>
          <w:rFonts w:eastAsiaTheme="minorEastAsia"/>
          <w:iCs/>
          <w:sz w:val="20"/>
          <w:szCs w:val="20"/>
          <w:lang w:eastAsia="zh-CN"/>
        </w:rPr>
        <w:lastRenderedPageBreak/>
        <w:t xml:space="preserve">and </w:t>
      </w:r>
      <m:oMath>
        <m:r>
          <w:rPr>
            <w:rFonts w:ascii="Cambria Math" w:eastAsiaTheme="minorEastAsia" w:hAnsi="Cambria Math"/>
            <w:color w:val="211E1E"/>
            <w:sz w:val="20"/>
            <w:szCs w:val="20"/>
            <w:lang w:eastAsia="zh-CN"/>
          </w:rPr>
          <m:t>P</m:t>
        </m:r>
        <m:d>
          <m:dPr>
            <m:ctrlPr>
              <w:rPr>
                <w:rFonts w:ascii="Cambria Math" w:eastAsiaTheme="minorEastAsia" w:hAnsi="Cambria Math"/>
                <w:i/>
                <w:iCs/>
                <w:color w:val="211E1E"/>
                <w:sz w:val="20"/>
                <w:szCs w:val="20"/>
                <w:lang w:eastAsia="zh-CN"/>
              </w:rPr>
            </m:ctrlPr>
          </m:dPr>
          <m:e>
            <m:r>
              <m:rPr>
                <m:sty m:val="b"/>
              </m:rPr>
              <w:rPr>
                <w:rFonts w:ascii="Cambria Math" w:hAnsi="Cambria Math"/>
                <w:sz w:val="20"/>
                <w:szCs w:val="20"/>
                <w:shd w:val="clear" w:color="auto" w:fill="FFFFFF"/>
              </w:rPr>
              <m:t>Θ</m:t>
            </m:r>
          </m:e>
        </m:d>
      </m:oMath>
      <w:r>
        <w:rPr>
          <w:rFonts w:eastAsiaTheme="minorEastAsia"/>
          <w:iCs/>
          <w:sz w:val="20"/>
          <w:szCs w:val="20"/>
          <w:lang w:eastAsia="zh-CN"/>
        </w:rPr>
        <w:t xml:space="preserve"> </w:t>
      </w:r>
      <w:r>
        <w:rPr>
          <w:rFonts w:eastAsiaTheme="minorEastAsia"/>
          <w:iCs/>
          <w:color w:val="211E1E"/>
          <w:sz w:val="20"/>
          <w:szCs w:val="20"/>
          <w:lang w:eastAsia="zh-CN"/>
        </w:rPr>
        <w:t xml:space="preserve"> has no relationship with</w:t>
      </w:r>
      <w:r>
        <w:rPr>
          <w:rFonts w:eastAsiaTheme="minorEastAsia" w:hint="eastAsia"/>
          <w:iCs/>
          <w:color w:val="211E1E"/>
          <w:sz w:val="20"/>
          <w:szCs w:val="20"/>
          <w:lang w:eastAsia="zh-CN"/>
        </w:rPr>
        <w:t xml:space="preserve"> </w:t>
      </w:r>
      <m:oMath>
        <m:sSub>
          <m:sSubPr>
            <m:ctrlPr>
              <w:rPr>
                <w:rFonts w:ascii="Cambria Math" w:eastAsiaTheme="minorEastAsia" w:hAnsi="Cambria Math"/>
                <w:bCs/>
                <w:iCs/>
                <w:color w:val="211E1E"/>
                <w:sz w:val="20"/>
                <w:szCs w:val="20"/>
                <w:lang w:eastAsia="zh-CN"/>
              </w:rPr>
            </m:ctrlPr>
          </m:sSubPr>
          <m:e>
            <m:r>
              <m:rPr>
                <m:sty m:val="b"/>
              </m:rPr>
              <w:rPr>
                <w:rFonts w:ascii="Cambria Math" w:eastAsiaTheme="minorEastAsia" w:hAnsi="Cambria Math"/>
                <w:color w:val="211E1E"/>
                <w:sz w:val="20"/>
                <w:szCs w:val="20"/>
                <w:lang w:eastAsia="zh-CN"/>
              </w:rPr>
              <m:t>Γ</m:t>
            </m:r>
            <m:ctrlPr>
              <w:rPr>
                <w:rFonts w:ascii="Cambria Math" w:eastAsiaTheme="minorEastAsia" w:hAnsi="Cambria Math"/>
                <w:b/>
                <w:bCs/>
                <w:iCs/>
                <w:color w:val="211E1E"/>
                <w:sz w:val="20"/>
                <w:szCs w:val="20"/>
                <w:lang w:eastAsia="zh-CN"/>
              </w:rPr>
            </m:ctrlPr>
          </m:e>
          <m:sub>
            <m:r>
              <w:rPr>
                <w:rFonts w:ascii="Cambria Math" w:eastAsiaTheme="minorEastAsia" w:hAnsi="Cambria Math"/>
                <w:color w:val="211E1E"/>
                <w:sz w:val="20"/>
                <w:szCs w:val="20"/>
                <w:lang w:eastAsia="zh-CN"/>
              </w:rPr>
              <m:t>l</m:t>
            </m:r>
          </m:sub>
        </m:sSub>
      </m:oMath>
      <w:r>
        <w:rPr>
          <w:rFonts w:eastAsiaTheme="minorEastAsia" w:hint="eastAsia"/>
          <w:bCs/>
          <w:iCs/>
          <w:color w:val="211E1E"/>
          <w:sz w:val="20"/>
          <w:szCs w:val="20"/>
          <w:lang w:eastAsia="zh-CN"/>
        </w:rPr>
        <w:t xml:space="preserve"> </w:t>
      </w:r>
      <w:r>
        <w:rPr>
          <w:rFonts w:eastAsiaTheme="minorEastAsia"/>
          <w:bCs/>
          <w:iCs/>
          <w:color w:val="211E1E"/>
          <w:sz w:val="20"/>
          <w:szCs w:val="20"/>
          <w:lang w:eastAsia="zh-CN"/>
        </w:rPr>
        <w:t xml:space="preserve">and thus </w:t>
      </w:r>
      <w:r>
        <w:rPr>
          <w:rFonts w:eastAsiaTheme="minorEastAsia"/>
          <w:iCs/>
          <w:color w:val="211E1E"/>
          <w:sz w:val="20"/>
          <w:szCs w:val="20"/>
          <w:lang w:eastAsia="zh-CN"/>
        </w:rPr>
        <w:t>we can obtain the following equation:</w:t>
      </w:r>
    </w:p>
    <w:p w14:paraId="4082493E" w14:textId="77777777" w:rsidR="00C17A00" w:rsidRDefault="00C17A00" w:rsidP="00C17A00">
      <w:pPr>
        <w:pStyle w:val="References"/>
        <w:numPr>
          <w:ilvl w:val="0"/>
          <w:numId w:val="0"/>
        </w:numPr>
        <w:rPr>
          <w:rFonts w:eastAsiaTheme="minorEastAsia"/>
          <w:iCs/>
          <w:color w:val="211E1E"/>
          <w:sz w:val="20"/>
          <w:szCs w:val="20"/>
          <w:lang w:eastAsia="zh-CN"/>
        </w:rPr>
      </w:pPr>
    </w:p>
    <w:p w14:paraId="6140B593" w14:textId="1919D9C5" w:rsidR="00C17A00" w:rsidRDefault="00C17A00" w:rsidP="00C17A00">
      <w:pPr>
        <w:pStyle w:val="References"/>
        <w:numPr>
          <w:ilvl w:val="0"/>
          <w:numId w:val="0"/>
        </w:numPr>
        <w:wordWrap w:val="0"/>
        <w:jc w:val="right"/>
        <w:rPr>
          <w:rFonts w:eastAsiaTheme="minorEastAsia"/>
          <w:iCs/>
          <w:color w:val="211E1E"/>
          <w:sz w:val="20"/>
          <w:szCs w:val="20"/>
          <w:lang w:eastAsia="zh-CN"/>
        </w:rPr>
      </w:pPr>
      <m:oMath>
        <m:r>
          <m:rPr>
            <m:sty m:val="p"/>
          </m:rPr>
          <w:rPr>
            <w:rFonts w:ascii="Cambria Math" w:eastAsiaTheme="minorEastAsia" w:hAnsi="Cambria Math"/>
            <w:sz w:val="20"/>
            <w:szCs w:val="20"/>
            <w:lang w:eastAsia="zh-CN"/>
          </w:rPr>
          <m:t>ln</m:t>
        </m:r>
        <m:r>
          <w:rPr>
            <w:rFonts w:ascii="Cambria Math" w:eastAsiaTheme="minorEastAsia" w:hAnsi="Cambria Math"/>
            <w:sz w:val="20"/>
            <w:szCs w:val="20"/>
            <w:lang w:eastAsia="zh-CN"/>
          </w:rPr>
          <m:t>L</m:t>
        </m:r>
        <m:d>
          <m:dPr>
            <m:ctrlPr>
              <w:rPr>
                <w:rFonts w:ascii="Cambria Math" w:eastAsiaTheme="minorEastAsia" w:hAnsi="Cambria Math"/>
                <w:i/>
                <w:iCs/>
                <w:sz w:val="20"/>
                <w:szCs w:val="20"/>
                <w:lang w:eastAsia="zh-CN"/>
              </w:rPr>
            </m:ctrlPr>
          </m:dPr>
          <m:e>
            <m:sSubSup>
              <m:sSubSupPr>
                <m:ctrlPr>
                  <w:rPr>
                    <w:rFonts w:ascii="Cambria Math" w:hAnsi="Cambria Math"/>
                    <w:i/>
                    <w:iCs/>
                    <w:color w:val="000000"/>
                    <w:kern w:val="24"/>
                    <w:sz w:val="20"/>
                    <w:szCs w:val="20"/>
                    <w:lang w:eastAsia="zh-CN"/>
                  </w:rPr>
                </m:ctrlPr>
              </m:sSubSupPr>
              <m:e>
                <m:r>
                  <m:rPr>
                    <m:sty m:val="b"/>
                  </m:rPr>
                  <w:rPr>
                    <w:rFonts w:ascii="Cambria Math" w:hAnsi="Cambria Math"/>
                    <w:color w:val="000000"/>
                    <w:kern w:val="24"/>
                    <w:sz w:val="20"/>
                    <w:szCs w:val="20"/>
                    <w:lang w:eastAsia="zh-CN"/>
                  </w:rPr>
                  <m:t>h</m:t>
                </m:r>
              </m:e>
              <m:sub>
                <m:r>
                  <w:rPr>
                    <w:rFonts w:ascii="Cambria Math" w:hAnsi="Cambria Math"/>
                    <w:color w:val="000000"/>
                    <w:kern w:val="24"/>
                    <w:sz w:val="20"/>
                    <w:szCs w:val="20"/>
                    <w:lang w:eastAsia="zh-CN"/>
                  </w:rPr>
                  <m:t>l</m:t>
                </m:r>
              </m:sub>
              <m:sup>
                <m:d>
                  <m:dPr>
                    <m:ctrlPr>
                      <w:rPr>
                        <w:rFonts w:ascii="Cambria Math" w:hAnsi="Cambria Math"/>
                        <w:i/>
                        <w:color w:val="000000"/>
                        <w:kern w:val="24"/>
                        <w:sz w:val="20"/>
                        <w:szCs w:val="20"/>
                        <w:lang w:eastAsia="zh-CN"/>
                      </w:rPr>
                    </m:ctrlPr>
                  </m:dPr>
                  <m:e>
                    <m:r>
                      <w:rPr>
                        <w:rFonts w:ascii="Cambria Math" w:hAnsi="Cambria Math"/>
                        <w:color w:val="000000"/>
                        <w:kern w:val="24"/>
                        <w:sz w:val="20"/>
                        <w:szCs w:val="20"/>
                        <w:lang w:eastAsia="zh-CN"/>
                      </w:rPr>
                      <m:t>j</m:t>
                    </m:r>
                  </m:e>
                </m:d>
              </m:sup>
            </m:sSubSup>
            <m:r>
              <w:rPr>
                <w:rFonts w:ascii="Cambria Math" w:eastAsiaTheme="minorEastAsia" w:hAnsi="Cambria Math"/>
                <w:sz w:val="20"/>
                <w:szCs w:val="20"/>
                <w:lang w:eastAsia="zh-CN"/>
              </w:rPr>
              <m:t>,</m:t>
            </m:r>
            <m:r>
              <m:rPr>
                <m:sty m:val="b"/>
              </m:rPr>
              <w:rPr>
                <w:rFonts w:ascii="Cambria Math" w:hAnsi="Cambria Math"/>
                <w:sz w:val="20"/>
                <w:szCs w:val="20"/>
                <w:shd w:val="clear" w:color="auto" w:fill="FFFFFF"/>
              </w:rPr>
              <m:t>Θ</m:t>
            </m:r>
          </m:e>
        </m:d>
        <m:r>
          <w:rPr>
            <w:rFonts w:ascii="Cambria Math" w:eastAsiaTheme="minorEastAsia" w:hAnsi="Cambria Math"/>
            <w:color w:val="211E1E"/>
            <w:sz w:val="20"/>
            <w:szCs w:val="20"/>
            <w:lang w:eastAsia="zh-CN"/>
          </w:rPr>
          <m:t>=</m:t>
        </m:r>
        <m:r>
          <m:rPr>
            <m:sty m:val="p"/>
          </m:rPr>
          <w:rPr>
            <w:rFonts w:ascii="Cambria Math" w:hAnsi="Cambria Math"/>
            <w:sz w:val="20"/>
            <w:szCs w:val="20"/>
            <w:shd w:val="clear" w:color="auto" w:fill="FFFFFF"/>
            <w:lang w:eastAsia="zh-CN"/>
          </w:rPr>
          <m:t>Q</m:t>
        </m:r>
        <m:d>
          <m:dPr>
            <m:ctrlPr>
              <w:rPr>
                <w:rFonts w:ascii="Cambria Math" w:hAnsi="Cambria Math"/>
                <w:sz w:val="20"/>
                <w:szCs w:val="20"/>
                <w:shd w:val="clear" w:color="auto" w:fill="FFFFFF"/>
                <w:lang w:eastAsia="zh-CN"/>
              </w:rPr>
            </m:ctrlPr>
          </m:dPr>
          <m:e>
            <m:r>
              <m:rPr>
                <m:sty m:val="b"/>
              </m:rPr>
              <w:rPr>
                <w:rFonts w:ascii="Cambria Math" w:hAnsi="Cambria Math" w:hint="eastAsia"/>
                <w:sz w:val="20"/>
                <w:szCs w:val="20"/>
                <w:shd w:val="clear" w:color="auto" w:fill="FFFFFF"/>
                <w:lang w:eastAsia="zh-CN"/>
              </w:rPr>
              <m:t>Θ</m:t>
            </m:r>
            <m:r>
              <m:rPr>
                <m:sty m:val="p"/>
              </m:rPr>
              <w:rPr>
                <w:rFonts w:ascii="Cambria Math" w:hAnsi="Cambria Math"/>
                <w:sz w:val="20"/>
                <w:szCs w:val="20"/>
                <w:shd w:val="clear" w:color="auto" w:fill="FFFFFF"/>
                <w:lang w:eastAsia="zh-CN"/>
              </w:rPr>
              <m:t>,</m:t>
            </m:r>
            <m:sSup>
              <m:sSupPr>
                <m:ctrlPr>
                  <w:rPr>
                    <w:rFonts w:ascii="Cambria Math" w:hAnsi="Cambria Math"/>
                    <w:sz w:val="20"/>
                    <w:szCs w:val="20"/>
                    <w:shd w:val="clear" w:color="auto" w:fill="FFFFFF"/>
                    <w:lang w:eastAsia="zh-CN"/>
                  </w:rPr>
                </m:ctrlPr>
              </m:sSupPr>
              <m:e>
                <m:r>
                  <m:rPr>
                    <m:sty m:val="b"/>
                  </m:rPr>
                  <w:rPr>
                    <w:rFonts w:ascii="Cambria Math" w:hAnsi="Cambria Math" w:hint="eastAsia"/>
                    <w:sz w:val="20"/>
                    <w:szCs w:val="20"/>
                    <w:shd w:val="clear" w:color="auto" w:fill="FFFFFF"/>
                    <w:lang w:eastAsia="zh-CN"/>
                  </w:rPr>
                  <m:t>Θ</m:t>
                </m:r>
              </m:e>
              <m:sup>
                <m:d>
                  <m:dPr>
                    <m:ctrlPr>
                      <w:rPr>
                        <w:rFonts w:ascii="Cambria Math" w:hAnsi="Cambria Math"/>
                        <w:i/>
                        <w:iCs/>
                        <w:sz w:val="20"/>
                        <w:szCs w:val="20"/>
                        <w:shd w:val="clear" w:color="auto" w:fill="FFFFFF"/>
                        <w:lang w:eastAsia="zh-CN"/>
                      </w:rPr>
                    </m:ctrlPr>
                  </m:dPr>
                  <m:e>
                    <m:r>
                      <w:rPr>
                        <w:rFonts w:ascii="Cambria Math" w:hAnsi="Cambria Math"/>
                        <w:sz w:val="20"/>
                        <w:szCs w:val="20"/>
                        <w:shd w:val="clear" w:color="auto" w:fill="FFFFFF"/>
                        <w:lang w:eastAsia="zh-CN"/>
                      </w:rPr>
                      <m:t>j</m:t>
                    </m:r>
                  </m:e>
                </m:d>
              </m:sup>
            </m:sSup>
          </m:e>
        </m:d>
        <m:r>
          <w:rPr>
            <w:rFonts w:ascii="Cambria Math" w:eastAsiaTheme="minorEastAsia" w:hAnsi="Cambria Math"/>
            <w:color w:val="211E1E"/>
            <w:sz w:val="20"/>
            <w:szCs w:val="20"/>
            <w:lang w:eastAsia="zh-CN"/>
          </w:rPr>
          <m:t>-R</m:t>
        </m:r>
        <m:d>
          <m:dPr>
            <m:ctrlPr>
              <w:rPr>
                <w:rFonts w:ascii="Cambria Math" w:hAnsi="Cambria Math"/>
                <w:sz w:val="20"/>
                <w:szCs w:val="20"/>
                <w:shd w:val="clear" w:color="auto" w:fill="FFFFFF"/>
                <w:lang w:eastAsia="zh-CN"/>
              </w:rPr>
            </m:ctrlPr>
          </m:dPr>
          <m:e>
            <m:r>
              <m:rPr>
                <m:sty m:val="b"/>
              </m:rPr>
              <w:rPr>
                <w:rFonts w:ascii="Cambria Math" w:hAnsi="Cambria Math" w:hint="eastAsia"/>
                <w:sz w:val="20"/>
                <w:szCs w:val="20"/>
                <w:shd w:val="clear" w:color="auto" w:fill="FFFFFF"/>
                <w:lang w:eastAsia="zh-CN"/>
              </w:rPr>
              <m:t>Θ</m:t>
            </m:r>
            <m:r>
              <m:rPr>
                <m:sty m:val="p"/>
              </m:rPr>
              <w:rPr>
                <w:rFonts w:ascii="Cambria Math" w:hAnsi="Cambria Math"/>
                <w:sz w:val="20"/>
                <w:szCs w:val="20"/>
                <w:shd w:val="clear" w:color="auto" w:fill="FFFFFF"/>
                <w:lang w:eastAsia="zh-CN"/>
              </w:rPr>
              <m:t>,</m:t>
            </m:r>
            <m:sSup>
              <m:sSupPr>
                <m:ctrlPr>
                  <w:rPr>
                    <w:rFonts w:ascii="Cambria Math" w:hAnsi="Cambria Math"/>
                    <w:sz w:val="20"/>
                    <w:szCs w:val="20"/>
                    <w:shd w:val="clear" w:color="auto" w:fill="FFFFFF"/>
                    <w:lang w:eastAsia="zh-CN"/>
                  </w:rPr>
                </m:ctrlPr>
              </m:sSupPr>
              <m:e>
                <m:r>
                  <m:rPr>
                    <m:sty m:val="b"/>
                  </m:rPr>
                  <w:rPr>
                    <w:rFonts w:ascii="Cambria Math" w:hAnsi="Cambria Math" w:hint="eastAsia"/>
                    <w:sz w:val="20"/>
                    <w:szCs w:val="20"/>
                    <w:shd w:val="clear" w:color="auto" w:fill="FFFFFF"/>
                    <w:lang w:eastAsia="zh-CN"/>
                  </w:rPr>
                  <m:t>Θ</m:t>
                </m:r>
              </m:e>
              <m:sup>
                <m:d>
                  <m:dPr>
                    <m:ctrlPr>
                      <w:rPr>
                        <w:rFonts w:ascii="Cambria Math" w:hAnsi="Cambria Math"/>
                        <w:i/>
                        <w:iCs/>
                        <w:sz w:val="20"/>
                        <w:szCs w:val="20"/>
                        <w:shd w:val="clear" w:color="auto" w:fill="FFFFFF"/>
                        <w:lang w:eastAsia="zh-CN"/>
                      </w:rPr>
                    </m:ctrlPr>
                  </m:dPr>
                  <m:e>
                    <m:r>
                      <w:rPr>
                        <w:rFonts w:ascii="Cambria Math" w:hAnsi="Cambria Math"/>
                        <w:sz w:val="20"/>
                        <w:szCs w:val="20"/>
                        <w:shd w:val="clear" w:color="auto" w:fill="FFFFFF"/>
                        <w:lang w:eastAsia="zh-CN"/>
                      </w:rPr>
                      <m:t>j</m:t>
                    </m:r>
                  </m:e>
                </m:d>
              </m:sup>
            </m:sSup>
          </m:e>
        </m:d>
      </m:oMath>
      <w:proofErr w:type="gramStart"/>
      <w:r>
        <w:rPr>
          <w:rFonts w:eastAsiaTheme="minorEastAsia" w:hint="eastAsia"/>
          <w:sz w:val="20"/>
          <w:szCs w:val="20"/>
          <w:shd w:val="clear" w:color="auto" w:fill="FFFFFF"/>
          <w:lang w:eastAsia="zh-CN"/>
        </w:rPr>
        <w:t>,</w:t>
      </w:r>
      <w:r>
        <w:rPr>
          <w:rFonts w:eastAsiaTheme="minorEastAsia"/>
          <w:sz w:val="20"/>
          <w:szCs w:val="20"/>
          <w:shd w:val="clear" w:color="auto" w:fill="FFFFFF"/>
          <w:lang w:eastAsia="zh-CN"/>
        </w:rPr>
        <w:t xml:space="preserve">   </w:t>
      </w:r>
      <w:proofErr w:type="gramEnd"/>
      <w:r>
        <w:rPr>
          <w:rFonts w:eastAsiaTheme="minorEastAsia"/>
          <w:sz w:val="20"/>
          <w:szCs w:val="20"/>
          <w:shd w:val="clear" w:color="auto" w:fill="FFFFFF"/>
          <w:lang w:eastAsia="zh-CN"/>
        </w:rPr>
        <w:t xml:space="preserve">      (</w:t>
      </w:r>
      <w:r w:rsidR="00912BA5">
        <w:rPr>
          <w:rFonts w:eastAsiaTheme="minorEastAsia"/>
          <w:sz w:val="20"/>
          <w:szCs w:val="20"/>
          <w:shd w:val="clear" w:color="auto" w:fill="FFFFFF"/>
          <w:lang w:eastAsia="zh-CN"/>
        </w:rPr>
        <w:t>16</w:t>
      </w:r>
      <w:r>
        <w:rPr>
          <w:rFonts w:eastAsiaTheme="minorEastAsia"/>
          <w:sz w:val="20"/>
          <w:szCs w:val="20"/>
          <w:shd w:val="clear" w:color="auto" w:fill="FFFFFF"/>
          <w:lang w:eastAsia="zh-CN"/>
        </w:rPr>
        <w:t>)</w:t>
      </w:r>
    </w:p>
    <w:p w14:paraId="0A82B161" w14:textId="77777777" w:rsidR="00C17A00" w:rsidRDefault="00C17A00" w:rsidP="00C17A00">
      <w:pPr>
        <w:pStyle w:val="References"/>
        <w:numPr>
          <w:ilvl w:val="0"/>
          <w:numId w:val="0"/>
        </w:numPr>
        <w:jc w:val="right"/>
        <w:rPr>
          <w:rFonts w:eastAsiaTheme="minorEastAsia"/>
          <w:iCs/>
          <w:color w:val="211E1E"/>
          <w:sz w:val="20"/>
          <w:szCs w:val="20"/>
          <w:lang w:eastAsia="zh-CN"/>
        </w:rPr>
      </w:pPr>
    </w:p>
    <w:p w14:paraId="52DB9C12" w14:textId="5847603B" w:rsidR="00C17A00" w:rsidRDefault="00C17A00" w:rsidP="00C17A00">
      <w:pPr>
        <w:pStyle w:val="References"/>
        <w:numPr>
          <w:ilvl w:val="0"/>
          <w:numId w:val="0"/>
        </w:numPr>
        <w:rPr>
          <w:rFonts w:eastAsiaTheme="minorEastAsia"/>
          <w:iCs/>
          <w:color w:val="211E1E"/>
          <w:sz w:val="20"/>
          <w:szCs w:val="20"/>
          <w:lang w:eastAsia="zh-CN"/>
        </w:rPr>
      </w:pPr>
      <w:r>
        <w:rPr>
          <w:rFonts w:eastAsiaTheme="minorEastAsia" w:hint="eastAsia"/>
          <w:iCs/>
          <w:color w:val="211E1E"/>
          <w:sz w:val="20"/>
          <w:szCs w:val="20"/>
          <w:lang w:eastAsia="zh-CN"/>
        </w:rPr>
        <w:t>w</w:t>
      </w:r>
      <w:r>
        <w:rPr>
          <w:rFonts w:eastAsiaTheme="minorEastAsia"/>
          <w:iCs/>
          <w:color w:val="211E1E"/>
          <w:sz w:val="20"/>
          <w:szCs w:val="20"/>
          <w:lang w:eastAsia="zh-CN"/>
        </w:rPr>
        <w:t xml:space="preserve">here </w:t>
      </w:r>
      <m:oMath>
        <m:r>
          <w:rPr>
            <w:rFonts w:ascii="Cambria Math" w:eastAsiaTheme="minorEastAsia" w:hAnsi="Cambria Math"/>
            <w:color w:val="211E1E"/>
            <w:sz w:val="20"/>
            <w:szCs w:val="20"/>
            <w:lang w:eastAsia="zh-CN"/>
          </w:rPr>
          <m:t>R</m:t>
        </m:r>
        <m:d>
          <m:dPr>
            <m:ctrlPr>
              <w:rPr>
                <w:rFonts w:ascii="Cambria Math" w:hAnsi="Cambria Math"/>
                <w:sz w:val="20"/>
                <w:szCs w:val="20"/>
                <w:shd w:val="clear" w:color="auto" w:fill="FFFFFF"/>
                <w:lang w:eastAsia="zh-CN"/>
              </w:rPr>
            </m:ctrlPr>
          </m:dPr>
          <m:e>
            <m:r>
              <m:rPr>
                <m:sty m:val="b"/>
              </m:rPr>
              <w:rPr>
                <w:rFonts w:ascii="Cambria Math" w:hAnsi="Cambria Math" w:hint="eastAsia"/>
                <w:sz w:val="20"/>
                <w:szCs w:val="20"/>
                <w:shd w:val="clear" w:color="auto" w:fill="FFFFFF"/>
                <w:lang w:eastAsia="zh-CN"/>
              </w:rPr>
              <m:t>Θ</m:t>
            </m:r>
            <m:r>
              <m:rPr>
                <m:sty m:val="p"/>
              </m:rPr>
              <w:rPr>
                <w:rFonts w:ascii="Cambria Math" w:hAnsi="Cambria Math"/>
                <w:sz w:val="20"/>
                <w:szCs w:val="20"/>
                <w:shd w:val="clear" w:color="auto" w:fill="FFFFFF"/>
                <w:lang w:eastAsia="zh-CN"/>
              </w:rPr>
              <m:t>,</m:t>
            </m:r>
            <m:sSup>
              <m:sSupPr>
                <m:ctrlPr>
                  <w:rPr>
                    <w:rFonts w:ascii="Cambria Math" w:hAnsi="Cambria Math"/>
                    <w:sz w:val="20"/>
                    <w:szCs w:val="20"/>
                    <w:shd w:val="clear" w:color="auto" w:fill="FFFFFF"/>
                    <w:lang w:eastAsia="zh-CN"/>
                  </w:rPr>
                </m:ctrlPr>
              </m:sSupPr>
              <m:e>
                <m:r>
                  <m:rPr>
                    <m:sty m:val="b"/>
                  </m:rPr>
                  <w:rPr>
                    <w:rFonts w:ascii="Cambria Math" w:hAnsi="Cambria Math" w:hint="eastAsia"/>
                    <w:sz w:val="20"/>
                    <w:szCs w:val="20"/>
                    <w:shd w:val="clear" w:color="auto" w:fill="FFFFFF"/>
                    <w:lang w:eastAsia="zh-CN"/>
                  </w:rPr>
                  <m:t>Θ</m:t>
                </m:r>
              </m:e>
              <m:sup>
                <m:d>
                  <m:dPr>
                    <m:ctrlPr>
                      <w:rPr>
                        <w:rFonts w:ascii="Cambria Math" w:hAnsi="Cambria Math"/>
                        <w:i/>
                        <w:iCs/>
                        <w:sz w:val="20"/>
                        <w:szCs w:val="20"/>
                        <w:shd w:val="clear" w:color="auto" w:fill="FFFFFF"/>
                        <w:lang w:eastAsia="zh-CN"/>
                      </w:rPr>
                    </m:ctrlPr>
                  </m:dPr>
                  <m:e>
                    <m:r>
                      <w:rPr>
                        <w:rFonts w:ascii="Cambria Math" w:hAnsi="Cambria Math"/>
                        <w:sz w:val="20"/>
                        <w:szCs w:val="20"/>
                        <w:shd w:val="clear" w:color="auto" w:fill="FFFFFF"/>
                        <w:lang w:eastAsia="zh-CN"/>
                      </w:rPr>
                      <m:t>j</m:t>
                    </m:r>
                  </m:e>
                </m:d>
              </m:sup>
            </m:sSup>
          </m:e>
        </m:d>
      </m:oMath>
      <w:r>
        <w:rPr>
          <w:rFonts w:eastAsiaTheme="minorEastAsia" w:hint="eastAsia"/>
          <w:sz w:val="20"/>
          <w:szCs w:val="20"/>
          <w:shd w:val="clear" w:color="auto" w:fill="FFFFFF"/>
          <w:lang w:eastAsia="zh-CN"/>
        </w:rPr>
        <w:t xml:space="preserve"> </w:t>
      </w:r>
      <w:r>
        <w:rPr>
          <w:rFonts w:eastAsiaTheme="minorEastAsia"/>
          <w:sz w:val="20"/>
          <w:szCs w:val="20"/>
          <w:shd w:val="clear" w:color="auto" w:fill="FFFFFF"/>
          <w:lang w:eastAsia="zh-CN"/>
        </w:rPr>
        <w:t xml:space="preserve">represents </w:t>
      </w:r>
      <m:oMath>
        <m:sSub>
          <m:sSubPr>
            <m:ctrlPr>
              <w:rPr>
                <w:rFonts w:ascii="Cambria Math" w:eastAsiaTheme="minorEastAsia" w:hAnsi="Cambria Math"/>
                <w:i/>
                <w:iCs/>
                <w:color w:val="211E1E"/>
                <w:sz w:val="20"/>
                <w:szCs w:val="20"/>
                <w:lang w:eastAsia="zh-CN"/>
              </w:rPr>
            </m:ctrlPr>
          </m:sSubPr>
          <m:e>
            <m:r>
              <m:rPr>
                <m:sty m:val="p"/>
              </m:rPr>
              <w:rPr>
                <w:rFonts w:ascii="Cambria Math" w:eastAsiaTheme="minorEastAsia" w:hAnsi="Cambria Math"/>
                <w:color w:val="211E1E"/>
                <w:sz w:val="20"/>
                <w:szCs w:val="20"/>
                <w:lang w:eastAsia="zh-CN"/>
              </w:rPr>
              <m:t>E</m:t>
            </m:r>
          </m:e>
          <m:sub>
            <m:sSub>
              <m:sSubPr>
                <m:ctrlPr>
                  <w:rPr>
                    <w:rFonts w:ascii="Cambria Math" w:eastAsiaTheme="minorEastAsia" w:hAnsi="Cambria Math"/>
                    <w:bCs/>
                    <w:iCs/>
                    <w:color w:val="211E1E"/>
                    <w:sz w:val="20"/>
                    <w:szCs w:val="20"/>
                    <w:lang w:eastAsia="zh-CN"/>
                  </w:rPr>
                </m:ctrlPr>
              </m:sSubPr>
              <m:e>
                <m:r>
                  <m:rPr>
                    <m:sty m:val="b"/>
                  </m:rPr>
                  <w:rPr>
                    <w:rFonts w:ascii="Cambria Math" w:eastAsiaTheme="minorEastAsia" w:hAnsi="Cambria Math"/>
                    <w:color w:val="211E1E"/>
                    <w:sz w:val="20"/>
                    <w:szCs w:val="20"/>
                    <w:lang w:eastAsia="zh-CN"/>
                  </w:rPr>
                  <m:t>Γ</m:t>
                </m:r>
                <m:ctrlPr>
                  <w:rPr>
                    <w:rFonts w:ascii="Cambria Math" w:eastAsiaTheme="minorEastAsia" w:hAnsi="Cambria Math"/>
                    <w:b/>
                    <w:bCs/>
                    <w:iCs/>
                    <w:color w:val="211E1E"/>
                    <w:sz w:val="20"/>
                    <w:szCs w:val="20"/>
                    <w:lang w:eastAsia="zh-CN"/>
                  </w:rPr>
                </m:ctrlPr>
              </m:e>
              <m:sub>
                <m:r>
                  <w:rPr>
                    <w:rFonts w:ascii="Cambria Math" w:eastAsiaTheme="minorEastAsia" w:hAnsi="Cambria Math"/>
                    <w:color w:val="211E1E"/>
                    <w:sz w:val="20"/>
                    <w:szCs w:val="20"/>
                    <w:lang w:eastAsia="zh-CN"/>
                  </w:rPr>
                  <m:t>l</m:t>
                </m:r>
              </m:sub>
            </m:sSub>
            <m:r>
              <m:rPr>
                <m:sty m:val="p"/>
              </m:rPr>
              <w:rPr>
                <w:rFonts w:ascii="Cambria Math" w:eastAsiaTheme="minorEastAsia" w:hAnsi="Cambria Math"/>
                <w:color w:val="211E1E"/>
                <w:sz w:val="20"/>
                <w:szCs w:val="20"/>
                <w:lang w:eastAsia="zh-CN"/>
              </w:rPr>
              <m:t>|</m:t>
            </m:r>
            <m:sSubSup>
              <m:sSubSupPr>
                <m:ctrlPr>
                  <w:rPr>
                    <w:rFonts w:ascii="Cambria Math" w:eastAsiaTheme="minorEastAsia" w:hAnsi="Cambria Math"/>
                    <w:bCs/>
                    <w:i/>
                    <w:iCs/>
                    <w:color w:val="211E1E"/>
                    <w:sz w:val="20"/>
                    <w:szCs w:val="20"/>
                    <w:lang w:eastAsia="zh-CN"/>
                  </w:rPr>
                </m:ctrlPr>
              </m:sSubSupPr>
              <m:e>
                <m:r>
                  <m:rPr>
                    <m:sty m:val="b"/>
                  </m:rPr>
                  <w:rPr>
                    <w:rFonts w:ascii="Cambria Math" w:eastAsiaTheme="minorEastAsia" w:hAnsi="Cambria Math"/>
                    <w:color w:val="211E1E"/>
                    <w:sz w:val="20"/>
                    <w:szCs w:val="20"/>
                    <w:lang w:eastAsia="zh-CN"/>
                  </w:rPr>
                  <m:t>h</m:t>
                </m:r>
              </m:e>
              <m:sub>
                <m:r>
                  <w:rPr>
                    <w:rFonts w:ascii="Cambria Math" w:eastAsiaTheme="minorEastAsia" w:hAnsi="Cambria Math"/>
                    <w:color w:val="211E1E"/>
                    <w:sz w:val="20"/>
                    <w:szCs w:val="20"/>
                    <w:lang w:eastAsia="zh-CN"/>
                  </w:rPr>
                  <m:t>l</m:t>
                </m:r>
              </m:sub>
              <m:sup>
                <m:r>
                  <w:rPr>
                    <w:rFonts w:ascii="Cambria Math" w:eastAsiaTheme="minorEastAsia" w:hAnsi="Cambria Math"/>
                    <w:color w:val="211E1E"/>
                    <w:sz w:val="20"/>
                    <w:szCs w:val="20"/>
                    <w:lang w:eastAsia="zh-CN"/>
                  </w:rPr>
                  <m:t>(j)</m:t>
                </m:r>
              </m:sup>
            </m:sSubSup>
            <m:r>
              <m:rPr>
                <m:sty m:val="p"/>
              </m:rPr>
              <w:rPr>
                <w:rFonts w:ascii="Cambria Math" w:eastAsiaTheme="minorEastAsia" w:hAnsi="Cambria Math"/>
                <w:color w:val="211E1E"/>
                <w:sz w:val="20"/>
                <w:szCs w:val="20"/>
                <w:lang w:eastAsia="zh-CN"/>
              </w:rPr>
              <m:t>,</m:t>
            </m:r>
            <m:sSup>
              <m:sSupPr>
                <m:ctrlPr>
                  <w:rPr>
                    <w:rFonts w:ascii="Cambria Math" w:eastAsiaTheme="minorEastAsia" w:hAnsi="Cambria Math"/>
                    <w:iCs/>
                    <w:color w:val="211E1E"/>
                    <w:sz w:val="20"/>
                    <w:szCs w:val="20"/>
                    <w:lang w:eastAsia="zh-CN"/>
                  </w:rPr>
                </m:ctrlPr>
              </m:sSupPr>
              <m:e>
                <m:r>
                  <m:rPr>
                    <m:sty m:val="b"/>
                  </m:rPr>
                  <w:rPr>
                    <w:rFonts w:ascii="Cambria Math" w:eastAsiaTheme="minorEastAsia" w:hAnsi="Cambria Math"/>
                    <w:color w:val="211E1E"/>
                    <w:sz w:val="20"/>
                    <w:szCs w:val="20"/>
                    <w:lang w:eastAsia="zh-CN"/>
                  </w:rPr>
                  <m:t>Θ</m:t>
                </m:r>
              </m:e>
              <m:sup>
                <m:d>
                  <m:dPr>
                    <m:ctrlPr>
                      <w:rPr>
                        <w:rFonts w:ascii="Cambria Math" w:eastAsiaTheme="minorEastAsia" w:hAnsi="Cambria Math"/>
                        <w:i/>
                        <w:iCs/>
                        <w:color w:val="211E1E"/>
                        <w:sz w:val="20"/>
                        <w:szCs w:val="20"/>
                        <w:lang w:eastAsia="zh-CN"/>
                      </w:rPr>
                    </m:ctrlPr>
                  </m:dPr>
                  <m:e>
                    <m:r>
                      <w:rPr>
                        <w:rFonts w:ascii="Cambria Math" w:eastAsiaTheme="minorEastAsia" w:hAnsi="Cambria Math"/>
                        <w:color w:val="211E1E"/>
                        <w:sz w:val="20"/>
                        <w:szCs w:val="20"/>
                        <w:lang w:eastAsia="zh-CN"/>
                      </w:rPr>
                      <m:t>j</m:t>
                    </m:r>
                  </m:e>
                </m:d>
              </m:sup>
            </m:sSup>
          </m:sub>
        </m:sSub>
        <m:func>
          <m:funcPr>
            <m:ctrlPr>
              <w:rPr>
                <w:rFonts w:ascii="Cambria Math" w:eastAsiaTheme="minorEastAsia" w:hAnsi="Cambria Math"/>
                <w:iCs/>
                <w:color w:val="211E1E"/>
                <w:sz w:val="20"/>
                <w:szCs w:val="20"/>
                <w:lang w:eastAsia="zh-CN"/>
              </w:rPr>
            </m:ctrlPr>
          </m:funcPr>
          <m:fName>
            <m:r>
              <m:rPr>
                <m:sty m:val="p"/>
              </m:rPr>
              <w:rPr>
                <w:rFonts w:ascii="Cambria Math" w:eastAsiaTheme="minorEastAsia" w:hAnsi="Cambria Math"/>
                <w:color w:val="211E1E"/>
                <w:sz w:val="20"/>
                <w:szCs w:val="20"/>
                <w:lang w:eastAsia="zh-CN"/>
              </w:rPr>
              <m:t>ln</m:t>
            </m:r>
            <m:ctrlPr>
              <w:rPr>
                <w:rFonts w:ascii="Cambria Math" w:eastAsiaTheme="minorEastAsia" w:hAnsi="Cambria Math"/>
                <w:i/>
                <w:iCs/>
                <w:color w:val="211E1E"/>
                <w:sz w:val="20"/>
                <w:szCs w:val="20"/>
                <w:lang w:eastAsia="zh-CN"/>
              </w:rPr>
            </m:ctrlPr>
          </m:fName>
          <m:e>
            <m:r>
              <w:rPr>
                <w:rFonts w:ascii="Cambria Math" w:eastAsiaTheme="minorEastAsia" w:hAnsi="Cambria Math"/>
                <w:color w:val="211E1E"/>
                <w:sz w:val="20"/>
                <w:szCs w:val="20"/>
                <w:lang w:eastAsia="zh-CN"/>
              </w:rPr>
              <m:t>P</m:t>
            </m:r>
          </m:e>
        </m:func>
        <m:d>
          <m:dPr>
            <m:ctrlPr>
              <w:rPr>
                <w:rFonts w:ascii="Cambria Math" w:eastAsiaTheme="minorEastAsia" w:hAnsi="Cambria Math"/>
                <w:i/>
                <w:iCs/>
                <w:color w:val="211E1E"/>
                <w:sz w:val="20"/>
                <w:szCs w:val="20"/>
                <w:lang w:eastAsia="zh-CN"/>
              </w:rPr>
            </m:ctrlPr>
          </m:dPr>
          <m:e>
            <m:sSub>
              <m:sSubPr>
                <m:ctrlPr>
                  <w:rPr>
                    <w:rFonts w:ascii="Cambria Math" w:eastAsiaTheme="minorEastAsia" w:hAnsi="Cambria Math"/>
                    <w:bCs/>
                    <w:iCs/>
                    <w:color w:val="211E1E"/>
                    <w:sz w:val="20"/>
                    <w:szCs w:val="20"/>
                    <w:lang w:eastAsia="zh-CN"/>
                  </w:rPr>
                </m:ctrlPr>
              </m:sSubPr>
              <m:e>
                <m:r>
                  <m:rPr>
                    <m:sty m:val="b"/>
                  </m:rPr>
                  <w:rPr>
                    <w:rFonts w:ascii="Cambria Math" w:eastAsiaTheme="minorEastAsia" w:hAnsi="Cambria Math"/>
                    <w:color w:val="211E1E"/>
                    <w:sz w:val="20"/>
                    <w:szCs w:val="20"/>
                    <w:lang w:eastAsia="zh-CN"/>
                  </w:rPr>
                  <m:t>Γ</m:t>
                </m:r>
                <m:ctrlPr>
                  <w:rPr>
                    <w:rFonts w:ascii="Cambria Math" w:eastAsiaTheme="minorEastAsia" w:hAnsi="Cambria Math"/>
                    <w:b/>
                    <w:bCs/>
                    <w:iCs/>
                    <w:color w:val="211E1E"/>
                    <w:sz w:val="20"/>
                    <w:szCs w:val="20"/>
                    <w:lang w:eastAsia="zh-CN"/>
                  </w:rPr>
                </m:ctrlPr>
              </m:e>
              <m:sub>
                <m:r>
                  <w:rPr>
                    <w:rFonts w:ascii="Cambria Math" w:eastAsiaTheme="minorEastAsia" w:hAnsi="Cambria Math"/>
                    <w:color w:val="211E1E"/>
                    <w:sz w:val="20"/>
                    <w:szCs w:val="20"/>
                    <w:lang w:eastAsia="zh-CN"/>
                  </w:rPr>
                  <m:t>l</m:t>
                </m:r>
              </m:sub>
            </m:sSub>
            <m:ctrlPr>
              <w:rPr>
                <w:rFonts w:ascii="Cambria Math" w:eastAsiaTheme="minorEastAsia" w:hAnsi="Cambria Math"/>
                <w:color w:val="211E1E"/>
                <w:sz w:val="20"/>
                <w:szCs w:val="20"/>
                <w:lang w:eastAsia="zh-CN"/>
              </w:rPr>
            </m:ctrlPr>
          </m:e>
          <m:e>
            <m:sSubSup>
              <m:sSubSupPr>
                <m:ctrlPr>
                  <w:rPr>
                    <w:rFonts w:ascii="Cambria Math" w:eastAsiaTheme="minorEastAsia" w:hAnsi="Cambria Math"/>
                    <w:bCs/>
                    <w:i/>
                    <w:iCs/>
                    <w:color w:val="211E1E"/>
                    <w:sz w:val="20"/>
                    <w:szCs w:val="20"/>
                    <w:lang w:eastAsia="zh-CN"/>
                  </w:rPr>
                </m:ctrlPr>
              </m:sSubSupPr>
              <m:e>
                <m:r>
                  <m:rPr>
                    <m:sty m:val="b"/>
                  </m:rPr>
                  <w:rPr>
                    <w:rFonts w:ascii="Cambria Math" w:eastAsiaTheme="minorEastAsia" w:hAnsi="Cambria Math"/>
                    <w:color w:val="211E1E"/>
                    <w:sz w:val="20"/>
                    <w:szCs w:val="20"/>
                    <w:lang w:eastAsia="zh-CN"/>
                  </w:rPr>
                  <m:t>h</m:t>
                </m:r>
              </m:e>
              <m:sub>
                <m:r>
                  <w:rPr>
                    <w:rFonts w:ascii="Cambria Math" w:eastAsiaTheme="minorEastAsia" w:hAnsi="Cambria Math"/>
                    <w:color w:val="211E1E"/>
                    <w:sz w:val="20"/>
                    <w:szCs w:val="20"/>
                    <w:lang w:eastAsia="zh-CN"/>
                  </w:rPr>
                  <m:t>l</m:t>
                </m:r>
              </m:sub>
              <m:sup>
                <m:d>
                  <m:dPr>
                    <m:ctrlPr>
                      <w:rPr>
                        <w:rFonts w:ascii="Cambria Math" w:eastAsiaTheme="minorEastAsia" w:hAnsi="Cambria Math"/>
                        <w:bCs/>
                        <w:i/>
                        <w:iCs/>
                        <w:color w:val="211E1E"/>
                        <w:sz w:val="20"/>
                        <w:szCs w:val="20"/>
                        <w:lang w:eastAsia="zh-CN"/>
                      </w:rPr>
                    </m:ctrlPr>
                  </m:dPr>
                  <m:e>
                    <m:r>
                      <w:rPr>
                        <w:rFonts w:ascii="Cambria Math" w:eastAsiaTheme="minorEastAsia" w:hAnsi="Cambria Math"/>
                        <w:color w:val="211E1E"/>
                        <w:sz w:val="20"/>
                        <w:szCs w:val="20"/>
                        <w:lang w:eastAsia="zh-CN"/>
                      </w:rPr>
                      <m:t>j</m:t>
                    </m:r>
                  </m:e>
                </m:d>
              </m:sup>
            </m:sSubSup>
            <m:r>
              <m:rPr>
                <m:sty m:val="p"/>
              </m:rPr>
              <w:rPr>
                <w:rFonts w:ascii="Cambria Math" w:eastAsiaTheme="minorEastAsia" w:hAnsi="Cambria Math"/>
                <w:color w:val="211E1E"/>
                <w:sz w:val="20"/>
                <w:szCs w:val="20"/>
                <w:lang w:eastAsia="zh-CN"/>
              </w:rPr>
              <m:t>,</m:t>
            </m:r>
            <m:r>
              <m:rPr>
                <m:sty m:val="b"/>
              </m:rPr>
              <w:rPr>
                <w:rFonts w:ascii="Cambria Math" w:hAnsi="Cambria Math"/>
                <w:sz w:val="20"/>
                <w:szCs w:val="20"/>
                <w:shd w:val="clear" w:color="auto" w:fill="FFFFFF"/>
              </w:rPr>
              <m:t>Θ</m:t>
            </m:r>
          </m:e>
        </m:d>
      </m:oMath>
      <w:r>
        <w:rPr>
          <w:rFonts w:eastAsiaTheme="minorEastAsia"/>
          <w:iCs/>
          <w:color w:val="211E1E"/>
          <w:sz w:val="20"/>
          <w:szCs w:val="20"/>
          <w:lang w:eastAsia="zh-CN"/>
        </w:rPr>
        <w:t>.</w:t>
      </w:r>
      <w:r>
        <w:rPr>
          <w:rFonts w:eastAsiaTheme="minorEastAsia" w:hint="eastAsia"/>
          <w:iCs/>
          <w:color w:val="211E1E"/>
          <w:sz w:val="20"/>
          <w:szCs w:val="20"/>
          <w:lang w:eastAsia="zh-CN"/>
        </w:rPr>
        <w:t xml:space="preserve"> </w:t>
      </w:r>
      <w:r>
        <w:rPr>
          <w:rFonts w:eastAsiaTheme="minorEastAsia"/>
          <w:sz w:val="20"/>
          <w:szCs w:val="20"/>
          <w:shd w:val="clear" w:color="auto" w:fill="FFFFFF"/>
          <w:lang w:eastAsia="zh-CN"/>
        </w:rPr>
        <w:t xml:space="preserve">Recall that the proof of convergence is </w:t>
      </w:r>
      <w:r w:rsidR="00A27905">
        <w:rPr>
          <w:rFonts w:eastAsiaTheme="minorEastAsia"/>
          <w:sz w:val="20"/>
          <w:szCs w:val="20"/>
          <w:shd w:val="clear" w:color="auto" w:fill="FFFFFF"/>
          <w:lang w:eastAsia="zh-CN"/>
        </w:rPr>
        <w:t xml:space="preserve">equivalent </w:t>
      </w:r>
      <w:r>
        <w:rPr>
          <w:rFonts w:eastAsiaTheme="minorEastAsia"/>
          <w:sz w:val="20"/>
          <w:szCs w:val="20"/>
          <w:shd w:val="clear" w:color="auto" w:fill="FFFFFF"/>
          <w:lang w:eastAsia="zh-CN"/>
        </w:rPr>
        <w:t xml:space="preserve">to prove </w:t>
      </w:r>
      <m:oMath>
        <m:r>
          <m:rPr>
            <m:sty m:val="p"/>
          </m:rPr>
          <w:rPr>
            <w:rFonts w:ascii="Cambria Math" w:eastAsiaTheme="minorEastAsia" w:hAnsi="Cambria Math"/>
            <w:sz w:val="20"/>
            <w:szCs w:val="20"/>
            <w:lang w:eastAsia="zh-CN"/>
          </w:rPr>
          <m:t>ln</m:t>
        </m:r>
        <m:r>
          <w:rPr>
            <w:rFonts w:ascii="Cambria Math" w:eastAsiaTheme="minorEastAsia" w:hAnsi="Cambria Math"/>
            <w:sz w:val="20"/>
            <w:szCs w:val="20"/>
            <w:lang w:eastAsia="zh-CN"/>
          </w:rPr>
          <m:t>L</m:t>
        </m:r>
        <m:d>
          <m:dPr>
            <m:ctrlPr>
              <w:rPr>
                <w:rFonts w:ascii="Cambria Math" w:eastAsiaTheme="minorEastAsia" w:hAnsi="Cambria Math"/>
                <w:i/>
                <w:iCs/>
                <w:sz w:val="20"/>
                <w:szCs w:val="20"/>
                <w:lang w:eastAsia="zh-CN"/>
              </w:rPr>
            </m:ctrlPr>
          </m:dPr>
          <m:e>
            <m:sSubSup>
              <m:sSubSupPr>
                <m:ctrlPr>
                  <w:rPr>
                    <w:rFonts w:ascii="Cambria Math" w:hAnsi="Cambria Math"/>
                    <w:i/>
                    <w:iCs/>
                    <w:color w:val="000000"/>
                    <w:kern w:val="24"/>
                    <w:sz w:val="20"/>
                    <w:szCs w:val="20"/>
                    <w:lang w:eastAsia="zh-CN"/>
                  </w:rPr>
                </m:ctrlPr>
              </m:sSubSupPr>
              <m:e>
                <m:r>
                  <m:rPr>
                    <m:sty m:val="b"/>
                  </m:rPr>
                  <w:rPr>
                    <w:rFonts w:ascii="Cambria Math" w:hAnsi="Cambria Math"/>
                    <w:color w:val="000000"/>
                    <w:kern w:val="24"/>
                    <w:sz w:val="20"/>
                    <w:szCs w:val="20"/>
                    <w:lang w:eastAsia="zh-CN"/>
                  </w:rPr>
                  <m:t>h</m:t>
                </m:r>
              </m:e>
              <m:sub>
                <m:r>
                  <w:rPr>
                    <w:rFonts w:ascii="Cambria Math" w:hAnsi="Cambria Math"/>
                    <w:color w:val="000000"/>
                    <w:kern w:val="24"/>
                    <w:sz w:val="20"/>
                    <w:szCs w:val="20"/>
                    <w:lang w:eastAsia="zh-CN"/>
                  </w:rPr>
                  <m:t>l</m:t>
                </m:r>
              </m:sub>
              <m:sup>
                <m:d>
                  <m:dPr>
                    <m:ctrlPr>
                      <w:rPr>
                        <w:rFonts w:ascii="Cambria Math" w:hAnsi="Cambria Math"/>
                        <w:i/>
                        <w:color w:val="000000"/>
                        <w:kern w:val="24"/>
                        <w:sz w:val="20"/>
                        <w:szCs w:val="20"/>
                        <w:lang w:eastAsia="zh-CN"/>
                      </w:rPr>
                    </m:ctrlPr>
                  </m:dPr>
                  <m:e>
                    <m:r>
                      <w:rPr>
                        <w:rFonts w:ascii="Cambria Math" w:hAnsi="Cambria Math"/>
                        <w:color w:val="000000"/>
                        <w:kern w:val="24"/>
                        <w:sz w:val="20"/>
                        <w:szCs w:val="20"/>
                        <w:lang w:eastAsia="zh-CN"/>
                      </w:rPr>
                      <m:t>j</m:t>
                    </m:r>
                  </m:e>
                </m:d>
              </m:sup>
            </m:sSubSup>
            <m:r>
              <w:rPr>
                <w:rFonts w:ascii="Cambria Math" w:eastAsiaTheme="minorEastAsia" w:hAnsi="Cambria Math"/>
                <w:sz w:val="20"/>
                <w:szCs w:val="20"/>
                <w:lang w:eastAsia="zh-CN"/>
              </w:rPr>
              <m:t>,</m:t>
            </m:r>
            <m:sSup>
              <m:sSupPr>
                <m:ctrlPr>
                  <w:ins w:id="135" w:author="Wang Yuhui" w:date="2022-03-15T23:27:00Z">
                    <w:rPr>
                      <w:rFonts w:ascii="Cambria Math" w:hAnsi="Cambria Math"/>
                      <w:b/>
                      <w:sz w:val="20"/>
                      <w:szCs w:val="20"/>
                      <w:shd w:val="clear" w:color="auto" w:fill="FFFFFF"/>
                    </w:rPr>
                  </w:ins>
                </m:ctrlPr>
              </m:sSupPr>
              <m:e>
                <m:r>
                  <m:rPr>
                    <m:sty m:val="b"/>
                  </m:rPr>
                  <w:rPr>
                    <w:rFonts w:ascii="Cambria Math" w:hAnsi="Cambria Math"/>
                    <w:sz w:val="20"/>
                    <w:szCs w:val="20"/>
                    <w:shd w:val="clear" w:color="auto" w:fill="FFFFFF"/>
                  </w:rPr>
                  <m:t>Θ</m:t>
                </m:r>
                <m:ctrlPr>
                  <w:ins w:id="136" w:author="Wang Yuhui" w:date="2022-03-15T23:27:00Z">
                    <w:rPr>
                      <w:rFonts w:ascii="Cambria Math" w:eastAsiaTheme="minorEastAsia" w:hAnsi="Cambria Math"/>
                      <w:i/>
                      <w:sz w:val="20"/>
                      <w:szCs w:val="20"/>
                      <w:lang w:eastAsia="zh-CN"/>
                    </w:rPr>
                  </w:ins>
                </m:ctrlPr>
              </m:e>
              <m:sup>
                <m:d>
                  <m:dPr>
                    <m:ctrlPr>
                      <w:ins w:id="137" w:author="Wang Yuhui" w:date="2022-03-15T23:27:00Z">
                        <w:rPr>
                          <w:rFonts w:ascii="Cambria Math" w:hAnsi="Cambria Math"/>
                          <w:b/>
                          <w:sz w:val="20"/>
                          <w:szCs w:val="20"/>
                          <w:shd w:val="clear" w:color="auto" w:fill="FFFFFF"/>
                        </w:rPr>
                      </w:ins>
                    </m:ctrlPr>
                  </m:dPr>
                  <m:e>
                    <m:r>
                      <w:ins w:id="138" w:author="Wang Yuhui" w:date="2022-03-15T23:27:00Z">
                        <m:rPr>
                          <m:sty m:val="b"/>
                        </m:rPr>
                        <w:rPr>
                          <w:rFonts w:ascii="Cambria Math" w:hAnsi="Cambria Math"/>
                          <w:sz w:val="20"/>
                          <w:szCs w:val="20"/>
                          <w:shd w:val="clear" w:color="auto" w:fill="FFFFFF"/>
                        </w:rPr>
                        <m:t>j+1</m:t>
                      </w:ins>
                    </m:r>
                  </m:e>
                </m:d>
              </m:sup>
            </m:sSup>
          </m:e>
        </m:d>
        <m:r>
          <w:rPr>
            <w:rFonts w:ascii="Cambria Math" w:eastAsiaTheme="minorEastAsia" w:hAnsi="Cambria Math"/>
            <w:sz w:val="20"/>
            <w:szCs w:val="20"/>
            <w:lang w:eastAsia="zh-CN"/>
          </w:rPr>
          <m:t>≥</m:t>
        </m:r>
        <m:r>
          <m:rPr>
            <m:sty m:val="p"/>
          </m:rPr>
          <w:rPr>
            <w:rFonts w:ascii="Cambria Math" w:eastAsiaTheme="minorEastAsia" w:hAnsi="Cambria Math"/>
            <w:sz w:val="20"/>
            <w:szCs w:val="20"/>
            <w:lang w:eastAsia="zh-CN"/>
          </w:rPr>
          <m:t xml:space="preserve"> ln</m:t>
        </m:r>
        <m:r>
          <w:rPr>
            <w:rFonts w:ascii="Cambria Math" w:eastAsiaTheme="minorEastAsia" w:hAnsi="Cambria Math"/>
            <w:sz w:val="20"/>
            <w:szCs w:val="20"/>
            <w:lang w:eastAsia="zh-CN"/>
          </w:rPr>
          <m:t>L</m:t>
        </m:r>
        <m:d>
          <m:dPr>
            <m:ctrlPr>
              <w:rPr>
                <w:rFonts w:ascii="Cambria Math" w:eastAsiaTheme="minorEastAsia" w:hAnsi="Cambria Math"/>
                <w:i/>
                <w:iCs/>
                <w:sz w:val="20"/>
                <w:szCs w:val="20"/>
                <w:lang w:eastAsia="zh-CN"/>
              </w:rPr>
            </m:ctrlPr>
          </m:dPr>
          <m:e>
            <m:sSubSup>
              <m:sSubSupPr>
                <m:ctrlPr>
                  <w:rPr>
                    <w:rFonts w:ascii="Cambria Math" w:hAnsi="Cambria Math"/>
                    <w:i/>
                    <w:iCs/>
                    <w:color w:val="000000"/>
                    <w:kern w:val="24"/>
                    <w:sz w:val="20"/>
                    <w:szCs w:val="20"/>
                    <w:lang w:eastAsia="zh-CN"/>
                  </w:rPr>
                </m:ctrlPr>
              </m:sSubSupPr>
              <m:e>
                <m:r>
                  <m:rPr>
                    <m:sty m:val="b"/>
                  </m:rPr>
                  <w:rPr>
                    <w:rFonts w:ascii="Cambria Math" w:hAnsi="Cambria Math"/>
                    <w:color w:val="000000"/>
                    <w:kern w:val="24"/>
                    <w:sz w:val="20"/>
                    <w:szCs w:val="20"/>
                    <w:lang w:eastAsia="zh-CN"/>
                  </w:rPr>
                  <m:t>h</m:t>
                </m:r>
              </m:e>
              <m:sub>
                <m:r>
                  <w:rPr>
                    <w:rFonts w:ascii="Cambria Math" w:hAnsi="Cambria Math"/>
                    <w:color w:val="000000"/>
                    <w:kern w:val="24"/>
                    <w:sz w:val="20"/>
                    <w:szCs w:val="20"/>
                    <w:lang w:eastAsia="zh-CN"/>
                  </w:rPr>
                  <m:t>l</m:t>
                </m:r>
              </m:sub>
              <m:sup>
                <m:d>
                  <m:dPr>
                    <m:ctrlPr>
                      <w:rPr>
                        <w:rFonts w:ascii="Cambria Math" w:hAnsi="Cambria Math"/>
                        <w:i/>
                        <w:color w:val="000000"/>
                        <w:kern w:val="24"/>
                        <w:sz w:val="20"/>
                        <w:szCs w:val="20"/>
                        <w:lang w:eastAsia="zh-CN"/>
                      </w:rPr>
                    </m:ctrlPr>
                  </m:dPr>
                  <m:e>
                    <m:r>
                      <w:rPr>
                        <w:rFonts w:ascii="Cambria Math" w:hAnsi="Cambria Math"/>
                        <w:color w:val="000000"/>
                        <w:kern w:val="24"/>
                        <w:sz w:val="20"/>
                        <w:szCs w:val="20"/>
                        <w:lang w:eastAsia="zh-CN"/>
                      </w:rPr>
                      <m:t>j</m:t>
                    </m:r>
                  </m:e>
                </m:d>
              </m:sup>
            </m:sSubSup>
            <m:r>
              <w:rPr>
                <w:rFonts w:ascii="Cambria Math" w:eastAsiaTheme="minorEastAsia" w:hAnsi="Cambria Math"/>
                <w:sz w:val="20"/>
                <w:szCs w:val="20"/>
                <w:lang w:eastAsia="zh-CN"/>
              </w:rPr>
              <m:t>,</m:t>
            </m:r>
            <m:sSup>
              <m:sSupPr>
                <m:ctrlPr>
                  <w:rPr>
                    <w:rFonts w:ascii="Cambria Math" w:hAnsi="Cambria Math"/>
                    <w:sz w:val="20"/>
                    <w:szCs w:val="20"/>
                    <w:shd w:val="clear" w:color="auto" w:fill="FFFFFF"/>
                    <w:lang w:eastAsia="zh-CN"/>
                  </w:rPr>
                </m:ctrlPr>
              </m:sSupPr>
              <m:e>
                <m:r>
                  <m:rPr>
                    <m:sty m:val="b"/>
                  </m:rPr>
                  <w:rPr>
                    <w:rFonts w:ascii="Cambria Math" w:hAnsi="Cambria Math" w:hint="eastAsia"/>
                    <w:sz w:val="20"/>
                    <w:szCs w:val="20"/>
                    <w:shd w:val="clear" w:color="auto" w:fill="FFFFFF"/>
                    <w:lang w:eastAsia="zh-CN"/>
                  </w:rPr>
                  <m:t>Θ</m:t>
                </m:r>
              </m:e>
              <m:sup>
                <m:d>
                  <m:dPr>
                    <m:ctrlPr>
                      <w:rPr>
                        <w:rFonts w:ascii="Cambria Math" w:hAnsi="Cambria Math"/>
                        <w:i/>
                        <w:iCs/>
                        <w:sz w:val="20"/>
                        <w:szCs w:val="20"/>
                        <w:shd w:val="clear" w:color="auto" w:fill="FFFFFF"/>
                        <w:lang w:eastAsia="zh-CN"/>
                      </w:rPr>
                    </m:ctrlPr>
                  </m:dPr>
                  <m:e>
                    <m:r>
                      <w:rPr>
                        <w:rFonts w:ascii="Cambria Math" w:hAnsi="Cambria Math"/>
                        <w:sz w:val="20"/>
                        <w:szCs w:val="20"/>
                        <w:shd w:val="clear" w:color="auto" w:fill="FFFFFF"/>
                        <w:lang w:eastAsia="zh-CN"/>
                      </w:rPr>
                      <m:t>j</m:t>
                    </m:r>
                  </m:e>
                </m:d>
              </m:sup>
            </m:sSup>
          </m:e>
        </m:d>
      </m:oMath>
      <w:r>
        <w:rPr>
          <w:rFonts w:eastAsiaTheme="minorEastAsia" w:hint="eastAsia"/>
          <w:iCs/>
          <w:sz w:val="20"/>
          <w:szCs w:val="20"/>
          <w:lang w:eastAsia="zh-CN"/>
        </w:rPr>
        <w:t xml:space="preserve"> </w:t>
      </w:r>
      <w:r>
        <w:rPr>
          <w:rFonts w:eastAsiaTheme="minorEastAsia"/>
          <w:iCs/>
          <w:sz w:val="20"/>
          <w:szCs w:val="20"/>
          <w:lang w:eastAsia="zh-CN"/>
        </w:rPr>
        <w:t xml:space="preserve">, and </w:t>
      </w:r>
      <m:oMath>
        <m:r>
          <m:rPr>
            <m:sty m:val="p"/>
          </m:rPr>
          <w:rPr>
            <w:rFonts w:ascii="Cambria Math" w:hAnsi="Cambria Math"/>
            <w:sz w:val="20"/>
            <w:szCs w:val="20"/>
            <w:shd w:val="clear" w:color="auto" w:fill="FFFFFF"/>
            <w:lang w:eastAsia="zh-CN"/>
          </w:rPr>
          <m:t>Q</m:t>
        </m:r>
        <m:d>
          <m:dPr>
            <m:ctrlPr>
              <w:rPr>
                <w:rFonts w:ascii="Cambria Math" w:hAnsi="Cambria Math"/>
                <w:sz w:val="20"/>
                <w:szCs w:val="20"/>
                <w:shd w:val="clear" w:color="auto" w:fill="FFFFFF"/>
                <w:lang w:eastAsia="zh-CN"/>
              </w:rPr>
            </m:ctrlPr>
          </m:dPr>
          <m:e>
            <m:r>
              <m:rPr>
                <m:sty m:val="b"/>
              </m:rPr>
              <w:rPr>
                <w:rFonts w:ascii="Cambria Math" w:hAnsi="Cambria Math" w:hint="eastAsia"/>
                <w:sz w:val="20"/>
                <w:szCs w:val="20"/>
                <w:shd w:val="clear" w:color="auto" w:fill="FFFFFF"/>
                <w:lang w:eastAsia="zh-CN"/>
              </w:rPr>
              <m:t>Θ</m:t>
            </m:r>
            <m:r>
              <m:rPr>
                <m:sty m:val="p"/>
              </m:rPr>
              <w:rPr>
                <w:rFonts w:ascii="Cambria Math" w:hAnsi="Cambria Math"/>
                <w:sz w:val="20"/>
                <w:szCs w:val="20"/>
                <w:shd w:val="clear" w:color="auto" w:fill="FFFFFF"/>
                <w:lang w:eastAsia="zh-CN"/>
              </w:rPr>
              <m:t>,</m:t>
            </m:r>
            <m:sSup>
              <m:sSupPr>
                <m:ctrlPr>
                  <w:rPr>
                    <w:rFonts w:ascii="Cambria Math" w:hAnsi="Cambria Math"/>
                    <w:sz w:val="20"/>
                    <w:szCs w:val="20"/>
                    <w:shd w:val="clear" w:color="auto" w:fill="FFFFFF"/>
                    <w:lang w:eastAsia="zh-CN"/>
                  </w:rPr>
                </m:ctrlPr>
              </m:sSupPr>
              <m:e>
                <m:r>
                  <m:rPr>
                    <m:sty m:val="b"/>
                  </m:rPr>
                  <w:rPr>
                    <w:rFonts w:ascii="Cambria Math" w:hAnsi="Cambria Math" w:hint="eastAsia"/>
                    <w:sz w:val="20"/>
                    <w:szCs w:val="20"/>
                    <w:shd w:val="clear" w:color="auto" w:fill="FFFFFF"/>
                    <w:lang w:eastAsia="zh-CN"/>
                  </w:rPr>
                  <m:t>Θ</m:t>
                </m:r>
              </m:e>
              <m:sup>
                <m:d>
                  <m:dPr>
                    <m:ctrlPr>
                      <w:rPr>
                        <w:rFonts w:ascii="Cambria Math" w:hAnsi="Cambria Math"/>
                        <w:i/>
                        <w:iCs/>
                        <w:sz w:val="20"/>
                        <w:szCs w:val="20"/>
                        <w:shd w:val="clear" w:color="auto" w:fill="FFFFFF"/>
                        <w:lang w:eastAsia="zh-CN"/>
                      </w:rPr>
                    </m:ctrlPr>
                  </m:dPr>
                  <m:e>
                    <m:r>
                      <w:rPr>
                        <w:rFonts w:ascii="Cambria Math" w:hAnsi="Cambria Math"/>
                        <w:sz w:val="20"/>
                        <w:szCs w:val="20"/>
                        <w:shd w:val="clear" w:color="auto" w:fill="FFFFFF"/>
                        <w:lang w:eastAsia="zh-CN"/>
                      </w:rPr>
                      <m:t>j</m:t>
                    </m:r>
                  </m:e>
                </m:d>
              </m:sup>
            </m:sSup>
          </m:e>
        </m:d>
      </m:oMath>
      <w:r>
        <w:rPr>
          <w:rFonts w:eastAsiaTheme="minorEastAsia" w:hint="eastAsia"/>
          <w:sz w:val="20"/>
          <w:szCs w:val="20"/>
          <w:shd w:val="clear" w:color="auto" w:fill="FFFFFF"/>
          <w:lang w:eastAsia="zh-CN"/>
        </w:rPr>
        <w:t xml:space="preserve"> </w:t>
      </w:r>
      <w:del w:id="139" w:author="Wang Yuhui" w:date="2022-03-15T23:26:00Z">
        <w:r w:rsidDel="0064425E">
          <w:rPr>
            <w:rFonts w:eastAsiaTheme="minorEastAsia"/>
            <w:sz w:val="20"/>
            <w:szCs w:val="20"/>
            <w:shd w:val="clear" w:color="auto" w:fill="FFFFFF"/>
            <w:lang w:eastAsia="zh-CN"/>
          </w:rPr>
          <w:delText>has been</w:delText>
        </w:r>
      </w:del>
      <w:ins w:id="140" w:author="Wang Yuhui" w:date="2022-03-15T23:26:00Z">
        <w:r w:rsidR="0064425E">
          <w:rPr>
            <w:rFonts w:eastAsiaTheme="minorEastAsia"/>
            <w:sz w:val="20"/>
            <w:szCs w:val="20"/>
            <w:shd w:val="clear" w:color="auto" w:fill="FFFFFF"/>
            <w:lang w:eastAsia="zh-CN"/>
          </w:rPr>
          <w:t>will be</w:t>
        </w:r>
      </w:ins>
      <w:r>
        <w:rPr>
          <w:rFonts w:eastAsiaTheme="minorEastAsia"/>
          <w:sz w:val="20"/>
          <w:szCs w:val="20"/>
          <w:shd w:val="clear" w:color="auto" w:fill="FFFFFF"/>
          <w:lang w:eastAsia="zh-CN"/>
        </w:rPr>
        <w:t xml:space="preserve"> </w:t>
      </w:r>
      <w:r w:rsidRPr="00DF62B2">
        <w:rPr>
          <w:rFonts w:eastAsiaTheme="minorEastAsia"/>
          <w:sz w:val="20"/>
          <w:szCs w:val="20"/>
          <w:shd w:val="clear" w:color="auto" w:fill="FFFFFF"/>
          <w:lang w:eastAsia="zh-CN"/>
        </w:rPr>
        <w:t>maximize</w:t>
      </w:r>
      <w:r>
        <w:rPr>
          <w:rFonts w:eastAsiaTheme="minorEastAsia"/>
          <w:sz w:val="20"/>
          <w:szCs w:val="20"/>
          <w:shd w:val="clear" w:color="auto" w:fill="FFFFFF"/>
          <w:lang w:eastAsia="zh-CN"/>
        </w:rPr>
        <w:t>d in the M step and thus</w:t>
      </w:r>
      <w:r w:rsidRPr="00154246">
        <w:rPr>
          <w:rFonts w:ascii="Cambria Math" w:hAnsi="Cambria Math"/>
          <w:sz w:val="20"/>
          <w:szCs w:val="20"/>
          <w:shd w:val="clear" w:color="auto" w:fill="FFFFFF"/>
          <w:lang w:eastAsia="zh-CN"/>
        </w:rPr>
        <w:t xml:space="preserve"> </w:t>
      </w:r>
      <m:oMath>
        <m:r>
          <m:rPr>
            <m:sty m:val="p"/>
          </m:rPr>
          <w:rPr>
            <w:rFonts w:ascii="Cambria Math" w:hAnsi="Cambria Math"/>
            <w:sz w:val="20"/>
            <w:szCs w:val="20"/>
            <w:shd w:val="clear" w:color="auto" w:fill="FFFFFF"/>
            <w:lang w:eastAsia="zh-CN"/>
          </w:rPr>
          <m:t>Q</m:t>
        </m:r>
        <m:d>
          <m:dPr>
            <m:ctrlPr>
              <w:rPr>
                <w:rFonts w:ascii="Cambria Math" w:hAnsi="Cambria Math"/>
                <w:sz w:val="20"/>
                <w:szCs w:val="20"/>
                <w:shd w:val="clear" w:color="auto" w:fill="FFFFFF"/>
                <w:lang w:eastAsia="zh-CN"/>
              </w:rPr>
            </m:ctrlPr>
          </m:dPr>
          <m:e>
            <m:sSup>
              <m:sSupPr>
                <m:ctrlPr>
                  <w:ins w:id="141" w:author="Wang Yuhui" w:date="2022-03-15T23:27:00Z">
                    <w:rPr>
                      <w:rFonts w:ascii="Cambria Math" w:hAnsi="Cambria Math"/>
                      <w:b/>
                      <w:sz w:val="20"/>
                      <w:szCs w:val="20"/>
                      <w:shd w:val="clear" w:color="auto" w:fill="FFFFFF"/>
                    </w:rPr>
                  </w:ins>
                </m:ctrlPr>
              </m:sSupPr>
              <m:e>
                <m:r>
                  <w:ins w:id="142" w:author="Wang Yuhui" w:date="2022-03-15T23:27:00Z">
                    <m:rPr>
                      <m:sty m:val="b"/>
                    </m:rPr>
                    <w:rPr>
                      <w:rFonts w:ascii="Cambria Math" w:hAnsi="Cambria Math"/>
                      <w:sz w:val="20"/>
                      <w:szCs w:val="20"/>
                      <w:shd w:val="clear" w:color="auto" w:fill="FFFFFF"/>
                    </w:rPr>
                    <m:t>Θ</m:t>
                  </w:ins>
                </m:r>
                <m:ctrlPr>
                  <w:ins w:id="143" w:author="Wang Yuhui" w:date="2022-03-15T23:27:00Z">
                    <w:rPr>
                      <w:rFonts w:ascii="Cambria Math" w:eastAsiaTheme="minorEastAsia" w:hAnsi="Cambria Math"/>
                      <w:i/>
                      <w:sz w:val="20"/>
                      <w:szCs w:val="20"/>
                      <w:lang w:eastAsia="zh-CN"/>
                    </w:rPr>
                  </w:ins>
                </m:ctrlPr>
              </m:e>
              <m:sup>
                <m:d>
                  <m:dPr>
                    <m:ctrlPr>
                      <w:ins w:id="144" w:author="Wang Yuhui" w:date="2022-03-15T23:27:00Z">
                        <w:rPr>
                          <w:rFonts w:ascii="Cambria Math" w:hAnsi="Cambria Math"/>
                          <w:b/>
                          <w:sz w:val="20"/>
                          <w:szCs w:val="20"/>
                          <w:shd w:val="clear" w:color="auto" w:fill="FFFFFF"/>
                        </w:rPr>
                      </w:ins>
                    </m:ctrlPr>
                  </m:dPr>
                  <m:e>
                    <m:r>
                      <w:ins w:id="145" w:author="Wang Yuhui" w:date="2022-03-15T23:27:00Z">
                        <m:rPr>
                          <m:sty m:val="bi"/>
                        </m:rPr>
                        <w:rPr>
                          <w:rFonts w:ascii="Cambria Math" w:hAnsi="Cambria Math"/>
                          <w:sz w:val="20"/>
                          <w:szCs w:val="20"/>
                          <w:shd w:val="clear" w:color="auto" w:fill="FFFFFF"/>
                        </w:rPr>
                        <m:t>j</m:t>
                      </w:ins>
                    </m:r>
                    <m:r>
                      <w:ins w:id="146" w:author="Wang Yuhui" w:date="2022-03-15T23:27:00Z">
                        <m:rPr>
                          <m:sty m:val="b"/>
                        </m:rPr>
                        <w:rPr>
                          <w:rFonts w:ascii="Cambria Math" w:hAnsi="Cambria Math"/>
                          <w:sz w:val="20"/>
                          <w:szCs w:val="20"/>
                          <w:shd w:val="clear" w:color="auto" w:fill="FFFFFF"/>
                        </w:rPr>
                        <m:t>+1</m:t>
                      </w:ins>
                    </m:r>
                  </m:e>
                </m:d>
              </m:sup>
            </m:sSup>
            <m:r>
              <w:del w:id="147" w:author="Wang Yuhui" w:date="2022-03-15T23:27:00Z">
                <m:rPr>
                  <m:sty m:val="b"/>
                </m:rPr>
                <w:rPr>
                  <w:rFonts w:ascii="Cambria Math" w:hAnsi="Cambria Math" w:hint="eastAsia"/>
                  <w:sz w:val="20"/>
                  <w:szCs w:val="20"/>
                  <w:shd w:val="clear" w:color="auto" w:fill="FFFFFF"/>
                  <w:lang w:eastAsia="zh-CN"/>
                </w:rPr>
                <m:t>Θ</m:t>
              </w:del>
            </m:r>
            <m:r>
              <m:rPr>
                <m:sty m:val="p"/>
              </m:rPr>
              <w:rPr>
                <w:rFonts w:ascii="Cambria Math" w:hAnsi="Cambria Math"/>
                <w:sz w:val="20"/>
                <w:szCs w:val="20"/>
                <w:shd w:val="clear" w:color="auto" w:fill="FFFFFF"/>
                <w:lang w:eastAsia="zh-CN"/>
              </w:rPr>
              <m:t>,</m:t>
            </m:r>
            <m:sSup>
              <m:sSupPr>
                <m:ctrlPr>
                  <w:rPr>
                    <w:rFonts w:ascii="Cambria Math" w:hAnsi="Cambria Math"/>
                    <w:sz w:val="20"/>
                    <w:szCs w:val="20"/>
                    <w:shd w:val="clear" w:color="auto" w:fill="FFFFFF"/>
                    <w:lang w:eastAsia="zh-CN"/>
                  </w:rPr>
                </m:ctrlPr>
              </m:sSupPr>
              <m:e>
                <m:r>
                  <m:rPr>
                    <m:sty m:val="b"/>
                  </m:rPr>
                  <w:rPr>
                    <w:rFonts w:ascii="Cambria Math" w:hAnsi="Cambria Math" w:hint="eastAsia"/>
                    <w:sz w:val="20"/>
                    <w:szCs w:val="20"/>
                    <w:shd w:val="clear" w:color="auto" w:fill="FFFFFF"/>
                    <w:lang w:eastAsia="zh-CN"/>
                  </w:rPr>
                  <m:t>Θ</m:t>
                </m:r>
              </m:e>
              <m:sup>
                <m:d>
                  <m:dPr>
                    <m:ctrlPr>
                      <w:rPr>
                        <w:rFonts w:ascii="Cambria Math" w:hAnsi="Cambria Math"/>
                        <w:i/>
                        <w:iCs/>
                        <w:sz w:val="20"/>
                        <w:szCs w:val="20"/>
                        <w:shd w:val="clear" w:color="auto" w:fill="FFFFFF"/>
                        <w:lang w:eastAsia="zh-CN"/>
                      </w:rPr>
                    </m:ctrlPr>
                  </m:dPr>
                  <m:e>
                    <m:r>
                      <w:rPr>
                        <w:rFonts w:ascii="Cambria Math" w:hAnsi="Cambria Math"/>
                        <w:sz w:val="20"/>
                        <w:szCs w:val="20"/>
                        <w:shd w:val="clear" w:color="auto" w:fill="FFFFFF"/>
                        <w:lang w:eastAsia="zh-CN"/>
                      </w:rPr>
                      <m:t>j</m:t>
                    </m:r>
                  </m:e>
                </m:d>
              </m:sup>
            </m:sSup>
          </m:e>
        </m:d>
        <m:r>
          <w:rPr>
            <w:rFonts w:ascii="Cambria Math" w:hAnsi="Cambria Math"/>
            <w:sz w:val="20"/>
            <w:szCs w:val="20"/>
            <w:shd w:val="clear" w:color="auto" w:fill="FFFFFF"/>
            <w:lang w:eastAsia="zh-CN"/>
          </w:rPr>
          <m:t>≥</m:t>
        </m:r>
        <m:r>
          <m:rPr>
            <m:sty m:val="p"/>
          </m:rPr>
          <w:rPr>
            <w:rFonts w:ascii="Cambria Math" w:eastAsiaTheme="minorEastAsia" w:hAnsi="Cambria Math"/>
            <w:color w:val="211E1E"/>
            <w:sz w:val="20"/>
            <w:szCs w:val="20"/>
            <w:lang w:eastAsia="zh-CN"/>
          </w:rPr>
          <m:t>Q</m:t>
        </m:r>
        <m:d>
          <m:dPr>
            <m:ctrlPr>
              <w:rPr>
                <w:rFonts w:ascii="Cambria Math" w:hAnsi="Cambria Math"/>
                <w:sz w:val="20"/>
                <w:szCs w:val="20"/>
                <w:shd w:val="clear" w:color="auto" w:fill="FFFFFF"/>
                <w:lang w:eastAsia="zh-CN"/>
              </w:rPr>
            </m:ctrlPr>
          </m:dPr>
          <m:e>
            <m:sSup>
              <m:sSupPr>
                <m:ctrlPr>
                  <w:rPr>
                    <w:rFonts w:ascii="Cambria Math" w:hAnsi="Cambria Math"/>
                    <w:sz w:val="20"/>
                    <w:szCs w:val="20"/>
                    <w:shd w:val="clear" w:color="auto" w:fill="FFFFFF"/>
                    <w:lang w:eastAsia="zh-CN"/>
                  </w:rPr>
                </m:ctrlPr>
              </m:sSupPr>
              <m:e>
                <m:r>
                  <m:rPr>
                    <m:sty m:val="b"/>
                  </m:rPr>
                  <w:rPr>
                    <w:rFonts w:ascii="Cambria Math" w:hAnsi="Cambria Math" w:hint="eastAsia"/>
                    <w:sz w:val="20"/>
                    <w:szCs w:val="20"/>
                    <w:shd w:val="clear" w:color="auto" w:fill="FFFFFF"/>
                    <w:lang w:eastAsia="zh-CN"/>
                  </w:rPr>
                  <m:t>Θ</m:t>
                </m:r>
              </m:e>
              <m:sup>
                <m:d>
                  <m:dPr>
                    <m:ctrlPr>
                      <w:rPr>
                        <w:rFonts w:ascii="Cambria Math" w:hAnsi="Cambria Math"/>
                        <w:i/>
                        <w:iCs/>
                        <w:sz w:val="20"/>
                        <w:szCs w:val="20"/>
                        <w:shd w:val="clear" w:color="auto" w:fill="FFFFFF"/>
                        <w:lang w:eastAsia="zh-CN"/>
                      </w:rPr>
                    </m:ctrlPr>
                  </m:dPr>
                  <m:e>
                    <m:r>
                      <w:rPr>
                        <w:rFonts w:ascii="Cambria Math" w:hAnsi="Cambria Math"/>
                        <w:sz w:val="20"/>
                        <w:szCs w:val="20"/>
                        <w:shd w:val="clear" w:color="auto" w:fill="FFFFFF"/>
                        <w:lang w:eastAsia="zh-CN"/>
                      </w:rPr>
                      <m:t>j</m:t>
                    </m:r>
                  </m:e>
                </m:d>
              </m:sup>
            </m:sSup>
            <m:r>
              <m:rPr>
                <m:sty m:val="p"/>
              </m:rPr>
              <w:rPr>
                <w:rFonts w:ascii="Cambria Math" w:hAnsi="Cambria Math"/>
                <w:sz w:val="20"/>
                <w:szCs w:val="20"/>
                <w:shd w:val="clear" w:color="auto" w:fill="FFFFFF"/>
                <w:lang w:eastAsia="zh-CN"/>
              </w:rPr>
              <m:t>,</m:t>
            </m:r>
            <m:sSup>
              <m:sSupPr>
                <m:ctrlPr>
                  <w:rPr>
                    <w:rFonts w:ascii="Cambria Math" w:hAnsi="Cambria Math"/>
                    <w:sz w:val="20"/>
                    <w:szCs w:val="20"/>
                    <w:shd w:val="clear" w:color="auto" w:fill="FFFFFF"/>
                    <w:lang w:eastAsia="zh-CN"/>
                  </w:rPr>
                </m:ctrlPr>
              </m:sSupPr>
              <m:e>
                <m:r>
                  <m:rPr>
                    <m:sty m:val="b"/>
                  </m:rPr>
                  <w:rPr>
                    <w:rFonts w:ascii="Cambria Math" w:hAnsi="Cambria Math" w:hint="eastAsia"/>
                    <w:sz w:val="20"/>
                    <w:szCs w:val="20"/>
                    <w:shd w:val="clear" w:color="auto" w:fill="FFFFFF"/>
                    <w:lang w:eastAsia="zh-CN"/>
                  </w:rPr>
                  <m:t>Θ</m:t>
                </m:r>
              </m:e>
              <m:sup>
                <m:d>
                  <m:dPr>
                    <m:ctrlPr>
                      <w:rPr>
                        <w:rFonts w:ascii="Cambria Math" w:hAnsi="Cambria Math"/>
                        <w:i/>
                        <w:iCs/>
                        <w:sz w:val="20"/>
                        <w:szCs w:val="20"/>
                        <w:shd w:val="clear" w:color="auto" w:fill="FFFFFF"/>
                        <w:lang w:eastAsia="zh-CN"/>
                      </w:rPr>
                    </m:ctrlPr>
                  </m:dPr>
                  <m:e>
                    <m:r>
                      <w:rPr>
                        <w:rFonts w:ascii="Cambria Math" w:hAnsi="Cambria Math"/>
                        <w:sz w:val="20"/>
                        <w:szCs w:val="20"/>
                        <w:shd w:val="clear" w:color="auto" w:fill="FFFFFF"/>
                        <w:lang w:eastAsia="zh-CN"/>
                      </w:rPr>
                      <m:t>j</m:t>
                    </m:r>
                  </m:e>
                </m:d>
              </m:sup>
            </m:sSup>
          </m:e>
        </m:d>
      </m:oMath>
      <w:r>
        <w:rPr>
          <w:rFonts w:eastAsiaTheme="minorEastAsia"/>
          <w:sz w:val="20"/>
          <w:szCs w:val="20"/>
          <w:shd w:val="clear" w:color="auto" w:fill="FFFFFF"/>
          <w:lang w:eastAsia="zh-CN"/>
        </w:rPr>
        <w:t>.</w:t>
      </w:r>
      <w:r>
        <w:rPr>
          <w:rFonts w:eastAsiaTheme="minorEastAsia"/>
          <w:iCs/>
          <w:sz w:val="20"/>
          <w:szCs w:val="20"/>
          <w:lang w:eastAsia="zh-CN"/>
        </w:rPr>
        <w:t xml:space="preserve"> </w:t>
      </w:r>
      <w:r>
        <w:rPr>
          <w:rFonts w:eastAsiaTheme="minorEastAsia"/>
          <w:sz w:val="20"/>
          <w:szCs w:val="20"/>
          <w:shd w:val="clear" w:color="auto" w:fill="FFFFFF"/>
          <w:lang w:eastAsia="zh-CN"/>
        </w:rPr>
        <w:t xml:space="preserve">Therefore, our goal is </w:t>
      </w:r>
      <w:r w:rsidR="00A27905">
        <w:rPr>
          <w:rFonts w:eastAsiaTheme="minorEastAsia"/>
          <w:sz w:val="20"/>
          <w:szCs w:val="20"/>
          <w:shd w:val="clear" w:color="auto" w:fill="FFFFFF"/>
          <w:lang w:eastAsia="zh-CN"/>
        </w:rPr>
        <w:t xml:space="preserve">equivalent </w:t>
      </w:r>
      <w:r>
        <w:rPr>
          <w:rFonts w:eastAsiaTheme="minorEastAsia"/>
          <w:sz w:val="20"/>
          <w:szCs w:val="20"/>
          <w:shd w:val="clear" w:color="auto" w:fill="FFFFFF"/>
          <w:lang w:eastAsia="zh-CN"/>
        </w:rPr>
        <w:t>to prove</w:t>
      </w:r>
      <w:ins w:id="148" w:author="Wang Yuhui" w:date="2022-03-16T10:58:00Z">
        <w:r w:rsidR="008A44EA">
          <w:rPr>
            <w:rFonts w:eastAsiaTheme="minorEastAsia"/>
            <w:sz w:val="20"/>
            <w:szCs w:val="20"/>
            <w:shd w:val="clear" w:color="auto" w:fill="FFFFFF"/>
            <w:lang w:eastAsia="zh-CN"/>
          </w:rPr>
          <w:t xml:space="preserve"> the following </w:t>
        </w:r>
      </w:ins>
      <w:ins w:id="149" w:author="Wang Yuhui" w:date="2022-03-16T10:59:00Z">
        <w:r w:rsidR="001152FC">
          <w:rPr>
            <w:rFonts w:eastAsiaTheme="minorEastAsia"/>
            <w:sz w:val="20"/>
            <w:szCs w:val="20"/>
            <w:shd w:val="clear" w:color="auto" w:fill="FFFFFF"/>
            <w:lang w:eastAsia="zh-CN"/>
          </w:rPr>
          <w:t>i</w:t>
        </w:r>
        <w:r w:rsidR="001152FC" w:rsidRPr="001152FC">
          <w:rPr>
            <w:rFonts w:eastAsiaTheme="minorEastAsia"/>
            <w:sz w:val="20"/>
            <w:szCs w:val="20"/>
            <w:shd w:val="clear" w:color="auto" w:fill="FFFFFF"/>
            <w:lang w:eastAsia="zh-CN"/>
          </w:rPr>
          <w:t>nequality holds</w:t>
        </w:r>
        <w:r w:rsidR="001152FC">
          <w:rPr>
            <w:rFonts w:eastAsiaTheme="minorEastAsia"/>
            <w:sz w:val="20"/>
            <w:szCs w:val="20"/>
            <w:shd w:val="clear" w:color="auto" w:fill="FFFFFF"/>
            <w:lang w:eastAsia="zh-CN"/>
          </w:rPr>
          <w:t xml:space="preserve"> </w:t>
        </w:r>
      </w:ins>
      <w:ins w:id="150" w:author="Wang Yuhui" w:date="2022-03-16T11:00:00Z">
        <w:r w:rsidR="001152FC">
          <w:rPr>
            <w:rFonts w:eastAsiaTheme="minorEastAsia"/>
            <w:sz w:val="20"/>
            <w:szCs w:val="20"/>
            <w:shd w:val="clear" w:color="auto" w:fill="FFFFFF"/>
            <w:lang w:eastAsia="zh-CN"/>
          </w:rPr>
          <w:t>for arbitrary</w:t>
        </w:r>
      </w:ins>
      <w:ins w:id="151" w:author="Wang Yuhui" w:date="2022-03-16T10:59:00Z">
        <w:r w:rsidR="001152FC">
          <w:rPr>
            <w:rFonts w:eastAsiaTheme="minorEastAsia"/>
            <w:sz w:val="20"/>
            <w:szCs w:val="20"/>
            <w:shd w:val="clear" w:color="auto" w:fill="FFFFFF"/>
            <w:lang w:eastAsia="zh-CN"/>
          </w:rPr>
          <w:t xml:space="preserve"> </w:t>
        </w:r>
      </w:ins>
      <w:r>
        <w:rPr>
          <w:rFonts w:eastAsiaTheme="minorEastAsia"/>
          <w:sz w:val="20"/>
          <w:szCs w:val="20"/>
          <w:shd w:val="clear" w:color="auto" w:fill="FFFFFF"/>
          <w:lang w:eastAsia="zh-CN"/>
        </w:rPr>
        <w:t xml:space="preserve"> </w:t>
      </w:r>
      <m:oMath>
        <m:r>
          <w:ins w:id="152" w:author="Wang Yuhui" w:date="2022-03-16T10:59:00Z">
            <m:rPr>
              <m:sty m:val="b"/>
            </m:rPr>
            <w:rPr>
              <w:rFonts w:ascii="Cambria Math" w:hAnsi="Cambria Math" w:hint="eastAsia"/>
              <w:sz w:val="20"/>
              <w:szCs w:val="20"/>
              <w:shd w:val="clear" w:color="auto" w:fill="FFFFFF"/>
              <w:lang w:eastAsia="zh-CN"/>
            </w:rPr>
            <m:t>Θ</m:t>
          </w:ins>
        </m:r>
      </m:oMath>
      <w:r>
        <w:rPr>
          <w:rFonts w:eastAsiaTheme="minorEastAsia"/>
          <w:sz w:val="20"/>
          <w:szCs w:val="20"/>
          <w:shd w:val="clear" w:color="auto" w:fill="FFFFFF"/>
          <w:lang w:eastAsia="zh-CN"/>
        </w:rPr>
        <w:t xml:space="preserve"> </w:t>
      </w:r>
      <w:ins w:id="153" w:author="Wang Yuhui" w:date="2022-03-16T11:00:00Z">
        <w:r w:rsidR="001152FC">
          <w:rPr>
            <w:rFonts w:eastAsiaTheme="minorEastAsia"/>
            <w:sz w:val="20"/>
            <w:szCs w:val="20"/>
            <w:shd w:val="clear" w:color="auto" w:fill="FFFFFF"/>
            <w:lang w:eastAsia="zh-CN"/>
          </w:rPr>
          <w:t>:</w:t>
        </w:r>
      </w:ins>
    </w:p>
    <w:p w14:paraId="4DFF4378" w14:textId="77777777" w:rsidR="00C17A00" w:rsidRDefault="00C17A00" w:rsidP="00C17A00">
      <w:pPr>
        <w:pStyle w:val="References"/>
        <w:numPr>
          <w:ilvl w:val="0"/>
          <w:numId w:val="0"/>
        </w:numPr>
        <w:rPr>
          <w:rFonts w:eastAsiaTheme="minorEastAsia"/>
          <w:iCs/>
          <w:color w:val="211E1E"/>
          <w:sz w:val="20"/>
          <w:szCs w:val="20"/>
          <w:lang w:eastAsia="zh-CN"/>
        </w:rPr>
      </w:pPr>
    </w:p>
    <w:p w14:paraId="54CC1FC5" w14:textId="1C632055" w:rsidR="00C17A00" w:rsidRDefault="00C17A00" w:rsidP="00C17A00">
      <w:pPr>
        <w:pStyle w:val="References"/>
        <w:numPr>
          <w:ilvl w:val="0"/>
          <w:numId w:val="0"/>
        </w:numPr>
        <w:jc w:val="right"/>
        <w:rPr>
          <w:rFonts w:eastAsiaTheme="minorEastAsia"/>
          <w:sz w:val="20"/>
          <w:szCs w:val="20"/>
          <w:shd w:val="clear" w:color="auto" w:fill="FFFFFF"/>
          <w:lang w:eastAsia="zh-CN"/>
        </w:rPr>
      </w:pPr>
      <m:oMath>
        <m:r>
          <w:rPr>
            <w:rFonts w:ascii="Cambria Math" w:eastAsiaTheme="minorEastAsia" w:hAnsi="Cambria Math"/>
            <w:color w:val="211E1E"/>
            <w:sz w:val="20"/>
            <w:szCs w:val="20"/>
            <w:lang w:eastAsia="zh-CN"/>
          </w:rPr>
          <m:t>R</m:t>
        </m:r>
        <m:d>
          <m:dPr>
            <m:ctrlPr>
              <w:rPr>
                <w:rFonts w:ascii="Cambria Math" w:hAnsi="Cambria Math"/>
                <w:sz w:val="20"/>
                <w:szCs w:val="20"/>
                <w:shd w:val="clear" w:color="auto" w:fill="FFFFFF"/>
                <w:lang w:eastAsia="zh-CN"/>
              </w:rPr>
            </m:ctrlPr>
          </m:dPr>
          <m:e>
            <m:r>
              <m:rPr>
                <m:sty m:val="b"/>
              </m:rPr>
              <w:rPr>
                <w:rFonts w:ascii="Cambria Math" w:hAnsi="Cambria Math" w:hint="eastAsia"/>
                <w:sz w:val="20"/>
                <w:szCs w:val="20"/>
                <w:shd w:val="clear" w:color="auto" w:fill="FFFFFF"/>
                <w:lang w:eastAsia="zh-CN"/>
              </w:rPr>
              <m:t>Θ</m:t>
            </m:r>
            <m:r>
              <m:rPr>
                <m:sty m:val="p"/>
              </m:rPr>
              <w:rPr>
                <w:rFonts w:ascii="Cambria Math" w:hAnsi="Cambria Math"/>
                <w:sz w:val="20"/>
                <w:szCs w:val="20"/>
                <w:shd w:val="clear" w:color="auto" w:fill="FFFFFF"/>
                <w:lang w:eastAsia="zh-CN"/>
              </w:rPr>
              <m:t>,</m:t>
            </m:r>
            <m:sSup>
              <m:sSupPr>
                <m:ctrlPr>
                  <w:rPr>
                    <w:rFonts w:ascii="Cambria Math" w:hAnsi="Cambria Math"/>
                    <w:sz w:val="20"/>
                    <w:szCs w:val="20"/>
                    <w:shd w:val="clear" w:color="auto" w:fill="FFFFFF"/>
                    <w:lang w:eastAsia="zh-CN"/>
                  </w:rPr>
                </m:ctrlPr>
              </m:sSupPr>
              <m:e>
                <m:r>
                  <m:rPr>
                    <m:sty m:val="b"/>
                  </m:rPr>
                  <w:rPr>
                    <w:rFonts w:ascii="Cambria Math" w:hAnsi="Cambria Math" w:hint="eastAsia"/>
                    <w:sz w:val="20"/>
                    <w:szCs w:val="20"/>
                    <w:shd w:val="clear" w:color="auto" w:fill="FFFFFF"/>
                    <w:lang w:eastAsia="zh-CN"/>
                  </w:rPr>
                  <m:t>Θ</m:t>
                </m:r>
              </m:e>
              <m:sup>
                <m:d>
                  <m:dPr>
                    <m:ctrlPr>
                      <w:rPr>
                        <w:rFonts w:ascii="Cambria Math" w:hAnsi="Cambria Math"/>
                        <w:i/>
                        <w:iCs/>
                        <w:sz w:val="20"/>
                        <w:szCs w:val="20"/>
                        <w:shd w:val="clear" w:color="auto" w:fill="FFFFFF"/>
                        <w:lang w:eastAsia="zh-CN"/>
                      </w:rPr>
                    </m:ctrlPr>
                  </m:dPr>
                  <m:e>
                    <m:r>
                      <w:rPr>
                        <w:rFonts w:ascii="Cambria Math" w:hAnsi="Cambria Math"/>
                        <w:sz w:val="20"/>
                        <w:szCs w:val="20"/>
                        <w:shd w:val="clear" w:color="auto" w:fill="FFFFFF"/>
                        <w:lang w:eastAsia="zh-CN"/>
                      </w:rPr>
                      <m:t>j</m:t>
                    </m:r>
                  </m:e>
                </m:d>
              </m:sup>
            </m:sSup>
          </m:e>
        </m:d>
        <m:r>
          <w:rPr>
            <w:rFonts w:ascii="Cambria Math" w:eastAsiaTheme="minorEastAsia" w:hAnsi="Cambria Math"/>
            <w:color w:val="211E1E"/>
            <w:sz w:val="20"/>
            <w:szCs w:val="20"/>
            <w:lang w:eastAsia="zh-CN"/>
          </w:rPr>
          <m:t>-R</m:t>
        </m:r>
        <m:d>
          <m:dPr>
            <m:ctrlPr>
              <w:rPr>
                <w:rFonts w:ascii="Cambria Math" w:hAnsi="Cambria Math"/>
                <w:sz w:val="20"/>
                <w:szCs w:val="20"/>
                <w:shd w:val="clear" w:color="auto" w:fill="FFFFFF"/>
                <w:lang w:eastAsia="zh-CN"/>
              </w:rPr>
            </m:ctrlPr>
          </m:dPr>
          <m:e>
            <m:sSup>
              <m:sSupPr>
                <m:ctrlPr>
                  <w:rPr>
                    <w:rFonts w:ascii="Cambria Math" w:hAnsi="Cambria Math"/>
                    <w:sz w:val="20"/>
                    <w:szCs w:val="20"/>
                    <w:shd w:val="clear" w:color="auto" w:fill="FFFFFF"/>
                    <w:lang w:eastAsia="zh-CN"/>
                  </w:rPr>
                </m:ctrlPr>
              </m:sSupPr>
              <m:e>
                <m:r>
                  <m:rPr>
                    <m:sty m:val="b"/>
                  </m:rPr>
                  <w:rPr>
                    <w:rFonts w:ascii="Cambria Math" w:hAnsi="Cambria Math" w:hint="eastAsia"/>
                    <w:sz w:val="20"/>
                    <w:szCs w:val="20"/>
                    <w:shd w:val="clear" w:color="auto" w:fill="FFFFFF"/>
                    <w:lang w:eastAsia="zh-CN"/>
                  </w:rPr>
                  <m:t>Θ</m:t>
                </m:r>
              </m:e>
              <m:sup>
                <m:d>
                  <m:dPr>
                    <m:ctrlPr>
                      <w:rPr>
                        <w:rFonts w:ascii="Cambria Math" w:hAnsi="Cambria Math"/>
                        <w:i/>
                        <w:iCs/>
                        <w:sz w:val="20"/>
                        <w:szCs w:val="20"/>
                        <w:shd w:val="clear" w:color="auto" w:fill="FFFFFF"/>
                        <w:lang w:eastAsia="zh-CN"/>
                      </w:rPr>
                    </m:ctrlPr>
                  </m:dPr>
                  <m:e>
                    <m:r>
                      <w:rPr>
                        <w:rFonts w:ascii="Cambria Math" w:hAnsi="Cambria Math"/>
                        <w:sz w:val="20"/>
                        <w:szCs w:val="20"/>
                        <w:shd w:val="clear" w:color="auto" w:fill="FFFFFF"/>
                        <w:lang w:eastAsia="zh-CN"/>
                      </w:rPr>
                      <m:t>j</m:t>
                    </m:r>
                  </m:e>
                </m:d>
              </m:sup>
            </m:sSup>
            <m:r>
              <m:rPr>
                <m:sty m:val="p"/>
              </m:rPr>
              <w:rPr>
                <w:rFonts w:ascii="Cambria Math" w:hAnsi="Cambria Math"/>
                <w:sz w:val="20"/>
                <w:szCs w:val="20"/>
                <w:shd w:val="clear" w:color="auto" w:fill="FFFFFF"/>
                <w:lang w:eastAsia="zh-CN"/>
              </w:rPr>
              <m:t>,</m:t>
            </m:r>
            <m:sSup>
              <m:sSupPr>
                <m:ctrlPr>
                  <w:rPr>
                    <w:rFonts w:ascii="Cambria Math" w:hAnsi="Cambria Math"/>
                    <w:sz w:val="20"/>
                    <w:szCs w:val="20"/>
                    <w:shd w:val="clear" w:color="auto" w:fill="FFFFFF"/>
                    <w:lang w:eastAsia="zh-CN"/>
                  </w:rPr>
                </m:ctrlPr>
              </m:sSupPr>
              <m:e>
                <m:r>
                  <m:rPr>
                    <m:sty m:val="b"/>
                  </m:rPr>
                  <w:rPr>
                    <w:rFonts w:ascii="Cambria Math" w:hAnsi="Cambria Math" w:hint="eastAsia"/>
                    <w:sz w:val="20"/>
                    <w:szCs w:val="20"/>
                    <w:shd w:val="clear" w:color="auto" w:fill="FFFFFF"/>
                    <w:lang w:eastAsia="zh-CN"/>
                  </w:rPr>
                  <m:t>Θ</m:t>
                </m:r>
              </m:e>
              <m:sup>
                <m:d>
                  <m:dPr>
                    <m:ctrlPr>
                      <w:rPr>
                        <w:rFonts w:ascii="Cambria Math" w:hAnsi="Cambria Math"/>
                        <w:i/>
                        <w:iCs/>
                        <w:sz w:val="20"/>
                        <w:szCs w:val="20"/>
                        <w:shd w:val="clear" w:color="auto" w:fill="FFFFFF"/>
                        <w:lang w:eastAsia="zh-CN"/>
                      </w:rPr>
                    </m:ctrlPr>
                  </m:dPr>
                  <m:e>
                    <m:r>
                      <w:rPr>
                        <w:rFonts w:ascii="Cambria Math" w:hAnsi="Cambria Math"/>
                        <w:sz w:val="20"/>
                        <w:szCs w:val="20"/>
                        <w:shd w:val="clear" w:color="auto" w:fill="FFFFFF"/>
                        <w:lang w:eastAsia="zh-CN"/>
                      </w:rPr>
                      <m:t>j</m:t>
                    </m:r>
                  </m:e>
                </m:d>
              </m:sup>
            </m:sSup>
          </m:e>
        </m:d>
        <m:r>
          <w:rPr>
            <w:rFonts w:ascii="Cambria Math" w:hAnsi="Cambria Math"/>
            <w:sz w:val="20"/>
            <w:szCs w:val="20"/>
            <w:shd w:val="clear" w:color="auto" w:fill="FFFFFF"/>
            <w:lang w:eastAsia="zh-CN"/>
          </w:rPr>
          <m:t>≤0</m:t>
        </m:r>
      </m:oMath>
      <w:r>
        <w:rPr>
          <w:rFonts w:eastAsiaTheme="minorEastAsia" w:hint="eastAsia"/>
          <w:sz w:val="20"/>
          <w:szCs w:val="20"/>
          <w:shd w:val="clear" w:color="auto" w:fill="FFFFFF"/>
          <w:lang w:eastAsia="zh-CN"/>
        </w:rPr>
        <w:t>.</w:t>
      </w:r>
      <w:r>
        <w:rPr>
          <w:rFonts w:eastAsiaTheme="minorEastAsia"/>
          <w:sz w:val="20"/>
          <w:szCs w:val="20"/>
          <w:shd w:val="clear" w:color="auto" w:fill="FFFFFF"/>
          <w:lang w:eastAsia="zh-CN"/>
        </w:rPr>
        <w:t xml:space="preserve">                 (</w:t>
      </w:r>
      <w:r w:rsidR="00912BA5">
        <w:rPr>
          <w:rFonts w:eastAsiaTheme="minorEastAsia"/>
          <w:sz w:val="20"/>
          <w:szCs w:val="20"/>
          <w:shd w:val="clear" w:color="auto" w:fill="FFFFFF"/>
          <w:lang w:eastAsia="zh-CN"/>
        </w:rPr>
        <w:t>17</w:t>
      </w:r>
      <w:r>
        <w:rPr>
          <w:rFonts w:eastAsiaTheme="minorEastAsia"/>
          <w:sz w:val="20"/>
          <w:szCs w:val="20"/>
          <w:shd w:val="clear" w:color="auto" w:fill="FFFFFF"/>
          <w:lang w:eastAsia="zh-CN"/>
        </w:rPr>
        <w:t>)</w:t>
      </w:r>
    </w:p>
    <w:p w14:paraId="35EBA5DA" w14:textId="77777777" w:rsidR="00C17A00" w:rsidRDefault="00C17A00" w:rsidP="00C17A00">
      <w:pPr>
        <w:pStyle w:val="References"/>
        <w:numPr>
          <w:ilvl w:val="0"/>
          <w:numId w:val="0"/>
        </w:numPr>
        <w:jc w:val="right"/>
        <w:rPr>
          <w:rFonts w:eastAsiaTheme="minorEastAsia"/>
          <w:sz w:val="20"/>
          <w:szCs w:val="20"/>
          <w:shd w:val="clear" w:color="auto" w:fill="FFFFFF"/>
          <w:lang w:eastAsia="zh-CN"/>
        </w:rPr>
      </w:pPr>
    </w:p>
    <w:p w14:paraId="2C467B81" w14:textId="0CCC00EF" w:rsidR="00C17A00" w:rsidRDefault="00C17A00" w:rsidP="00C17A00">
      <w:pPr>
        <w:pStyle w:val="References"/>
        <w:numPr>
          <w:ilvl w:val="0"/>
          <w:numId w:val="0"/>
        </w:numPr>
        <w:ind w:firstLine="200"/>
        <w:rPr>
          <w:rFonts w:eastAsiaTheme="minorEastAsia"/>
          <w:sz w:val="20"/>
          <w:szCs w:val="20"/>
          <w:shd w:val="clear" w:color="auto" w:fill="FFFFFF"/>
          <w:lang w:eastAsia="zh-CN"/>
        </w:rPr>
      </w:pPr>
      <w:r>
        <w:rPr>
          <w:rFonts w:eastAsiaTheme="minorEastAsia" w:hint="eastAsia"/>
          <w:sz w:val="20"/>
          <w:szCs w:val="20"/>
          <w:shd w:val="clear" w:color="auto" w:fill="FFFFFF"/>
          <w:lang w:eastAsia="zh-CN"/>
        </w:rPr>
        <w:t>B</w:t>
      </w:r>
      <w:r>
        <w:rPr>
          <w:rFonts w:eastAsiaTheme="minorEastAsia"/>
          <w:sz w:val="20"/>
          <w:szCs w:val="20"/>
          <w:shd w:val="clear" w:color="auto" w:fill="FFFFFF"/>
          <w:lang w:eastAsia="zh-CN"/>
        </w:rPr>
        <w:t>ased on the expression of expectation, the left side of (</w:t>
      </w:r>
      <w:r w:rsidR="00912BA5">
        <w:rPr>
          <w:rFonts w:eastAsiaTheme="minorEastAsia"/>
          <w:sz w:val="20"/>
          <w:szCs w:val="20"/>
          <w:shd w:val="clear" w:color="auto" w:fill="FFFFFF"/>
          <w:lang w:eastAsia="zh-CN"/>
        </w:rPr>
        <w:t>1</w:t>
      </w:r>
      <w:r w:rsidR="006273C2">
        <w:rPr>
          <w:rFonts w:eastAsiaTheme="minorEastAsia"/>
          <w:sz w:val="20"/>
          <w:szCs w:val="20"/>
          <w:shd w:val="clear" w:color="auto" w:fill="FFFFFF"/>
          <w:lang w:eastAsia="zh-CN"/>
        </w:rPr>
        <w:t>7</w:t>
      </w:r>
      <w:r>
        <w:rPr>
          <w:rFonts w:eastAsiaTheme="minorEastAsia"/>
          <w:sz w:val="20"/>
          <w:szCs w:val="20"/>
          <w:shd w:val="clear" w:color="auto" w:fill="FFFFFF"/>
          <w:lang w:eastAsia="zh-CN"/>
        </w:rPr>
        <w:t xml:space="preserve">) can be transformed as </w:t>
      </w:r>
    </w:p>
    <w:p w14:paraId="26FCDF81" w14:textId="77777777" w:rsidR="00C17A00" w:rsidRDefault="00C17A00" w:rsidP="00C17A00">
      <w:pPr>
        <w:pStyle w:val="References"/>
        <w:numPr>
          <w:ilvl w:val="0"/>
          <w:numId w:val="0"/>
        </w:numPr>
        <w:ind w:firstLine="200"/>
        <w:rPr>
          <w:rFonts w:eastAsiaTheme="minorEastAsia"/>
          <w:sz w:val="20"/>
          <w:szCs w:val="20"/>
          <w:shd w:val="clear" w:color="auto" w:fill="FFFFFF"/>
          <w:lang w:eastAsia="zh-CN"/>
        </w:rPr>
      </w:pPr>
    </w:p>
    <w:p w14:paraId="4E1710F5" w14:textId="7878DAC1" w:rsidR="00C17A00" w:rsidRPr="00725CB5" w:rsidRDefault="00BB5F27" w:rsidP="00C17A00">
      <w:pPr>
        <w:pStyle w:val="References"/>
        <w:numPr>
          <w:ilvl w:val="0"/>
          <w:numId w:val="0"/>
        </w:numPr>
        <w:ind w:firstLine="200"/>
        <w:jc w:val="center"/>
        <w:rPr>
          <w:rFonts w:eastAsiaTheme="minorEastAsia"/>
          <w:iCs/>
          <w:color w:val="211E1E"/>
          <w:sz w:val="20"/>
          <w:szCs w:val="20"/>
          <w:lang w:eastAsia="zh-CN"/>
        </w:rPr>
      </w:pPr>
      <m:oMathPara>
        <m:oMath>
          <m:nary>
            <m:naryPr>
              <m:chr m:val="∑"/>
              <m:limLoc m:val="undOvr"/>
              <m:supHide m:val="1"/>
              <m:ctrlPr>
                <w:rPr>
                  <w:rFonts w:ascii="Cambria Math" w:eastAsiaTheme="minorEastAsia" w:hAnsi="Cambria Math"/>
                  <w:i/>
                  <w:iCs/>
                  <w:color w:val="211E1E"/>
                  <w:sz w:val="20"/>
                  <w:szCs w:val="20"/>
                  <w:lang w:eastAsia="zh-CN"/>
                </w:rPr>
              </m:ctrlPr>
            </m:naryPr>
            <m:sub>
              <m:sSub>
                <m:sSubPr>
                  <m:ctrlPr>
                    <w:rPr>
                      <w:rFonts w:ascii="Cambria Math" w:eastAsiaTheme="minorEastAsia" w:hAnsi="Cambria Math"/>
                      <w:bCs/>
                      <w:iCs/>
                      <w:color w:val="211E1E"/>
                      <w:sz w:val="20"/>
                      <w:szCs w:val="20"/>
                      <w:lang w:eastAsia="zh-CN"/>
                    </w:rPr>
                  </m:ctrlPr>
                </m:sSubPr>
                <m:e>
                  <m:r>
                    <m:rPr>
                      <m:sty m:val="b"/>
                    </m:rPr>
                    <w:rPr>
                      <w:rFonts w:ascii="Cambria Math" w:eastAsiaTheme="minorEastAsia" w:hAnsi="Cambria Math"/>
                      <w:color w:val="211E1E"/>
                      <w:sz w:val="20"/>
                      <w:szCs w:val="20"/>
                      <w:lang w:eastAsia="zh-CN"/>
                    </w:rPr>
                    <m:t>Γ</m:t>
                  </m:r>
                  <m:ctrlPr>
                    <w:rPr>
                      <w:rFonts w:ascii="Cambria Math" w:eastAsiaTheme="minorEastAsia" w:hAnsi="Cambria Math"/>
                      <w:b/>
                      <w:bCs/>
                      <w:iCs/>
                      <w:color w:val="211E1E"/>
                      <w:sz w:val="20"/>
                      <w:szCs w:val="20"/>
                      <w:lang w:eastAsia="zh-CN"/>
                    </w:rPr>
                  </m:ctrlPr>
                </m:e>
                <m:sub>
                  <m:r>
                    <w:rPr>
                      <w:rFonts w:ascii="Cambria Math" w:eastAsiaTheme="minorEastAsia" w:hAnsi="Cambria Math"/>
                      <w:color w:val="211E1E"/>
                      <w:sz w:val="20"/>
                      <w:szCs w:val="20"/>
                      <w:lang w:eastAsia="zh-CN"/>
                    </w:rPr>
                    <m:t>l</m:t>
                  </m:r>
                </m:sub>
              </m:sSub>
            </m:sub>
            <m:sup/>
            <m:e>
              <m:r>
                <w:rPr>
                  <w:rFonts w:ascii="Cambria Math" w:eastAsiaTheme="minorEastAsia" w:hAnsi="Cambria Math"/>
                  <w:color w:val="211E1E"/>
                  <w:sz w:val="20"/>
                  <w:szCs w:val="20"/>
                  <w:lang w:eastAsia="zh-CN"/>
                </w:rPr>
                <m:t>P</m:t>
              </m:r>
              <m:d>
                <m:dPr>
                  <m:ctrlPr>
                    <w:rPr>
                      <w:rFonts w:ascii="Cambria Math" w:eastAsiaTheme="minorEastAsia" w:hAnsi="Cambria Math"/>
                      <w:i/>
                      <w:iCs/>
                      <w:color w:val="211E1E"/>
                      <w:sz w:val="20"/>
                      <w:szCs w:val="20"/>
                      <w:lang w:eastAsia="zh-CN"/>
                    </w:rPr>
                  </m:ctrlPr>
                </m:dPr>
                <m:e>
                  <m:sSub>
                    <m:sSubPr>
                      <m:ctrlPr>
                        <w:rPr>
                          <w:rFonts w:ascii="Cambria Math" w:eastAsiaTheme="minorEastAsia" w:hAnsi="Cambria Math"/>
                          <w:bCs/>
                          <w:iCs/>
                          <w:color w:val="211E1E"/>
                          <w:sz w:val="20"/>
                          <w:szCs w:val="20"/>
                          <w:lang w:eastAsia="zh-CN"/>
                        </w:rPr>
                      </m:ctrlPr>
                    </m:sSubPr>
                    <m:e>
                      <m:r>
                        <m:rPr>
                          <m:sty m:val="b"/>
                        </m:rPr>
                        <w:rPr>
                          <w:rFonts w:ascii="Cambria Math" w:eastAsiaTheme="minorEastAsia" w:hAnsi="Cambria Math"/>
                          <w:color w:val="211E1E"/>
                          <w:sz w:val="20"/>
                          <w:szCs w:val="20"/>
                          <w:lang w:eastAsia="zh-CN"/>
                        </w:rPr>
                        <m:t>Γ</m:t>
                      </m:r>
                      <m:ctrlPr>
                        <w:rPr>
                          <w:rFonts w:ascii="Cambria Math" w:eastAsiaTheme="minorEastAsia" w:hAnsi="Cambria Math"/>
                          <w:b/>
                          <w:bCs/>
                          <w:iCs/>
                          <w:color w:val="211E1E"/>
                          <w:sz w:val="20"/>
                          <w:szCs w:val="20"/>
                          <w:lang w:eastAsia="zh-CN"/>
                        </w:rPr>
                      </m:ctrlPr>
                    </m:e>
                    <m:sub>
                      <m:r>
                        <w:rPr>
                          <w:rFonts w:ascii="Cambria Math" w:eastAsiaTheme="minorEastAsia" w:hAnsi="Cambria Math"/>
                          <w:color w:val="211E1E"/>
                          <w:sz w:val="20"/>
                          <w:szCs w:val="20"/>
                          <w:lang w:eastAsia="zh-CN"/>
                        </w:rPr>
                        <m:t>l</m:t>
                      </m:r>
                    </m:sub>
                  </m:sSub>
                  <m:ctrlPr>
                    <w:rPr>
                      <w:rFonts w:ascii="Cambria Math" w:eastAsiaTheme="minorEastAsia" w:hAnsi="Cambria Math"/>
                      <w:color w:val="211E1E"/>
                      <w:sz w:val="20"/>
                      <w:szCs w:val="20"/>
                      <w:lang w:eastAsia="zh-CN"/>
                    </w:rPr>
                  </m:ctrlPr>
                </m:e>
                <m:e>
                  <m:sSubSup>
                    <m:sSubSupPr>
                      <m:ctrlPr>
                        <w:rPr>
                          <w:rFonts w:ascii="Cambria Math" w:eastAsiaTheme="minorEastAsia" w:hAnsi="Cambria Math"/>
                          <w:bCs/>
                          <w:i/>
                          <w:iCs/>
                          <w:color w:val="211E1E"/>
                          <w:sz w:val="20"/>
                          <w:szCs w:val="20"/>
                          <w:lang w:eastAsia="zh-CN"/>
                        </w:rPr>
                      </m:ctrlPr>
                    </m:sSubSupPr>
                    <m:e>
                      <m:r>
                        <m:rPr>
                          <m:sty m:val="b"/>
                        </m:rPr>
                        <w:rPr>
                          <w:rFonts w:ascii="Cambria Math" w:eastAsiaTheme="minorEastAsia" w:hAnsi="Cambria Math"/>
                          <w:color w:val="211E1E"/>
                          <w:sz w:val="20"/>
                          <w:szCs w:val="20"/>
                          <w:lang w:eastAsia="zh-CN"/>
                        </w:rPr>
                        <m:t>h</m:t>
                      </m:r>
                    </m:e>
                    <m:sub>
                      <m:r>
                        <w:rPr>
                          <w:rFonts w:ascii="Cambria Math" w:eastAsiaTheme="minorEastAsia" w:hAnsi="Cambria Math"/>
                          <w:color w:val="211E1E"/>
                          <w:sz w:val="20"/>
                          <w:szCs w:val="20"/>
                          <w:lang w:eastAsia="zh-CN"/>
                        </w:rPr>
                        <m:t>l</m:t>
                      </m:r>
                    </m:sub>
                    <m:sup>
                      <m:d>
                        <m:dPr>
                          <m:ctrlPr>
                            <w:rPr>
                              <w:rFonts w:ascii="Cambria Math" w:eastAsiaTheme="minorEastAsia" w:hAnsi="Cambria Math"/>
                              <w:bCs/>
                              <w:i/>
                              <w:iCs/>
                              <w:color w:val="211E1E"/>
                              <w:sz w:val="20"/>
                              <w:szCs w:val="20"/>
                              <w:lang w:eastAsia="zh-CN"/>
                            </w:rPr>
                          </m:ctrlPr>
                        </m:dPr>
                        <m:e>
                          <m:r>
                            <w:rPr>
                              <w:rFonts w:ascii="Cambria Math" w:eastAsiaTheme="minorEastAsia" w:hAnsi="Cambria Math"/>
                              <w:color w:val="211E1E"/>
                              <w:sz w:val="20"/>
                              <w:szCs w:val="20"/>
                              <w:lang w:eastAsia="zh-CN"/>
                            </w:rPr>
                            <m:t>j</m:t>
                          </m:r>
                        </m:e>
                      </m:d>
                    </m:sup>
                  </m:sSubSup>
                  <m:r>
                    <m:rPr>
                      <m:sty m:val="p"/>
                    </m:rPr>
                    <w:rPr>
                      <w:rFonts w:ascii="Cambria Math" w:eastAsiaTheme="minorEastAsia" w:hAnsi="Cambria Math"/>
                      <w:color w:val="211E1E"/>
                      <w:sz w:val="20"/>
                      <w:szCs w:val="20"/>
                      <w:lang w:eastAsia="zh-CN"/>
                    </w:rPr>
                    <m:t>,</m:t>
                  </m:r>
                  <m:sSup>
                    <m:sSupPr>
                      <m:ctrlPr>
                        <w:rPr>
                          <w:rFonts w:ascii="Cambria Math" w:hAnsi="Cambria Math"/>
                          <w:sz w:val="20"/>
                          <w:szCs w:val="20"/>
                          <w:shd w:val="clear" w:color="auto" w:fill="FFFFFF"/>
                          <w:lang w:eastAsia="zh-CN"/>
                        </w:rPr>
                      </m:ctrlPr>
                    </m:sSupPr>
                    <m:e>
                      <m:r>
                        <m:rPr>
                          <m:sty m:val="b"/>
                        </m:rPr>
                        <w:rPr>
                          <w:rFonts w:ascii="Cambria Math" w:hAnsi="Cambria Math"/>
                          <w:sz w:val="20"/>
                          <w:szCs w:val="20"/>
                          <w:shd w:val="clear" w:color="auto" w:fill="FFFFFF"/>
                          <w:lang w:eastAsia="zh-CN"/>
                        </w:rPr>
                        <m:t>Θ</m:t>
                      </m:r>
                    </m:e>
                    <m:sup>
                      <m:d>
                        <m:dPr>
                          <m:ctrlPr>
                            <w:rPr>
                              <w:rFonts w:ascii="Cambria Math" w:hAnsi="Cambria Math"/>
                              <w:i/>
                              <w:iCs/>
                              <w:sz w:val="20"/>
                              <w:szCs w:val="20"/>
                              <w:shd w:val="clear" w:color="auto" w:fill="FFFFFF"/>
                              <w:lang w:eastAsia="zh-CN"/>
                            </w:rPr>
                          </m:ctrlPr>
                        </m:dPr>
                        <m:e>
                          <m:r>
                            <w:rPr>
                              <w:rFonts w:ascii="Cambria Math" w:hAnsi="Cambria Math"/>
                              <w:sz w:val="20"/>
                              <w:szCs w:val="20"/>
                              <w:shd w:val="clear" w:color="auto" w:fill="FFFFFF"/>
                              <w:lang w:eastAsia="zh-CN"/>
                            </w:rPr>
                            <m:t>j</m:t>
                          </m:r>
                        </m:e>
                      </m:d>
                    </m:sup>
                  </m:sSup>
                </m:e>
              </m:d>
            </m:e>
          </m:nary>
          <m:r>
            <m:rPr>
              <m:sty m:val="p"/>
            </m:rPr>
            <w:rPr>
              <w:rFonts w:ascii="Cambria Math" w:eastAsiaTheme="minorEastAsia" w:hAnsi="Cambria Math"/>
              <w:color w:val="211E1E"/>
              <w:sz w:val="20"/>
              <w:szCs w:val="20"/>
              <w:lang w:eastAsia="zh-CN"/>
            </w:rPr>
            <m:t>ln</m:t>
          </m:r>
          <m:f>
            <m:fPr>
              <m:ctrlPr>
                <w:rPr>
                  <w:rFonts w:ascii="Cambria Math" w:eastAsiaTheme="minorEastAsia" w:hAnsi="Cambria Math"/>
                  <w:i/>
                  <w:iCs/>
                  <w:color w:val="211E1E"/>
                  <w:sz w:val="20"/>
                  <w:szCs w:val="20"/>
                  <w:lang w:eastAsia="zh-CN"/>
                </w:rPr>
              </m:ctrlPr>
            </m:fPr>
            <m:num>
              <m:r>
                <w:rPr>
                  <w:rFonts w:ascii="Cambria Math" w:eastAsiaTheme="minorEastAsia" w:hAnsi="Cambria Math"/>
                  <w:color w:val="211E1E"/>
                  <w:sz w:val="20"/>
                  <w:szCs w:val="20"/>
                  <w:lang w:eastAsia="zh-CN"/>
                </w:rPr>
                <m:t>P</m:t>
              </m:r>
              <m:d>
                <m:dPr>
                  <m:ctrlPr>
                    <w:rPr>
                      <w:rFonts w:ascii="Cambria Math" w:eastAsiaTheme="minorEastAsia" w:hAnsi="Cambria Math"/>
                      <w:i/>
                      <w:iCs/>
                      <w:color w:val="211E1E"/>
                      <w:sz w:val="20"/>
                      <w:szCs w:val="20"/>
                      <w:lang w:eastAsia="zh-CN"/>
                    </w:rPr>
                  </m:ctrlPr>
                </m:dPr>
                <m:e>
                  <m:sSub>
                    <m:sSubPr>
                      <m:ctrlPr>
                        <w:rPr>
                          <w:rFonts w:ascii="Cambria Math" w:eastAsiaTheme="minorEastAsia" w:hAnsi="Cambria Math"/>
                          <w:bCs/>
                          <w:iCs/>
                          <w:color w:val="211E1E"/>
                          <w:sz w:val="20"/>
                          <w:szCs w:val="20"/>
                          <w:lang w:eastAsia="zh-CN"/>
                        </w:rPr>
                      </m:ctrlPr>
                    </m:sSubPr>
                    <m:e>
                      <m:r>
                        <m:rPr>
                          <m:sty m:val="b"/>
                        </m:rPr>
                        <w:rPr>
                          <w:rFonts w:ascii="Cambria Math" w:eastAsiaTheme="minorEastAsia" w:hAnsi="Cambria Math"/>
                          <w:color w:val="211E1E"/>
                          <w:sz w:val="20"/>
                          <w:szCs w:val="20"/>
                          <w:lang w:eastAsia="zh-CN"/>
                        </w:rPr>
                        <m:t>Γ</m:t>
                      </m:r>
                      <m:ctrlPr>
                        <w:rPr>
                          <w:rFonts w:ascii="Cambria Math" w:eastAsiaTheme="minorEastAsia" w:hAnsi="Cambria Math"/>
                          <w:b/>
                          <w:bCs/>
                          <w:iCs/>
                          <w:color w:val="211E1E"/>
                          <w:sz w:val="20"/>
                          <w:szCs w:val="20"/>
                          <w:lang w:eastAsia="zh-CN"/>
                        </w:rPr>
                      </m:ctrlPr>
                    </m:e>
                    <m:sub>
                      <m:r>
                        <w:rPr>
                          <w:rFonts w:ascii="Cambria Math" w:eastAsiaTheme="minorEastAsia" w:hAnsi="Cambria Math"/>
                          <w:color w:val="211E1E"/>
                          <w:sz w:val="20"/>
                          <w:szCs w:val="20"/>
                          <w:lang w:eastAsia="zh-CN"/>
                        </w:rPr>
                        <m:t>l</m:t>
                      </m:r>
                    </m:sub>
                  </m:sSub>
                  <m:ctrlPr>
                    <w:rPr>
                      <w:rFonts w:ascii="Cambria Math" w:eastAsiaTheme="minorEastAsia" w:hAnsi="Cambria Math"/>
                      <w:color w:val="211E1E"/>
                      <w:sz w:val="20"/>
                      <w:szCs w:val="20"/>
                      <w:lang w:eastAsia="zh-CN"/>
                    </w:rPr>
                  </m:ctrlPr>
                </m:e>
                <m:e>
                  <m:sSubSup>
                    <m:sSubSupPr>
                      <m:ctrlPr>
                        <w:rPr>
                          <w:rFonts w:ascii="Cambria Math" w:eastAsiaTheme="minorEastAsia" w:hAnsi="Cambria Math"/>
                          <w:bCs/>
                          <w:i/>
                          <w:iCs/>
                          <w:color w:val="211E1E"/>
                          <w:sz w:val="20"/>
                          <w:szCs w:val="20"/>
                          <w:lang w:eastAsia="zh-CN"/>
                        </w:rPr>
                      </m:ctrlPr>
                    </m:sSubSupPr>
                    <m:e>
                      <m:r>
                        <m:rPr>
                          <m:sty m:val="b"/>
                        </m:rPr>
                        <w:rPr>
                          <w:rFonts w:ascii="Cambria Math" w:eastAsiaTheme="minorEastAsia" w:hAnsi="Cambria Math"/>
                          <w:color w:val="211E1E"/>
                          <w:sz w:val="20"/>
                          <w:szCs w:val="20"/>
                          <w:lang w:eastAsia="zh-CN"/>
                        </w:rPr>
                        <m:t>h</m:t>
                      </m:r>
                    </m:e>
                    <m:sub>
                      <m:r>
                        <w:rPr>
                          <w:rFonts w:ascii="Cambria Math" w:eastAsiaTheme="minorEastAsia" w:hAnsi="Cambria Math"/>
                          <w:color w:val="211E1E"/>
                          <w:sz w:val="20"/>
                          <w:szCs w:val="20"/>
                          <w:lang w:eastAsia="zh-CN"/>
                        </w:rPr>
                        <m:t>l</m:t>
                      </m:r>
                    </m:sub>
                    <m:sup>
                      <m:d>
                        <m:dPr>
                          <m:ctrlPr>
                            <w:rPr>
                              <w:rFonts w:ascii="Cambria Math" w:eastAsiaTheme="minorEastAsia" w:hAnsi="Cambria Math"/>
                              <w:bCs/>
                              <w:i/>
                              <w:iCs/>
                              <w:color w:val="211E1E"/>
                              <w:sz w:val="20"/>
                              <w:szCs w:val="20"/>
                              <w:lang w:eastAsia="zh-CN"/>
                            </w:rPr>
                          </m:ctrlPr>
                        </m:dPr>
                        <m:e>
                          <m:r>
                            <w:rPr>
                              <w:rFonts w:ascii="Cambria Math" w:eastAsiaTheme="minorEastAsia" w:hAnsi="Cambria Math"/>
                              <w:color w:val="211E1E"/>
                              <w:sz w:val="20"/>
                              <w:szCs w:val="20"/>
                              <w:lang w:eastAsia="zh-CN"/>
                            </w:rPr>
                            <m:t>j</m:t>
                          </m:r>
                        </m:e>
                      </m:d>
                    </m:sup>
                  </m:sSubSup>
                  <m:r>
                    <m:rPr>
                      <m:sty m:val="p"/>
                    </m:rPr>
                    <w:rPr>
                      <w:rFonts w:ascii="Cambria Math" w:eastAsiaTheme="minorEastAsia" w:hAnsi="Cambria Math"/>
                      <w:color w:val="211E1E"/>
                      <w:sz w:val="20"/>
                      <w:szCs w:val="20"/>
                      <w:lang w:eastAsia="zh-CN"/>
                    </w:rPr>
                    <m:t>,</m:t>
                  </m:r>
                  <m:r>
                    <m:rPr>
                      <m:sty m:val="b"/>
                    </m:rPr>
                    <w:rPr>
                      <w:rFonts w:ascii="Cambria Math" w:hAnsi="Cambria Math"/>
                      <w:sz w:val="20"/>
                      <w:szCs w:val="20"/>
                      <w:shd w:val="clear" w:color="auto" w:fill="FFFFFF"/>
                    </w:rPr>
                    <m:t>Θ</m:t>
                  </m:r>
                </m:e>
              </m:d>
            </m:num>
            <m:den>
              <m:r>
                <w:rPr>
                  <w:rFonts w:ascii="Cambria Math" w:eastAsiaTheme="minorEastAsia" w:hAnsi="Cambria Math"/>
                  <w:color w:val="211E1E"/>
                  <w:sz w:val="20"/>
                  <w:szCs w:val="20"/>
                  <w:lang w:eastAsia="zh-CN"/>
                </w:rPr>
                <m:t>P</m:t>
              </m:r>
              <m:d>
                <m:dPr>
                  <m:ctrlPr>
                    <w:rPr>
                      <w:rFonts w:ascii="Cambria Math" w:eastAsiaTheme="minorEastAsia" w:hAnsi="Cambria Math"/>
                      <w:i/>
                      <w:iCs/>
                      <w:color w:val="211E1E"/>
                      <w:sz w:val="20"/>
                      <w:szCs w:val="20"/>
                      <w:lang w:eastAsia="zh-CN"/>
                    </w:rPr>
                  </m:ctrlPr>
                </m:dPr>
                <m:e>
                  <m:sSub>
                    <m:sSubPr>
                      <m:ctrlPr>
                        <w:rPr>
                          <w:rFonts w:ascii="Cambria Math" w:eastAsiaTheme="minorEastAsia" w:hAnsi="Cambria Math"/>
                          <w:bCs/>
                          <w:iCs/>
                          <w:color w:val="211E1E"/>
                          <w:sz w:val="20"/>
                          <w:szCs w:val="20"/>
                          <w:lang w:eastAsia="zh-CN"/>
                        </w:rPr>
                      </m:ctrlPr>
                    </m:sSubPr>
                    <m:e>
                      <m:r>
                        <m:rPr>
                          <m:sty m:val="b"/>
                        </m:rPr>
                        <w:rPr>
                          <w:rFonts w:ascii="Cambria Math" w:eastAsiaTheme="minorEastAsia" w:hAnsi="Cambria Math"/>
                          <w:color w:val="211E1E"/>
                          <w:sz w:val="20"/>
                          <w:szCs w:val="20"/>
                          <w:lang w:eastAsia="zh-CN"/>
                        </w:rPr>
                        <m:t>Γ</m:t>
                      </m:r>
                      <m:ctrlPr>
                        <w:rPr>
                          <w:rFonts w:ascii="Cambria Math" w:eastAsiaTheme="minorEastAsia" w:hAnsi="Cambria Math"/>
                          <w:b/>
                          <w:bCs/>
                          <w:iCs/>
                          <w:color w:val="211E1E"/>
                          <w:sz w:val="20"/>
                          <w:szCs w:val="20"/>
                          <w:lang w:eastAsia="zh-CN"/>
                        </w:rPr>
                      </m:ctrlPr>
                    </m:e>
                    <m:sub>
                      <m:r>
                        <w:rPr>
                          <w:rFonts w:ascii="Cambria Math" w:eastAsiaTheme="minorEastAsia" w:hAnsi="Cambria Math"/>
                          <w:color w:val="211E1E"/>
                          <w:sz w:val="20"/>
                          <w:szCs w:val="20"/>
                          <w:lang w:eastAsia="zh-CN"/>
                        </w:rPr>
                        <m:t>l</m:t>
                      </m:r>
                    </m:sub>
                  </m:sSub>
                  <m:ctrlPr>
                    <w:rPr>
                      <w:rFonts w:ascii="Cambria Math" w:eastAsiaTheme="minorEastAsia" w:hAnsi="Cambria Math"/>
                      <w:color w:val="211E1E"/>
                      <w:sz w:val="20"/>
                      <w:szCs w:val="20"/>
                      <w:lang w:eastAsia="zh-CN"/>
                    </w:rPr>
                  </m:ctrlPr>
                </m:e>
                <m:e>
                  <m:sSubSup>
                    <m:sSubSupPr>
                      <m:ctrlPr>
                        <w:rPr>
                          <w:rFonts w:ascii="Cambria Math" w:eastAsiaTheme="minorEastAsia" w:hAnsi="Cambria Math"/>
                          <w:bCs/>
                          <w:i/>
                          <w:iCs/>
                          <w:color w:val="211E1E"/>
                          <w:sz w:val="20"/>
                          <w:szCs w:val="20"/>
                          <w:lang w:eastAsia="zh-CN"/>
                        </w:rPr>
                      </m:ctrlPr>
                    </m:sSubSupPr>
                    <m:e>
                      <m:r>
                        <m:rPr>
                          <m:sty m:val="b"/>
                        </m:rPr>
                        <w:rPr>
                          <w:rFonts w:ascii="Cambria Math" w:eastAsiaTheme="minorEastAsia" w:hAnsi="Cambria Math"/>
                          <w:color w:val="211E1E"/>
                          <w:sz w:val="20"/>
                          <w:szCs w:val="20"/>
                          <w:lang w:eastAsia="zh-CN"/>
                        </w:rPr>
                        <m:t>h</m:t>
                      </m:r>
                    </m:e>
                    <m:sub>
                      <m:r>
                        <w:rPr>
                          <w:rFonts w:ascii="Cambria Math" w:eastAsiaTheme="minorEastAsia" w:hAnsi="Cambria Math"/>
                          <w:color w:val="211E1E"/>
                          <w:sz w:val="20"/>
                          <w:szCs w:val="20"/>
                          <w:lang w:eastAsia="zh-CN"/>
                        </w:rPr>
                        <m:t>l</m:t>
                      </m:r>
                    </m:sub>
                    <m:sup>
                      <m:d>
                        <m:dPr>
                          <m:ctrlPr>
                            <w:rPr>
                              <w:rFonts w:ascii="Cambria Math" w:eastAsiaTheme="minorEastAsia" w:hAnsi="Cambria Math"/>
                              <w:bCs/>
                              <w:i/>
                              <w:iCs/>
                              <w:color w:val="211E1E"/>
                              <w:sz w:val="20"/>
                              <w:szCs w:val="20"/>
                              <w:lang w:eastAsia="zh-CN"/>
                            </w:rPr>
                          </m:ctrlPr>
                        </m:dPr>
                        <m:e>
                          <m:r>
                            <w:rPr>
                              <w:rFonts w:ascii="Cambria Math" w:eastAsiaTheme="minorEastAsia" w:hAnsi="Cambria Math"/>
                              <w:color w:val="211E1E"/>
                              <w:sz w:val="20"/>
                              <w:szCs w:val="20"/>
                              <w:lang w:eastAsia="zh-CN"/>
                            </w:rPr>
                            <m:t>j</m:t>
                          </m:r>
                        </m:e>
                      </m:d>
                    </m:sup>
                  </m:sSubSup>
                  <m:r>
                    <m:rPr>
                      <m:sty m:val="p"/>
                    </m:rPr>
                    <w:rPr>
                      <w:rFonts w:ascii="Cambria Math" w:eastAsiaTheme="minorEastAsia" w:hAnsi="Cambria Math"/>
                      <w:color w:val="211E1E"/>
                      <w:sz w:val="20"/>
                      <w:szCs w:val="20"/>
                      <w:lang w:eastAsia="zh-CN"/>
                    </w:rPr>
                    <m:t>,</m:t>
                  </m:r>
                  <m:sSup>
                    <m:sSupPr>
                      <m:ctrlPr>
                        <w:rPr>
                          <w:rFonts w:ascii="Cambria Math" w:hAnsi="Cambria Math"/>
                          <w:sz w:val="20"/>
                          <w:szCs w:val="20"/>
                          <w:shd w:val="clear" w:color="auto" w:fill="FFFFFF"/>
                          <w:lang w:eastAsia="zh-CN"/>
                        </w:rPr>
                      </m:ctrlPr>
                    </m:sSupPr>
                    <m:e>
                      <m:r>
                        <m:rPr>
                          <m:sty m:val="b"/>
                        </m:rPr>
                        <w:rPr>
                          <w:rFonts w:ascii="Cambria Math" w:hAnsi="Cambria Math"/>
                          <w:sz w:val="20"/>
                          <w:szCs w:val="20"/>
                          <w:shd w:val="clear" w:color="auto" w:fill="FFFFFF"/>
                          <w:lang w:eastAsia="zh-CN"/>
                        </w:rPr>
                        <m:t>Θ</m:t>
                      </m:r>
                    </m:e>
                    <m:sup>
                      <m:d>
                        <m:dPr>
                          <m:ctrlPr>
                            <w:rPr>
                              <w:rFonts w:ascii="Cambria Math" w:hAnsi="Cambria Math"/>
                              <w:i/>
                              <w:iCs/>
                              <w:sz w:val="20"/>
                              <w:szCs w:val="20"/>
                              <w:shd w:val="clear" w:color="auto" w:fill="FFFFFF"/>
                              <w:lang w:eastAsia="zh-CN"/>
                            </w:rPr>
                          </m:ctrlPr>
                        </m:dPr>
                        <m:e>
                          <m:r>
                            <w:rPr>
                              <w:rFonts w:ascii="Cambria Math" w:hAnsi="Cambria Math"/>
                              <w:sz w:val="20"/>
                              <w:szCs w:val="20"/>
                              <w:shd w:val="clear" w:color="auto" w:fill="FFFFFF"/>
                              <w:lang w:eastAsia="zh-CN"/>
                            </w:rPr>
                            <m:t>j</m:t>
                          </m:r>
                        </m:e>
                      </m:d>
                    </m:sup>
                  </m:sSup>
                </m:e>
              </m:d>
            </m:den>
          </m:f>
          <m:r>
            <w:rPr>
              <w:rFonts w:ascii="Cambria Math" w:eastAsiaTheme="minorEastAsia" w:hAnsi="Cambria Math"/>
              <w:color w:val="211E1E"/>
              <w:sz w:val="20"/>
              <w:szCs w:val="20"/>
              <w:lang w:eastAsia="zh-CN"/>
            </w:rPr>
            <m:t>=</m:t>
          </m:r>
          <m:sSub>
            <m:sSubPr>
              <m:ctrlPr>
                <w:rPr>
                  <w:rFonts w:ascii="Cambria Math" w:eastAsiaTheme="minorEastAsia" w:hAnsi="Cambria Math"/>
                  <w:i/>
                  <w:iCs/>
                  <w:color w:val="211E1E"/>
                  <w:sz w:val="20"/>
                  <w:szCs w:val="20"/>
                  <w:lang w:eastAsia="zh-CN"/>
                </w:rPr>
              </m:ctrlPr>
            </m:sSubPr>
            <m:e>
              <m:r>
                <m:rPr>
                  <m:sty m:val="p"/>
                </m:rPr>
                <w:rPr>
                  <w:rFonts w:ascii="Cambria Math" w:eastAsiaTheme="minorEastAsia" w:hAnsi="Cambria Math"/>
                  <w:color w:val="211E1E"/>
                  <w:sz w:val="20"/>
                  <w:szCs w:val="20"/>
                  <w:lang w:eastAsia="zh-CN"/>
                </w:rPr>
                <m:t>E</m:t>
              </m:r>
            </m:e>
            <m:sub>
              <m:sSub>
                <m:sSubPr>
                  <m:ctrlPr>
                    <w:rPr>
                      <w:rFonts w:ascii="Cambria Math" w:eastAsiaTheme="minorEastAsia" w:hAnsi="Cambria Math"/>
                      <w:bCs/>
                      <w:iCs/>
                      <w:color w:val="211E1E"/>
                      <w:sz w:val="20"/>
                      <w:szCs w:val="20"/>
                      <w:lang w:eastAsia="zh-CN"/>
                    </w:rPr>
                  </m:ctrlPr>
                </m:sSubPr>
                <m:e>
                  <m:r>
                    <m:rPr>
                      <m:sty m:val="b"/>
                    </m:rPr>
                    <w:rPr>
                      <w:rFonts w:ascii="Cambria Math" w:eastAsiaTheme="minorEastAsia" w:hAnsi="Cambria Math"/>
                      <w:color w:val="211E1E"/>
                      <w:sz w:val="20"/>
                      <w:szCs w:val="20"/>
                      <w:lang w:eastAsia="zh-CN"/>
                    </w:rPr>
                    <m:t>Γ</m:t>
                  </m:r>
                  <m:ctrlPr>
                    <w:rPr>
                      <w:rFonts w:ascii="Cambria Math" w:eastAsiaTheme="minorEastAsia" w:hAnsi="Cambria Math"/>
                      <w:b/>
                      <w:bCs/>
                      <w:iCs/>
                      <w:color w:val="211E1E"/>
                      <w:sz w:val="20"/>
                      <w:szCs w:val="20"/>
                      <w:lang w:eastAsia="zh-CN"/>
                    </w:rPr>
                  </m:ctrlPr>
                </m:e>
                <m:sub>
                  <m:r>
                    <w:rPr>
                      <w:rFonts w:ascii="Cambria Math" w:eastAsiaTheme="minorEastAsia" w:hAnsi="Cambria Math"/>
                      <w:color w:val="211E1E"/>
                      <w:sz w:val="20"/>
                      <w:szCs w:val="20"/>
                      <w:lang w:eastAsia="zh-CN"/>
                    </w:rPr>
                    <m:t>l</m:t>
                  </m:r>
                </m:sub>
              </m:sSub>
              <m:r>
                <m:rPr>
                  <m:sty m:val="p"/>
                </m:rPr>
                <w:rPr>
                  <w:rFonts w:ascii="Cambria Math" w:eastAsiaTheme="minorEastAsia" w:hAnsi="Cambria Math"/>
                  <w:color w:val="211E1E"/>
                  <w:sz w:val="20"/>
                  <w:szCs w:val="20"/>
                  <w:lang w:eastAsia="zh-CN"/>
                </w:rPr>
                <m:t>|</m:t>
              </m:r>
              <m:sSubSup>
                <m:sSubSupPr>
                  <m:ctrlPr>
                    <w:rPr>
                      <w:rFonts w:ascii="Cambria Math" w:eastAsiaTheme="minorEastAsia" w:hAnsi="Cambria Math"/>
                      <w:bCs/>
                      <w:i/>
                      <w:iCs/>
                      <w:color w:val="211E1E"/>
                      <w:sz w:val="20"/>
                      <w:szCs w:val="20"/>
                      <w:lang w:eastAsia="zh-CN"/>
                    </w:rPr>
                  </m:ctrlPr>
                </m:sSubSupPr>
                <m:e>
                  <m:r>
                    <m:rPr>
                      <m:sty m:val="b"/>
                    </m:rPr>
                    <w:rPr>
                      <w:rFonts w:ascii="Cambria Math" w:eastAsiaTheme="minorEastAsia" w:hAnsi="Cambria Math"/>
                      <w:color w:val="211E1E"/>
                      <w:sz w:val="20"/>
                      <w:szCs w:val="20"/>
                      <w:lang w:eastAsia="zh-CN"/>
                    </w:rPr>
                    <m:t>h</m:t>
                  </m:r>
                </m:e>
                <m:sub>
                  <m:r>
                    <w:rPr>
                      <w:rFonts w:ascii="Cambria Math" w:eastAsiaTheme="minorEastAsia" w:hAnsi="Cambria Math"/>
                      <w:color w:val="211E1E"/>
                      <w:sz w:val="20"/>
                      <w:szCs w:val="20"/>
                      <w:lang w:eastAsia="zh-CN"/>
                    </w:rPr>
                    <m:t>l</m:t>
                  </m:r>
                </m:sub>
                <m:sup>
                  <m:r>
                    <w:rPr>
                      <w:rFonts w:ascii="Cambria Math" w:eastAsiaTheme="minorEastAsia" w:hAnsi="Cambria Math"/>
                      <w:color w:val="211E1E"/>
                      <w:sz w:val="20"/>
                      <w:szCs w:val="20"/>
                      <w:lang w:eastAsia="zh-CN"/>
                    </w:rPr>
                    <m:t>(j)</m:t>
                  </m:r>
                </m:sup>
              </m:sSubSup>
              <m:r>
                <m:rPr>
                  <m:sty m:val="p"/>
                </m:rPr>
                <w:rPr>
                  <w:rFonts w:ascii="Cambria Math" w:eastAsiaTheme="minorEastAsia" w:hAnsi="Cambria Math"/>
                  <w:color w:val="211E1E"/>
                  <w:sz w:val="20"/>
                  <w:szCs w:val="20"/>
                  <w:lang w:eastAsia="zh-CN"/>
                </w:rPr>
                <m:t>,</m:t>
              </m:r>
              <m:sSup>
                <m:sSupPr>
                  <m:ctrlPr>
                    <w:rPr>
                      <w:rFonts w:ascii="Cambria Math" w:eastAsiaTheme="minorEastAsia" w:hAnsi="Cambria Math"/>
                      <w:iCs/>
                      <w:color w:val="211E1E"/>
                      <w:sz w:val="20"/>
                      <w:szCs w:val="20"/>
                      <w:lang w:eastAsia="zh-CN"/>
                    </w:rPr>
                  </m:ctrlPr>
                </m:sSupPr>
                <m:e>
                  <m:r>
                    <m:rPr>
                      <m:sty m:val="b"/>
                    </m:rPr>
                    <w:rPr>
                      <w:rFonts w:ascii="Cambria Math" w:eastAsiaTheme="minorEastAsia" w:hAnsi="Cambria Math"/>
                      <w:color w:val="211E1E"/>
                      <w:sz w:val="20"/>
                      <w:szCs w:val="20"/>
                      <w:lang w:eastAsia="zh-CN"/>
                    </w:rPr>
                    <m:t>Θ</m:t>
                  </m:r>
                </m:e>
                <m:sup>
                  <m:d>
                    <m:dPr>
                      <m:ctrlPr>
                        <w:rPr>
                          <w:rFonts w:ascii="Cambria Math" w:eastAsiaTheme="minorEastAsia" w:hAnsi="Cambria Math"/>
                          <w:i/>
                          <w:iCs/>
                          <w:color w:val="211E1E"/>
                          <w:sz w:val="20"/>
                          <w:szCs w:val="20"/>
                          <w:lang w:eastAsia="zh-CN"/>
                        </w:rPr>
                      </m:ctrlPr>
                    </m:dPr>
                    <m:e>
                      <m:r>
                        <w:rPr>
                          <w:rFonts w:ascii="Cambria Math" w:eastAsiaTheme="minorEastAsia" w:hAnsi="Cambria Math"/>
                          <w:color w:val="211E1E"/>
                          <w:sz w:val="20"/>
                          <w:szCs w:val="20"/>
                          <w:lang w:eastAsia="zh-CN"/>
                        </w:rPr>
                        <m:t>j</m:t>
                      </m:r>
                    </m:e>
                  </m:d>
                </m:sup>
              </m:sSup>
            </m:sub>
          </m:sSub>
          <m:r>
            <m:rPr>
              <m:sty m:val="p"/>
            </m:rPr>
            <w:rPr>
              <w:rFonts w:ascii="Cambria Math" w:eastAsiaTheme="minorEastAsia" w:hAnsi="Cambria Math"/>
              <w:color w:val="211E1E"/>
              <w:sz w:val="20"/>
              <w:szCs w:val="20"/>
              <w:lang w:eastAsia="zh-CN"/>
            </w:rPr>
            <m:t>ln</m:t>
          </m:r>
          <m:f>
            <m:fPr>
              <m:ctrlPr>
                <w:rPr>
                  <w:rFonts w:ascii="Cambria Math" w:eastAsiaTheme="minorEastAsia" w:hAnsi="Cambria Math"/>
                  <w:i/>
                  <w:iCs/>
                  <w:color w:val="211E1E"/>
                  <w:sz w:val="20"/>
                  <w:szCs w:val="20"/>
                  <w:lang w:eastAsia="zh-CN"/>
                </w:rPr>
              </m:ctrlPr>
            </m:fPr>
            <m:num>
              <m:r>
                <w:rPr>
                  <w:rFonts w:ascii="Cambria Math" w:eastAsiaTheme="minorEastAsia" w:hAnsi="Cambria Math"/>
                  <w:color w:val="211E1E"/>
                  <w:sz w:val="20"/>
                  <w:szCs w:val="20"/>
                  <w:lang w:eastAsia="zh-CN"/>
                </w:rPr>
                <m:t>P</m:t>
              </m:r>
              <m:d>
                <m:dPr>
                  <m:ctrlPr>
                    <w:rPr>
                      <w:rFonts w:ascii="Cambria Math" w:eastAsiaTheme="minorEastAsia" w:hAnsi="Cambria Math"/>
                      <w:i/>
                      <w:iCs/>
                      <w:color w:val="211E1E"/>
                      <w:sz w:val="20"/>
                      <w:szCs w:val="20"/>
                      <w:lang w:eastAsia="zh-CN"/>
                    </w:rPr>
                  </m:ctrlPr>
                </m:dPr>
                <m:e>
                  <m:sSub>
                    <m:sSubPr>
                      <m:ctrlPr>
                        <w:rPr>
                          <w:rFonts w:ascii="Cambria Math" w:eastAsiaTheme="minorEastAsia" w:hAnsi="Cambria Math"/>
                          <w:bCs/>
                          <w:iCs/>
                          <w:color w:val="211E1E"/>
                          <w:sz w:val="20"/>
                          <w:szCs w:val="20"/>
                          <w:lang w:eastAsia="zh-CN"/>
                        </w:rPr>
                      </m:ctrlPr>
                    </m:sSubPr>
                    <m:e>
                      <m:r>
                        <m:rPr>
                          <m:sty m:val="b"/>
                        </m:rPr>
                        <w:rPr>
                          <w:rFonts w:ascii="Cambria Math" w:eastAsiaTheme="minorEastAsia" w:hAnsi="Cambria Math"/>
                          <w:color w:val="211E1E"/>
                          <w:sz w:val="20"/>
                          <w:szCs w:val="20"/>
                          <w:lang w:eastAsia="zh-CN"/>
                        </w:rPr>
                        <m:t>Γ</m:t>
                      </m:r>
                      <m:ctrlPr>
                        <w:rPr>
                          <w:rFonts w:ascii="Cambria Math" w:eastAsiaTheme="minorEastAsia" w:hAnsi="Cambria Math"/>
                          <w:b/>
                          <w:bCs/>
                          <w:iCs/>
                          <w:color w:val="211E1E"/>
                          <w:sz w:val="20"/>
                          <w:szCs w:val="20"/>
                          <w:lang w:eastAsia="zh-CN"/>
                        </w:rPr>
                      </m:ctrlPr>
                    </m:e>
                    <m:sub>
                      <m:r>
                        <w:rPr>
                          <w:rFonts w:ascii="Cambria Math" w:eastAsiaTheme="minorEastAsia" w:hAnsi="Cambria Math"/>
                          <w:color w:val="211E1E"/>
                          <w:sz w:val="20"/>
                          <w:szCs w:val="20"/>
                          <w:lang w:eastAsia="zh-CN"/>
                        </w:rPr>
                        <m:t>l</m:t>
                      </m:r>
                    </m:sub>
                  </m:sSub>
                  <m:ctrlPr>
                    <w:rPr>
                      <w:rFonts w:ascii="Cambria Math" w:eastAsiaTheme="minorEastAsia" w:hAnsi="Cambria Math"/>
                      <w:color w:val="211E1E"/>
                      <w:sz w:val="20"/>
                      <w:szCs w:val="20"/>
                      <w:lang w:eastAsia="zh-CN"/>
                    </w:rPr>
                  </m:ctrlPr>
                </m:e>
                <m:e>
                  <m:sSubSup>
                    <m:sSubSupPr>
                      <m:ctrlPr>
                        <w:rPr>
                          <w:rFonts w:ascii="Cambria Math" w:eastAsiaTheme="minorEastAsia" w:hAnsi="Cambria Math"/>
                          <w:bCs/>
                          <w:i/>
                          <w:iCs/>
                          <w:color w:val="211E1E"/>
                          <w:sz w:val="20"/>
                          <w:szCs w:val="20"/>
                          <w:lang w:eastAsia="zh-CN"/>
                        </w:rPr>
                      </m:ctrlPr>
                    </m:sSubSupPr>
                    <m:e>
                      <m:r>
                        <m:rPr>
                          <m:sty m:val="b"/>
                        </m:rPr>
                        <w:rPr>
                          <w:rFonts w:ascii="Cambria Math" w:eastAsiaTheme="minorEastAsia" w:hAnsi="Cambria Math"/>
                          <w:color w:val="211E1E"/>
                          <w:sz w:val="20"/>
                          <w:szCs w:val="20"/>
                          <w:lang w:eastAsia="zh-CN"/>
                        </w:rPr>
                        <m:t>h</m:t>
                      </m:r>
                    </m:e>
                    <m:sub>
                      <m:r>
                        <w:rPr>
                          <w:rFonts w:ascii="Cambria Math" w:eastAsiaTheme="minorEastAsia" w:hAnsi="Cambria Math"/>
                          <w:color w:val="211E1E"/>
                          <w:sz w:val="20"/>
                          <w:szCs w:val="20"/>
                          <w:lang w:eastAsia="zh-CN"/>
                        </w:rPr>
                        <m:t>l</m:t>
                      </m:r>
                    </m:sub>
                    <m:sup>
                      <m:d>
                        <m:dPr>
                          <m:ctrlPr>
                            <w:rPr>
                              <w:rFonts w:ascii="Cambria Math" w:eastAsiaTheme="minorEastAsia" w:hAnsi="Cambria Math"/>
                              <w:bCs/>
                              <w:i/>
                              <w:iCs/>
                              <w:color w:val="211E1E"/>
                              <w:sz w:val="20"/>
                              <w:szCs w:val="20"/>
                              <w:lang w:eastAsia="zh-CN"/>
                            </w:rPr>
                          </m:ctrlPr>
                        </m:dPr>
                        <m:e>
                          <m:r>
                            <w:rPr>
                              <w:rFonts w:ascii="Cambria Math" w:eastAsiaTheme="minorEastAsia" w:hAnsi="Cambria Math"/>
                              <w:color w:val="211E1E"/>
                              <w:sz w:val="20"/>
                              <w:szCs w:val="20"/>
                              <w:lang w:eastAsia="zh-CN"/>
                            </w:rPr>
                            <m:t>j</m:t>
                          </m:r>
                        </m:e>
                      </m:d>
                    </m:sup>
                  </m:sSubSup>
                  <m:r>
                    <m:rPr>
                      <m:sty m:val="p"/>
                    </m:rPr>
                    <w:rPr>
                      <w:rFonts w:ascii="Cambria Math" w:eastAsiaTheme="minorEastAsia" w:hAnsi="Cambria Math"/>
                      <w:color w:val="211E1E"/>
                      <w:sz w:val="20"/>
                      <w:szCs w:val="20"/>
                      <w:lang w:eastAsia="zh-CN"/>
                    </w:rPr>
                    <m:t>,</m:t>
                  </m:r>
                  <m:r>
                    <m:rPr>
                      <m:sty m:val="b"/>
                    </m:rPr>
                    <w:rPr>
                      <w:rFonts w:ascii="Cambria Math" w:hAnsi="Cambria Math"/>
                      <w:sz w:val="20"/>
                      <w:szCs w:val="20"/>
                      <w:shd w:val="clear" w:color="auto" w:fill="FFFFFF"/>
                    </w:rPr>
                    <m:t>Θ</m:t>
                  </m:r>
                </m:e>
              </m:d>
            </m:num>
            <m:den>
              <m:r>
                <w:rPr>
                  <w:rFonts w:ascii="Cambria Math" w:eastAsiaTheme="minorEastAsia" w:hAnsi="Cambria Math"/>
                  <w:color w:val="211E1E"/>
                  <w:sz w:val="20"/>
                  <w:szCs w:val="20"/>
                  <w:lang w:eastAsia="zh-CN"/>
                </w:rPr>
                <m:t>P</m:t>
              </m:r>
              <m:d>
                <m:dPr>
                  <m:ctrlPr>
                    <w:rPr>
                      <w:rFonts w:ascii="Cambria Math" w:eastAsiaTheme="minorEastAsia" w:hAnsi="Cambria Math"/>
                      <w:i/>
                      <w:iCs/>
                      <w:color w:val="211E1E"/>
                      <w:sz w:val="20"/>
                      <w:szCs w:val="20"/>
                      <w:lang w:eastAsia="zh-CN"/>
                    </w:rPr>
                  </m:ctrlPr>
                </m:dPr>
                <m:e>
                  <m:sSub>
                    <m:sSubPr>
                      <m:ctrlPr>
                        <w:rPr>
                          <w:rFonts w:ascii="Cambria Math" w:eastAsiaTheme="minorEastAsia" w:hAnsi="Cambria Math"/>
                          <w:bCs/>
                          <w:iCs/>
                          <w:color w:val="211E1E"/>
                          <w:sz w:val="20"/>
                          <w:szCs w:val="20"/>
                          <w:lang w:eastAsia="zh-CN"/>
                        </w:rPr>
                      </m:ctrlPr>
                    </m:sSubPr>
                    <m:e>
                      <m:r>
                        <m:rPr>
                          <m:sty m:val="b"/>
                        </m:rPr>
                        <w:rPr>
                          <w:rFonts w:ascii="Cambria Math" w:eastAsiaTheme="minorEastAsia" w:hAnsi="Cambria Math"/>
                          <w:color w:val="211E1E"/>
                          <w:sz w:val="20"/>
                          <w:szCs w:val="20"/>
                          <w:lang w:eastAsia="zh-CN"/>
                        </w:rPr>
                        <m:t>Γ</m:t>
                      </m:r>
                      <m:ctrlPr>
                        <w:rPr>
                          <w:rFonts w:ascii="Cambria Math" w:eastAsiaTheme="minorEastAsia" w:hAnsi="Cambria Math"/>
                          <w:b/>
                          <w:bCs/>
                          <w:iCs/>
                          <w:color w:val="211E1E"/>
                          <w:sz w:val="20"/>
                          <w:szCs w:val="20"/>
                          <w:lang w:eastAsia="zh-CN"/>
                        </w:rPr>
                      </m:ctrlPr>
                    </m:e>
                    <m:sub>
                      <m:r>
                        <w:rPr>
                          <w:rFonts w:ascii="Cambria Math" w:eastAsiaTheme="minorEastAsia" w:hAnsi="Cambria Math"/>
                          <w:color w:val="211E1E"/>
                          <w:sz w:val="20"/>
                          <w:szCs w:val="20"/>
                          <w:lang w:eastAsia="zh-CN"/>
                        </w:rPr>
                        <m:t>l</m:t>
                      </m:r>
                    </m:sub>
                  </m:sSub>
                  <m:ctrlPr>
                    <w:rPr>
                      <w:rFonts w:ascii="Cambria Math" w:eastAsiaTheme="minorEastAsia" w:hAnsi="Cambria Math"/>
                      <w:color w:val="211E1E"/>
                      <w:sz w:val="20"/>
                      <w:szCs w:val="20"/>
                      <w:lang w:eastAsia="zh-CN"/>
                    </w:rPr>
                  </m:ctrlPr>
                </m:e>
                <m:e>
                  <m:sSubSup>
                    <m:sSubSupPr>
                      <m:ctrlPr>
                        <w:rPr>
                          <w:rFonts w:ascii="Cambria Math" w:eastAsiaTheme="minorEastAsia" w:hAnsi="Cambria Math"/>
                          <w:bCs/>
                          <w:i/>
                          <w:iCs/>
                          <w:color w:val="211E1E"/>
                          <w:sz w:val="20"/>
                          <w:szCs w:val="20"/>
                          <w:lang w:eastAsia="zh-CN"/>
                        </w:rPr>
                      </m:ctrlPr>
                    </m:sSubSupPr>
                    <m:e>
                      <m:r>
                        <m:rPr>
                          <m:sty m:val="b"/>
                        </m:rPr>
                        <w:rPr>
                          <w:rFonts w:ascii="Cambria Math" w:eastAsiaTheme="minorEastAsia" w:hAnsi="Cambria Math"/>
                          <w:color w:val="211E1E"/>
                          <w:sz w:val="20"/>
                          <w:szCs w:val="20"/>
                          <w:lang w:eastAsia="zh-CN"/>
                        </w:rPr>
                        <m:t>h</m:t>
                      </m:r>
                    </m:e>
                    <m:sub>
                      <m:r>
                        <w:rPr>
                          <w:rFonts w:ascii="Cambria Math" w:eastAsiaTheme="minorEastAsia" w:hAnsi="Cambria Math"/>
                          <w:color w:val="211E1E"/>
                          <w:sz w:val="20"/>
                          <w:szCs w:val="20"/>
                          <w:lang w:eastAsia="zh-CN"/>
                        </w:rPr>
                        <m:t>l</m:t>
                      </m:r>
                    </m:sub>
                    <m:sup>
                      <m:d>
                        <m:dPr>
                          <m:ctrlPr>
                            <w:rPr>
                              <w:rFonts w:ascii="Cambria Math" w:eastAsiaTheme="minorEastAsia" w:hAnsi="Cambria Math"/>
                              <w:bCs/>
                              <w:i/>
                              <w:iCs/>
                              <w:color w:val="211E1E"/>
                              <w:sz w:val="20"/>
                              <w:szCs w:val="20"/>
                              <w:lang w:eastAsia="zh-CN"/>
                            </w:rPr>
                          </m:ctrlPr>
                        </m:dPr>
                        <m:e>
                          <m:r>
                            <w:rPr>
                              <w:rFonts w:ascii="Cambria Math" w:eastAsiaTheme="minorEastAsia" w:hAnsi="Cambria Math"/>
                              <w:color w:val="211E1E"/>
                              <w:sz w:val="20"/>
                              <w:szCs w:val="20"/>
                              <w:lang w:eastAsia="zh-CN"/>
                            </w:rPr>
                            <m:t>j</m:t>
                          </m:r>
                        </m:e>
                      </m:d>
                    </m:sup>
                  </m:sSubSup>
                  <m:r>
                    <m:rPr>
                      <m:sty m:val="p"/>
                    </m:rPr>
                    <w:rPr>
                      <w:rFonts w:ascii="Cambria Math" w:eastAsiaTheme="minorEastAsia" w:hAnsi="Cambria Math"/>
                      <w:color w:val="211E1E"/>
                      <w:sz w:val="20"/>
                      <w:szCs w:val="20"/>
                      <w:lang w:eastAsia="zh-CN"/>
                    </w:rPr>
                    <m:t>,</m:t>
                  </m:r>
                  <m:sSup>
                    <m:sSupPr>
                      <m:ctrlPr>
                        <w:rPr>
                          <w:rFonts w:ascii="Cambria Math" w:hAnsi="Cambria Math"/>
                          <w:sz w:val="20"/>
                          <w:szCs w:val="20"/>
                          <w:shd w:val="clear" w:color="auto" w:fill="FFFFFF"/>
                          <w:lang w:eastAsia="zh-CN"/>
                        </w:rPr>
                      </m:ctrlPr>
                    </m:sSupPr>
                    <m:e>
                      <m:r>
                        <m:rPr>
                          <m:sty m:val="b"/>
                        </m:rPr>
                        <w:rPr>
                          <w:rFonts w:ascii="Cambria Math" w:hAnsi="Cambria Math"/>
                          <w:sz w:val="20"/>
                          <w:szCs w:val="20"/>
                          <w:shd w:val="clear" w:color="auto" w:fill="FFFFFF"/>
                          <w:lang w:eastAsia="zh-CN"/>
                        </w:rPr>
                        <m:t>Θ</m:t>
                      </m:r>
                    </m:e>
                    <m:sup>
                      <m:d>
                        <m:dPr>
                          <m:ctrlPr>
                            <w:rPr>
                              <w:rFonts w:ascii="Cambria Math" w:hAnsi="Cambria Math"/>
                              <w:i/>
                              <w:iCs/>
                              <w:sz w:val="20"/>
                              <w:szCs w:val="20"/>
                              <w:shd w:val="clear" w:color="auto" w:fill="FFFFFF"/>
                              <w:lang w:eastAsia="zh-CN"/>
                            </w:rPr>
                          </m:ctrlPr>
                        </m:dPr>
                        <m:e>
                          <m:r>
                            <w:rPr>
                              <w:rFonts w:ascii="Cambria Math" w:hAnsi="Cambria Math"/>
                              <w:sz w:val="20"/>
                              <w:szCs w:val="20"/>
                              <w:shd w:val="clear" w:color="auto" w:fill="FFFFFF"/>
                              <w:lang w:eastAsia="zh-CN"/>
                            </w:rPr>
                            <m:t>j</m:t>
                          </m:r>
                        </m:e>
                      </m:d>
                    </m:sup>
                  </m:sSup>
                </m:e>
              </m:d>
            </m:den>
          </m:f>
          <m:r>
            <m:rPr>
              <m:sty m:val="p"/>
            </m:rPr>
            <w:rPr>
              <w:rFonts w:ascii="Cambria Math" w:eastAsiaTheme="minorEastAsia" w:hAnsi="Cambria Math"/>
              <w:color w:val="211E1E"/>
              <w:sz w:val="20"/>
              <w:szCs w:val="20"/>
              <w:lang w:eastAsia="zh-CN"/>
            </w:rPr>
            <m:t>,</m:t>
          </m:r>
        </m:oMath>
      </m:oMathPara>
    </w:p>
    <w:p w14:paraId="65F27093" w14:textId="5842A6B8" w:rsidR="00C17A00" w:rsidRDefault="00C17A00" w:rsidP="00C17A00">
      <w:pPr>
        <w:pStyle w:val="References"/>
        <w:numPr>
          <w:ilvl w:val="0"/>
          <w:numId w:val="0"/>
        </w:numPr>
        <w:ind w:firstLine="200"/>
        <w:jc w:val="right"/>
        <w:rPr>
          <w:rFonts w:eastAsiaTheme="minorEastAsia"/>
          <w:iCs/>
          <w:color w:val="211E1E"/>
          <w:sz w:val="20"/>
          <w:szCs w:val="20"/>
          <w:lang w:eastAsia="zh-CN"/>
        </w:rPr>
      </w:pPr>
      <w:r>
        <w:rPr>
          <w:rFonts w:eastAsiaTheme="minorEastAsia" w:hint="eastAsia"/>
          <w:iCs/>
          <w:color w:val="211E1E"/>
          <w:sz w:val="20"/>
          <w:szCs w:val="20"/>
          <w:lang w:eastAsia="zh-CN"/>
        </w:rPr>
        <w:t>(</w:t>
      </w:r>
      <w:r w:rsidR="005E0D71">
        <w:rPr>
          <w:rFonts w:eastAsiaTheme="minorEastAsia"/>
          <w:iCs/>
          <w:color w:val="211E1E"/>
          <w:sz w:val="20"/>
          <w:szCs w:val="20"/>
          <w:lang w:eastAsia="zh-CN"/>
        </w:rPr>
        <w:t>1</w:t>
      </w:r>
      <w:r w:rsidR="006273C2">
        <w:rPr>
          <w:rFonts w:eastAsiaTheme="minorEastAsia"/>
          <w:iCs/>
          <w:color w:val="211E1E"/>
          <w:sz w:val="20"/>
          <w:szCs w:val="20"/>
          <w:lang w:eastAsia="zh-CN"/>
        </w:rPr>
        <w:t>8</w:t>
      </w:r>
      <w:r>
        <w:rPr>
          <w:rFonts w:eastAsiaTheme="minorEastAsia"/>
          <w:iCs/>
          <w:color w:val="211E1E"/>
          <w:sz w:val="20"/>
          <w:szCs w:val="20"/>
          <w:lang w:eastAsia="zh-CN"/>
        </w:rPr>
        <w:t>)</w:t>
      </w:r>
    </w:p>
    <w:p w14:paraId="20D5B4FC" w14:textId="77777777" w:rsidR="00C17A00" w:rsidRDefault="00C17A00" w:rsidP="00C17A00">
      <w:pPr>
        <w:pStyle w:val="References"/>
        <w:numPr>
          <w:ilvl w:val="0"/>
          <w:numId w:val="0"/>
        </w:numPr>
        <w:ind w:firstLine="200"/>
        <w:jc w:val="right"/>
        <w:rPr>
          <w:rFonts w:eastAsiaTheme="minorEastAsia"/>
          <w:iCs/>
          <w:color w:val="211E1E"/>
          <w:sz w:val="20"/>
          <w:szCs w:val="20"/>
          <w:lang w:eastAsia="zh-CN"/>
        </w:rPr>
      </w:pPr>
    </w:p>
    <w:p w14:paraId="418CEB82" w14:textId="79509923" w:rsidR="00C17A00" w:rsidRDefault="00C17A00" w:rsidP="00C17A00">
      <w:pPr>
        <w:pStyle w:val="References"/>
        <w:numPr>
          <w:ilvl w:val="0"/>
          <w:numId w:val="0"/>
        </w:numPr>
        <w:rPr>
          <w:rFonts w:eastAsiaTheme="minorEastAsia"/>
          <w:iCs/>
          <w:color w:val="211E1E"/>
          <w:sz w:val="20"/>
          <w:szCs w:val="20"/>
          <w:lang w:eastAsia="zh-CN"/>
        </w:rPr>
      </w:pPr>
      <w:r>
        <w:rPr>
          <w:rFonts w:eastAsiaTheme="minorEastAsia"/>
          <w:iCs/>
          <w:color w:val="211E1E"/>
          <w:sz w:val="20"/>
          <w:szCs w:val="20"/>
          <w:lang w:eastAsia="zh-CN"/>
        </w:rPr>
        <w:t xml:space="preserve">where </w:t>
      </w:r>
      <m:oMath>
        <m:r>
          <w:rPr>
            <w:rFonts w:ascii="Cambria Math" w:eastAsiaTheme="minorEastAsia" w:hAnsi="Cambria Math"/>
            <w:color w:val="211E1E"/>
            <w:sz w:val="20"/>
            <w:szCs w:val="20"/>
            <w:lang w:eastAsia="zh-CN"/>
          </w:rPr>
          <m:t>P</m:t>
        </m:r>
        <m:d>
          <m:dPr>
            <m:ctrlPr>
              <w:rPr>
                <w:rFonts w:ascii="Cambria Math" w:eastAsiaTheme="minorEastAsia" w:hAnsi="Cambria Math"/>
                <w:i/>
                <w:iCs/>
                <w:color w:val="211E1E"/>
                <w:sz w:val="20"/>
                <w:szCs w:val="20"/>
                <w:lang w:eastAsia="zh-CN"/>
              </w:rPr>
            </m:ctrlPr>
          </m:dPr>
          <m:e>
            <m:sSub>
              <m:sSubPr>
                <m:ctrlPr>
                  <w:rPr>
                    <w:rFonts w:ascii="Cambria Math" w:eastAsiaTheme="minorEastAsia" w:hAnsi="Cambria Math"/>
                    <w:bCs/>
                    <w:iCs/>
                    <w:color w:val="211E1E"/>
                    <w:sz w:val="20"/>
                    <w:szCs w:val="20"/>
                    <w:lang w:eastAsia="zh-CN"/>
                  </w:rPr>
                </m:ctrlPr>
              </m:sSubPr>
              <m:e>
                <m:r>
                  <m:rPr>
                    <m:sty m:val="b"/>
                  </m:rPr>
                  <w:rPr>
                    <w:rFonts w:ascii="Cambria Math" w:eastAsiaTheme="minorEastAsia" w:hAnsi="Cambria Math"/>
                    <w:color w:val="211E1E"/>
                    <w:sz w:val="20"/>
                    <w:szCs w:val="20"/>
                    <w:lang w:eastAsia="zh-CN"/>
                  </w:rPr>
                  <m:t>Γ</m:t>
                </m:r>
                <m:ctrlPr>
                  <w:rPr>
                    <w:rFonts w:ascii="Cambria Math" w:eastAsiaTheme="minorEastAsia" w:hAnsi="Cambria Math"/>
                    <w:b/>
                    <w:bCs/>
                    <w:iCs/>
                    <w:color w:val="211E1E"/>
                    <w:sz w:val="20"/>
                    <w:szCs w:val="20"/>
                    <w:lang w:eastAsia="zh-CN"/>
                  </w:rPr>
                </m:ctrlPr>
              </m:e>
              <m:sub>
                <m:r>
                  <w:rPr>
                    <w:rFonts w:ascii="Cambria Math" w:eastAsiaTheme="minorEastAsia" w:hAnsi="Cambria Math"/>
                    <w:color w:val="211E1E"/>
                    <w:sz w:val="20"/>
                    <w:szCs w:val="20"/>
                    <w:lang w:eastAsia="zh-CN"/>
                  </w:rPr>
                  <m:t>l</m:t>
                </m:r>
              </m:sub>
            </m:sSub>
            <m:ctrlPr>
              <w:rPr>
                <w:rFonts w:ascii="Cambria Math" w:eastAsiaTheme="minorEastAsia" w:hAnsi="Cambria Math"/>
                <w:color w:val="211E1E"/>
                <w:sz w:val="20"/>
                <w:szCs w:val="20"/>
                <w:lang w:eastAsia="zh-CN"/>
              </w:rPr>
            </m:ctrlPr>
          </m:e>
          <m:e>
            <m:sSubSup>
              <m:sSubSupPr>
                <m:ctrlPr>
                  <w:rPr>
                    <w:rFonts w:ascii="Cambria Math" w:eastAsiaTheme="minorEastAsia" w:hAnsi="Cambria Math"/>
                    <w:bCs/>
                    <w:i/>
                    <w:iCs/>
                    <w:color w:val="211E1E"/>
                    <w:sz w:val="20"/>
                    <w:szCs w:val="20"/>
                    <w:lang w:eastAsia="zh-CN"/>
                  </w:rPr>
                </m:ctrlPr>
              </m:sSubSupPr>
              <m:e>
                <m:r>
                  <m:rPr>
                    <m:sty m:val="b"/>
                  </m:rPr>
                  <w:rPr>
                    <w:rFonts w:ascii="Cambria Math" w:eastAsiaTheme="minorEastAsia" w:hAnsi="Cambria Math"/>
                    <w:color w:val="211E1E"/>
                    <w:sz w:val="20"/>
                    <w:szCs w:val="20"/>
                    <w:lang w:eastAsia="zh-CN"/>
                  </w:rPr>
                  <m:t>h</m:t>
                </m:r>
              </m:e>
              <m:sub>
                <m:r>
                  <w:rPr>
                    <w:rFonts w:ascii="Cambria Math" w:eastAsiaTheme="minorEastAsia" w:hAnsi="Cambria Math"/>
                    <w:color w:val="211E1E"/>
                    <w:sz w:val="20"/>
                    <w:szCs w:val="20"/>
                    <w:lang w:eastAsia="zh-CN"/>
                  </w:rPr>
                  <m:t>l</m:t>
                </m:r>
              </m:sub>
              <m:sup>
                <m:d>
                  <m:dPr>
                    <m:ctrlPr>
                      <w:rPr>
                        <w:rFonts w:ascii="Cambria Math" w:eastAsiaTheme="minorEastAsia" w:hAnsi="Cambria Math"/>
                        <w:bCs/>
                        <w:i/>
                        <w:iCs/>
                        <w:color w:val="211E1E"/>
                        <w:sz w:val="20"/>
                        <w:szCs w:val="20"/>
                        <w:lang w:eastAsia="zh-CN"/>
                      </w:rPr>
                    </m:ctrlPr>
                  </m:dPr>
                  <m:e>
                    <m:r>
                      <w:rPr>
                        <w:rFonts w:ascii="Cambria Math" w:eastAsiaTheme="minorEastAsia" w:hAnsi="Cambria Math"/>
                        <w:color w:val="211E1E"/>
                        <w:sz w:val="20"/>
                        <w:szCs w:val="20"/>
                        <w:lang w:eastAsia="zh-CN"/>
                      </w:rPr>
                      <m:t>j</m:t>
                    </m:r>
                  </m:e>
                </m:d>
              </m:sup>
            </m:sSubSup>
            <m:r>
              <m:rPr>
                <m:sty m:val="p"/>
              </m:rPr>
              <w:rPr>
                <w:rFonts w:ascii="Cambria Math" w:eastAsiaTheme="minorEastAsia" w:hAnsi="Cambria Math"/>
                <w:color w:val="211E1E"/>
                <w:sz w:val="20"/>
                <w:szCs w:val="20"/>
                <w:lang w:eastAsia="zh-CN"/>
              </w:rPr>
              <m:t>,</m:t>
            </m:r>
            <m:r>
              <m:rPr>
                <m:sty m:val="b"/>
              </m:rPr>
              <w:rPr>
                <w:rFonts w:ascii="Cambria Math" w:hAnsi="Cambria Math"/>
                <w:sz w:val="20"/>
                <w:szCs w:val="20"/>
                <w:shd w:val="clear" w:color="auto" w:fill="FFFFFF"/>
              </w:rPr>
              <m:t>Θ</m:t>
            </m:r>
          </m:e>
        </m:d>
      </m:oMath>
      <w:r>
        <w:rPr>
          <w:rFonts w:eastAsiaTheme="minorEastAsia" w:hint="eastAsia"/>
          <w:iCs/>
          <w:color w:val="211E1E"/>
          <w:sz w:val="20"/>
          <w:szCs w:val="20"/>
          <w:lang w:eastAsia="zh-CN"/>
        </w:rPr>
        <w:t xml:space="preserve"> </w:t>
      </w:r>
      <w:r>
        <w:rPr>
          <w:rFonts w:eastAsiaTheme="minorEastAsia"/>
          <w:iCs/>
          <w:color w:val="211E1E"/>
          <w:sz w:val="20"/>
          <w:szCs w:val="20"/>
          <w:lang w:eastAsia="zh-CN"/>
        </w:rPr>
        <w:t xml:space="preserve">is the PDF and thus </w:t>
      </w:r>
      <m:oMath>
        <m:nary>
          <m:naryPr>
            <m:chr m:val="∑"/>
            <m:limLoc m:val="undOvr"/>
            <m:supHide m:val="1"/>
            <m:ctrlPr>
              <w:rPr>
                <w:rFonts w:ascii="Cambria Math" w:eastAsiaTheme="minorEastAsia" w:hAnsi="Cambria Math"/>
                <w:i/>
                <w:iCs/>
                <w:color w:val="211E1E"/>
                <w:sz w:val="20"/>
                <w:szCs w:val="20"/>
                <w:lang w:eastAsia="zh-CN"/>
              </w:rPr>
            </m:ctrlPr>
          </m:naryPr>
          <m:sub>
            <m:sSub>
              <m:sSubPr>
                <m:ctrlPr>
                  <w:rPr>
                    <w:rFonts w:ascii="Cambria Math" w:eastAsiaTheme="minorEastAsia" w:hAnsi="Cambria Math"/>
                    <w:bCs/>
                    <w:iCs/>
                    <w:color w:val="211E1E"/>
                    <w:sz w:val="20"/>
                    <w:szCs w:val="20"/>
                    <w:lang w:eastAsia="zh-CN"/>
                  </w:rPr>
                </m:ctrlPr>
              </m:sSubPr>
              <m:e>
                <m:r>
                  <m:rPr>
                    <m:sty m:val="b"/>
                  </m:rPr>
                  <w:rPr>
                    <w:rFonts w:ascii="Cambria Math" w:eastAsiaTheme="minorEastAsia" w:hAnsi="Cambria Math"/>
                    <w:color w:val="211E1E"/>
                    <w:sz w:val="20"/>
                    <w:szCs w:val="20"/>
                    <w:lang w:eastAsia="zh-CN"/>
                  </w:rPr>
                  <m:t>Γ</m:t>
                </m:r>
                <m:ctrlPr>
                  <w:rPr>
                    <w:rFonts w:ascii="Cambria Math" w:eastAsiaTheme="minorEastAsia" w:hAnsi="Cambria Math"/>
                    <w:b/>
                    <w:bCs/>
                    <w:iCs/>
                    <w:color w:val="211E1E"/>
                    <w:sz w:val="20"/>
                    <w:szCs w:val="20"/>
                    <w:lang w:eastAsia="zh-CN"/>
                  </w:rPr>
                </m:ctrlPr>
              </m:e>
              <m:sub>
                <m:r>
                  <w:rPr>
                    <w:rFonts w:ascii="Cambria Math" w:eastAsiaTheme="minorEastAsia" w:hAnsi="Cambria Math"/>
                    <w:color w:val="211E1E"/>
                    <w:sz w:val="20"/>
                    <w:szCs w:val="20"/>
                    <w:lang w:eastAsia="zh-CN"/>
                  </w:rPr>
                  <m:t>l</m:t>
                </m:r>
              </m:sub>
            </m:sSub>
          </m:sub>
          <m:sup/>
          <m:e>
            <m:r>
              <w:rPr>
                <w:rFonts w:ascii="Cambria Math" w:eastAsiaTheme="minorEastAsia" w:hAnsi="Cambria Math"/>
                <w:color w:val="211E1E"/>
                <w:sz w:val="20"/>
                <w:szCs w:val="20"/>
                <w:lang w:eastAsia="zh-CN"/>
              </w:rPr>
              <m:t>P</m:t>
            </m:r>
            <m:d>
              <m:dPr>
                <m:ctrlPr>
                  <w:rPr>
                    <w:rFonts w:ascii="Cambria Math" w:eastAsiaTheme="minorEastAsia" w:hAnsi="Cambria Math"/>
                    <w:i/>
                    <w:iCs/>
                    <w:color w:val="211E1E"/>
                    <w:sz w:val="20"/>
                    <w:szCs w:val="20"/>
                    <w:lang w:eastAsia="zh-CN"/>
                  </w:rPr>
                </m:ctrlPr>
              </m:dPr>
              <m:e>
                <m:sSub>
                  <m:sSubPr>
                    <m:ctrlPr>
                      <w:rPr>
                        <w:rFonts w:ascii="Cambria Math" w:eastAsiaTheme="minorEastAsia" w:hAnsi="Cambria Math"/>
                        <w:bCs/>
                        <w:iCs/>
                        <w:color w:val="211E1E"/>
                        <w:sz w:val="20"/>
                        <w:szCs w:val="20"/>
                        <w:lang w:eastAsia="zh-CN"/>
                      </w:rPr>
                    </m:ctrlPr>
                  </m:sSubPr>
                  <m:e>
                    <m:r>
                      <m:rPr>
                        <m:sty m:val="b"/>
                      </m:rPr>
                      <w:rPr>
                        <w:rFonts w:ascii="Cambria Math" w:eastAsiaTheme="minorEastAsia" w:hAnsi="Cambria Math"/>
                        <w:color w:val="211E1E"/>
                        <w:sz w:val="20"/>
                        <w:szCs w:val="20"/>
                        <w:lang w:eastAsia="zh-CN"/>
                      </w:rPr>
                      <m:t>Γ</m:t>
                    </m:r>
                    <m:ctrlPr>
                      <w:rPr>
                        <w:rFonts w:ascii="Cambria Math" w:eastAsiaTheme="minorEastAsia" w:hAnsi="Cambria Math"/>
                        <w:b/>
                        <w:bCs/>
                        <w:iCs/>
                        <w:color w:val="211E1E"/>
                        <w:sz w:val="20"/>
                        <w:szCs w:val="20"/>
                        <w:lang w:eastAsia="zh-CN"/>
                      </w:rPr>
                    </m:ctrlPr>
                  </m:e>
                  <m:sub>
                    <m:r>
                      <w:rPr>
                        <w:rFonts w:ascii="Cambria Math" w:eastAsiaTheme="minorEastAsia" w:hAnsi="Cambria Math"/>
                        <w:color w:val="211E1E"/>
                        <w:sz w:val="20"/>
                        <w:szCs w:val="20"/>
                        <w:lang w:eastAsia="zh-CN"/>
                      </w:rPr>
                      <m:t>l</m:t>
                    </m:r>
                  </m:sub>
                </m:sSub>
                <m:ctrlPr>
                  <w:rPr>
                    <w:rFonts w:ascii="Cambria Math" w:eastAsiaTheme="minorEastAsia" w:hAnsi="Cambria Math"/>
                    <w:color w:val="211E1E"/>
                    <w:sz w:val="20"/>
                    <w:szCs w:val="20"/>
                    <w:lang w:eastAsia="zh-CN"/>
                  </w:rPr>
                </m:ctrlPr>
              </m:e>
              <m:e>
                <m:sSubSup>
                  <m:sSubSupPr>
                    <m:ctrlPr>
                      <w:rPr>
                        <w:rFonts w:ascii="Cambria Math" w:eastAsiaTheme="minorEastAsia" w:hAnsi="Cambria Math"/>
                        <w:bCs/>
                        <w:i/>
                        <w:iCs/>
                        <w:color w:val="211E1E"/>
                        <w:sz w:val="20"/>
                        <w:szCs w:val="20"/>
                        <w:lang w:eastAsia="zh-CN"/>
                      </w:rPr>
                    </m:ctrlPr>
                  </m:sSubSupPr>
                  <m:e>
                    <m:r>
                      <m:rPr>
                        <m:sty m:val="b"/>
                      </m:rPr>
                      <w:rPr>
                        <w:rFonts w:ascii="Cambria Math" w:eastAsiaTheme="minorEastAsia" w:hAnsi="Cambria Math"/>
                        <w:color w:val="211E1E"/>
                        <w:sz w:val="20"/>
                        <w:szCs w:val="20"/>
                        <w:lang w:eastAsia="zh-CN"/>
                      </w:rPr>
                      <m:t>h</m:t>
                    </m:r>
                  </m:e>
                  <m:sub>
                    <m:r>
                      <w:rPr>
                        <w:rFonts w:ascii="Cambria Math" w:eastAsiaTheme="minorEastAsia" w:hAnsi="Cambria Math"/>
                        <w:color w:val="211E1E"/>
                        <w:sz w:val="20"/>
                        <w:szCs w:val="20"/>
                        <w:lang w:eastAsia="zh-CN"/>
                      </w:rPr>
                      <m:t>l</m:t>
                    </m:r>
                  </m:sub>
                  <m:sup>
                    <m:d>
                      <m:dPr>
                        <m:ctrlPr>
                          <w:rPr>
                            <w:rFonts w:ascii="Cambria Math" w:eastAsiaTheme="minorEastAsia" w:hAnsi="Cambria Math"/>
                            <w:bCs/>
                            <w:i/>
                            <w:iCs/>
                            <w:color w:val="211E1E"/>
                            <w:sz w:val="20"/>
                            <w:szCs w:val="20"/>
                            <w:lang w:eastAsia="zh-CN"/>
                          </w:rPr>
                        </m:ctrlPr>
                      </m:dPr>
                      <m:e>
                        <m:r>
                          <w:rPr>
                            <w:rFonts w:ascii="Cambria Math" w:eastAsiaTheme="minorEastAsia" w:hAnsi="Cambria Math"/>
                            <w:color w:val="211E1E"/>
                            <w:sz w:val="20"/>
                            <w:szCs w:val="20"/>
                            <w:lang w:eastAsia="zh-CN"/>
                          </w:rPr>
                          <m:t>j</m:t>
                        </m:r>
                      </m:e>
                    </m:d>
                  </m:sup>
                </m:sSubSup>
                <m:r>
                  <m:rPr>
                    <m:sty m:val="p"/>
                  </m:rPr>
                  <w:rPr>
                    <w:rFonts w:ascii="Cambria Math" w:eastAsiaTheme="minorEastAsia" w:hAnsi="Cambria Math"/>
                    <w:color w:val="211E1E"/>
                    <w:sz w:val="20"/>
                    <w:szCs w:val="20"/>
                    <w:lang w:eastAsia="zh-CN"/>
                  </w:rPr>
                  <m:t>,</m:t>
                </m:r>
                <m:r>
                  <m:rPr>
                    <m:sty m:val="b"/>
                  </m:rPr>
                  <w:rPr>
                    <w:rFonts w:ascii="Cambria Math" w:hAnsi="Cambria Math"/>
                    <w:sz w:val="20"/>
                    <w:szCs w:val="20"/>
                    <w:shd w:val="clear" w:color="auto" w:fill="FFFFFF"/>
                  </w:rPr>
                  <m:t>Θ</m:t>
                </m:r>
              </m:e>
            </m:d>
            <m:r>
              <w:rPr>
                <w:rFonts w:ascii="Cambria Math" w:eastAsiaTheme="minorEastAsia" w:hAnsi="Cambria Math"/>
                <w:color w:val="211E1E"/>
                <w:sz w:val="20"/>
                <w:szCs w:val="20"/>
                <w:lang w:eastAsia="zh-CN"/>
              </w:rPr>
              <m:t>=1</m:t>
            </m:r>
          </m:e>
        </m:nary>
      </m:oMath>
      <w:r>
        <w:rPr>
          <w:rFonts w:eastAsiaTheme="minorEastAsia" w:hint="eastAsia"/>
          <w:iCs/>
          <w:color w:val="211E1E"/>
          <w:sz w:val="20"/>
          <w:szCs w:val="20"/>
          <w:lang w:eastAsia="zh-CN"/>
        </w:rPr>
        <w:t xml:space="preserve"> </w:t>
      </w:r>
      <w:r>
        <w:rPr>
          <w:rFonts w:eastAsiaTheme="minorEastAsia"/>
          <w:iCs/>
          <w:color w:val="211E1E"/>
          <w:sz w:val="20"/>
          <w:szCs w:val="20"/>
          <w:lang w:eastAsia="zh-CN"/>
        </w:rPr>
        <w:t xml:space="preserve">. Then, according to </w:t>
      </w:r>
      <w:r w:rsidRPr="003636AA">
        <w:rPr>
          <w:rFonts w:eastAsiaTheme="minorEastAsia"/>
          <w:iCs/>
          <w:color w:val="211E1E"/>
          <w:sz w:val="20"/>
          <w:szCs w:val="20"/>
          <w:lang w:eastAsia="zh-CN"/>
        </w:rPr>
        <w:t>Jensen</w:t>
      </w:r>
      <w:r>
        <w:rPr>
          <w:rFonts w:eastAsiaTheme="minorEastAsia"/>
          <w:iCs/>
          <w:color w:val="211E1E"/>
          <w:sz w:val="20"/>
          <w:szCs w:val="20"/>
          <w:lang w:eastAsia="zh-CN"/>
        </w:rPr>
        <w:t xml:space="preserve"> </w:t>
      </w:r>
      <w:r w:rsidRPr="003636AA">
        <w:rPr>
          <w:rFonts w:eastAsiaTheme="minorEastAsia"/>
          <w:iCs/>
          <w:color w:val="211E1E"/>
          <w:sz w:val="20"/>
          <w:szCs w:val="20"/>
          <w:lang w:eastAsia="zh-CN"/>
        </w:rPr>
        <w:t>inequality</w:t>
      </w:r>
      <w:r>
        <w:rPr>
          <w:rFonts w:eastAsiaTheme="minorEastAsia"/>
          <w:iCs/>
          <w:color w:val="211E1E"/>
          <w:sz w:val="20"/>
          <w:szCs w:val="20"/>
          <w:lang w:eastAsia="zh-CN"/>
        </w:rPr>
        <w:t>, the proof of (</w:t>
      </w:r>
      <w:r w:rsidR="006273C2">
        <w:rPr>
          <w:rFonts w:eastAsiaTheme="minorEastAsia"/>
          <w:iCs/>
          <w:color w:val="211E1E"/>
          <w:sz w:val="20"/>
          <w:szCs w:val="20"/>
          <w:lang w:eastAsia="zh-CN"/>
        </w:rPr>
        <w:t>17</w:t>
      </w:r>
      <w:r>
        <w:rPr>
          <w:rFonts w:eastAsiaTheme="minorEastAsia"/>
          <w:iCs/>
          <w:color w:val="211E1E"/>
          <w:sz w:val="20"/>
          <w:szCs w:val="20"/>
          <w:lang w:eastAsia="zh-CN"/>
        </w:rPr>
        <w:t>) can be obtained as follows:</w:t>
      </w:r>
    </w:p>
    <w:p w14:paraId="5633AA66" w14:textId="77777777" w:rsidR="00C17A00" w:rsidRDefault="00C17A00" w:rsidP="00C17A00">
      <w:pPr>
        <w:pStyle w:val="References"/>
        <w:numPr>
          <w:ilvl w:val="0"/>
          <w:numId w:val="0"/>
        </w:numPr>
        <w:rPr>
          <w:rFonts w:eastAsiaTheme="minorEastAsia"/>
          <w:iCs/>
          <w:color w:val="211E1E"/>
          <w:sz w:val="20"/>
          <w:szCs w:val="20"/>
          <w:lang w:eastAsia="zh-CN"/>
        </w:rPr>
      </w:pPr>
    </w:p>
    <w:p w14:paraId="171CF289" w14:textId="77777777" w:rsidR="00C17A00" w:rsidRPr="00DF4C9F" w:rsidRDefault="00BB5F27" w:rsidP="00C17A00">
      <w:pPr>
        <w:pStyle w:val="References"/>
        <w:numPr>
          <w:ilvl w:val="0"/>
          <w:numId w:val="0"/>
        </w:numPr>
        <w:rPr>
          <w:rFonts w:eastAsiaTheme="minorEastAsia"/>
          <w:iCs/>
          <w:color w:val="211E1E"/>
          <w:sz w:val="20"/>
          <w:szCs w:val="20"/>
          <w:lang w:eastAsia="zh-CN"/>
        </w:rPr>
      </w:pPr>
      <m:oMathPara>
        <m:oMath>
          <m:sSub>
            <m:sSubPr>
              <m:ctrlPr>
                <w:rPr>
                  <w:rFonts w:ascii="Cambria Math" w:eastAsiaTheme="minorEastAsia" w:hAnsi="Cambria Math"/>
                  <w:i/>
                  <w:iCs/>
                  <w:color w:val="211E1E"/>
                  <w:sz w:val="20"/>
                  <w:szCs w:val="20"/>
                  <w:lang w:eastAsia="zh-CN"/>
                </w:rPr>
              </m:ctrlPr>
            </m:sSubPr>
            <m:e>
              <m:r>
                <m:rPr>
                  <m:sty m:val="p"/>
                </m:rPr>
                <w:rPr>
                  <w:rFonts w:ascii="Cambria Math" w:eastAsiaTheme="minorEastAsia" w:hAnsi="Cambria Math"/>
                  <w:color w:val="211E1E"/>
                  <w:sz w:val="20"/>
                  <w:szCs w:val="20"/>
                  <w:lang w:eastAsia="zh-CN"/>
                </w:rPr>
                <m:t>E</m:t>
              </m:r>
            </m:e>
            <m:sub>
              <m:sSub>
                <m:sSubPr>
                  <m:ctrlPr>
                    <w:rPr>
                      <w:rFonts w:ascii="Cambria Math" w:eastAsiaTheme="minorEastAsia" w:hAnsi="Cambria Math"/>
                      <w:bCs/>
                      <w:iCs/>
                      <w:color w:val="211E1E"/>
                      <w:sz w:val="20"/>
                      <w:szCs w:val="20"/>
                      <w:lang w:eastAsia="zh-CN"/>
                    </w:rPr>
                  </m:ctrlPr>
                </m:sSubPr>
                <m:e>
                  <m:r>
                    <m:rPr>
                      <m:sty m:val="b"/>
                    </m:rPr>
                    <w:rPr>
                      <w:rFonts w:ascii="Cambria Math" w:eastAsiaTheme="minorEastAsia" w:hAnsi="Cambria Math"/>
                      <w:color w:val="211E1E"/>
                      <w:sz w:val="20"/>
                      <w:szCs w:val="20"/>
                      <w:lang w:eastAsia="zh-CN"/>
                    </w:rPr>
                    <m:t>Γ</m:t>
                  </m:r>
                  <m:ctrlPr>
                    <w:rPr>
                      <w:rFonts w:ascii="Cambria Math" w:eastAsiaTheme="minorEastAsia" w:hAnsi="Cambria Math"/>
                      <w:b/>
                      <w:bCs/>
                      <w:iCs/>
                      <w:color w:val="211E1E"/>
                      <w:sz w:val="20"/>
                      <w:szCs w:val="20"/>
                      <w:lang w:eastAsia="zh-CN"/>
                    </w:rPr>
                  </m:ctrlPr>
                </m:e>
                <m:sub>
                  <m:r>
                    <w:rPr>
                      <w:rFonts w:ascii="Cambria Math" w:eastAsiaTheme="minorEastAsia" w:hAnsi="Cambria Math"/>
                      <w:color w:val="211E1E"/>
                      <w:sz w:val="20"/>
                      <w:szCs w:val="20"/>
                      <w:lang w:eastAsia="zh-CN"/>
                    </w:rPr>
                    <m:t>l</m:t>
                  </m:r>
                </m:sub>
              </m:sSub>
              <m:r>
                <m:rPr>
                  <m:sty m:val="p"/>
                </m:rPr>
                <w:rPr>
                  <w:rFonts w:ascii="Cambria Math" w:eastAsiaTheme="minorEastAsia" w:hAnsi="Cambria Math"/>
                  <w:color w:val="211E1E"/>
                  <w:sz w:val="20"/>
                  <w:szCs w:val="20"/>
                  <w:lang w:eastAsia="zh-CN"/>
                </w:rPr>
                <m:t>|</m:t>
              </m:r>
              <m:sSubSup>
                <m:sSubSupPr>
                  <m:ctrlPr>
                    <w:rPr>
                      <w:rFonts w:ascii="Cambria Math" w:eastAsiaTheme="minorEastAsia" w:hAnsi="Cambria Math"/>
                      <w:bCs/>
                      <w:i/>
                      <w:iCs/>
                      <w:color w:val="211E1E"/>
                      <w:sz w:val="20"/>
                      <w:szCs w:val="20"/>
                      <w:lang w:eastAsia="zh-CN"/>
                    </w:rPr>
                  </m:ctrlPr>
                </m:sSubSupPr>
                <m:e>
                  <m:r>
                    <m:rPr>
                      <m:sty m:val="b"/>
                    </m:rPr>
                    <w:rPr>
                      <w:rFonts w:ascii="Cambria Math" w:eastAsiaTheme="minorEastAsia" w:hAnsi="Cambria Math"/>
                      <w:color w:val="211E1E"/>
                      <w:sz w:val="20"/>
                      <w:szCs w:val="20"/>
                      <w:lang w:eastAsia="zh-CN"/>
                    </w:rPr>
                    <m:t>h</m:t>
                  </m:r>
                </m:e>
                <m:sub>
                  <m:r>
                    <w:rPr>
                      <w:rFonts w:ascii="Cambria Math" w:eastAsiaTheme="minorEastAsia" w:hAnsi="Cambria Math"/>
                      <w:color w:val="211E1E"/>
                      <w:sz w:val="20"/>
                      <w:szCs w:val="20"/>
                      <w:lang w:eastAsia="zh-CN"/>
                    </w:rPr>
                    <m:t>l</m:t>
                  </m:r>
                </m:sub>
                <m:sup>
                  <m:d>
                    <m:dPr>
                      <m:ctrlPr>
                        <w:rPr>
                          <w:rFonts w:ascii="Cambria Math" w:eastAsiaTheme="minorEastAsia" w:hAnsi="Cambria Math"/>
                          <w:i/>
                          <w:color w:val="211E1E"/>
                          <w:sz w:val="20"/>
                          <w:szCs w:val="20"/>
                          <w:lang w:eastAsia="zh-CN"/>
                        </w:rPr>
                      </m:ctrlPr>
                    </m:dPr>
                    <m:e>
                      <m:r>
                        <w:rPr>
                          <w:rFonts w:ascii="Cambria Math" w:eastAsiaTheme="minorEastAsia" w:hAnsi="Cambria Math"/>
                          <w:color w:val="211E1E"/>
                          <w:sz w:val="20"/>
                          <w:szCs w:val="20"/>
                          <w:lang w:eastAsia="zh-CN"/>
                        </w:rPr>
                        <m:t>j</m:t>
                      </m:r>
                    </m:e>
                  </m:d>
                </m:sup>
              </m:sSubSup>
              <m:r>
                <m:rPr>
                  <m:sty m:val="p"/>
                </m:rPr>
                <w:rPr>
                  <w:rFonts w:ascii="Cambria Math" w:eastAsiaTheme="minorEastAsia" w:hAnsi="Cambria Math"/>
                  <w:color w:val="211E1E"/>
                  <w:sz w:val="20"/>
                  <w:szCs w:val="20"/>
                  <w:lang w:eastAsia="zh-CN"/>
                </w:rPr>
                <m:t>,</m:t>
              </m:r>
              <m:sSup>
                <m:sSupPr>
                  <m:ctrlPr>
                    <w:rPr>
                      <w:rFonts w:ascii="Cambria Math" w:eastAsiaTheme="minorEastAsia" w:hAnsi="Cambria Math"/>
                      <w:iCs/>
                      <w:color w:val="211E1E"/>
                      <w:sz w:val="20"/>
                      <w:szCs w:val="20"/>
                      <w:lang w:eastAsia="zh-CN"/>
                    </w:rPr>
                  </m:ctrlPr>
                </m:sSupPr>
                <m:e>
                  <m:r>
                    <m:rPr>
                      <m:sty m:val="b"/>
                    </m:rPr>
                    <w:rPr>
                      <w:rFonts w:ascii="Cambria Math" w:eastAsiaTheme="minorEastAsia" w:hAnsi="Cambria Math"/>
                      <w:color w:val="211E1E"/>
                      <w:sz w:val="20"/>
                      <w:szCs w:val="20"/>
                      <w:lang w:eastAsia="zh-CN"/>
                    </w:rPr>
                    <m:t>Θ</m:t>
                  </m:r>
                </m:e>
                <m:sup>
                  <m:d>
                    <m:dPr>
                      <m:ctrlPr>
                        <w:rPr>
                          <w:rFonts w:ascii="Cambria Math" w:eastAsiaTheme="minorEastAsia" w:hAnsi="Cambria Math"/>
                          <w:i/>
                          <w:iCs/>
                          <w:color w:val="211E1E"/>
                          <w:sz w:val="20"/>
                          <w:szCs w:val="20"/>
                          <w:lang w:eastAsia="zh-CN"/>
                        </w:rPr>
                      </m:ctrlPr>
                    </m:dPr>
                    <m:e>
                      <m:r>
                        <w:rPr>
                          <w:rFonts w:ascii="Cambria Math" w:eastAsiaTheme="minorEastAsia" w:hAnsi="Cambria Math"/>
                          <w:color w:val="211E1E"/>
                          <w:sz w:val="20"/>
                          <w:szCs w:val="20"/>
                          <w:lang w:eastAsia="zh-CN"/>
                        </w:rPr>
                        <m:t>j</m:t>
                      </m:r>
                    </m:e>
                  </m:d>
                </m:sup>
              </m:sSup>
            </m:sub>
          </m:sSub>
          <m:r>
            <m:rPr>
              <m:sty m:val="p"/>
            </m:rPr>
            <w:rPr>
              <w:rFonts w:ascii="Cambria Math" w:eastAsiaTheme="minorEastAsia" w:hAnsi="Cambria Math"/>
              <w:color w:val="211E1E"/>
              <w:sz w:val="20"/>
              <w:szCs w:val="20"/>
              <w:lang w:eastAsia="zh-CN"/>
            </w:rPr>
            <m:t>ln</m:t>
          </m:r>
          <m:f>
            <m:fPr>
              <m:ctrlPr>
                <w:rPr>
                  <w:rFonts w:ascii="Cambria Math" w:eastAsiaTheme="minorEastAsia" w:hAnsi="Cambria Math"/>
                  <w:i/>
                  <w:iCs/>
                  <w:color w:val="211E1E"/>
                  <w:sz w:val="20"/>
                  <w:szCs w:val="20"/>
                  <w:lang w:eastAsia="zh-CN"/>
                </w:rPr>
              </m:ctrlPr>
            </m:fPr>
            <m:num>
              <m:r>
                <w:rPr>
                  <w:rFonts w:ascii="Cambria Math" w:eastAsiaTheme="minorEastAsia" w:hAnsi="Cambria Math"/>
                  <w:color w:val="211E1E"/>
                  <w:sz w:val="20"/>
                  <w:szCs w:val="20"/>
                  <w:lang w:eastAsia="zh-CN"/>
                </w:rPr>
                <m:t>P</m:t>
              </m:r>
              <m:d>
                <m:dPr>
                  <m:ctrlPr>
                    <w:rPr>
                      <w:rFonts w:ascii="Cambria Math" w:eastAsiaTheme="minorEastAsia" w:hAnsi="Cambria Math"/>
                      <w:i/>
                      <w:iCs/>
                      <w:color w:val="211E1E"/>
                      <w:sz w:val="20"/>
                      <w:szCs w:val="20"/>
                      <w:lang w:eastAsia="zh-CN"/>
                    </w:rPr>
                  </m:ctrlPr>
                </m:dPr>
                <m:e>
                  <m:sSub>
                    <m:sSubPr>
                      <m:ctrlPr>
                        <w:rPr>
                          <w:rFonts w:ascii="Cambria Math" w:eastAsiaTheme="minorEastAsia" w:hAnsi="Cambria Math"/>
                          <w:bCs/>
                          <w:iCs/>
                          <w:color w:val="211E1E"/>
                          <w:sz w:val="20"/>
                          <w:szCs w:val="20"/>
                          <w:lang w:eastAsia="zh-CN"/>
                        </w:rPr>
                      </m:ctrlPr>
                    </m:sSubPr>
                    <m:e>
                      <m:r>
                        <m:rPr>
                          <m:sty m:val="b"/>
                        </m:rPr>
                        <w:rPr>
                          <w:rFonts w:ascii="Cambria Math" w:eastAsiaTheme="minorEastAsia" w:hAnsi="Cambria Math"/>
                          <w:color w:val="211E1E"/>
                          <w:sz w:val="20"/>
                          <w:szCs w:val="20"/>
                          <w:lang w:eastAsia="zh-CN"/>
                        </w:rPr>
                        <m:t>Γ</m:t>
                      </m:r>
                      <m:ctrlPr>
                        <w:rPr>
                          <w:rFonts w:ascii="Cambria Math" w:eastAsiaTheme="minorEastAsia" w:hAnsi="Cambria Math"/>
                          <w:b/>
                          <w:bCs/>
                          <w:iCs/>
                          <w:color w:val="211E1E"/>
                          <w:sz w:val="20"/>
                          <w:szCs w:val="20"/>
                          <w:lang w:eastAsia="zh-CN"/>
                        </w:rPr>
                      </m:ctrlPr>
                    </m:e>
                    <m:sub>
                      <m:r>
                        <w:rPr>
                          <w:rFonts w:ascii="Cambria Math" w:eastAsiaTheme="minorEastAsia" w:hAnsi="Cambria Math"/>
                          <w:color w:val="211E1E"/>
                          <w:sz w:val="20"/>
                          <w:szCs w:val="20"/>
                          <w:lang w:eastAsia="zh-CN"/>
                        </w:rPr>
                        <m:t>l</m:t>
                      </m:r>
                    </m:sub>
                  </m:sSub>
                  <m:ctrlPr>
                    <w:rPr>
                      <w:rFonts w:ascii="Cambria Math" w:eastAsiaTheme="minorEastAsia" w:hAnsi="Cambria Math"/>
                      <w:color w:val="211E1E"/>
                      <w:sz w:val="20"/>
                      <w:szCs w:val="20"/>
                      <w:lang w:eastAsia="zh-CN"/>
                    </w:rPr>
                  </m:ctrlPr>
                </m:e>
                <m:e>
                  <m:sSubSup>
                    <m:sSubSupPr>
                      <m:ctrlPr>
                        <w:rPr>
                          <w:rFonts w:ascii="Cambria Math" w:eastAsiaTheme="minorEastAsia" w:hAnsi="Cambria Math"/>
                          <w:bCs/>
                          <w:i/>
                          <w:iCs/>
                          <w:color w:val="211E1E"/>
                          <w:sz w:val="20"/>
                          <w:szCs w:val="20"/>
                          <w:lang w:eastAsia="zh-CN"/>
                        </w:rPr>
                      </m:ctrlPr>
                    </m:sSubSupPr>
                    <m:e>
                      <m:r>
                        <m:rPr>
                          <m:sty m:val="b"/>
                        </m:rPr>
                        <w:rPr>
                          <w:rFonts w:ascii="Cambria Math" w:eastAsiaTheme="minorEastAsia" w:hAnsi="Cambria Math"/>
                          <w:color w:val="211E1E"/>
                          <w:sz w:val="20"/>
                          <w:szCs w:val="20"/>
                          <w:lang w:eastAsia="zh-CN"/>
                        </w:rPr>
                        <m:t>h</m:t>
                      </m:r>
                    </m:e>
                    <m:sub>
                      <m:r>
                        <w:rPr>
                          <w:rFonts w:ascii="Cambria Math" w:eastAsiaTheme="minorEastAsia" w:hAnsi="Cambria Math"/>
                          <w:color w:val="211E1E"/>
                          <w:sz w:val="20"/>
                          <w:szCs w:val="20"/>
                          <w:lang w:eastAsia="zh-CN"/>
                        </w:rPr>
                        <m:t>l</m:t>
                      </m:r>
                    </m:sub>
                    <m:sup>
                      <m:d>
                        <m:dPr>
                          <m:ctrlPr>
                            <w:rPr>
                              <w:rFonts w:ascii="Cambria Math" w:eastAsiaTheme="minorEastAsia" w:hAnsi="Cambria Math"/>
                              <w:bCs/>
                              <w:i/>
                              <w:iCs/>
                              <w:color w:val="211E1E"/>
                              <w:sz w:val="20"/>
                              <w:szCs w:val="20"/>
                              <w:lang w:eastAsia="zh-CN"/>
                            </w:rPr>
                          </m:ctrlPr>
                        </m:dPr>
                        <m:e>
                          <m:r>
                            <w:rPr>
                              <w:rFonts w:ascii="Cambria Math" w:eastAsiaTheme="minorEastAsia" w:hAnsi="Cambria Math"/>
                              <w:color w:val="211E1E"/>
                              <w:sz w:val="20"/>
                              <w:szCs w:val="20"/>
                              <w:lang w:eastAsia="zh-CN"/>
                            </w:rPr>
                            <m:t>j</m:t>
                          </m:r>
                        </m:e>
                      </m:d>
                    </m:sup>
                  </m:sSubSup>
                  <m:r>
                    <m:rPr>
                      <m:sty m:val="p"/>
                    </m:rPr>
                    <w:rPr>
                      <w:rFonts w:ascii="Cambria Math" w:eastAsiaTheme="minorEastAsia" w:hAnsi="Cambria Math"/>
                      <w:color w:val="211E1E"/>
                      <w:sz w:val="20"/>
                      <w:szCs w:val="20"/>
                      <w:lang w:eastAsia="zh-CN"/>
                    </w:rPr>
                    <m:t>,</m:t>
                  </m:r>
                  <m:r>
                    <m:rPr>
                      <m:sty m:val="b"/>
                    </m:rPr>
                    <w:rPr>
                      <w:rFonts w:ascii="Cambria Math" w:hAnsi="Cambria Math"/>
                      <w:sz w:val="20"/>
                      <w:szCs w:val="20"/>
                      <w:shd w:val="clear" w:color="auto" w:fill="FFFFFF"/>
                    </w:rPr>
                    <m:t>Θ</m:t>
                  </m:r>
                </m:e>
              </m:d>
            </m:num>
            <m:den>
              <m:r>
                <w:rPr>
                  <w:rFonts w:ascii="Cambria Math" w:eastAsiaTheme="minorEastAsia" w:hAnsi="Cambria Math"/>
                  <w:color w:val="211E1E"/>
                  <w:sz w:val="20"/>
                  <w:szCs w:val="20"/>
                  <w:lang w:eastAsia="zh-CN"/>
                </w:rPr>
                <m:t>P</m:t>
              </m:r>
              <m:d>
                <m:dPr>
                  <m:ctrlPr>
                    <w:rPr>
                      <w:rFonts w:ascii="Cambria Math" w:eastAsiaTheme="minorEastAsia" w:hAnsi="Cambria Math"/>
                      <w:i/>
                      <w:iCs/>
                      <w:color w:val="211E1E"/>
                      <w:sz w:val="20"/>
                      <w:szCs w:val="20"/>
                      <w:lang w:eastAsia="zh-CN"/>
                    </w:rPr>
                  </m:ctrlPr>
                </m:dPr>
                <m:e>
                  <m:sSub>
                    <m:sSubPr>
                      <m:ctrlPr>
                        <w:rPr>
                          <w:rFonts w:ascii="Cambria Math" w:eastAsiaTheme="minorEastAsia" w:hAnsi="Cambria Math"/>
                          <w:bCs/>
                          <w:iCs/>
                          <w:color w:val="211E1E"/>
                          <w:sz w:val="20"/>
                          <w:szCs w:val="20"/>
                          <w:lang w:eastAsia="zh-CN"/>
                        </w:rPr>
                      </m:ctrlPr>
                    </m:sSubPr>
                    <m:e>
                      <m:r>
                        <m:rPr>
                          <m:sty m:val="b"/>
                        </m:rPr>
                        <w:rPr>
                          <w:rFonts w:ascii="Cambria Math" w:eastAsiaTheme="minorEastAsia" w:hAnsi="Cambria Math"/>
                          <w:color w:val="211E1E"/>
                          <w:sz w:val="20"/>
                          <w:szCs w:val="20"/>
                          <w:lang w:eastAsia="zh-CN"/>
                        </w:rPr>
                        <m:t>Γ</m:t>
                      </m:r>
                      <m:ctrlPr>
                        <w:rPr>
                          <w:rFonts w:ascii="Cambria Math" w:eastAsiaTheme="minorEastAsia" w:hAnsi="Cambria Math"/>
                          <w:b/>
                          <w:bCs/>
                          <w:iCs/>
                          <w:color w:val="211E1E"/>
                          <w:sz w:val="20"/>
                          <w:szCs w:val="20"/>
                          <w:lang w:eastAsia="zh-CN"/>
                        </w:rPr>
                      </m:ctrlPr>
                    </m:e>
                    <m:sub>
                      <m:r>
                        <w:rPr>
                          <w:rFonts w:ascii="Cambria Math" w:eastAsiaTheme="minorEastAsia" w:hAnsi="Cambria Math"/>
                          <w:color w:val="211E1E"/>
                          <w:sz w:val="20"/>
                          <w:szCs w:val="20"/>
                          <w:lang w:eastAsia="zh-CN"/>
                        </w:rPr>
                        <m:t>l</m:t>
                      </m:r>
                    </m:sub>
                  </m:sSub>
                  <m:ctrlPr>
                    <w:rPr>
                      <w:rFonts w:ascii="Cambria Math" w:eastAsiaTheme="minorEastAsia" w:hAnsi="Cambria Math"/>
                      <w:color w:val="211E1E"/>
                      <w:sz w:val="20"/>
                      <w:szCs w:val="20"/>
                      <w:lang w:eastAsia="zh-CN"/>
                    </w:rPr>
                  </m:ctrlPr>
                </m:e>
                <m:e>
                  <m:sSubSup>
                    <m:sSubSupPr>
                      <m:ctrlPr>
                        <w:rPr>
                          <w:rFonts w:ascii="Cambria Math" w:eastAsiaTheme="minorEastAsia" w:hAnsi="Cambria Math"/>
                          <w:bCs/>
                          <w:i/>
                          <w:iCs/>
                          <w:color w:val="211E1E"/>
                          <w:sz w:val="20"/>
                          <w:szCs w:val="20"/>
                          <w:lang w:eastAsia="zh-CN"/>
                        </w:rPr>
                      </m:ctrlPr>
                    </m:sSubSupPr>
                    <m:e>
                      <m:r>
                        <m:rPr>
                          <m:sty m:val="b"/>
                        </m:rPr>
                        <w:rPr>
                          <w:rFonts w:ascii="Cambria Math" w:eastAsiaTheme="minorEastAsia" w:hAnsi="Cambria Math"/>
                          <w:color w:val="211E1E"/>
                          <w:sz w:val="20"/>
                          <w:szCs w:val="20"/>
                          <w:lang w:eastAsia="zh-CN"/>
                        </w:rPr>
                        <m:t>h</m:t>
                      </m:r>
                    </m:e>
                    <m:sub>
                      <m:r>
                        <w:rPr>
                          <w:rFonts w:ascii="Cambria Math" w:eastAsiaTheme="minorEastAsia" w:hAnsi="Cambria Math"/>
                          <w:color w:val="211E1E"/>
                          <w:sz w:val="20"/>
                          <w:szCs w:val="20"/>
                          <w:lang w:eastAsia="zh-CN"/>
                        </w:rPr>
                        <m:t>l</m:t>
                      </m:r>
                    </m:sub>
                    <m:sup>
                      <m:d>
                        <m:dPr>
                          <m:ctrlPr>
                            <w:rPr>
                              <w:rFonts w:ascii="Cambria Math" w:eastAsiaTheme="minorEastAsia" w:hAnsi="Cambria Math"/>
                              <w:bCs/>
                              <w:i/>
                              <w:iCs/>
                              <w:color w:val="211E1E"/>
                              <w:sz w:val="20"/>
                              <w:szCs w:val="20"/>
                              <w:lang w:eastAsia="zh-CN"/>
                            </w:rPr>
                          </m:ctrlPr>
                        </m:dPr>
                        <m:e>
                          <m:r>
                            <w:rPr>
                              <w:rFonts w:ascii="Cambria Math" w:eastAsiaTheme="minorEastAsia" w:hAnsi="Cambria Math"/>
                              <w:color w:val="211E1E"/>
                              <w:sz w:val="20"/>
                              <w:szCs w:val="20"/>
                              <w:lang w:eastAsia="zh-CN"/>
                            </w:rPr>
                            <m:t>j</m:t>
                          </m:r>
                        </m:e>
                      </m:d>
                    </m:sup>
                  </m:sSubSup>
                  <m:r>
                    <m:rPr>
                      <m:sty m:val="p"/>
                    </m:rPr>
                    <w:rPr>
                      <w:rFonts w:ascii="Cambria Math" w:eastAsiaTheme="minorEastAsia" w:hAnsi="Cambria Math"/>
                      <w:color w:val="211E1E"/>
                      <w:sz w:val="20"/>
                      <w:szCs w:val="20"/>
                      <w:lang w:eastAsia="zh-CN"/>
                    </w:rPr>
                    <m:t>,</m:t>
                  </m:r>
                  <m:sSup>
                    <m:sSupPr>
                      <m:ctrlPr>
                        <w:rPr>
                          <w:rFonts w:ascii="Cambria Math" w:hAnsi="Cambria Math"/>
                          <w:sz w:val="20"/>
                          <w:szCs w:val="20"/>
                          <w:shd w:val="clear" w:color="auto" w:fill="FFFFFF"/>
                          <w:lang w:eastAsia="zh-CN"/>
                        </w:rPr>
                      </m:ctrlPr>
                    </m:sSupPr>
                    <m:e>
                      <m:r>
                        <m:rPr>
                          <m:sty m:val="b"/>
                        </m:rPr>
                        <w:rPr>
                          <w:rFonts w:ascii="Cambria Math" w:hAnsi="Cambria Math" w:hint="eastAsia"/>
                          <w:sz w:val="20"/>
                          <w:szCs w:val="20"/>
                          <w:shd w:val="clear" w:color="auto" w:fill="FFFFFF"/>
                          <w:lang w:eastAsia="zh-CN"/>
                        </w:rPr>
                        <m:t>Θ</m:t>
                      </m:r>
                    </m:e>
                    <m:sup>
                      <m:d>
                        <m:dPr>
                          <m:ctrlPr>
                            <w:rPr>
                              <w:rFonts w:ascii="Cambria Math" w:hAnsi="Cambria Math"/>
                              <w:i/>
                              <w:iCs/>
                              <w:sz w:val="20"/>
                              <w:szCs w:val="20"/>
                              <w:shd w:val="clear" w:color="auto" w:fill="FFFFFF"/>
                              <w:lang w:eastAsia="zh-CN"/>
                            </w:rPr>
                          </m:ctrlPr>
                        </m:dPr>
                        <m:e>
                          <m:r>
                            <w:rPr>
                              <w:rFonts w:ascii="Cambria Math" w:hAnsi="Cambria Math"/>
                              <w:sz w:val="20"/>
                              <w:szCs w:val="20"/>
                              <w:shd w:val="clear" w:color="auto" w:fill="FFFFFF"/>
                              <w:lang w:eastAsia="zh-CN"/>
                            </w:rPr>
                            <m:t>j</m:t>
                          </m:r>
                        </m:e>
                      </m:d>
                    </m:sup>
                  </m:sSup>
                </m:e>
              </m:d>
            </m:den>
          </m:f>
          <m:r>
            <w:rPr>
              <w:rFonts w:ascii="Cambria Math" w:eastAsiaTheme="minorEastAsia" w:hAnsi="Cambria Math"/>
              <w:color w:val="211E1E"/>
              <w:sz w:val="20"/>
              <w:szCs w:val="20"/>
              <w:lang w:eastAsia="zh-CN"/>
            </w:rPr>
            <m:t>≤</m:t>
          </m:r>
          <m:r>
            <m:rPr>
              <m:sty m:val="p"/>
            </m:rPr>
            <w:rPr>
              <w:rFonts w:ascii="Cambria Math" w:eastAsiaTheme="minorEastAsia" w:hAnsi="Cambria Math"/>
              <w:color w:val="211E1E"/>
              <w:sz w:val="20"/>
              <w:szCs w:val="20"/>
              <w:lang w:eastAsia="zh-CN"/>
            </w:rPr>
            <m:t>ln</m:t>
          </m:r>
          <m:sSub>
            <m:sSubPr>
              <m:ctrlPr>
                <w:rPr>
                  <w:rFonts w:ascii="Cambria Math" w:eastAsiaTheme="minorEastAsia" w:hAnsi="Cambria Math"/>
                  <w:i/>
                  <w:iCs/>
                  <w:color w:val="211E1E"/>
                  <w:sz w:val="20"/>
                  <w:szCs w:val="20"/>
                  <w:lang w:eastAsia="zh-CN"/>
                </w:rPr>
              </m:ctrlPr>
            </m:sSubPr>
            <m:e>
              <m:r>
                <m:rPr>
                  <m:sty m:val="p"/>
                </m:rPr>
                <w:rPr>
                  <w:rFonts w:ascii="Cambria Math" w:eastAsiaTheme="minorEastAsia" w:hAnsi="Cambria Math"/>
                  <w:color w:val="211E1E"/>
                  <w:sz w:val="20"/>
                  <w:szCs w:val="20"/>
                  <w:lang w:eastAsia="zh-CN"/>
                </w:rPr>
                <m:t>E</m:t>
              </m:r>
            </m:e>
            <m:sub>
              <m:sSub>
                <m:sSubPr>
                  <m:ctrlPr>
                    <w:rPr>
                      <w:rFonts w:ascii="Cambria Math" w:eastAsiaTheme="minorEastAsia" w:hAnsi="Cambria Math"/>
                      <w:bCs/>
                      <w:iCs/>
                      <w:color w:val="211E1E"/>
                      <w:sz w:val="20"/>
                      <w:szCs w:val="20"/>
                      <w:lang w:eastAsia="zh-CN"/>
                    </w:rPr>
                  </m:ctrlPr>
                </m:sSubPr>
                <m:e>
                  <m:r>
                    <m:rPr>
                      <m:sty m:val="b"/>
                    </m:rPr>
                    <w:rPr>
                      <w:rFonts w:ascii="Cambria Math" w:eastAsiaTheme="minorEastAsia" w:hAnsi="Cambria Math"/>
                      <w:color w:val="211E1E"/>
                      <w:sz w:val="20"/>
                      <w:szCs w:val="20"/>
                      <w:lang w:eastAsia="zh-CN"/>
                    </w:rPr>
                    <m:t>Γ</m:t>
                  </m:r>
                  <m:ctrlPr>
                    <w:rPr>
                      <w:rFonts w:ascii="Cambria Math" w:eastAsiaTheme="minorEastAsia" w:hAnsi="Cambria Math"/>
                      <w:b/>
                      <w:bCs/>
                      <w:iCs/>
                      <w:color w:val="211E1E"/>
                      <w:sz w:val="20"/>
                      <w:szCs w:val="20"/>
                      <w:lang w:eastAsia="zh-CN"/>
                    </w:rPr>
                  </m:ctrlPr>
                </m:e>
                <m:sub>
                  <m:r>
                    <w:rPr>
                      <w:rFonts w:ascii="Cambria Math" w:eastAsiaTheme="minorEastAsia" w:hAnsi="Cambria Math"/>
                      <w:color w:val="211E1E"/>
                      <w:sz w:val="20"/>
                      <w:szCs w:val="20"/>
                      <w:lang w:eastAsia="zh-CN"/>
                    </w:rPr>
                    <m:t>l</m:t>
                  </m:r>
                </m:sub>
              </m:sSub>
              <m:r>
                <m:rPr>
                  <m:sty m:val="p"/>
                </m:rPr>
                <w:rPr>
                  <w:rFonts w:ascii="Cambria Math" w:eastAsiaTheme="minorEastAsia" w:hAnsi="Cambria Math"/>
                  <w:color w:val="211E1E"/>
                  <w:sz w:val="20"/>
                  <w:szCs w:val="20"/>
                  <w:lang w:eastAsia="zh-CN"/>
                </w:rPr>
                <m:t>|</m:t>
              </m:r>
              <m:sSubSup>
                <m:sSubSupPr>
                  <m:ctrlPr>
                    <w:rPr>
                      <w:rFonts w:ascii="Cambria Math" w:eastAsiaTheme="minorEastAsia" w:hAnsi="Cambria Math"/>
                      <w:bCs/>
                      <w:i/>
                      <w:iCs/>
                      <w:color w:val="211E1E"/>
                      <w:sz w:val="20"/>
                      <w:szCs w:val="20"/>
                      <w:lang w:eastAsia="zh-CN"/>
                    </w:rPr>
                  </m:ctrlPr>
                </m:sSubSupPr>
                <m:e>
                  <m:r>
                    <m:rPr>
                      <m:sty m:val="b"/>
                    </m:rPr>
                    <w:rPr>
                      <w:rFonts w:ascii="Cambria Math" w:eastAsiaTheme="minorEastAsia" w:hAnsi="Cambria Math"/>
                      <w:color w:val="211E1E"/>
                      <w:sz w:val="20"/>
                      <w:szCs w:val="20"/>
                      <w:lang w:eastAsia="zh-CN"/>
                    </w:rPr>
                    <m:t>h</m:t>
                  </m:r>
                </m:e>
                <m:sub>
                  <m:r>
                    <w:rPr>
                      <w:rFonts w:ascii="Cambria Math" w:eastAsiaTheme="minorEastAsia" w:hAnsi="Cambria Math"/>
                      <w:color w:val="211E1E"/>
                      <w:sz w:val="20"/>
                      <w:szCs w:val="20"/>
                      <w:lang w:eastAsia="zh-CN"/>
                    </w:rPr>
                    <m:t>l</m:t>
                  </m:r>
                </m:sub>
                <m:sup>
                  <m:d>
                    <m:dPr>
                      <m:ctrlPr>
                        <w:rPr>
                          <w:rFonts w:ascii="Cambria Math" w:eastAsiaTheme="minorEastAsia" w:hAnsi="Cambria Math"/>
                          <w:i/>
                          <w:color w:val="211E1E"/>
                          <w:sz w:val="20"/>
                          <w:szCs w:val="20"/>
                          <w:lang w:eastAsia="zh-CN"/>
                        </w:rPr>
                      </m:ctrlPr>
                    </m:dPr>
                    <m:e>
                      <m:r>
                        <w:rPr>
                          <w:rFonts w:ascii="Cambria Math" w:eastAsiaTheme="minorEastAsia" w:hAnsi="Cambria Math"/>
                          <w:color w:val="211E1E"/>
                          <w:sz w:val="20"/>
                          <w:szCs w:val="20"/>
                          <w:lang w:eastAsia="zh-CN"/>
                        </w:rPr>
                        <m:t>j</m:t>
                      </m:r>
                    </m:e>
                  </m:d>
                </m:sup>
              </m:sSubSup>
              <m:r>
                <m:rPr>
                  <m:sty m:val="p"/>
                </m:rPr>
                <w:rPr>
                  <w:rFonts w:ascii="Cambria Math" w:eastAsiaTheme="minorEastAsia" w:hAnsi="Cambria Math"/>
                  <w:color w:val="211E1E"/>
                  <w:sz w:val="20"/>
                  <w:szCs w:val="20"/>
                  <w:lang w:eastAsia="zh-CN"/>
                </w:rPr>
                <m:t>,</m:t>
              </m:r>
              <m:sSup>
                <m:sSupPr>
                  <m:ctrlPr>
                    <w:rPr>
                      <w:rFonts w:ascii="Cambria Math" w:eastAsiaTheme="minorEastAsia" w:hAnsi="Cambria Math"/>
                      <w:iCs/>
                      <w:color w:val="211E1E"/>
                      <w:sz w:val="20"/>
                      <w:szCs w:val="20"/>
                      <w:lang w:eastAsia="zh-CN"/>
                    </w:rPr>
                  </m:ctrlPr>
                </m:sSupPr>
                <m:e>
                  <m:r>
                    <m:rPr>
                      <m:sty m:val="b"/>
                    </m:rPr>
                    <w:rPr>
                      <w:rFonts w:ascii="Cambria Math" w:eastAsiaTheme="minorEastAsia" w:hAnsi="Cambria Math"/>
                      <w:color w:val="211E1E"/>
                      <w:sz w:val="20"/>
                      <w:szCs w:val="20"/>
                      <w:lang w:eastAsia="zh-CN"/>
                    </w:rPr>
                    <m:t>Θ</m:t>
                  </m:r>
                </m:e>
                <m:sup>
                  <m:d>
                    <m:dPr>
                      <m:ctrlPr>
                        <w:rPr>
                          <w:rFonts w:ascii="Cambria Math" w:eastAsiaTheme="minorEastAsia" w:hAnsi="Cambria Math"/>
                          <w:i/>
                          <w:iCs/>
                          <w:color w:val="211E1E"/>
                          <w:sz w:val="20"/>
                          <w:szCs w:val="20"/>
                          <w:lang w:eastAsia="zh-CN"/>
                        </w:rPr>
                      </m:ctrlPr>
                    </m:dPr>
                    <m:e>
                      <m:r>
                        <w:rPr>
                          <w:rFonts w:ascii="Cambria Math" w:eastAsiaTheme="minorEastAsia" w:hAnsi="Cambria Math"/>
                          <w:color w:val="211E1E"/>
                          <w:sz w:val="20"/>
                          <w:szCs w:val="20"/>
                          <w:lang w:eastAsia="zh-CN"/>
                        </w:rPr>
                        <m:t>j</m:t>
                      </m:r>
                    </m:e>
                  </m:d>
                </m:sup>
              </m:sSup>
            </m:sub>
          </m:sSub>
          <m:f>
            <m:fPr>
              <m:ctrlPr>
                <w:rPr>
                  <w:rFonts w:ascii="Cambria Math" w:eastAsiaTheme="minorEastAsia" w:hAnsi="Cambria Math"/>
                  <w:i/>
                  <w:iCs/>
                  <w:color w:val="211E1E"/>
                  <w:sz w:val="20"/>
                  <w:szCs w:val="20"/>
                  <w:lang w:eastAsia="zh-CN"/>
                </w:rPr>
              </m:ctrlPr>
            </m:fPr>
            <m:num>
              <m:r>
                <w:rPr>
                  <w:rFonts w:ascii="Cambria Math" w:eastAsiaTheme="minorEastAsia" w:hAnsi="Cambria Math"/>
                  <w:color w:val="211E1E"/>
                  <w:sz w:val="20"/>
                  <w:szCs w:val="20"/>
                  <w:lang w:eastAsia="zh-CN"/>
                </w:rPr>
                <m:t>P</m:t>
              </m:r>
              <m:d>
                <m:dPr>
                  <m:ctrlPr>
                    <w:rPr>
                      <w:rFonts w:ascii="Cambria Math" w:eastAsiaTheme="minorEastAsia" w:hAnsi="Cambria Math"/>
                      <w:i/>
                      <w:iCs/>
                      <w:color w:val="211E1E"/>
                      <w:sz w:val="20"/>
                      <w:szCs w:val="20"/>
                      <w:lang w:eastAsia="zh-CN"/>
                    </w:rPr>
                  </m:ctrlPr>
                </m:dPr>
                <m:e>
                  <m:sSub>
                    <m:sSubPr>
                      <m:ctrlPr>
                        <w:rPr>
                          <w:rFonts w:ascii="Cambria Math" w:eastAsiaTheme="minorEastAsia" w:hAnsi="Cambria Math"/>
                          <w:bCs/>
                          <w:iCs/>
                          <w:color w:val="211E1E"/>
                          <w:sz w:val="20"/>
                          <w:szCs w:val="20"/>
                          <w:lang w:eastAsia="zh-CN"/>
                        </w:rPr>
                      </m:ctrlPr>
                    </m:sSubPr>
                    <m:e>
                      <m:r>
                        <m:rPr>
                          <m:sty m:val="b"/>
                        </m:rPr>
                        <w:rPr>
                          <w:rFonts w:ascii="Cambria Math" w:eastAsiaTheme="minorEastAsia" w:hAnsi="Cambria Math"/>
                          <w:color w:val="211E1E"/>
                          <w:sz w:val="20"/>
                          <w:szCs w:val="20"/>
                          <w:lang w:eastAsia="zh-CN"/>
                        </w:rPr>
                        <m:t>Γ</m:t>
                      </m:r>
                      <m:ctrlPr>
                        <w:rPr>
                          <w:rFonts w:ascii="Cambria Math" w:eastAsiaTheme="minorEastAsia" w:hAnsi="Cambria Math"/>
                          <w:b/>
                          <w:bCs/>
                          <w:iCs/>
                          <w:color w:val="211E1E"/>
                          <w:sz w:val="20"/>
                          <w:szCs w:val="20"/>
                          <w:lang w:eastAsia="zh-CN"/>
                        </w:rPr>
                      </m:ctrlPr>
                    </m:e>
                    <m:sub>
                      <m:r>
                        <w:rPr>
                          <w:rFonts w:ascii="Cambria Math" w:eastAsiaTheme="minorEastAsia" w:hAnsi="Cambria Math"/>
                          <w:color w:val="211E1E"/>
                          <w:sz w:val="20"/>
                          <w:szCs w:val="20"/>
                          <w:lang w:eastAsia="zh-CN"/>
                        </w:rPr>
                        <m:t>l</m:t>
                      </m:r>
                    </m:sub>
                  </m:sSub>
                  <m:ctrlPr>
                    <w:rPr>
                      <w:rFonts w:ascii="Cambria Math" w:eastAsiaTheme="minorEastAsia" w:hAnsi="Cambria Math"/>
                      <w:color w:val="211E1E"/>
                      <w:sz w:val="20"/>
                      <w:szCs w:val="20"/>
                      <w:lang w:eastAsia="zh-CN"/>
                    </w:rPr>
                  </m:ctrlPr>
                </m:e>
                <m:e>
                  <m:sSubSup>
                    <m:sSubSupPr>
                      <m:ctrlPr>
                        <w:rPr>
                          <w:rFonts w:ascii="Cambria Math" w:eastAsiaTheme="minorEastAsia" w:hAnsi="Cambria Math"/>
                          <w:bCs/>
                          <w:i/>
                          <w:iCs/>
                          <w:color w:val="211E1E"/>
                          <w:sz w:val="20"/>
                          <w:szCs w:val="20"/>
                          <w:lang w:eastAsia="zh-CN"/>
                        </w:rPr>
                      </m:ctrlPr>
                    </m:sSubSupPr>
                    <m:e>
                      <m:r>
                        <m:rPr>
                          <m:sty m:val="b"/>
                        </m:rPr>
                        <w:rPr>
                          <w:rFonts w:ascii="Cambria Math" w:eastAsiaTheme="minorEastAsia" w:hAnsi="Cambria Math"/>
                          <w:color w:val="211E1E"/>
                          <w:sz w:val="20"/>
                          <w:szCs w:val="20"/>
                          <w:lang w:eastAsia="zh-CN"/>
                        </w:rPr>
                        <m:t>h</m:t>
                      </m:r>
                    </m:e>
                    <m:sub>
                      <m:r>
                        <w:rPr>
                          <w:rFonts w:ascii="Cambria Math" w:eastAsiaTheme="minorEastAsia" w:hAnsi="Cambria Math"/>
                          <w:color w:val="211E1E"/>
                          <w:sz w:val="20"/>
                          <w:szCs w:val="20"/>
                          <w:lang w:eastAsia="zh-CN"/>
                        </w:rPr>
                        <m:t>l</m:t>
                      </m:r>
                    </m:sub>
                    <m:sup>
                      <m:d>
                        <m:dPr>
                          <m:ctrlPr>
                            <w:rPr>
                              <w:rFonts w:ascii="Cambria Math" w:eastAsiaTheme="minorEastAsia" w:hAnsi="Cambria Math"/>
                              <w:bCs/>
                              <w:i/>
                              <w:iCs/>
                              <w:color w:val="211E1E"/>
                              <w:sz w:val="20"/>
                              <w:szCs w:val="20"/>
                              <w:lang w:eastAsia="zh-CN"/>
                            </w:rPr>
                          </m:ctrlPr>
                        </m:dPr>
                        <m:e>
                          <m:r>
                            <w:rPr>
                              <w:rFonts w:ascii="Cambria Math" w:eastAsiaTheme="minorEastAsia" w:hAnsi="Cambria Math"/>
                              <w:color w:val="211E1E"/>
                              <w:sz w:val="20"/>
                              <w:szCs w:val="20"/>
                              <w:lang w:eastAsia="zh-CN"/>
                            </w:rPr>
                            <m:t>j</m:t>
                          </m:r>
                        </m:e>
                      </m:d>
                    </m:sup>
                  </m:sSubSup>
                  <m:r>
                    <m:rPr>
                      <m:sty m:val="p"/>
                    </m:rPr>
                    <w:rPr>
                      <w:rFonts w:ascii="Cambria Math" w:eastAsiaTheme="minorEastAsia" w:hAnsi="Cambria Math"/>
                      <w:color w:val="211E1E"/>
                      <w:sz w:val="20"/>
                      <w:szCs w:val="20"/>
                      <w:lang w:eastAsia="zh-CN"/>
                    </w:rPr>
                    <m:t>,</m:t>
                  </m:r>
                  <m:r>
                    <m:rPr>
                      <m:sty m:val="b"/>
                    </m:rPr>
                    <w:rPr>
                      <w:rFonts w:ascii="Cambria Math" w:hAnsi="Cambria Math"/>
                      <w:sz w:val="20"/>
                      <w:szCs w:val="20"/>
                      <w:shd w:val="clear" w:color="auto" w:fill="FFFFFF"/>
                    </w:rPr>
                    <m:t>Θ</m:t>
                  </m:r>
                </m:e>
              </m:d>
            </m:num>
            <m:den>
              <m:r>
                <w:rPr>
                  <w:rFonts w:ascii="Cambria Math" w:eastAsiaTheme="minorEastAsia" w:hAnsi="Cambria Math"/>
                  <w:color w:val="211E1E"/>
                  <w:sz w:val="20"/>
                  <w:szCs w:val="20"/>
                  <w:lang w:eastAsia="zh-CN"/>
                </w:rPr>
                <m:t>P</m:t>
              </m:r>
              <m:d>
                <m:dPr>
                  <m:ctrlPr>
                    <w:rPr>
                      <w:rFonts w:ascii="Cambria Math" w:eastAsiaTheme="minorEastAsia" w:hAnsi="Cambria Math"/>
                      <w:i/>
                      <w:iCs/>
                      <w:color w:val="211E1E"/>
                      <w:sz w:val="20"/>
                      <w:szCs w:val="20"/>
                      <w:lang w:eastAsia="zh-CN"/>
                    </w:rPr>
                  </m:ctrlPr>
                </m:dPr>
                <m:e>
                  <m:sSub>
                    <m:sSubPr>
                      <m:ctrlPr>
                        <w:rPr>
                          <w:rFonts w:ascii="Cambria Math" w:eastAsiaTheme="minorEastAsia" w:hAnsi="Cambria Math"/>
                          <w:bCs/>
                          <w:iCs/>
                          <w:color w:val="211E1E"/>
                          <w:sz w:val="20"/>
                          <w:szCs w:val="20"/>
                          <w:lang w:eastAsia="zh-CN"/>
                        </w:rPr>
                      </m:ctrlPr>
                    </m:sSubPr>
                    <m:e>
                      <m:r>
                        <m:rPr>
                          <m:sty m:val="b"/>
                        </m:rPr>
                        <w:rPr>
                          <w:rFonts w:ascii="Cambria Math" w:eastAsiaTheme="minorEastAsia" w:hAnsi="Cambria Math"/>
                          <w:color w:val="211E1E"/>
                          <w:sz w:val="20"/>
                          <w:szCs w:val="20"/>
                          <w:lang w:eastAsia="zh-CN"/>
                        </w:rPr>
                        <m:t>Γ</m:t>
                      </m:r>
                      <m:ctrlPr>
                        <w:rPr>
                          <w:rFonts w:ascii="Cambria Math" w:eastAsiaTheme="minorEastAsia" w:hAnsi="Cambria Math"/>
                          <w:b/>
                          <w:bCs/>
                          <w:iCs/>
                          <w:color w:val="211E1E"/>
                          <w:sz w:val="20"/>
                          <w:szCs w:val="20"/>
                          <w:lang w:eastAsia="zh-CN"/>
                        </w:rPr>
                      </m:ctrlPr>
                    </m:e>
                    <m:sub>
                      <m:r>
                        <w:rPr>
                          <w:rFonts w:ascii="Cambria Math" w:eastAsiaTheme="minorEastAsia" w:hAnsi="Cambria Math"/>
                          <w:color w:val="211E1E"/>
                          <w:sz w:val="20"/>
                          <w:szCs w:val="20"/>
                          <w:lang w:eastAsia="zh-CN"/>
                        </w:rPr>
                        <m:t>l</m:t>
                      </m:r>
                    </m:sub>
                  </m:sSub>
                  <m:ctrlPr>
                    <w:rPr>
                      <w:rFonts w:ascii="Cambria Math" w:eastAsiaTheme="minorEastAsia" w:hAnsi="Cambria Math"/>
                      <w:color w:val="211E1E"/>
                      <w:sz w:val="20"/>
                      <w:szCs w:val="20"/>
                      <w:lang w:eastAsia="zh-CN"/>
                    </w:rPr>
                  </m:ctrlPr>
                </m:e>
                <m:e>
                  <m:sSubSup>
                    <m:sSubSupPr>
                      <m:ctrlPr>
                        <w:rPr>
                          <w:rFonts w:ascii="Cambria Math" w:eastAsiaTheme="minorEastAsia" w:hAnsi="Cambria Math"/>
                          <w:bCs/>
                          <w:i/>
                          <w:iCs/>
                          <w:color w:val="211E1E"/>
                          <w:sz w:val="20"/>
                          <w:szCs w:val="20"/>
                          <w:lang w:eastAsia="zh-CN"/>
                        </w:rPr>
                      </m:ctrlPr>
                    </m:sSubSupPr>
                    <m:e>
                      <m:r>
                        <m:rPr>
                          <m:sty m:val="b"/>
                        </m:rPr>
                        <w:rPr>
                          <w:rFonts w:ascii="Cambria Math" w:eastAsiaTheme="minorEastAsia" w:hAnsi="Cambria Math"/>
                          <w:color w:val="211E1E"/>
                          <w:sz w:val="20"/>
                          <w:szCs w:val="20"/>
                          <w:lang w:eastAsia="zh-CN"/>
                        </w:rPr>
                        <m:t>h</m:t>
                      </m:r>
                    </m:e>
                    <m:sub>
                      <m:r>
                        <w:rPr>
                          <w:rFonts w:ascii="Cambria Math" w:eastAsiaTheme="minorEastAsia" w:hAnsi="Cambria Math"/>
                          <w:color w:val="211E1E"/>
                          <w:sz w:val="20"/>
                          <w:szCs w:val="20"/>
                          <w:lang w:eastAsia="zh-CN"/>
                        </w:rPr>
                        <m:t>l</m:t>
                      </m:r>
                    </m:sub>
                    <m:sup>
                      <m:d>
                        <m:dPr>
                          <m:ctrlPr>
                            <w:rPr>
                              <w:rFonts w:ascii="Cambria Math" w:eastAsiaTheme="minorEastAsia" w:hAnsi="Cambria Math"/>
                              <w:bCs/>
                              <w:i/>
                              <w:iCs/>
                              <w:color w:val="211E1E"/>
                              <w:sz w:val="20"/>
                              <w:szCs w:val="20"/>
                              <w:lang w:eastAsia="zh-CN"/>
                            </w:rPr>
                          </m:ctrlPr>
                        </m:dPr>
                        <m:e>
                          <m:r>
                            <w:rPr>
                              <w:rFonts w:ascii="Cambria Math" w:eastAsiaTheme="minorEastAsia" w:hAnsi="Cambria Math"/>
                              <w:color w:val="211E1E"/>
                              <w:sz w:val="20"/>
                              <w:szCs w:val="20"/>
                              <w:lang w:eastAsia="zh-CN"/>
                            </w:rPr>
                            <m:t>j</m:t>
                          </m:r>
                        </m:e>
                      </m:d>
                    </m:sup>
                  </m:sSubSup>
                  <m:r>
                    <m:rPr>
                      <m:sty m:val="p"/>
                    </m:rPr>
                    <w:rPr>
                      <w:rFonts w:ascii="Cambria Math" w:eastAsiaTheme="minorEastAsia" w:hAnsi="Cambria Math"/>
                      <w:color w:val="211E1E"/>
                      <w:sz w:val="20"/>
                      <w:szCs w:val="20"/>
                      <w:lang w:eastAsia="zh-CN"/>
                    </w:rPr>
                    <m:t>,</m:t>
                  </m:r>
                  <m:sSup>
                    <m:sSupPr>
                      <m:ctrlPr>
                        <w:rPr>
                          <w:rFonts w:ascii="Cambria Math" w:hAnsi="Cambria Math"/>
                          <w:sz w:val="20"/>
                          <w:szCs w:val="20"/>
                          <w:shd w:val="clear" w:color="auto" w:fill="FFFFFF"/>
                          <w:lang w:eastAsia="zh-CN"/>
                        </w:rPr>
                      </m:ctrlPr>
                    </m:sSupPr>
                    <m:e>
                      <m:r>
                        <m:rPr>
                          <m:sty m:val="b"/>
                        </m:rPr>
                        <w:rPr>
                          <w:rFonts w:ascii="Cambria Math" w:hAnsi="Cambria Math" w:hint="eastAsia"/>
                          <w:sz w:val="20"/>
                          <w:szCs w:val="20"/>
                          <w:shd w:val="clear" w:color="auto" w:fill="FFFFFF"/>
                          <w:lang w:eastAsia="zh-CN"/>
                        </w:rPr>
                        <m:t>Θ</m:t>
                      </m:r>
                    </m:e>
                    <m:sup>
                      <m:d>
                        <m:dPr>
                          <m:ctrlPr>
                            <w:rPr>
                              <w:rFonts w:ascii="Cambria Math" w:hAnsi="Cambria Math"/>
                              <w:i/>
                              <w:iCs/>
                              <w:sz w:val="20"/>
                              <w:szCs w:val="20"/>
                              <w:shd w:val="clear" w:color="auto" w:fill="FFFFFF"/>
                              <w:lang w:eastAsia="zh-CN"/>
                            </w:rPr>
                          </m:ctrlPr>
                        </m:dPr>
                        <m:e>
                          <m:r>
                            <w:rPr>
                              <w:rFonts w:ascii="Cambria Math" w:hAnsi="Cambria Math"/>
                              <w:sz w:val="20"/>
                              <w:szCs w:val="20"/>
                              <w:shd w:val="clear" w:color="auto" w:fill="FFFFFF"/>
                              <w:lang w:eastAsia="zh-CN"/>
                            </w:rPr>
                            <m:t>j</m:t>
                          </m:r>
                        </m:e>
                      </m:d>
                    </m:sup>
                  </m:sSup>
                </m:e>
              </m:d>
            </m:den>
          </m:f>
          <m:r>
            <w:rPr>
              <w:rFonts w:ascii="Cambria Math" w:eastAsiaTheme="minorEastAsia" w:hAnsi="Cambria Math"/>
              <w:color w:val="211E1E"/>
              <w:sz w:val="20"/>
              <w:szCs w:val="20"/>
              <w:lang w:eastAsia="zh-CN"/>
            </w:rPr>
            <m:t>=</m:t>
          </m:r>
          <m:r>
            <m:rPr>
              <m:sty m:val="p"/>
            </m:rPr>
            <w:rPr>
              <w:rFonts w:ascii="Cambria Math" w:eastAsiaTheme="minorEastAsia" w:hAnsi="Cambria Math"/>
              <w:color w:val="211E1E"/>
              <w:sz w:val="20"/>
              <w:szCs w:val="20"/>
              <w:lang w:eastAsia="zh-CN"/>
            </w:rPr>
            <m:t>ln</m:t>
          </m:r>
          <m:nary>
            <m:naryPr>
              <m:chr m:val="∑"/>
              <m:limLoc m:val="undOvr"/>
              <m:supHide m:val="1"/>
              <m:ctrlPr>
                <w:rPr>
                  <w:rFonts w:ascii="Cambria Math" w:eastAsiaTheme="minorEastAsia" w:hAnsi="Cambria Math"/>
                  <w:i/>
                  <w:iCs/>
                  <w:color w:val="211E1E"/>
                  <w:sz w:val="20"/>
                  <w:szCs w:val="20"/>
                  <w:lang w:eastAsia="zh-CN"/>
                </w:rPr>
              </m:ctrlPr>
            </m:naryPr>
            <m:sub>
              <m:sSub>
                <m:sSubPr>
                  <m:ctrlPr>
                    <w:rPr>
                      <w:rFonts w:ascii="Cambria Math" w:eastAsiaTheme="minorEastAsia" w:hAnsi="Cambria Math"/>
                      <w:bCs/>
                      <w:iCs/>
                      <w:color w:val="211E1E"/>
                      <w:sz w:val="20"/>
                      <w:szCs w:val="20"/>
                      <w:lang w:eastAsia="zh-CN"/>
                    </w:rPr>
                  </m:ctrlPr>
                </m:sSubPr>
                <m:e>
                  <m:r>
                    <m:rPr>
                      <m:sty m:val="b"/>
                    </m:rPr>
                    <w:rPr>
                      <w:rFonts w:ascii="Cambria Math" w:eastAsiaTheme="minorEastAsia" w:hAnsi="Cambria Math"/>
                      <w:color w:val="211E1E"/>
                      <w:sz w:val="20"/>
                      <w:szCs w:val="20"/>
                      <w:lang w:eastAsia="zh-CN"/>
                    </w:rPr>
                    <m:t>Γ</m:t>
                  </m:r>
                  <m:ctrlPr>
                    <w:rPr>
                      <w:rFonts w:ascii="Cambria Math" w:eastAsiaTheme="minorEastAsia" w:hAnsi="Cambria Math"/>
                      <w:b/>
                      <w:bCs/>
                      <w:iCs/>
                      <w:color w:val="211E1E"/>
                      <w:sz w:val="20"/>
                      <w:szCs w:val="20"/>
                      <w:lang w:eastAsia="zh-CN"/>
                    </w:rPr>
                  </m:ctrlPr>
                </m:e>
                <m:sub>
                  <m:r>
                    <w:rPr>
                      <w:rFonts w:ascii="Cambria Math" w:eastAsiaTheme="minorEastAsia" w:hAnsi="Cambria Math"/>
                      <w:color w:val="211E1E"/>
                      <w:sz w:val="20"/>
                      <w:szCs w:val="20"/>
                      <w:lang w:eastAsia="zh-CN"/>
                    </w:rPr>
                    <m:t>l</m:t>
                  </m:r>
                </m:sub>
              </m:sSub>
            </m:sub>
            <m:sup/>
            <m:e>
              <m:r>
                <w:rPr>
                  <w:rFonts w:ascii="Cambria Math" w:eastAsiaTheme="minorEastAsia" w:hAnsi="Cambria Math"/>
                  <w:color w:val="211E1E"/>
                  <w:sz w:val="20"/>
                  <w:szCs w:val="20"/>
                  <w:lang w:eastAsia="zh-CN"/>
                </w:rPr>
                <m:t>P</m:t>
              </m:r>
              <m:d>
                <m:dPr>
                  <m:ctrlPr>
                    <w:rPr>
                      <w:rFonts w:ascii="Cambria Math" w:eastAsiaTheme="minorEastAsia" w:hAnsi="Cambria Math"/>
                      <w:i/>
                      <w:iCs/>
                      <w:color w:val="211E1E"/>
                      <w:sz w:val="20"/>
                      <w:szCs w:val="20"/>
                      <w:lang w:eastAsia="zh-CN"/>
                    </w:rPr>
                  </m:ctrlPr>
                </m:dPr>
                <m:e>
                  <m:sSub>
                    <m:sSubPr>
                      <m:ctrlPr>
                        <w:rPr>
                          <w:rFonts w:ascii="Cambria Math" w:eastAsiaTheme="minorEastAsia" w:hAnsi="Cambria Math"/>
                          <w:bCs/>
                          <w:iCs/>
                          <w:color w:val="211E1E"/>
                          <w:sz w:val="20"/>
                          <w:szCs w:val="20"/>
                          <w:lang w:eastAsia="zh-CN"/>
                        </w:rPr>
                      </m:ctrlPr>
                    </m:sSubPr>
                    <m:e>
                      <m:r>
                        <m:rPr>
                          <m:sty m:val="b"/>
                        </m:rPr>
                        <w:rPr>
                          <w:rFonts w:ascii="Cambria Math" w:eastAsiaTheme="minorEastAsia" w:hAnsi="Cambria Math"/>
                          <w:color w:val="211E1E"/>
                          <w:sz w:val="20"/>
                          <w:szCs w:val="20"/>
                          <w:lang w:eastAsia="zh-CN"/>
                        </w:rPr>
                        <m:t>Γ</m:t>
                      </m:r>
                      <m:ctrlPr>
                        <w:rPr>
                          <w:rFonts w:ascii="Cambria Math" w:eastAsiaTheme="minorEastAsia" w:hAnsi="Cambria Math"/>
                          <w:b/>
                          <w:bCs/>
                          <w:iCs/>
                          <w:color w:val="211E1E"/>
                          <w:sz w:val="20"/>
                          <w:szCs w:val="20"/>
                          <w:lang w:eastAsia="zh-CN"/>
                        </w:rPr>
                      </m:ctrlPr>
                    </m:e>
                    <m:sub>
                      <m:r>
                        <w:rPr>
                          <w:rFonts w:ascii="Cambria Math" w:eastAsiaTheme="minorEastAsia" w:hAnsi="Cambria Math"/>
                          <w:color w:val="211E1E"/>
                          <w:sz w:val="20"/>
                          <w:szCs w:val="20"/>
                          <w:lang w:eastAsia="zh-CN"/>
                        </w:rPr>
                        <m:t>l</m:t>
                      </m:r>
                    </m:sub>
                  </m:sSub>
                  <m:ctrlPr>
                    <w:rPr>
                      <w:rFonts w:ascii="Cambria Math" w:eastAsiaTheme="minorEastAsia" w:hAnsi="Cambria Math"/>
                      <w:color w:val="211E1E"/>
                      <w:sz w:val="20"/>
                      <w:szCs w:val="20"/>
                      <w:lang w:eastAsia="zh-CN"/>
                    </w:rPr>
                  </m:ctrlPr>
                </m:e>
                <m:e>
                  <m:sSubSup>
                    <m:sSubSupPr>
                      <m:ctrlPr>
                        <w:rPr>
                          <w:rFonts w:ascii="Cambria Math" w:eastAsiaTheme="minorEastAsia" w:hAnsi="Cambria Math"/>
                          <w:bCs/>
                          <w:i/>
                          <w:iCs/>
                          <w:color w:val="211E1E"/>
                          <w:sz w:val="20"/>
                          <w:szCs w:val="20"/>
                          <w:lang w:eastAsia="zh-CN"/>
                        </w:rPr>
                      </m:ctrlPr>
                    </m:sSubSupPr>
                    <m:e>
                      <m:r>
                        <m:rPr>
                          <m:sty m:val="b"/>
                        </m:rPr>
                        <w:rPr>
                          <w:rFonts w:ascii="Cambria Math" w:eastAsiaTheme="minorEastAsia" w:hAnsi="Cambria Math"/>
                          <w:color w:val="211E1E"/>
                          <w:sz w:val="20"/>
                          <w:szCs w:val="20"/>
                          <w:lang w:eastAsia="zh-CN"/>
                        </w:rPr>
                        <m:t>h</m:t>
                      </m:r>
                    </m:e>
                    <m:sub>
                      <m:r>
                        <w:rPr>
                          <w:rFonts w:ascii="Cambria Math" w:eastAsiaTheme="minorEastAsia" w:hAnsi="Cambria Math"/>
                          <w:color w:val="211E1E"/>
                          <w:sz w:val="20"/>
                          <w:szCs w:val="20"/>
                          <w:lang w:eastAsia="zh-CN"/>
                        </w:rPr>
                        <m:t>l</m:t>
                      </m:r>
                    </m:sub>
                    <m:sup>
                      <m:d>
                        <m:dPr>
                          <m:ctrlPr>
                            <w:rPr>
                              <w:rFonts w:ascii="Cambria Math" w:eastAsiaTheme="minorEastAsia" w:hAnsi="Cambria Math"/>
                              <w:bCs/>
                              <w:i/>
                              <w:iCs/>
                              <w:color w:val="211E1E"/>
                              <w:sz w:val="20"/>
                              <w:szCs w:val="20"/>
                              <w:lang w:eastAsia="zh-CN"/>
                            </w:rPr>
                          </m:ctrlPr>
                        </m:dPr>
                        <m:e>
                          <m:r>
                            <w:rPr>
                              <w:rFonts w:ascii="Cambria Math" w:eastAsiaTheme="minorEastAsia" w:hAnsi="Cambria Math"/>
                              <w:color w:val="211E1E"/>
                              <w:sz w:val="20"/>
                              <w:szCs w:val="20"/>
                              <w:lang w:eastAsia="zh-CN"/>
                            </w:rPr>
                            <m:t>j</m:t>
                          </m:r>
                        </m:e>
                      </m:d>
                    </m:sup>
                  </m:sSubSup>
                  <m:r>
                    <m:rPr>
                      <m:sty m:val="p"/>
                    </m:rPr>
                    <w:rPr>
                      <w:rFonts w:ascii="Cambria Math" w:eastAsiaTheme="minorEastAsia" w:hAnsi="Cambria Math"/>
                      <w:color w:val="211E1E"/>
                      <w:sz w:val="20"/>
                      <w:szCs w:val="20"/>
                      <w:lang w:eastAsia="zh-CN"/>
                    </w:rPr>
                    <m:t>,</m:t>
                  </m:r>
                  <m:sSup>
                    <m:sSupPr>
                      <m:ctrlPr>
                        <w:rPr>
                          <w:rFonts w:ascii="Cambria Math" w:hAnsi="Cambria Math"/>
                          <w:sz w:val="20"/>
                          <w:szCs w:val="20"/>
                          <w:shd w:val="clear" w:color="auto" w:fill="FFFFFF"/>
                          <w:lang w:eastAsia="zh-CN"/>
                        </w:rPr>
                      </m:ctrlPr>
                    </m:sSupPr>
                    <m:e>
                      <m:r>
                        <m:rPr>
                          <m:sty m:val="b"/>
                        </m:rPr>
                        <w:rPr>
                          <w:rFonts w:ascii="Cambria Math" w:hAnsi="Cambria Math" w:hint="eastAsia"/>
                          <w:sz w:val="20"/>
                          <w:szCs w:val="20"/>
                          <w:shd w:val="clear" w:color="auto" w:fill="FFFFFF"/>
                          <w:lang w:eastAsia="zh-CN"/>
                        </w:rPr>
                        <m:t>Θ</m:t>
                      </m:r>
                    </m:e>
                    <m:sup>
                      <m:d>
                        <m:dPr>
                          <m:ctrlPr>
                            <w:rPr>
                              <w:rFonts w:ascii="Cambria Math" w:hAnsi="Cambria Math"/>
                              <w:i/>
                              <w:iCs/>
                              <w:sz w:val="20"/>
                              <w:szCs w:val="20"/>
                              <w:shd w:val="clear" w:color="auto" w:fill="FFFFFF"/>
                              <w:lang w:eastAsia="zh-CN"/>
                            </w:rPr>
                          </m:ctrlPr>
                        </m:dPr>
                        <m:e>
                          <m:r>
                            <w:rPr>
                              <w:rFonts w:ascii="Cambria Math" w:hAnsi="Cambria Math"/>
                              <w:sz w:val="20"/>
                              <w:szCs w:val="20"/>
                              <w:shd w:val="clear" w:color="auto" w:fill="FFFFFF"/>
                              <w:lang w:eastAsia="zh-CN"/>
                            </w:rPr>
                            <m:t>j</m:t>
                          </m:r>
                        </m:e>
                      </m:d>
                    </m:sup>
                  </m:sSup>
                </m:e>
              </m:d>
            </m:e>
          </m:nary>
          <m:f>
            <m:fPr>
              <m:ctrlPr>
                <w:rPr>
                  <w:rFonts w:ascii="Cambria Math" w:eastAsiaTheme="minorEastAsia" w:hAnsi="Cambria Math"/>
                  <w:i/>
                  <w:iCs/>
                  <w:color w:val="211E1E"/>
                  <w:sz w:val="20"/>
                  <w:szCs w:val="20"/>
                  <w:lang w:eastAsia="zh-CN"/>
                </w:rPr>
              </m:ctrlPr>
            </m:fPr>
            <m:num>
              <m:r>
                <w:rPr>
                  <w:rFonts w:ascii="Cambria Math" w:eastAsiaTheme="minorEastAsia" w:hAnsi="Cambria Math"/>
                  <w:color w:val="211E1E"/>
                  <w:sz w:val="20"/>
                  <w:szCs w:val="20"/>
                  <w:lang w:eastAsia="zh-CN"/>
                </w:rPr>
                <m:t>P</m:t>
              </m:r>
              <m:d>
                <m:dPr>
                  <m:ctrlPr>
                    <w:rPr>
                      <w:rFonts w:ascii="Cambria Math" w:eastAsiaTheme="minorEastAsia" w:hAnsi="Cambria Math"/>
                      <w:i/>
                      <w:iCs/>
                      <w:color w:val="211E1E"/>
                      <w:sz w:val="20"/>
                      <w:szCs w:val="20"/>
                      <w:lang w:eastAsia="zh-CN"/>
                    </w:rPr>
                  </m:ctrlPr>
                </m:dPr>
                <m:e>
                  <m:sSub>
                    <m:sSubPr>
                      <m:ctrlPr>
                        <w:rPr>
                          <w:rFonts w:ascii="Cambria Math" w:eastAsiaTheme="minorEastAsia" w:hAnsi="Cambria Math"/>
                          <w:bCs/>
                          <w:iCs/>
                          <w:color w:val="211E1E"/>
                          <w:sz w:val="20"/>
                          <w:szCs w:val="20"/>
                          <w:lang w:eastAsia="zh-CN"/>
                        </w:rPr>
                      </m:ctrlPr>
                    </m:sSubPr>
                    <m:e>
                      <m:r>
                        <m:rPr>
                          <m:sty m:val="b"/>
                        </m:rPr>
                        <w:rPr>
                          <w:rFonts w:ascii="Cambria Math" w:eastAsiaTheme="minorEastAsia" w:hAnsi="Cambria Math"/>
                          <w:color w:val="211E1E"/>
                          <w:sz w:val="20"/>
                          <w:szCs w:val="20"/>
                          <w:lang w:eastAsia="zh-CN"/>
                        </w:rPr>
                        <m:t>Γ</m:t>
                      </m:r>
                      <m:ctrlPr>
                        <w:rPr>
                          <w:rFonts w:ascii="Cambria Math" w:eastAsiaTheme="minorEastAsia" w:hAnsi="Cambria Math"/>
                          <w:b/>
                          <w:bCs/>
                          <w:iCs/>
                          <w:color w:val="211E1E"/>
                          <w:sz w:val="20"/>
                          <w:szCs w:val="20"/>
                          <w:lang w:eastAsia="zh-CN"/>
                        </w:rPr>
                      </m:ctrlPr>
                    </m:e>
                    <m:sub>
                      <m:r>
                        <w:rPr>
                          <w:rFonts w:ascii="Cambria Math" w:eastAsiaTheme="minorEastAsia" w:hAnsi="Cambria Math"/>
                          <w:color w:val="211E1E"/>
                          <w:sz w:val="20"/>
                          <w:szCs w:val="20"/>
                          <w:lang w:eastAsia="zh-CN"/>
                        </w:rPr>
                        <m:t>l</m:t>
                      </m:r>
                    </m:sub>
                  </m:sSub>
                  <m:ctrlPr>
                    <w:rPr>
                      <w:rFonts w:ascii="Cambria Math" w:eastAsiaTheme="minorEastAsia" w:hAnsi="Cambria Math"/>
                      <w:color w:val="211E1E"/>
                      <w:sz w:val="20"/>
                      <w:szCs w:val="20"/>
                      <w:lang w:eastAsia="zh-CN"/>
                    </w:rPr>
                  </m:ctrlPr>
                </m:e>
                <m:e>
                  <m:sSubSup>
                    <m:sSubSupPr>
                      <m:ctrlPr>
                        <w:rPr>
                          <w:rFonts w:ascii="Cambria Math" w:eastAsiaTheme="minorEastAsia" w:hAnsi="Cambria Math"/>
                          <w:bCs/>
                          <w:i/>
                          <w:iCs/>
                          <w:color w:val="211E1E"/>
                          <w:sz w:val="20"/>
                          <w:szCs w:val="20"/>
                          <w:lang w:eastAsia="zh-CN"/>
                        </w:rPr>
                      </m:ctrlPr>
                    </m:sSubSupPr>
                    <m:e>
                      <m:r>
                        <m:rPr>
                          <m:sty m:val="b"/>
                        </m:rPr>
                        <w:rPr>
                          <w:rFonts w:ascii="Cambria Math" w:eastAsiaTheme="minorEastAsia" w:hAnsi="Cambria Math"/>
                          <w:color w:val="211E1E"/>
                          <w:sz w:val="20"/>
                          <w:szCs w:val="20"/>
                          <w:lang w:eastAsia="zh-CN"/>
                        </w:rPr>
                        <m:t>h</m:t>
                      </m:r>
                    </m:e>
                    <m:sub>
                      <m:r>
                        <w:rPr>
                          <w:rFonts w:ascii="Cambria Math" w:eastAsiaTheme="minorEastAsia" w:hAnsi="Cambria Math"/>
                          <w:color w:val="211E1E"/>
                          <w:sz w:val="20"/>
                          <w:szCs w:val="20"/>
                          <w:lang w:eastAsia="zh-CN"/>
                        </w:rPr>
                        <m:t>l</m:t>
                      </m:r>
                    </m:sub>
                    <m:sup>
                      <m:d>
                        <m:dPr>
                          <m:ctrlPr>
                            <w:rPr>
                              <w:rFonts w:ascii="Cambria Math" w:eastAsiaTheme="minorEastAsia" w:hAnsi="Cambria Math"/>
                              <w:bCs/>
                              <w:i/>
                              <w:iCs/>
                              <w:color w:val="211E1E"/>
                              <w:sz w:val="20"/>
                              <w:szCs w:val="20"/>
                              <w:lang w:eastAsia="zh-CN"/>
                            </w:rPr>
                          </m:ctrlPr>
                        </m:dPr>
                        <m:e>
                          <m:r>
                            <w:rPr>
                              <w:rFonts w:ascii="Cambria Math" w:eastAsiaTheme="minorEastAsia" w:hAnsi="Cambria Math"/>
                              <w:color w:val="211E1E"/>
                              <w:sz w:val="20"/>
                              <w:szCs w:val="20"/>
                              <w:lang w:eastAsia="zh-CN"/>
                            </w:rPr>
                            <m:t>j</m:t>
                          </m:r>
                        </m:e>
                      </m:d>
                    </m:sup>
                  </m:sSubSup>
                  <m:r>
                    <m:rPr>
                      <m:sty m:val="p"/>
                    </m:rPr>
                    <w:rPr>
                      <w:rFonts w:ascii="Cambria Math" w:eastAsiaTheme="minorEastAsia" w:hAnsi="Cambria Math"/>
                      <w:color w:val="211E1E"/>
                      <w:sz w:val="20"/>
                      <w:szCs w:val="20"/>
                      <w:lang w:eastAsia="zh-CN"/>
                    </w:rPr>
                    <m:t>,</m:t>
                  </m:r>
                  <m:r>
                    <m:rPr>
                      <m:sty m:val="b"/>
                    </m:rPr>
                    <w:rPr>
                      <w:rFonts w:ascii="Cambria Math" w:hAnsi="Cambria Math"/>
                      <w:sz w:val="20"/>
                      <w:szCs w:val="20"/>
                      <w:shd w:val="clear" w:color="auto" w:fill="FFFFFF"/>
                    </w:rPr>
                    <m:t>Θ</m:t>
                  </m:r>
                </m:e>
              </m:d>
            </m:num>
            <m:den>
              <m:r>
                <w:rPr>
                  <w:rFonts w:ascii="Cambria Math" w:eastAsiaTheme="minorEastAsia" w:hAnsi="Cambria Math"/>
                  <w:color w:val="211E1E"/>
                  <w:sz w:val="20"/>
                  <w:szCs w:val="20"/>
                  <w:lang w:eastAsia="zh-CN"/>
                </w:rPr>
                <m:t>P</m:t>
              </m:r>
              <m:d>
                <m:dPr>
                  <m:ctrlPr>
                    <w:rPr>
                      <w:rFonts w:ascii="Cambria Math" w:eastAsiaTheme="minorEastAsia" w:hAnsi="Cambria Math"/>
                      <w:i/>
                      <w:iCs/>
                      <w:color w:val="211E1E"/>
                      <w:sz w:val="20"/>
                      <w:szCs w:val="20"/>
                      <w:lang w:eastAsia="zh-CN"/>
                    </w:rPr>
                  </m:ctrlPr>
                </m:dPr>
                <m:e>
                  <m:sSub>
                    <m:sSubPr>
                      <m:ctrlPr>
                        <w:rPr>
                          <w:rFonts w:ascii="Cambria Math" w:eastAsiaTheme="minorEastAsia" w:hAnsi="Cambria Math"/>
                          <w:bCs/>
                          <w:iCs/>
                          <w:color w:val="211E1E"/>
                          <w:sz w:val="20"/>
                          <w:szCs w:val="20"/>
                          <w:lang w:eastAsia="zh-CN"/>
                        </w:rPr>
                      </m:ctrlPr>
                    </m:sSubPr>
                    <m:e>
                      <m:r>
                        <m:rPr>
                          <m:sty m:val="b"/>
                        </m:rPr>
                        <w:rPr>
                          <w:rFonts w:ascii="Cambria Math" w:eastAsiaTheme="minorEastAsia" w:hAnsi="Cambria Math"/>
                          <w:color w:val="211E1E"/>
                          <w:sz w:val="20"/>
                          <w:szCs w:val="20"/>
                          <w:lang w:eastAsia="zh-CN"/>
                        </w:rPr>
                        <m:t>Γ</m:t>
                      </m:r>
                      <m:ctrlPr>
                        <w:rPr>
                          <w:rFonts w:ascii="Cambria Math" w:eastAsiaTheme="minorEastAsia" w:hAnsi="Cambria Math"/>
                          <w:b/>
                          <w:bCs/>
                          <w:iCs/>
                          <w:color w:val="211E1E"/>
                          <w:sz w:val="20"/>
                          <w:szCs w:val="20"/>
                          <w:lang w:eastAsia="zh-CN"/>
                        </w:rPr>
                      </m:ctrlPr>
                    </m:e>
                    <m:sub>
                      <m:r>
                        <w:rPr>
                          <w:rFonts w:ascii="Cambria Math" w:eastAsiaTheme="minorEastAsia" w:hAnsi="Cambria Math"/>
                          <w:color w:val="211E1E"/>
                          <w:sz w:val="20"/>
                          <w:szCs w:val="20"/>
                          <w:lang w:eastAsia="zh-CN"/>
                        </w:rPr>
                        <m:t>l</m:t>
                      </m:r>
                    </m:sub>
                  </m:sSub>
                  <m:ctrlPr>
                    <w:rPr>
                      <w:rFonts w:ascii="Cambria Math" w:eastAsiaTheme="minorEastAsia" w:hAnsi="Cambria Math"/>
                      <w:color w:val="211E1E"/>
                      <w:sz w:val="20"/>
                      <w:szCs w:val="20"/>
                      <w:lang w:eastAsia="zh-CN"/>
                    </w:rPr>
                  </m:ctrlPr>
                </m:e>
                <m:e>
                  <m:sSubSup>
                    <m:sSubSupPr>
                      <m:ctrlPr>
                        <w:rPr>
                          <w:rFonts w:ascii="Cambria Math" w:eastAsiaTheme="minorEastAsia" w:hAnsi="Cambria Math"/>
                          <w:bCs/>
                          <w:i/>
                          <w:iCs/>
                          <w:color w:val="211E1E"/>
                          <w:sz w:val="20"/>
                          <w:szCs w:val="20"/>
                          <w:lang w:eastAsia="zh-CN"/>
                        </w:rPr>
                      </m:ctrlPr>
                    </m:sSubSupPr>
                    <m:e>
                      <m:r>
                        <m:rPr>
                          <m:sty m:val="b"/>
                        </m:rPr>
                        <w:rPr>
                          <w:rFonts w:ascii="Cambria Math" w:eastAsiaTheme="minorEastAsia" w:hAnsi="Cambria Math"/>
                          <w:color w:val="211E1E"/>
                          <w:sz w:val="20"/>
                          <w:szCs w:val="20"/>
                          <w:lang w:eastAsia="zh-CN"/>
                        </w:rPr>
                        <m:t>h</m:t>
                      </m:r>
                    </m:e>
                    <m:sub>
                      <m:r>
                        <w:rPr>
                          <w:rFonts w:ascii="Cambria Math" w:eastAsiaTheme="minorEastAsia" w:hAnsi="Cambria Math"/>
                          <w:color w:val="211E1E"/>
                          <w:sz w:val="20"/>
                          <w:szCs w:val="20"/>
                          <w:lang w:eastAsia="zh-CN"/>
                        </w:rPr>
                        <m:t>l</m:t>
                      </m:r>
                    </m:sub>
                    <m:sup>
                      <m:d>
                        <m:dPr>
                          <m:ctrlPr>
                            <w:rPr>
                              <w:rFonts w:ascii="Cambria Math" w:eastAsiaTheme="minorEastAsia" w:hAnsi="Cambria Math"/>
                              <w:bCs/>
                              <w:i/>
                              <w:iCs/>
                              <w:color w:val="211E1E"/>
                              <w:sz w:val="20"/>
                              <w:szCs w:val="20"/>
                              <w:lang w:eastAsia="zh-CN"/>
                            </w:rPr>
                          </m:ctrlPr>
                        </m:dPr>
                        <m:e>
                          <m:r>
                            <w:rPr>
                              <w:rFonts w:ascii="Cambria Math" w:eastAsiaTheme="minorEastAsia" w:hAnsi="Cambria Math"/>
                              <w:color w:val="211E1E"/>
                              <w:sz w:val="20"/>
                              <w:szCs w:val="20"/>
                              <w:lang w:eastAsia="zh-CN"/>
                            </w:rPr>
                            <m:t>j</m:t>
                          </m:r>
                        </m:e>
                      </m:d>
                    </m:sup>
                  </m:sSubSup>
                  <m:r>
                    <m:rPr>
                      <m:sty m:val="p"/>
                    </m:rPr>
                    <w:rPr>
                      <w:rFonts w:ascii="Cambria Math" w:eastAsiaTheme="minorEastAsia" w:hAnsi="Cambria Math"/>
                      <w:color w:val="211E1E"/>
                      <w:sz w:val="20"/>
                      <w:szCs w:val="20"/>
                      <w:lang w:eastAsia="zh-CN"/>
                    </w:rPr>
                    <m:t>,</m:t>
                  </m:r>
                  <m:sSup>
                    <m:sSupPr>
                      <m:ctrlPr>
                        <w:rPr>
                          <w:rFonts w:ascii="Cambria Math" w:hAnsi="Cambria Math"/>
                          <w:sz w:val="20"/>
                          <w:szCs w:val="20"/>
                          <w:shd w:val="clear" w:color="auto" w:fill="FFFFFF"/>
                          <w:lang w:eastAsia="zh-CN"/>
                        </w:rPr>
                      </m:ctrlPr>
                    </m:sSupPr>
                    <m:e>
                      <m:r>
                        <m:rPr>
                          <m:sty m:val="b"/>
                        </m:rPr>
                        <w:rPr>
                          <w:rFonts w:ascii="Cambria Math" w:hAnsi="Cambria Math" w:hint="eastAsia"/>
                          <w:sz w:val="20"/>
                          <w:szCs w:val="20"/>
                          <w:shd w:val="clear" w:color="auto" w:fill="FFFFFF"/>
                          <w:lang w:eastAsia="zh-CN"/>
                        </w:rPr>
                        <m:t>Θ</m:t>
                      </m:r>
                    </m:e>
                    <m:sup>
                      <m:d>
                        <m:dPr>
                          <m:ctrlPr>
                            <w:rPr>
                              <w:rFonts w:ascii="Cambria Math" w:hAnsi="Cambria Math"/>
                              <w:i/>
                              <w:iCs/>
                              <w:sz w:val="20"/>
                              <w:szCs w:val="20"/>
                              <w:shd w:val="clear" w:color="auto" w:fill="FFFFFF"/>
                              <w:lang w:eastAsia="zh-CN"/>
                            </w:rPr>
                          </m:ctrlPr>
                        </m:dPr>
                        <m:e>
                          <m:r>
                            <w:rPr>
                              <w:rFonts w:ascii="Cambria Math" w:hAnsi="Cambria Math"/>
                              <w:sz w:val="20"/>
                              <w:szCs w:val="20"/>
                              <w:shd w:val="clear" w:color="auto" w:fill="FFFFFF"/>
                              <w:lang w:eastAsia="zh-CN"/>
                            </w:rPr>
                            <m:t>j</m:t>
                          </m:r>
                        </m:e>
                      </m:d>
                    </m:sup>
                  </m:sSup>
                </m:e>
              </m:d>
            </m:den>
          </m:f>
          <m:r>
            <w:rPr>
              <w:rFonts w:ascii="Cambria Math" w:eastAsiaTheme="minorEastAsia" w:hAnsi="Cambria Math"/>
              <w:color w:val="211E1E"/>
              <w:sz w:val="20"/>
              <w:szCs w:val="20"/>
              <w:lang w:eastAsia="zh-CN"/>
            </w:rPr>
            <m:t>=</m:t>
          </m:r>
          <m:r>
            <m:rPr>
              <m:sty m:val="p"/>
            </m:rPr>
            <w:rPr>
              <w:rFonts w:ascii="Cambria Math" w:eastAsiaTheme="minorEastAsia" w:hAnsi="Cambria Math"/>
              <w:color w:val="211E1E"/>
              <w:sz w:val="20"/>
              <w:szCs w:val="20"/>
              <w:lang w:eastAsia="zh-CN"/>
            </w:rPr>
            <m:t>ln</m:t>
          </m:r>
          <m:nary>
            <m:naryPr>
              <m:chr m:val="∑"/>
              <m:limLoc m:val="undOvr"/>
              <m:supHide m:val="1"/>
              <m:ctrlPr>
                <w:rPr>
                  <w:rFonts w:ascii="Cambria Math" w:eastAsiaTheme="minorEastAsia" w:hAnsi="Cambria Math"/>
                  <w:i/>
                  <w:iCs/>
                  <w:color w:val="211E1E"/>
                  <w:sz w:val="20"/>
                  <w:szCs w:val="20"/>
                  <w:lang w:eastAsia="zh-CN"/>
                </w:rPr>
              </m:ctrlPr>
            </m:naryPr>
            <m:sub>
              <m:sSub>
                <m:sSubPr>
                  <m:ctrlPr>
                    <w:rPr>
                      <w:rFonts w:ascii="Cambria Math" w:eastAsiaTheme="minorEastAsia" w:hAnsi="Cambria Math"/>
                      <w:bCs/>
                      <w:iCs/>
                      <w:color w:val="211E1E"/>
                      <w:sz w:val="20"/>
                      <w:szCs w:val="20"/>
                      <w:lang w:eastAsia="zh-CN"/>
                    </w:rPr>
                  </m:ctrlPr>
                </m:sSubPr>
                <m:e>
                  <m:r>
                    <m:rPr>
                      <m:sty m:val="b"/>
                    </m:rPr>
                    <w:rPr>
                      <w:rFonts w:ascii="Cambria Math" w:eastAsiaTheme="minorEastAsia" w:hAnsi="Cambria Math"/>
                      <w:color w:val="211E1E"/>
                      <w:sz w:val="20"/>
                      <w:szCs w:val="20"/>
                      <w:lang w:eastAsia="zh-CN"/>
                    </w:rPr>
                    <m:t>Γ</m:t>
                  </m:r>
                  <m:ctrlPr>
                    <w:rPr>
                      <w:rFonts w:ascii="Cambria Math" w:eastAsiaTheme="minorEastAsia" w:hAnsi="Cambria Math"/>
                      <w:b/>
                      <w:bCs/>
                      <w:iCs/>
                      <w:color w:val="211E1E"/>
                      <w:sz w:val="20"/>
                      <w:szCs w:val="20"/>
                      <w:lang w:eastAsia="zh-CN"/>
                    </w:rPr>
                  </m:ctrlPr>
                </m:e>
                <m:sub>
                  <m:r>
                    <w:rPr>
                      <w:rFonts w:ascii="Cambria Math" w:eastAsiaTheme="minorEastAsia" w:hAnsi="Cambria Math"/>
                      <w:color w:val="211E1E"/>
                      <w:sz w:val="20"/>
                      <w:szCs w:val="20"/>
                      <w:lang w:eastAsia="zh-CN"/>
                    </w:rPr>
                    <m:t>l</m:t>
                  </m:r>
                </m:sub>
              </m:sSub>
            </m:sub>
            <m:sup/>
            <m:e>
              <m:r>
                <w:rPr>
                  <w:rFonts w:ascii="Cambria Math" w:eastAsiaTheme="minorEastAsia" w:hAnsi="Cambria Math"/>
                  <w:color w:val="211E1E"/>
                  <w:sz w:val="20"/>
                  <w:szCs w:val="20"/>
                  <w:lang w:eastAsia="zh-CN"/>
                </w:rPr>
                <m:t>P</m:t>
              </m:r>
              <m:d>
                <m:dPr>
                  <m:ctrlPr>
                    <w:rPr>
                      <w:rFonts w:ascii="Cambria Math" w:eastAsiaTheme="minorEastAsia" w:hAnsi="Cambria Math"/>
                      <w:i/>
                      <w:iCs/>
                      <w:color w:val="211E1E"/>
                      <w:sz w:val="20"/>
                      <w:szCs w:val="20"/>
                      <w:lang w:eastAsia="zh-CN"/>
                    </w:rPr>
                  </m:ctrlPr>
                </m:dPr>
                <m:e>
                  <m:sSub>
                    <m:sSubPr>
                      <m:ctrlPr>
                        <w:rPr>
                          <w:rFonts w:ascii="Cambria Math" w:eastAsiaTheme="minorEastAsia" w:hAnsi="Cambria Math"/>
                          <w:bCs/>
                          <w:iCs/>
                          <w:color w:val="211E1E"/>
                          <w:sz w:val="20"/>
                          <w:szCs w:val="20"/>
                          <w:lang w:eastAsia="zh-CN"/>
                        </w:rPr>
                      </m:ctrlPr>
                    </m:sSubPr>
                    <m:e>
                      <m:r>
                        <m:rPr>
                          <m:sty m:val="b"/>
                        </m:rPr>
                        <w:rPr>
                          <w:rFonts w:ascii="Cambria Math" w:eastAsiaTheme="minorEastAsia" w:hAnsi="Cambria Math"/>
                          <w:color w:val="211E1E"/>
                          <w:sz w:val="20"/>
                          <w:szCs w:val="20"/>
                          <w:lang w:eastAsia="zh-CN"/>
                        </w:rPr>
                        <m:t>Γ</m:t>
                      </m:r>
                      <m:ctrlPr>
                        <w:rPr>
                          <w:rFonts w:ascii="Cambria Math" w:eastAsiaTheme="minorEastAsia" w:hAnsi="Cambria Math"/>
                          <w:b/>
                          <w:bCs/>
                          <w:iCs/>
                          <w:color w:val="211E1E"/>
                          <w:sz w:val="20"/>
                          <w:szCs w:val="20"/>
                          <w:lang w:eastAsia="zh-CN"/>
                        </w:rPr>
                      </m:ctrlPr>
                    </m:e>
                    <m:sub>
                      <m:r>
                        <w:rPr>
                          <w:rFonts w:ascii="Cambria Math" w:eastAsiaTheme="minorEastAsia" w:hAnsi="Cambria Math"/>
                          <w:color w:val="211E1E"/>
                          <w:sz w:val="20"/>
                          <w:szCs w:val="20"/>
                          <w:lang w:eastAsia="zh-CN"/>
                        </w:rPr>
                        <m:t>l</m:t>
                      </m:r>
                    </m:sub>
                  </m:sSub>
                  <m:ctrlPr>
                    <w:rPr>
                      <w:rFonts w:ascii="Cambria Math" w:eastAsiaTheme="minorEastAsia" w:hAnsi="Cambria Math"/>
                      <w:color w:val="211E1E"/>
                      <w:sz w:val="20"/>
                      <w:szCs w:val="20"/>
                      <w:lang w:eastAsia="zh-CN"/>
                    </w:rPr>
                  </m:ctrlPr>
                </m:e>
                <m:e>
                  <m:sSubSup>
                    <m:sSubSupPr>
                      <m:ctrlPr>
                        <w:rPr>
                          <w:rFonts w:ascii="Cambria Math" w:eastAsiaTheme="minorEastAsia" w:hAnsi="Cambria Math"/>
                          <w:bCs/>
                          <w:i/>
                          <w:iCs/>
                          <w:color w:val="211E1E"/>
                          <w:sz w:val="20"/>
                          <w:szCs w:val="20"/>
                          <w:lang w:eastAsia="zh-CN"/>
                        </w:rPr>
                      </m:ctrlPr>
                    </m:sSubSupPr>
                    <m:e>
                      <m:r>
                        <m:rPr>
                          <m:sty m:val="b"/>
                        </m:rPr>
                        <w:rPr>
                          <w:rFonts w:ascii="Cambria Math" w:eastAsiaTheme="minorEastAsia" w:hAnsi="Cambria Math"/>
                          <w:color w:val="211E1E"/>
                          <w:sz w:val="20"/>
                          <w:szCs w:val="20"/>
                          <w:lang w:eastAsia="zh-CN"/>
                        </w:rPr>
                        <m:t>h</m:t>
                      </m:r>
                    </m:e>
                    <m:sub>
                      <m:r>
                        <w:rPr>
                          <w:rFonts w:ascii="Cambria Math" w:eastAsiaTheme="minorEastAsia" w:hAnsi="Cambria Math"/>
                          <w:color w:val="211E1E"/>
                          <w:sz w:val="20"/>
                          <w:szCs w:val="20"/>
                          <w:lang w:eastAsia="zh-CN"/>
                        </w:rPr>
                        <m:t>l</m:t>
                      </m:r>
                    </m:sub>
                    <m:sup>
                      <m:d>
                        <m:dPr>
                          <m:ctrlPr>
                            <w:rPr>
                              <w:rFonts w:ascii="Cambria Math" w:eastAsiaTheme="minorEastAsia" w:hAnsi="Cambria Math"/>
                              <w:bCs/>
                              <w:i/>
                              <w:iCs/>
                              <w:color w:val="211E1E"/>
                              <w:sz w:val="20"/>
                              <w:szCs w:val="20"/>
                              <w:lang w:eastAsia="zh-CN"/>
                            </w:rPr>
                          </m:ctrlPr>
                        </m:dPr>
                        <m:e>
                          <m:r>
                            <w:rPr>
                              <w:rFonts w:ascii="Cambria Math" w:eastAsiaTheme="minorEastAsia" w:hAnsi="Cambria Math"/>
                              <w:color w:val="211E1E"/>
                              <w:sz w:val="20"/>
                              <w:szCs w:val="20"/>
                              <w:lang w:eastAsia="zh-CN"/>
                            </w:rPr>
                            <m:t>j</m:t>
                          </m:r>
                        </m:e>
                      </m:d>
                    </m:sup>
                  </m:sSubSup>
                  <m:r>
                    <m:rPr>
                      <m:sty m:val="p"/>
                    </m:rPr>
                    <w:rPr>
                      <w:rFonts w:ascii="Cambria Math" w:eastAsiaTheme="minorEastAsia" w:hAnsi="Cambria Math"/>
                      <w:color w:val="211E1E"/>
                      <w:sz w:val="20"/>
                      <w:szCs w:val="20"/>
                      <w:lang w:eastAsia="zh-CN"/>
                    </w:rPr>
                    <m:t>,</m:t>
                  </m:r>
                  <m:r>
                    <m:rPr>
                      <m:sty m:val="b"/>
                    </m:rPr>
                    <w:rPr>
                      <w:rFonts w:ascii="Cambria Math" w:hAnsi="Cambria Math"/>
                      <w:sz w:val="20"/>
                      <w:szCs w:val="20"/>
                      <w:shd w:val="clear" w:color="auto" w:fill="FFFFFF"/>
                    </w:rPr>
                    <m:t>Θ</m:t>
                  </m:r>
                </m:e>
              </m:d>
              <m:r>
                <w:rPr>
                  <w:rFonts w:ascii="Cambria Math" w:eastAsiaTheme="minorEastAsia" w:hAnsi="Cambria Math"/>
                  <w:color w:val="211E1E"/>
                  <w:sz w:val="20"/>
                  <w:szCs w:val="20"/>
                  <w:lang w:eastAsia="zh-CN"/>
                </w:rPr>
                <m:t>=0</m:t>
              </m:r>
            </m:e>
          </m:nary>
          <m:r>
            <w:rPr>
              <w:rFonts w:ascii="Cambria Math" w:eastAsiaTheme="minorEastAsia" w:hAnsi="Cambria Math"/>
              <w:color w:val="211E1E"/>
              <w:sz w:val="20"/>
              <w:szCs w:val="20"/>
              <w:lang w:eastAsia="zh-CN"/>
            </w:rPr>
            <m:t>,</m:t>
          </m:r>
        </m:oMath>
      </m:oMathPara>
    </w:p>
    <w:p w14:paraId="4C911F53" w14:textId="1D5B354F" w:rsidR="00C17A00" w:rsidRDefault="00C17A00" w:rsidP="00C17A00">
      <w:pPr>
        <w:pStyle w:val="References"/>
        <w:numPr>
          <w:ilvl w:val="0"/>
          <w:numId w:val="0"/>
        </w:numPr>
        <w:jc w:val="right"/>
        <w:rPr>
          <w:rFonts w:eastAsiaTheme="minorEastAsia"/>
          <w:iCs/>
          <w:color w:val="211E1E"/>
          <w:sz w:val="20"/>
          <w:szCs w:val="20"/>
          <w:lang w:eastAsia="zh-CN"/>
        </w:rPr>
      </w:pPr>
      <w:r>
        <w:rPr>
          <w:rFonts w:eastAsiaTheme="minorEastAsia" w:hint="eastAsia"/>
          <w:iCs/>
          <w:color w:val="211E1E"/>
          <w:sz w:val="20"/>
          <w:szCs w:val="20"/>
          <w:lang w:eastAsia="zh-CN"/>
        </w:rPr>
        <w:t>(</w:t>
      </w:r>
      <w:r w:rsidR="00891433">
        <w:rPr>
          <w:rFonts w:eastAsiaTheme="minorEastAsia"/>
          <w:iCs/>
          <w:color w:val="211E1E"/>
          <w:sz w:val="20"/>
          <w:szCs w:val="20"/>
          <w:lang w:eastAsia="zh-CN"/>
        </w:rPr>
        <w:t>19</w:t>
      </w:r>
      <w:r>
        <w:rPr>
          <w:rFonts w:eastAsiaTheme="minorEastAsia"/>
          <w:iCs/>
          <w:color w:val="211E1E"/>
          <w:sz w:val="20"/>
          <w:szCs w:val="20"/>
          <w:lang w:eastAsia="zh-CN"/>
        </w:rPr>
        <w:t>)</w:t>
      </w:r>
    </w:p>
    <w:p w14:paraId="3D89F9E6" w14:textId="77777777" w:rsidR="00891433" w:rsidRDefault="00891433" w:rsidP="00C17A00">
      <w:pPr>
        <w:pStyle w:val="References"/>
        <w:numPr>
          <w:ilvl w:val="0"/>
          <w:numId w:val="0"/>
        </w:numPr>
        <w:rPr>
          <w:rFonts w:eastAsiaTheme="minorEastAsia"/>
          <w:sz w:val="20"/>
          <w:szCs w:val="20"/>
          <w:shd w:val="clear" w:color="auto" w:fill="FFFFFF"/>
          <w:lang w:eastAsia="zh-CN"/>
        </w:rPr>
      </w:pPr>
    </w:p>
    <w:p w14:paraId="00FCEF00" w14:textId="02F08855" w:rsidR="00E76AF5" w:rsidRDefault="006273C2" w:rsidP="00C17A00">
      <w:pPr>
        <w:pStyle w:val="References"/>
        <w:numPr>
          <w:ilvl w:val="0"/>
          <w:numId w:val="0"/>
        </w:numPr>
        <w:rPr>
          <w:ins w:id="154" w:author="Wang Yuhui" w:date="2022-03-15T23:18:00Z"/>
          <w:rFonts w:eastAsiaTheme="minorEastAsia" w:hint="eastAsia"/>
          <w:sz w:val="20"/>
          <w:szCs w:val="20"/>
          <w:shd w:val="clear" w:color="auto" w:fill="FFFFFF"/>
          <w:lang w:eastAsia="zh-CN"/>
        </w:rPr>
      </w:pPr>
      <w:r>
        <w:rPr>
          <w:rFonts w:eastAsiaTheme="minorEastAsia"/>
          <w:sz w:val="20"/>
          <w:szCs w:val="20"/>
          <w:shd w:val="clear" w:color="auto" w:fill="FFFFFF"/>
          <w:lang w:eastAsia="zh-CN"/>
        </w:rPr>
        <w:t>w</w:t>
      </w:r>
      <w:r w:rsidR="00C17A00">
        <w:rPr>
          <w:rFonts w:eastAsiaTheme="minorEastAsia"/>
          <w:sz w:val="20"/>
          <w:szCs w:val="20"/>
          <w:shd w:val="clear" w:color="auto" w:fill="FFFFFF"/>
          <w:lang w:eastAsia="zh-CN"/>
        </w:rPr>
        <w:t>here the e</w:t>
      </w:r>
      <w:r w:rsidR="00C17A00" w:rsidRPr="005D68E2">
        <w:rPr>
          <w:rFonts w:eastAsiaTheme="minorEastAsia"/>
          <w:sz w:val="20"/>
          <w:szCs w:val="20"/>
          <w:shd w:val="clear" w:color="auto" w:fill="FFFFFF"/>
          <w:lang w:eastAsia="zh-CN"/>
        </w:rPr>
        <w:t xml:space="preserve">qual sign </w:t>
      </w:r>
      <w:r w:rsidR="00C17A00">
        <w:rPr>
          <w:rFonts w:eastAsiaTheme="minorEastAsia"/>
          <w:sz w:val="20"/>
          <w:szCs w:val="20"/>
          <w:shd w:val="clear" w:color="auto" w:fill="FFFFFF"/>
          <w:lang w:eastAsia="zh-CN"/>
        </w:rPr>
        <w:t xml:space="preserve">is </w:t>
      </w:r>
      <w:r w:rsidR="00C17A00" w:rsidRPr="005D68E2">
        <w:rPr>
          <w:rFonts w:eastAsiaTheme="minorEastAsia"/>
          <w:sz w:val="20"/>
          <w:szCs w:val="20"/>
          <w:shd w:val="clear" w:color="auto" w:fill="FFFFFF"/>
          <w:lang w:eastAsia="zh-CN"/>
        </w:rPr>
        <w:t>established</w:t>
      </w:r>
      <w:r w:rsidR="00C17A00" w:rsidRPr="00DF25A8">
        <w:rPr>
          <w:rFonts w:eastAsiaTheme="minorEastAsia"/>
          <w:iCs/>
          <w:color w:val="211E1E"/>
          <w:sz w:val="20"/>
          <w:szCs w:val="20"/>
          <w:lang w:eastAsia="zh-CN"/>
        </w:rPr>
        <w:t xml:space="preserve"> </w:t>
      </w:r>
      <w:r w:rsidR="00C17A00">
        <w:rPr>
          <w:rFonts w:eastAsiaTheme="minorEastAsia"/>
          <w:iCs/>
          <w:color w:val="211E1E"/>
          <w:sz w:val="20"/>
          <w:szCs w:val="20"/>
          <w:lang w:eastAsia="zh-CN"/>
        </w:rPr>
        <w:t>i</w:t>
      </w:r>
      <w:r w:rsidR="00C17A00" w:rsidRPr="00A008DC">
        <w:rPr>
          <w:rFonts w:eastAsiaTheme="minorEastAsia"/>
          <w:iCs/>
          <w:color w:val="211E1E"/>
          <w:sz w:val="20"/>
          <w:szCs w:val="20"/>
          <w:lang w:eastAsia="zh-CN"/>
        </w:rPr>
        <w:t>f and only if</w:t>
      </w:r>
      <w:r w:rsidR="00C17A00">
        <w:rPr>
          <w:rFonts w:eastAsiaTheme="minorEastAsia"/>
          <w:iCs/>
          <w:color w:val="211E1E"/>
          <w:sz w:val="20"/>
          <w:szCs w:val="20"/>
          <w:lang w:eastAsia="zh-CN"/>
        </w:rPr>
        <w:t xml:space="preserve"> </w:t>
      </w:r>
      <m:oMath>
        <m:r>
          <m:rPr>
            <m:sty m:val="b"/>
          </m:rPr>
          <w:rPr>
            <w:rFonts w:ascii="Cambria Math" w:hAnsi="Cambria Math"/>
            <w:sz w:val="20"/>
            <w:szCs w:val="20"/>
            <w:shd w:val="clear" w:color="auto" w:fill="FFFFFF"/>
          </w:rPr>
          <m:t>Θ=</m:t>
        </m:r>
        <m:sSup>
          <m:sSupPr>
            <m:ctrlPr>
              <w:rPr>
                <w:rFonts w:ascii="Cambria Math" w:hAnsi="Cambria Math"/>
                <w:sz w:val="20"/>
                <w:szCs w:val="20"/>
                <w:shd w:val="clear" w:color="auto" w:fill="FFFFFF"/>
                <w:lang w:eastAsia="zh-CN"/>
              </w:rPr>
            </m:ctrlPr>
          </m:sSupPr>
          <m:e>
            <m:r>
              <m:rPr>
                <m:sty m:val="b"/>
              </m:rPr>
              <w:rPr>
                <w:rFonts w:ascii="Cambria Math" w:hAnsi="Cambria Math" w:hint="eastAsia"/>
                <w:sz w:val="20"/>
                <w:szCs w:val="20"/>
                <w:shd w:val="clear" w:color="auto" w:fill="FFFFFF"/>
                <w:lang w:eastAsia="zh-CN"/>
              </w:rPr>
              <m:t>Θ</m:t>
            </m:r>
          </m:e>
          <m:sup>
            <m:d>
              <m:dPr>
                <m:ctrlPr>
                  <w:rPr>
                    <w:rFonts w:ascii="Cambria Math" w:hAnsi="Cambria Math"/>
                    <w:i/>
                    <w:iCs/>
                    <w:sz w:val="20"/>
                    <w:szCs w:val="20"/>
                    <w:shd w:val="clear" w:color="auto" w:fill="FFFFFF"/>
                    <w:lang w:eastAsia="zh-CN"/>
                  </w:rPr>
                </m:ctrlPr>
              </m:dPr>
              <m:e>
                <m:r>
                  <w:rPr>
                    <w:rFonts w:ascii="Cambria Math" w:hAnsi="Cambria Math"/>
                    <w:sz w:val="20"/>
                    <w:szCs w:val="20"/>
                    <w:shd w:val="clear" w:color="auto" w:fill="FFFFFF"/>
                    <w:lang w:eastAsia="zh-CN"/>
                  </w:rPr>
                  <m:t>j</m:t>
                </m:r>
              </m:e>
            </m:d>
          </m:sup>
        </m:sSup>
      </m:oMath>
      <w:r w:rsidR="00C17A00">
        <w:rPr>
          <w:rFonts w:eastAsiaTheme="minorEastAsia"/>
          <w:sz w:val="20"/>
          <w:szCs w:val="20"/>
          <w:shd w:val="clear" w:color="auto" w:fill="FFFFFF"/>
          <w:lang w:eastAsia="zh-CN"/>
        </w:rPr>
        <w:t xml:space="preserve">. </w:t>
      </w:r>
      <w:ins w:id="155" w:author="Wang Yuhui" w:date="2022-03-15T23:23:00Z">
        <w:r w:rsidR="00FC7FD4">
          <w:rPr>
            <w:rFonts w:eastAsiaTheme="minorEastAsia"/>
            <w:sz w:val="20"/>
            <w:szCs w:val="20"/>
            <w:shd w:val="clear" w:color="auto" w:fill="FFFFFF"/>
            <w:lang w:eastAsia="zh-CN"/>
          </w:rPr>
          <w:t xml:space="preserve">After </w:t>
        </w:r>
      </w:ins>
      <w:ins w:id="156" w:author="Wang Yuhui" w:date="2022-03-15T23:24:00Z">
        <w:r w:rsidR="00FC7FD4">
          <w:rPr>
            <w:rFonts w:eastAsiaTheme="minorEastAsia"/>
            <w:sz w:val="20"/>
            <w:szCs w:val="20"/>
            <w:shd w:val="clear" w:color="auto" w:fill="FFFFFF"/>
            <w:lang w:eastAsia="zh-CN"/>
          </w:rPr>
          <w:t xml:space="preserve">MAP-EM procedure, the </w:t>
        </w:r>
        <w:r w:rsidR="00FC7FD4">
          <w:rPr>
            <w:rFonts w:eastAsiaTheme="minorEastAsia" w:hint="eastAsia"/>
            <w:sz w:val="20"/>
            <w:szCs w:val="20"/>
            <w:shd w:val="clear" w:color="auto" w:fill="FFFFFF"/>
            <w:lang w:eastAsia="zh-CN"/>
          </w:rPr>
          <w:t>v</w:t>
        </w:r>
        <w:r w:rsidR="00FC7FD4">
          <w:rPr>
            <w:rFonts w:eastAsiaTheme="minorEastAsia"/>
            <w:sz w:val="20"/>
            <w:szCs w:val="20"/>
            <w:shd w:val="clear" w:color="auto" w:fill="FFFFFF"/>
            <w:lang w:eastAsia="zh-CN"/>
          </w:rPr>
          <w:t xml:space="preserve">ariable </w:t>
        </w:r>
      </w:ins>
      <m:oMath>
        <m:r>
          <w:ins w:id="157" w:author="Wang Yuhui" w:date="2022-03-15T23:24:00Z">
            <m:rPr>
              <m:sty m:val="b"/>
            </m:rPr>
            <w:rPr>
              <w:rFonts w:ascii="Cambria Math" w:hAnsi="Cambria Math"/>
              <w:sz w:val="20"/>
              <w:szCs w:val="20"/>
              <w:shd w:val="clear" w:color="auto" w:fill="FFFFFF"/>
            </w:rPr>
            <m:t>Θ</m:t>
          </w:ins>
        </m:r>
      </m:oMath>
      <w:ins w:id="158" w:author="Wang Yuhui" w:date="2022-03-15T23:24:00Z">
        <w:r w:rsidR="00FC7FD4">
          <w:rPr>
            <w:rFonts w:eastAsiaTheme="minorEastAsia" w:hint="eastAsia"/>
            <w:b/>
            <w:sz w:val="20"/>
            <w:szCs w:val="20"/>
            <w:shd w:val="clear" w:color="auto" w:fill="FFFFFF"/>
            <w:lang w:eastAsia="zh-CN"/>
          </w:rPr>
          <w:t xml:space="preserve"> </w:t>
        </w:r>
      </w:ins>
      <w:ins w:id="159" w:author="Wang Yuhui" w:date="2022-03-15T23:25:00Z">
        <w:r w:rsidR="00FC7FD4">
          <w:rPr>
            <w:rFonts w:eastAsiaTheme="minorEastAsia"/>
            <w:iCs/>
            <w:sz w:val="20"/>
            <w:szCs w:val="20"/>
            <w:lang w:eastAsia="zh-CN"/>
          </w:rPr>
          <w:t>is</w:t>
        </w:r>
      </w:ins>
      <w:ins w:id="160" w:author="Wang Yuhui" w:date="2022-03-15T23:24:00Z">
        <w:r w:rsidR="00FC7FD4">
          <w:rPr>
            <w:rFonts w:eastAsiaTheme="minorEastAsia"/>
            <w:iCs/>
            <w:sz w:val="20"/>
            <w:szCs w:val="20"/>
            <w:lang w:eastAsia="zh-CN"/>
          </w:rPr>
          <w:t xml:space="preserve"> updated as </w:t>
        </w:r>
      </w:ins>
      <m:oMath>
        <m:sSup>
          <m:sSupPr>
            <m:ctrlPr>
              <w:ins w:id="161" w:author="Wang Yuhui" w:date="2022-03-15T23:24:00Z">
                <w:rPr>
                  <w:rFonts w:ascii="Cambria Math" w:eastAsiaTheme="minorEastAsia" w:hAnsi="Cambria Math"/>
                  <w:iCs/>
                  <w:sz w:val="20"/>
                  <w:szCs w:val="20"/>
                  <w:lang w:eastAsia="zh-CN"/>
                </w:rPr>
              </w:ins>
            </m:ctrlPr>
          </m:sSupPr>
          <m:e>
            <m:r>
              <w:ins w:id="162" w:author="Wang Yuhui" w:date="2022-03-15T23:24:00Z">
                <m:rPr>
                  <m:sty m:val="b"/>
                </m:rPr>
                <w:rPr>
                  <w:rFonts w:ascii="Cambria Math" w:eastAsiaTheme="minorEastAsia" w:hAnsi="Cambria Math" w:hint="eastAsia"/>
                  <w:sz w:val="20"/>
                  <w:szCs w:val="20"/>
                  <w:lang w:eastAsia="zh-CN"/>
                </w:rPr>
                <m:t>Θ</m:t>
              </w:ins>
            </m:r>
          </m:e>
          <m:sup>
            <m:d>
              <m:dPr>
                <m:ctrlPr>
                  <w:ins w:id="163" w:author="Wang Yuhui" w:date="2022-03-15T23:24:00Z">
                    <w:rPr>
                      <w:rFonts w:ascii="Cambria Math" w:eastAsiaTheme="minorEastAsia" w:hAnsi="Cambria Math"/>
                      <w:i/>
                      <w:iCs/>
                      <w:sz w:val="20"/>
                      <w:szCs w:val="20"/>
                      <w:lang w:eastAsia="zh-CN"/>
                    </w:rPr>
                  </w:ins>
                </m:ctrlPr>
              </m:dPr>
              <m:e>
                <m:r>
                  <w:ins w:id="164" w:author="Wang Yuhui" w:date="2022-03-15T23:24:00Z">
                    <w:rPr>
                      <w:rFonts w:ascii="Cambria Math" w:eastAsiaTheme="minorEastAsia" w:hAnsi="Cambria Math"/>
                      <w:sz w:val="20"/>
                      <w:szCs w:val="20"/>
                      <w:lang w:eastAsia="zh-CN"/>
                    </w:rPr>
                    <m:t>j+1</m:t>
                  </w:ins>
                </m:r>
              </m:e>
            </m:d>
          </m:sup>
        </m:sSup>
      </m:oMath>
      <w:ins w:id="165" w:author="Wang Yuhui" w:date="2022-03-15T23:25:00Z">
        <w:r w:rsidR="00FC7FD4">
          <w:rPr>
            <w:rFonts w:eastAsiaTheme="minorEastAsia" w:hint="eastAsia"/>
            <w:iCs/>
            <w:sz w:val="20"/>
            <w:szCs w:val="20"/>
            <w:lang w:eastAsia="zh-CN"/>
          </w:rPr>
          <w:t xml:space="preserve"> </w:t>
        </w:r>
        <w:r w:rsidR="00FC7FD4">
          <w:rPr>
            <w:rFonts w:eastAsiaTheme="minorEastAsia"/>
            <w:iCs/>
            <w:sz w:val="20"/>
            <w:szCs w:val="20"/>
            <w:lang w:eastAsia="zh-CN"/>
          </w:rPr>
          <w:t xml:space="preserve">and therefore </w:t>
        </w:r>
      </w:ins>
      <m:oMath>
        <m:r>
          <w:ins w:id="166" w:author="Wang Yuhui" w:date="2022-03-15T23:25:00Z">
            <m:rPr>
              <m:sty m:val="p"/>
            </m:rPr>
            <w:rPr>
              <w:rFonts w:ascii="Cambria Math" w:eastAsiaTheme="minorEastAsia" w:hAnsi="Cambria Math"/>
              <w:sz w:val="20"/>
              <w:szCs w:val="20"/>
              <w:lang w:eastAsia="zh-CN"/>
            </w:rPr>
            <m:t>ln</m:t>
          </w:ins>
        </m:r>
        <m:r>
          <w:ins w:id="167" w:author="Wang Yuhui" w:date="2022-03-15T23:25:00Z">
            <w:rPr>
              <w:rFonts w:ascii="Cambria Math" w:eastAsiaTheme="minorEastAsia" w:hAnsi="Cambria Math"/>
              <w:sz w:val="20"/>
              <w:szCs w:val="20"/>
              <w:lang w:eastAsia="zh-CN"/>
            </w:rPr>
            <m:t>L</m:t>
          </w:ins>
        </m:r>
        <m:d>
          <m:dPr>
            <m:ctrlPr>
              <w:ins w:id="168" w:author="Wang Yuhui" w:date="2022-03-15T23:25:00Z">
                <w:rPr>
                  <w:rFonts w:ascii="Cambria Math" w:eastAsiaTheme="minorEastAsia" w:hAnsi="Cambria Math"/>
                  <w:i/>
                  <w:iCs/>
                  <w:sz w:val="20"/>
                  <w:szCs w:val="20"/>
                  <w:lang w:eastAsia="zh-CN"/>
                </w:rPr>
              </w:ins>
            </m:ctrlPr>
          </m:dPr>
          <m:e>
            <m:sSubSup>
              <m:sSubSupPr>
                <m:ctrlPr>
                  <w:ins w:id="169" w:author="Wang Yuhui" w:date="2022-03-15T23:25:00Z">
                    <w:rPr>
                      <w:rFonts w:ascii="Cambria Math" w:eastAsiaTheme="minorEastAsia" w:hAnsi="Cambria Math"/>
                      <w:i/>
                      <w:iCs/>
                      <w:sz w:val="20"/>
                      <w:szCs w:val="20"/>
                      <w:lang w:eastAsia="zh-CN"/>
                    </w:rPr>
                  </w:ins>
                </m:ctrlPr>
              </m:sSubSupPr>
              <m:e>
                <m:r>
                  <w:ins w:id="170" w:author="Wang Yuhui" w:date="2022-03-15T23:25:00Z">
                    <m:rPr>
                      <m:sty m:val="b"/>
                    </m:rPr>
                    <w:rPr>
                      <w:rFonts w:ascii="Cambria Math" w:eastAsiaTheme="minorEastAsia" w:hAnsi="Cambria Math"/>
                      <w:sz w:val="20"/>
                      <w:szCs w:val="20"/>
                      <w:lang w:eastAsia="zh-CN"/>
                    </w:rPr>
                    <m:t>h</m:t>
                  </w:ins>
                </m:r>
              </m:e>
              <m:sub>
                <m:r>
                  <w:ins w:id="171" w:author="Wang Yuhui" w:date="2022-03-15T23:25:00Z">
                    <w:rPr>
                      <w:rFonts w:ascii="Cambria Math" w:eastAsiaTheme="minorEastAsia" w:hAnsi="Cambria Math"/>
                      <w:sz w:val="20"/>
                      <w:szCs w:val="20"/>
                      <w:lang w:eastAsia="zh-CN"/>
                    </w:rPr>
                    <m:t>l</m:t>
                  </w:ins>
                </m:r>
              </m:sub>
              <m:sup>
                <m:d>
                  <m:dPr>
                    <m:ctrlPr>
                      <w:ins w:id="172" w:author="Wang Yuhui" w:date="2022-03-15T23:25:00Z">
                        <w:rPr>
                          <w:rFonts w:ascii="Cambria Math" w:eastAsiaTheme="minorEastAsia" w:hAnsi="Cambria Math"/>
                          <w:i/>
                          <w:iCs/>
                          <w:sz w:val="20"/>
                          <w:szCs w:val="20"/>
                          <w:lang w:eastAsia="zh-CN"/>
                        </w:rPr>
                      </w:ins>
                    </m:ctrlPr>
                  </m:dPr>
                  <m:e>
                    <m:r>
                      <w:ins w:id="173" w:author="Wang Yuhui" w:date="2022-03-15T23:25:00Z">
                        <w:rPr>
                          <w:rFonts w:ascii="Cambria Math" w:eastAsiaTheme="minorEastAsia" w:hAnsi="Cambria Math"/>
                          <w:sz w:val="20"/>
                          <w:szCs w:val="20"/>
                          <w:lang w:eastAsia="zh-CN"/>
                        </w:rPr>
                        <m:t>j</m:t>
                      </w:ins>
                    </m:r>
                  </m:e>
                </m:d>
              </m:sup>
            </m:sSubSup>
            <m:r>
              <w:ins w:id="174" w:author="Wang Yuhui" w:date="2022-03-15T23:25:00Z">
                <w:rPr>
                  <w:rFonts w:ascii="Cambria Math" w:eastAsiaTheme="minorEastAsia" w:hAnsi="Cambria Math"/>
                  <w:sz w:val="20"/>
                  <w:szCs w:val="20"/>
                  <w:lang w:eastAsia="zh-CN"/>
                </w:rPr>
                <m:t>,</m:t>
              </w:ins>
            </m:r>
            <m:sSup>
              <m:sSupPr>
                <m:ctrlPr>
                  <w:ins w:id="175" w:author="Wang Yuhui" w:date="2022-03-15T23:25:00Z">
                    <w:rPr>
                      <w:rFonts w:ascii="Cambria Math" w:eastAsiaTheme="minorEastAsia" w:hAnsi="Cambria Math"/>
                      <w:iCs/>
                      <w:sz w:val="20"/>
                      <w:szCs w:val="20"/>
                      <w:lang w:eastAsia="zh-CN"/>
                    </w:rPr>
                  </w:ins>
                </m:ctrlPr>
              </m:sSupPr>
              <m:e>
                <m:r>
                  <w:ins w:id="176" w:author="Wang Yuhui" w:date="2022-03-15T23:25:00Z">
                    <m:rPr>
                      <m:sty m:val="b"/>
                    </m:rPr>
                    <w:rPr>
                      <w:rFonts w:ascii="Cambria Math" w:eastAsiaTheme="minorEastAsia" w:hAnsi="Cambria Math" w:hint="eastAsia"/>
                      <w:sz w:val="20"/>
                      <w:szCs w:val="20"/>
                      <w:lang w:eastAsia="zh-CN"/>
                    </w:rPr>
                    <m:t>Θ</m:t>
                  </w:ins>
                </m:r>
              </m:e>
              <m:sup>
                <m:d>
                  <m:dPr>
                    <m:ctrlPr>
                      <w:ins w:id="177" w:author="Wang Yuhui" w:date="2022-03-15T23:25:00Z">
                        <w:rPr>
                          <w:rFonts w:ascii="Cambria Math" w:eastAsiaTheme="minorEastAsia" w:hAnsi="Cambria Math"/>
                          <w:i/>
                          <w:iCs/>
                          <w:sz w:val="20"/>
                          <w:szCs w:val="20"/>
                          <w:lang w:eastAsia="zh-CN"/>
                        </w:rPr>
                      </w:ins>
                    </m:ctrlPr>
                  </m:dPr>
                  <m:e>
                    <m:r>
                      <w:ins w:id="178" w:author="Wang Yuhui" w:date="2022-03-15T23:25:00Z">
                        <w:rPr>
                          <w:rFonts w:ascii="Cambria Math" w:eastAsiaTheme="minorEastAsia" w:hAnsi="Cambria Math"/>
                          <w:sz w:val="20"/>
                          <w:szCs w:val="20"/>
                          <w:lang w:eastAsia="zh-CN"/>
                        </w:rPr>
                        <m:t>j+1</m:t>
                      </w:ins>
                    </m:r>
                  </m:e>
                </m:d>
              </m:sup>
            </m:sSup>
          </m:e>
        </m:d>
        <m:r>
          <w:ins w:id="179" w:author="Wang Yuhui" w:date="2022-03-15T23:25:00Z">
            <w:rPr>
              <w:rFonts w:ascii="Cambria Math" w:eastAsiaTheme="minorEastAsia" w:hAnsi="Cambria Math"/>
              <w:sz w:val="20"/>
              <w:szCs w:val="20"/>
              <w:lang w:eastAsia="zh-CN"/>
            </w:rPr>
            <m:t>≥</m:t>
          </w:ins>
        </m:r>
        <m:r>
          <w:ins w:id="180" w:author="Wang Yuhui" w:date="2022-03-15T23:25:00Z">
            <m:rPr>
              <m:sty m:val="p"/>
            </m:rPr>
            <w:rPr>
              <w:rFonts w:ascii="Cambria Math" w:eastAsiaTheme="minorEastAsia" w:hAnsi="Cambria Math"/>
              <w:sz w:val="20"/>
              <w:szCs w:val="20"/>
              <w:lang w:eastAsia="zh-CN"/>
            </w:rPr>
            <m:t xml:space="preserve"> ln</m:t>
          </w:ins>
        </m:r>
        <m:r>
          <w:ins w:id="181" w:author="Wang Yuhui" w:date="2022-03-15T23:25:00Z">
            <w:rPr>
              <w:rFonts w:ascii="Cambria Math" w:eastAsiaTheme="minorEastAsia" w:hAnsi="Cambria Math"/>
              <w:sz w:val="20"/>
              <w:szCs w:val="20"/>
              <w:lang w:eastAsia="zh-CN"/>
            </w:rPr>
            <m:t>L</m:t>
          </w:ins>
        </m:r>
        <m:d>
          <m:dPr>
            <m:ctrlPr>
              <w:ins w:id="182" w:author="Wang Yuhui" w:date="2022-03-15T23:25:00Z">
                <w:rPr>
                  <w:rFonts w:ascii="Cambria Math" w:eastAsiaTheme="minorEastAsia" w:hAnsi="Cambria Math"/>
                  <w:i/>
                  <w:iCs/>
                  <w:sz w:val="20"/>
                  <w:szCs w:val="20"/>
                  <w:lang w:eastAsia="zh-CN"/>
                </w:rPr>
              </w:ins>
            </m:ctrlPr>
          </m:dPr>
          <m:e>
            <m:sSubSup>
              <m:sSubSupPr>
                <m:ctrlPr>
                  <w:ins w:id="183" w:author="Wang Yuhui" w:date="2022-03-15T23:25:00Z">
                    <w:rPr>
                      <w:rFonts w:ascii="Cambria Math" w:eastAsiaTheme="minorEastAsia" w:hAnsi="Cambria Math"/>
                      <w:i/>
                      <w:iCs/>
                      <w:sz w:val="20"/>
                      <w:szCs w:val="20"/>
                      <w:lang w:eastAsia="zh-CN"/>
                    </w:rPr>
                  </w:ins>
                </m:ctrlPr>
              </m:sSubSupPr>
              <m:e>
                <m:r>
                  <w:ins w:id="184" w:author="Wang Yuhui" w:date="2022-03-15T23:25:00Z">
                    <m:rPr>
                      <m:sty m:val="b"/>
                    </m:rPr>
                    <w:rPr>
                      <w:rFonts w:ascii="Cambria Math" w:eastAsiaTheme="minorEastAsia" w:hAnsi="Cambria Math"/>
                      <w:sz w:val="20"/>
                      <w:szCs w:val="20"/>
                      <w:lang w:eastAsia="zh-CN"/>
                    </w:rPr>
                    <m:t>h</m:t>
                  </w:ins>
                </m:r>
              </m:e>
              <m:sub>
                <m:r>
                  <w:ins w:id="185" w:author="Wang Yuhui" w:date="2022-03-15T23:25:00Z">
                    <w:rPr>
                      <w:rFonts w:ascii="Cambria Math" w:eastAsiaTheme="minorEastAsia" w:hAnsi="Cambria Math"/>
                      <w:sz w:val="20"/>
                      <w:szCs w:val="20"/>
                      <w:lang w:eastAsia="zh-CN"/>
                    </w:rPr>
                    <m:t>l</m:t>
                  </w:ins>
                </m:r>
              </m:sub>
              <m:sup>
                <m:d>
                  <m:dPr>
                    <m:ctrlPr>
                      <w:ins w:id="186" w:author="Wang Yuhui" w:date="2022-03-15T23:25:00Z">
                        <w:rPr>
                          <w:rFonts w:ascii="Cambria Math" w:eastAsiaTheme="minorEastAsia" w:hAnsi="Cambria Math"/>
                          <w:i/>
                          <w:iCs/>
                          <w:sz w:val="20"/>
                          <w:szCs w:val="20"/>
                          <w:lang w:eastAsia="zh-CN"/>
                        </w:rPr>
                      </w:ins>
                    </m:ctrlPr>
                  </m:dPr>
                  <m:e>
                    <m:r>
                      <w:ins w:id="187" w:author="Wang Yuhui" w:date="2022-03-15T23:25:00Z">
                        <w:rPr>
                          <w:rFonts w:ascii="Cambria Math" w:eastAsiaTheme="minorEastAsia" w:hAnsi="Cambria Math"/>
                          <w:sz w:val="20"/>
                          <w:szCs w:val="20"/>
                          <w:lang w:eastAsia="zh-CN"/>
                        </w:rPr>
                        <m:t>j</m:t>
                      </w:ins>
                    </m:r>
                  </m:e>
                </m:d>
              </m:sup>
            </m:sSubSup>
            <m:r>
              <w:ins w:id="188" w:author="Wang Yuhui" w:date="2022-03-15T23:25:00Z">
                <w:rPr>
                  <w:rFonts w:ascii="Cambria Math" w:eastAsiaTheme="minorEastAsia" w:hAnsi="Cambria Math"/>
                  <w:sz w:val="20"/>
                  <w:szCs w:val="20"/>
                  <w:lang w:eastAsia="zh-CN"/>
                </w:rPr>
                <m:t>,</m:t>
              </w:ins>
            </m:r>
            <m:sSup>
              <m:sSupPr>
                <m:ctrlPr>
                  <w:ins w:id="189" w:author="Wang Yuhui" w:date="2022-03-15T23:25:00Z">
                    <w:rPr>
                      <w:rFonts w:ascii="Cambria Math" w:eastAsiaTheme="minorEastAsia" w:hAnsi="Cambria Math"/>
                      <w:iCs/>
                      <w:sz w:val="20"/>
                      <w:szCs w:val="20"/>
                      <w:lang w:eastAsia="zh-CN"/>
                    </w:rPr>
                  </w:ins>
                </m:ctrlPr>
              </m:sSupPr>
              <m:e>
                <m:r>
                  <w:ins w:id="190" w:author="Wang Yuhui" w:date="2022-03-15T23:25:00Z">
                    <m:rPr>
                      <m:sty m:val="b"/>
                    </m:rPr>
                    <w:rPr>
                      <w:rFonts w:ascii="Cambria Math" w:eastAsiaTheme="minorEastAsia" w:hAnsi="Cambria Math" w:hint="eastAsia"/>
                      <w:sz w:val="20"/>
                      <w:szCs w:val="20"/>
                      <w:lang w:eastAsia="zh-CN"/>
                    </w:rPr>
                    <m:t>Θ</m:t>
                  </w:ins>
                </m:r>
              </m:e>
              <m:sup>
                <m:d>
                  <m:dPr>
                    <m:ctrlPr>
                      <w:ins w:id="191" w:author="Wang Yuhui" w:date="2022-03-15T23:25:00Z">
                        <w:rPr>
                          <w:rFonts w:ascii="Cambria Math" w:eastAsiaTheme="minorEastAsia" w:hAnsi="Cambria Math"/>
                          <w:i/>
                          <w:iCs/>
                          <w:sz w:val="20"/>
                          <w:szCs w:val="20"/>
                          <w:lang w:eastAsia="zh-CN"/>
                        </w:rPr>
                      </w:ins>
                    </m:ctrlPr>
                  </m:dPr>
                  <m:e>
                    <m:r>
                      <w:ins w:id="192" w:author="Wang Yuhui" w:date="2022-03-15T23:25:00Z">
                        <w:rPr>
                          <w:rFonts w:ascii="Cambria Math" w:eastAsiaTheme="minorEastAsia" w:hAnsi="Cambria Math"/>
                          <w:sz w:val="20"/>
                          <w:szCs w:val="20"/>
                          <w:lang w:eastAsia="zh-CN"/>
                        </w:rPr>
                        <m:t>j</m:t>
                      </w:ins>
                    </m:r>
                  </m:e>
                </m:d>
              </m:sup>
            </m:sSup>
          </m:e>
        </m:d>
      </m:oMath>
      <w:ins w:id="193" w:author="Wang Yuhui" w:date="2022-03-15T23:25:00Z">
        <w:r w:rsidR="0033507C">
          <w:rPr>
            <w:rFonts w:eastAsiaTheme="minorEastAsia" w:hint="eastAsia"/>
            <w:iCs/>
            <w:sz w:val="20"/>
            <w:szCs w:val="20"/>
            <w:lang w:eastAsia="zh-CN"/>
          </w:rPr>
          <w:t>.</w:t>
        </w:r>
      </w:ins>
    </w:p>
    <w:p w14:paraId="41756773" w14:textId="3EE0FDDA" w:rsidR="00E76AF5" w:rsidRPr="00F500FD" w:rsidRDefault="00E76AF5" w:rsidP="00E76AF5">
      <w:pPr>
        <w:pStyle w:val="References"/>
        <w:numPr>
          <w:ilvl w:val="0"/>
          <w:numId w:val="0"/>
        </w:numPr>
        <w:ind w:firstLine="200"/>
        <w:rPr>
          <w:ins w:id="194" w:author="Wang Yuhui" w:date="2022-03-15T23:18:00Z"/>
          <w:rFonts w:eastAsiaTheme="minorEastAsia"/>
          <w:iCs/>
          <w:sz w:val="20"/>
          <w:szCs w:val="20"/>
          <w:lang w:eastAsia="zh-CN"/>
        </w:rPr>
      </w:pPr>
      <w:ins w:id="195" w:author="Wang Yuhui" w:date="2022-03-15T23:18:00Z">
        <w:r>
          <w:rPr>
            <w:rFonts w:eastAsiaTheme="minorEastAsia"/>
            <w:iCs/>
            <w:sz w:val="20"/>
            <w:szCs w:val="20"/>
            <w:lang w:eastAsia="zh-CN"/>
          </w:rPr>
          <w:t xml:space="preserve">Secondly, according to the restrictions of </w:t>
        </w:r>
        <w:r w:rsidRPr="00D943A2">
          <w:rPr>
            <w:rFonts w:eastAsiaTheme="minorEastAsia"/>
            <w:iCs/>
            <w:sz w:val="20"/>
            <w:szCs w:val="20"/>
            <w:lang w:eastAsia="zh-CN"/>
          </w:rPr>
          <w:t>estimat</w:t>
        </w:r>
        <w:r>
          <w:rPr>
            <w:rFonts w:eastAsiaTheme="minorEastAsia"/>
            <w:iCs/>
            <w:sz w:val="20"/>
            <w:szCs w:val="20"/>
            <w:lang w:eastAsia="zh-CN"/>
          </w:rPr>
          <w:t xml:space="preserve">ion procedure for weight coefficient </w:t>
        </w:r>
      </w:ins>
      <m:oMath>
        <m:r>
          <w:ins w:id="196" w:author="Wang Yuhui" w:date="2022-03-15T23:18:00Z">
            <m:rPr>
              <m:sty m:val="b"/>
            </m:rPr>
            <w:rPr>
              <w:rFonts w:ascii="Cambria Math" w:eastAsiaTheme="minorEastAsia" w:hAnsi="Cambria Math"/>
              <w:sz w:val="20"/>
              <w:szCs w:val="20"/>
              <w:lang w:eastAsia="zh-CN"/>
            </w:rPr>
            <m:t>w</m:t>
          </w:ins>
        </m:r>
      </m:oMath>
      <w:ins w:id="197" w:author="Wang Yuhui" w:date="2022-03-15T23:18:00Z">
        <w:r>
          <w:rPr>
            <w:rFonts w:eastAsiaTheme="minorEastAsia" w:hint="eastAsia"/>
            <w:b/>
            <w:bCs/>
            <w:iCs/>
            <w:sz w:val="20"/>
            <w:szCs w:val="20"/>
            <w:lang w:eastAsia="zh-CN"/>
          </w:rPr>
          <w:t xml:space="preserve"> </w:t>
        </w:r>
        <w:r w:rsidRPr="00D943A2">
          <w:rPr>
            <w:rFonts w:eastAsiaTheme="minorEastAsia"/>
            <w:iCs/>
            <w:sz w:val="20"/>
            <w:szCs w:val="20"/>
            <w:lang w:eastAsia="zh-CN"/>
          </w:rPr>
          <w:t>in section C</w:t>
        </w:r>
        <w:r>
          <w:rPr>
            <w:rFonts w:eastAsiaTheme="minorEastAsia"/>
            <w:iCs/>
            <w:sz w:val="20"/>
            <w:szCs w:val="20"/>
            <w:lang w:eastAsia="zh-CN"/>
          </w:rPr>
          <w:t xml:space="preserve">, the fitting error of HI (i.e., </w:t>
        </w:r>
      </w:ins>
      <m:oMath>
        <m:sSub>
          <m:sSubPr>
            <m:ctrlPr>
              <w:ins w:id="198" w:author="Wang Yuhui" w:date="2022-03-15T23:18:00Z">
                <w:rPr>
                  <w:rFonts w:ascii="Cambria Math" w:eastAsiaTheme="minorEastAsia" w:hAnsi="Cambria Math"/>
                  <w:b/>
                  <w:iCs/>
                  <w:sz w:val="20"/>
                  <w:szCs w:val="20"/>
                  <w:lang w:eastAsia="zh-CN"/>
                </w:rPr>
              </w:ins>
            </m:ctrlPr>
          </m:sSubPr>
          <m:e>
            <m:r>
              <w:ins w:id="199" w:author="Wang Yuhui" w:date="2022-03-15T23:18:00Z">
                <m:rPr>
                  <m:sty m:val="b"/>
                </m:rPr>
                <w:rPr>
                  <w:rFonts w:ascii="Cambria Math" w:eastAsiaTheme="minorEastAsia" w:hAnsi="Cambria Math"/>
                  <w:sz w:val="20"/>
                  <w:szCs w:val="20"/>
                  <w:lang w:eastAsia="zh-CN"/>
                </w:rPr>
                <m:t>x</m:t>
              </w:ins>
            </m:r>
          </m:e>
          <m:sub>
            <m:r>
              <w:ins w:id="200" w:author="Wang Yuhui" w:date="2022-03-15T23:18:00Z">
                <w:rPr>
                  <w:rFonts w:ascii="Cambria Math" w:eastAsiaTheme="minorEastAsia" w:hAnsi="Cambria Math"/>
                  <w:sz w:val="20"/>
                  <w:szCs w:val="20"/>
                  <w:lang w:eastAsia="zh-CN"/>
                </w:rPr>
                <m:t>l</m:t>
              </w:ins>
            </m:r>
          </m:sub>
        </m:sSub>
        <m:r>
          <w:ins w:id="201" w:author="Wang Yuhui" w:date="2022-03-15T23:18:00Z">
            <m:rPr>
              <m:sty m:val="b"/>
            </m:rPr>
            <w:rPr>
              <w:rFonts w:ascii="Cambria Math" w:eastAsiaTheme="minorEastAsia" w:hAnsi="Cambria Math"/>
              <w:sz w:val="20"/>
              <w:szCs w:val="20"/>
              <w:lang w:eastAsia="zh-CN"/>
            </w:rPr>
            <m:t>w</m:t>
          </w:ins>
        </m:r>
        <m:r>
          <w:ins w:id="202" w:author="Wang Yuhui" w:date="2022-03-15T23:18:00Z">
            <w:rPr>
              <w:rFonts w:ascii="Cambria Math" w:eastAsiaTheme="minorEastAsia" w:hAnsi="Cambria Math"/>
              <w:sz w:val="20"/>
              <w:szCs w:val="20"/>
              <w:lang w:eastAsia="zh-CN"/>
            </w:rPr>
            <m:t>-</m:t>
          </w:ins>
        </m:r>
        <m:sSub>
          <m:sSubPr>
            <m:ctrlPr>
              <w:ins w:id="203" w:author="Wang Yuhui" w:date="2022-03-15T23:18:00Z">
                <w:rPr>
                  <w:rFonts w:ascii="Cambria Math" w:eastAsiaTheme="minorEastAsia" w:hAnsi="Cambria Math"/>
                  <w:i/>
                  <w:iCs/>
                  <w:sz w:val="20"/>
                  <w:szCs w:val="20"/>
                  <w:lang w:eastAsia="zh-CN"/>
                </w:rPr>
              </w:ins>
            </m:ctrlPr>
          </m:sSubPr>
          <m:e>
            <m:r>
              <w:ins w:id="204" w:author="Wang Yuhui" w:date="2022-03-15T23:18:00Z">
                <m:rPr>
                  <m:sty m:val="b"/>
                </m:rPr>
                <w:rPr>
                  <w:rFonts w:ascii="Cambria Math" w:eastAsiaTheme="minorEastAsia" w:hAnsi="Cambria Math"/>
                  <w:sz w:val="20"/>
                  <w:szCs w:val="20"/>
                  <w:lang w:eastAsia="zh-CN"/>
                </w:rPr>
                <m:t>Φ</m:t>
              </w:ins>
            </m:r>
          </m:e>
          <m:sub>
            <m:r>
              <w:ins w:id="205" w:author="Wang Yuhui" w:date="2022-03-15T23:18:00Z">
                <w:rPr>
                  <w:rFonts w:ascii="Cambria Math" w:eastAsiaTheme="minorEastAsia" w:hAnsi="Cambria Math"/>
                  <w:sz w:val="20"/>
                  <w:szCs w:val="20"/>
                  <w:lang w:eastAsia="zh-CN"/>
                </w:rPr>
                <m:t>l</m:t>
              </w:ins>
            </m:r>
          </m:sub>
        </m:sSub>
        <m:sSubSup>
          <m:sSubSupPr>
            <m:ctrlPr>
              <w:ins w:id="206" w:author="Wang Yuhui" w:date="2022-03-15T23:18:00Z">
                <w:rPr>
                  <w:rFonts w:ascii="Cambria Math" w:eastAsiaTheme="minorEastAsia" w:hAnsi="Cambria Math"/>
                  <w:i/>
                  <w:iCs/>
                  <w:sz w:val="20"/>
                  <w:szCs w:val="20"/>
                  <w:lang w:eastAsia="zh-CN"/>
                </w:rPr>
              </w:ins>
            </m:ctrlPr>
          </m:sSubSupPr>
          <m:e>
            <m:r>
              <w:ins w:id="207" w:author="Wang Yuhui" w:date="2022-03-15T23:18:00Z">
                <m:rPr>
                  <m:sty m:val="b"/>
                </m:rPr>
                <w:rPr>
                  <w:rFonts w:ascii="Cambria Math" w:eastAsiaTheme="minorEastAsia" w:hAnsi="Cambria Math"/>
                  <w:sz w:val="20"/>
                  <w:szCs w:val="20"/>
                  <w:lang w:eastAsia="zh-CN"/>
                </w:rPr>
                <m:t>Γ</m:t>
              </w:ins>
            </m:r>
            <m:ctrlPr>
              <w:ins w:id="208" w:author="Wang Yuhui" w:date="2022-03-15T23:18:00Z">
                <w:rPr>
                  <w:rFonts w:ascii="Cambria Math" w:eastAsiaTheme="minorEastAsia" w:hAnsi="Cambria Math"/>
                  <w:b/>
                  <w:iCs/>
                  <w:sz w:val="20"/>
                  <w:szCs w:val="20"/>
                  <w:lang w:eastAsia="zh-CN"/>
                </w:rPr>
              </w:ins>
            </m:ctrlPr>
          </m:e>
          <m:sub>
            <m:r>
              <w:ins w:id="209" w:author="Wang Yuhui" w:date="2022-03-15T23:18:00Z">
                <w:rPr>
                  <w:rFonts w:ascii="Cambria Math" w:eastAsiaTheme="minorEastAsia" w:hAnsi="Cambria Math"/>
                  <w:sz w:val="20"/>
                  <w:szCs w:val="20"/>
                  <w:lang w:eastAsia="zh-CN"/>
                </w:rPr>
                <m:t>l</m:t>
              </w:ins>
            </m:r>
          </m:sub>
          <m:sup>
            <m:d>
              <m:dPr>
                <m:ctrlPr>
                  <w:ins w:id="210" w:author="Wang Yuhui" w:date="2022-03-15T23:18:00Z">
                    <w:rPr>
                      <w:rFonts w:ascii="Cambria Math" w:eastAsiaTheme="minorEastAsia" w:hAnsi="Cambria Math"/>
                      <w:i/>
                      <w:iCs/>
                      <w:sz w:val="20"/>
                      <w:szCs w:val="20"/>
                      <w:lang w:eastAsia="zh-CN"/>
                    </w:rPr>
                  </w:ins>
                </m:ctrlPr>
              </m:dPr>
              <m:e>
                <m:r>
                  <w:ins w:id="211" w:author="Wang Yuhui" w:date="2022-03-15T23:18:00Z">
                    <w:rPr>
                      <w:rFonts w:ascii="Cambria Math" w:eastAsiaTheme="minorEastAsia" w:hAnsi="Cambria Math"/>
                      <w:sz w:val="20"/>
                      <w:szCs w:val="20"/>
                      <w:lang w:eastAsia="zh-CN"/>
                    </w:rPr>
                    <m:t>j+1</m:t>
                  </w:ins>
                </m:r>
              </m:e>
            </m:d>
          </m:sup>
        </m:sSubSup>
      </m:oMath>
      <w:ins w:id="212" w:author="Wang Yuhui" w:date="2022-03-15T23:18:00Z">
        <w:r>
          <w:rPr>
            <w:rFonts w:eastAsiaTheme="minorEastAsia"/>
            <w:iCs/>
            <w:sz w:val="20"/>
            <w:szCs w:val="20"/>
            <w:lang w:eastAsia="zh-CN"/>
          </w:rPr>
          <w:t xml:space="preserve">) has been minimized in estimation. Based on (10) </w:t>
        </w:r>
        <w:r>
          <w:rPr>
            <w:rFonts w:eastAsiaTheme="minorEastAsia" w:hint="eastAsia"/>
            <w:iCs/>
            <w:sz w:val="20"/>
            <w:szCs w:val="20"/>
            <w:lang w:eastAsia="zh-CN"/>
          </w:rPr>
          <w:t>with</w:t>
        </w:r>
        <w:r>
          <w:rPr>
            <w:rFonts w:eastAsiaTheme="minorEastAsia"/>
            <w:iCs/>
            <w:sz w:val="20"/>
            <w:szCs w:val="20"/>
            <w:lang w:eastAsia="zh-CN"/>
          </w:rPr>
          <w:t xml:space="preserve"> respect to  </w:t>
        </w:r>
      </w:ins>
      <m:oMath>
        <m:sSub>
          <m:sSubPr>
            <m:ctrlPr>
              <w:ins w:id="213" w:author="Wang Yuhui" w:date="2022-03-15T23:18:00Z">
                <w:rPr>
                  <w:rFonts w:ascii="Cambria Math" w:eastAsiaTheme="minorEastAsia" w:hAnsi="Cambria Math"/>
                  <w:b/>
                  <w:iCs/>
                  <w:sz w:val="20"/>
                  <w:szCs w:val="20"/>
                  <w:lang w:eastAsia="zh-CN"/>
                </w:rPr>
              </w:ins>
            </m:ctrlPr>
          </m:sSubPr>
          <m:e>
            <m:r>
              <w:ins w:id="214" w:author="Wang Yuhui" w:date="2022-03-15T23:18:00Z">
                <m:rPr>
                  <m:sty m:val="b"/>
                </m:rPr>
                <w:rPr>
                  <w:rFonts w:ascii="Cambria Math" w:eastAsiaTheme="minorEastAsia" w:hAnsi="Cambria Math"/>
                  <w:sz w:val="20"/>
                  <w:szCs w:val="20"/>
                  <w:lang w:eastAsia="zh-CN"/>
                </w:rPr>
                <m:t>x</m:t>
              </w:ins>
            </m:r>
          </m:e>
          <m:sub>
            <m:r>
              <w:ins w:id="215" w:author="Wang Yuhui" w:date="2022-03-15T23:18:00Z">
                <w:rPr>
                  <w:rFonts w:ascii="Cambria Math" w:eastAsiaTheme="minorEastAsia" w:hAnsi="Cambria Math"/>
                  <w:sz w:val="20"/>
                  <w:szCs w:val="20"/>
                  <w:lang w:eastAsia="zh-CN"/>
                </w:rPr>
                <m:t>l</m:t>
              </w:ins>
            </m:r>
          </m:sub>
        </m:sSub>
        <m:r>
          <w:ins w:id="216" w:author="Wang Yuhui" w:date="2022-03-15T23:18:00Z">
            <m:rPr>
              <m:sty m:val="b"/>
            </m:rPr>
            <w:rPr>
              <w:rFonts w:ascii="Cambria Math" w:eastAsiaTheme="minorEastAsia" w:hAnsi="Cambria Math"/>
              <w:sz w:val="20"/>
              <w:szCs w:val="20"/>
              <w:lang w:eastAsia="zh-CN"/>
            </w:rPr>
            <m:t>w</m:t>
          </w:ins>
        </m:r>
        <m:r>
          <w:ins w:id="217" w:author="Wang Yuhui" w:date="2022-03-15T23:18:00Z">
            <w:rPr>
              <w:rFonts w:ascii="Cambria Math" w:eastAsiaTheme="minorEastAsia" w:hAnsi="Cambria Math"/>
              <w:sz w:val="20"/>
              <w:szCs w:val="20"/>
              <w:lang w:eastAsia="zh-CN"/>
            </w:rPr>
            <m:t>-</m:t>
          </w:ins>
        </m:r>
        <m:sSub>
          <m:sSubPr>
            <m:ctrlPr>
              <w:ins w:id="218" w:author="Wang Yuhui" w:date="2022-03-15T23:18:00Z">
                <w:rPr>
                  <w:rFonts w:ascii="Cambria Math" w:eastAsiaTheme="minorEastAsia" w:hAnsi="Cambria Math"/>
                  <w:i/>
                  <w:iCs/>
                  <w:sz w:val="20"/>
                  <w:szCs w:val="20"/>
                  <w:lang w:eastAsia="zh-CN"/>
                </w:rPr>
              </w:ins>
            </m:ctrlPr>
          </m:sSubPr>
          <m:e>
            <m:r>
              <w:ins w:id="219" w:author="Wang Yuhui" w:date="2022-03-15T23:18:00Z">
                <m:rPr>
                  <m:sty m:val="b"/>
                </m:rPr>
                <w:rPr>
                  <w:rFonts w:ascii="Cambria Math" w:eastAsiaTheme="minorEastAsia" w:hAnsi="Cambria Math"/>
                  <w:sz w:val="20"/>
                  <w:szCs w:val="20"/>
                  <w:lang w:eastAsia="zh-CN"/>
                </w:rPr>
                <m:t>Φ</m:t>
              </w:ins>
            </m:r>
          </m:e>
          <m:sub>
            <m:r>
              <w:ins w:id="220" w:author="Wang Yuhui" w:date="2022-03-15T23:18:00Z">
                <w:rPr>
                  <w:rFonts w:ascii="Cambria Math" w:eastAsiaTheme="minorEastAsia" w:hAnsi="Cambria Math"/>
                  <w:sz w:val="20"/>
                  <w:szCs w:val="20"/>
                  <w:lang w:eastAsia="zh-CN"/>
                </w:rPr>
                <m:t>l</m:t>
              </w:ins>
            </m:r>
          </m:sub>
        </m:sSub>
        <m:sSub>
          <m:sSubPr>
            <m:ctrlPr>
              <w:ins w:id="221" w:author="Wang Yuhui" w:date="2022-03-15T23:18:00Z">
                <w:rPr>
                  <w:rFonts w:ascii="Cambria Math" w:eastAsiaTheme="minorEastAsia" w:hAnsi="Cambria Math"/>
                  <w:b/>
                  <w:sz w:val="20"/>
                  <w:szCs w:val="20"/>
                  <w:lang w:eastAsia="zh-CN"/>
                </w:rPr>
              </w:ins>
            </m:ctrlPr>
          </m:sSubPr>
          <m:e>
            <m:r>
              <w:ins w:id="222" w:author="Wang Yuhui" w:date="2022-03-15T23:18:00Z">
                <m:rPr>
                  <m:sty m:val="b"/>
                </m:rPr>
                <w:rPr>
                  <w:rFonts w:ascii="Cambria Math" w:eastAsiaTheme="minorEastAsia" w:hAnsi="Cambria Math"/>
                  <w:sz w:val="20"/>
                  <w:szCs w:val="20"/>
                  <w:lang w:eastAsia="zh-CN"/>
                </w:rPr>
                <m:t>Γ</m:t>
              </w:ins>
            </m:r>
          </m:e>
          <m:sub>
            <m:r>
              <w:ins w:id="223" w:author="Wang Yuhui" w:date="2022-03-15T23:18:00Z">
                <m:rPr>
                  <m:sty m:val="bi"/>
                </m:rPr>
                <w:rPr>
                  <w:rFonts w:ascii="Cambria Math" w:eastAsiaTheme="minorEastAsia" w:hAnsi="Cambria Math"/>
                  <w:sz w:val="20"/>
                  <w:szCs w:val="20"/>
                  <w:lang w:eastAsia="zh-CN"/>
                </w:rPr>
                <m:t>l</m:t>
              </w:ins>
            </m:r>
          </m:sub>
        </m:sSub>
      </m:oMath>
      <w:ins w:id="224" w:author="Wang Yuhui" w:date="2022-03-15T23:18:00Z">
        <w:r>
          <w:rPr>
            <w:rFonts w:eastAsiaTheme="minorEastAsia"/>
            <w:iCs/>
            <w:sz w:val="20"/>
            <w:szCs w:val="20"/>
            <w:lang w:eastAsia="zh-CN"/>
          </w:rPr>
          <w:t xml:space="preserve">, the </w:t>
        </w:r>
        <w:r w:rsidRPr="001B415C">
          <w:rPr>
            <w:rFonts w:eastAsiaTheme="minorEastAsia"/>
            <w:bCs/>
            <w:iCs/>
            <w:sz w:val="20"/>
            <w:szCs w:val="20"/>
            <w:lang w:eastAsia="zh-CN"/>
          </w:rPr>
          <w:t xml:space="preserve">log-likelihood of joint distribution </w:t>
        </w:r>
      </w:ins>
      <m:oMath>
        <m:r>
          <w:ins w:id="225" w:author="Wang Yuhui" w:date="2022-03-15T23:18:00Z">
            <w:rPr>
              <w:rFonts w:ascii="Cambria Math" w:eastAsiaTheme="minorEastAsia" w:hAnsi="Cambria Math"/>
              <w:sz w:val="20"/>
              <w:szCs w:val="20"/>
              <w:lang w:eastAsia="zh-CN"/>
            </w:rPr>
            <m:t>P</m:t>
          </w:ins>
        </m:r>
        <m:d>
          <m:dPr>
            <m:ctrlPr>
              <w:ins w:id="226" w:author="Wang Yuhui" w:date="2022-03-15T23:18:00Z">
                <w:rPr>
                  <w:rFonts w:ascii="Cambria Math" w:eastAsiaTheme="minorEastAsia" w:hAnsi="Cambria Math"/>
                  <w:bCs/>
                  <w:i/>
                  <w:iCs/>
                  <w:sz w:val="20"/>
                  <w:szCs w:val="20"/>
                  <w:lang w:eastAsia="zh-CN"/>
                </w:rPr>
              </w:ins>
            </m:ctrlPr>
          </m:dPr>
          <m:e>
            <m:sSubSup>
              <m:sSubSupPr>
                <m:ctrlPr>
                  <w:ins w:id="227" w:author="Wang Yuhui" w:date="2022-03-15T23:19:00Z">
                    <w:rPr>
                      <w:rFonts w:ascii="Cambria Math" w:eastAsiaTheme="minorEastAsia" w:hAnsi="Cambria Math"/>
                      <w:bCs/>
                      <w:i/>
                      <w:iCs/>
                      <w:sz w:val="20"/>
                      <w:szCs w:val="20"/>
                      <w:lang w:eastAsia="zh-CN"/>
                    </w:rPr>
                  </w:ins>
                </m:ctrlPr>
              </m:sSubSupPr>
              <m:e>
                <m:r>
                  <w:ins w:id="228" w:author="Wang Yuhui" w:date="2022-03-15T23:19:00Z">
                    <m:rPr>
                      <m:sty m:val="b"/>
                    </m:rPr>
                    <w:rPr>
                      <w:rFonts w:ascii="Cambria Math" w:eastAsiaTheme="minorEastAsia" w:hAnsi="Cambria Math"/>
                      <w:sz w:val="20"/>
                      <w:szCs w:val="20"/>
                      <w:lang w:eastAsia="zh-CN"/>
                    </w:rPr>
                    <m:t>h</m:t>
                  </w:ins>
                </m:r>
              </m:e>
              <m:sub>
                <m:r>
                  <w:ins w:id="229" w:author="Wang Yuhui" w:date="2022-03-15T23:19:00Z">
                    <w:rPr>
                      <w:rFonts w:ascii="Cambria Math" w:eastAsiaTheme="minorEastAsia" w:hAnsi="Cambria Math"/>
                      <w:sz w:val="20"/>
                      <w:szCs w:val="20"/>
                      <w:lang w:eastAsia="zh-CN"/>
                    </w:rPr>
                    <m:t>l</m:t>
                  </w:ins>
                </m:r>
              </m:sub>
              <m:sup>
                <m:d>
                  <m:dPr>
                    <m:ctrlPr>
                      <w:ins w:id="230" w:author="Wang Yuhui" w:date="2022-03-15T23:19:00Z">
                        <w:rPr>
                          <w:rFonts w:ascii="Cambria Math" w:eastAsiaTheme="minorEastAsia" w:hAnsi="Cambria Math"/>
                          <w:bCs/>
                          <w:i/>
                          <w:sz w:val="20"/>
                          <w:szCs w:val="20"/>
                          <w:lang w:eastAsia="zh-CN"/>
                        </w:rPr>
                      </w:ins>
                    </m:ctrlPr>
                  </m:dPr>
                  <m:e>
                    <m:r>
                      <w:ins w:id="231" w:author="Wang Yuhui" w:date="2022-03-15T23:19:00Z">
                        <w:rPr>
                          <w:rFonts w:ascii="Cambria Math" w:eastAsiaTheme="minorEastAsia" w:hAnsi="Cambria Math"/>
                          <w:sz w:val="20"/>
                          <w:szCs w:val="20"/>
                          <w:lang w:eastAsia="zh-CN"/>
                        </w:rPr>
                        <m:t>j</m:t>
                      </w:ins>
                    </m:r>
                    <m:r>
                      <w:ins w:id="232" w:author="Wang Yuhui" w:date="2022-03-15T23:19:00Z">
                        <w:rPr>
                          <w:rFonts w:ascii="Cambria Math" w:eastAsiaTheme="minorEastAsia" w:hAnsi="Cambria Math"/>
                          <w:sz w:val="20"/>
                          <w:szCs w:val="20"/>
                          <w:lang w:eastAsia="zh-CN"/>
                        </w:rPr>
                        <m:t>+1</m:t>
                      </w:ins>
                    </m:r>
                  </m:e>
                </m:d>
              </m:sup>
            </m:sSubSup>
            <m:r>
              <w:ins w:id="233" w:author="Wang Yuhui" w:date="2022-03-15T23:18:00Z">
                <w:rPr>
                  <w:rFonts w:ascii="Cambria Math" w:eastAsiaTheme="minorEastAsia" w:hAnsi="Cambria Math"/>
                  <w:sz w:val="20"/>
                  <w:szCs w:val="20"/>
                  <w:lang w:eastAsia="zh-CN"/>
                </w:rPr>
                <m:t>,</m:t>
              </w:ins>
            </m:r>
            <m:sSubSup>
              <m:sSubSupPr>
                <m:ctrlPr>
                  <w:ins w:id="234" w:author="Wang Yuhui" w:date="2022-03-15T23:19:00Z">
                    <w:rPr>
                      <w:rFonts w:ascii="Cambria Math" w:eastAsiaTheme="minorEastAsia" w:hAnsi="Cambria Math"/>
                      <w:i/>
                      <w:iCs/>
                      <w:sz w:val="20"/>
                      <w:szCs w:val="20"/>
                      <w:lang w:eastAsia="zh-CN"/>
                    </w:rPr>
                  </w:ins>
                </m:ctrlPr>
              </m:sSubSupPr>
              <m:e>
                <m:r>
                  <w:ins w:id="235" w:author="Wang Yuhui" w:date="2022-03-15T23:19:00Z">
                    <m:rPr>
                      <m:sty m:val="b"/>
                    </m:rPr>
                    <w:rPr>
                      <w:rFonts w:ascii="Cambria Math" w:eastAsiaTheme="minorEastAsia" w:hAnsi="Cambria Math"/>
                      <w:sz w:val="20"/>
                      <w:szCs w:val="20"/>
                      <w:lang w:eastAsia="zh-CN"/>
                    </w:rPr>
                    <m:t>Γ</m:t>
                  </w:ins>
                </m:r>
                <m:ctrlPr>
                  <w:ins w:id="236" w:author="Wang Yuhui" w:date="2022-03-15T23:19:00Z">
                    <w:rPr>
                      <w:rFonts w:ascii="Cambria Math" w:eastAsiaTheme="minorEastAsia" w:hAnsi="Cambria Math"/>
                      <w:b/>
                      <w:iCs/>
                      <w:sz w:val="20"/>
                      <w:szCs w:val="20"/>
                      <w:lang w:eastAsia="zh-CN"/>
                    </w:rPr>
                  </w:ins>
                </m:ctrlPr>
              </m:e>
              <m:sub>
                <m:r>
                  <w:ins w:id="237" w:author="Wang Yuhui" w:date="2022-03-15T23:19:00Z">
                    <w:rPr>
                      <w:rFonts w:ascii="Cambria Math" w:eastAsiaTheme="minorEastAsia" w:hAnsi="Cambria Math"/>
                      <w:sz w:val="20"/>
                      <w:szCs w:val="20"/>
                      <w:lang w:eastAsia="zh-CN"/>
                    </w:rPr>
                    <m:t>l</m:t>
                  </w:ins>
                </m:r>
              </m:sub>
              <m:sup>
                <m:d>
                  <m:dPr>
                    <m:ctrlPr>
                      <w:ins w:id="238" w:author="Wang Yuhui" w:date="2022-03-15T23:19:00Z">
                        <w:rPr>
                          <w:rFonts w:ascii="Cambria Math" w:eastAsiaTheme="minorEastAsia" w:hAnsi="Cambria Math"/>
                          <w:i/>
                          <w:iCs/>
                          <w:sz w:val="20"/>
                          <w:szCs w:val="20"/>
                          <w:lang w:eastAsia="zh-CN"/>
                        </w:rPr>
                      </w:ins>
                    </m:ctrlPr>
                  </m:dPr>
                  <m:e>
                    <m:r>
                      <w:ins w:id="239" w:author="Wang Yuhui" w:date="2022-03-15T23:19:00Z">
                        <w:rPr>
                          <w:rFonts w:ascii="Cambria Math" w:eastAsiaTheme="minorEastAsia" w:hAnsi="Cambria Math"/>
                          <w:sz w:val="20"/>
                          <w:szCs w:val="20"/>
                          <w:lang w:eastAsia="zh-CN"/>
                        </w:rPr>
                        <m:t>j+1</m:t>
                      </w:ins>
                    </m:r>
                  </m:e>
                </m:d>
              </m:sup>
            </m:sSubSup>
          </m:e>
          <m:e>
            <m:r>
              <w:ins w:id="240" w:author="Wang Yuhui" w:date="2022-03-15T23:18:00Z">
                <m:rPr>
                  <m:sty m:val="b"/>
                </m:rPr>
                <w:rPr>
                  <w:rFonts w:ascii="Cambria Math" w:eastAsiaTheme="minorEastAsia" w:hAnsi="Cambria Math" w:hint="eastAsia"/>
                  <w:sz w:val="20"/>
                  <w:szCs w:val="20"/>
                  <w:lang w:eastAsia="zh-CN"/>
                </w:rPr>
                <m:t>Θ</m:t>
              </w:ins>
            </m:r>
          </m:e>
        </m:d>
      </m:oMath>
      <w:ins w:id="241" w:author="Wang Yuhui" w:date="2022-03-15T23:18:00Z">
        <w:r w:rsidRPr="001B415C">
          <w:rPr>
            <w:rFonts w:eastAsiaTheme="minorEastAsia" w:hint="eastAsia"/>
            <w:bCs/>
            <w:iCs/>
            <w:sz w:val="20"/>
            <w:szCs w:val="20"/>
            <w:lang w:eastAsia="zh-CN"/>
          </w:rPr>
          <w:t xml:space="preserve"> </w:t>
        </w:r>
        <w:r w:rsidRPr="001B415C">
          <w:rPr>
            <w:rFonts w:eastAsiaTheme="minorEastAsia"/>
            <w:bCs/>
            <w:iCs/>
            <w:sz w:val="20"/>
            <w:szCs w:val="20"/>
            <w:lang w:eastAsia="zh-CN"/>
          </w:rPr>
          <w:t>of complete data</w:t>
        </w:r>
        <w:r>
          <w:rPr>
            <w:rFonts w:eastAsiaTheme="minorEastAsia"/>
            <w:bCs/>
            <w:iCs/>
            <w:sz w:val="20"/>
            <w:szCs w:val="20"/>
            <w:lang w:eastAsia="zh-CN"/>
          </w:rPr>
          <w:t xml:space="preserve"> increases </w:t>
        </w:r>
        <w:r w:rsidRPr="00D7093B">
          <w:rPr>
            <w:rFonts w:eastAsiaTheme="minorEastAsia"/>
            <w:bCs/>
            <w:iCs/>
            <w:sz w:val="20"/>
            <w:szCs w:val="20"/>
            <w:lang w:eastAsia="zh-CN"/>
          </w:rPr>
          <w:t>corresponding</w:t>
        </w:r>
        <w:r>
          <w:rPr>
            <w:rFonts w:eastAsiaTheme="minorEastAsia"/>
            <w:bCs/>
            <w:iCs/>
            <w:sz w:val="20"/>
            <w:szCs w:val="20"/>
            <w:lang w:eastAsia="zh-CN"/>
          </w:rPr>
          <w:t xml:space="preserve">ly after updating </w:t>
        </w:r>
      </w:ins>
      <m:oMath>
        <m:r>
          <w:ins w:id="242" w:author="Wang Yuhui" w:date="2022-03-15T23:18:00Z">
            <m:rPr>
              <m:sty m:val="b"/>
            </m:rPr>
            <w:rPr>
              <w:rFonts w:ascii="Cambria Math" w:eastAsiaTheme="minorEastAsia" w:hAnsi="Cambria Math"/>
              <w:sz w:val="20"/>
              <w:szCs w:val="20"/>
              <w:lang w:eastAsia="zh-CN"/>
            </w:rPr>
            <m:t>w</m:t>
          </w:ins>
        </m:r>
      </m:oMath>
      <w:ins w:id="243" w:author="Wang Yuhui" w:date="2022-03-15T23:18:00Z">
        <w:r>
          <w:rPr>
            <w:rFonts w:eastAsiaTheme="minorEastAsia" w:hint="eastAsia"/>
            <w:b/>
            <w:sz w:val="20"/>
            <w:szCs w:val="20"/>
            <w:lang w:eastAsia="zh-CN"/>
          </w:rPr>
          <w:t xml:space="preserve"> </w:t>
        </w:r>
        <w:r w:rsidRPr="00D943A2">
          <w:rPr>
            <w:rFonts w:eastAsiaTheme="minorEastAsia"/>
            <w:bCs/>
            <w:sz w:val="20"/>
            <w:szCs w:val="20"/>
            <w:lang w:eastAsia="zh-CN"/>
          </w:rPr>
          <w:t>and therefore</w:t>
        </w:r>
        <w:r>
          <w:rPr>
            <w:rFonts w:eastAsiaTheme="minorEastAsia"/>
            <w:bCs/>
            <w:sz w:val="20"/>
            <w:szCs w:val="20"/>
            <w:lang w:eastAsia="zh-CN"/>
          </w:rPr>
          <w:t xml:space="preserve"> </w:t>
        </w:r>
      </w:ins>
      <m:oMath>
        <m:r>
          <w:ins w:id="244" w:author="Wang Yuhui" w:date="2022-03-15T23:18:00Z">
            <m:rPr>
              <m:sty m:val="p"/>
            </m:rPr>
            <w:rPr>
              <w:rFonts w:ascii="Cambria Math" w:eastAsiaTheme="minorEastAsia" w:hAnsi="Cambria Math"/>
              <w:sz w:val="20"/>
              <w:szCs w:val="20"/>
              <w:lang w:eastAsia="zh-CN"/>
            </w:rPr>
            <m:t>ln</m:t>
          </w:ins>
        </m:r>
        <m:r>
          <w:ins w:id="245" w:author="Wang Yuhui" w:date="2022-03-15T23:18:00Z">
            <w:rPr>
              <w:rFonts w:ascii="Cambria Math" w:eastAsiaTheme="minorEastAsia" w:hAnsi="Cambria Math"/>
              <w:sz w:val="20"/>
              <w:szCs w:val="20"/>
              <w:lang w:eastAsia="zh-CN"/>
            </w:rPr>
            <m:t>L</m:t>
          </w:ins>
        </m:r>
        <m:d>
          <m:dPr>
            <m:ctrlPr>
              <w:ins w:id="246" w:author="Wang Yuhui" w:date="2022-03-15T23:18:00Z">
                <w:rPr>
                  <w:rFonts w:ascii="Cambria Math" w:eastAsiaTheme="minorEastAsia" w:hAnsi="Cambria Math"/>
                  <w:bCs/>
                  <w:i/>
                  <w:iCs/>
                  <w:sz w:val="20"/>
                  <w:szCs w:val="20"/>
                  <w:lang w:eastAsia="zh-CN"/>
                </w:rPr>
              </w:ins>
            </m:ctrlPr>
          </m:dPr>
          <m:e>
            <m:sSubSup>
              <m:sSubSupPr>
                <m:ctrlPr>
                  <w:ins w:id="247" w:author="Wang Yuhui" w:date="2022-03-15T23:18:00Z">
                    <w:rPr>
                      <w:rFonts w:ascii="Cambria Math" w:eastAsiaTheme="minorEastAsia" w:hAnsi="Cambria Math"/>
                      <w:bCs/>
                      <w:i/>
                      <w:iCs/>
                      <w:sz w:val="20"/>
                      <w:szCs w:val="20"/>
                      <w:lang w:eastAsia="zh-CN"/>
                    </w:rPr>
                  </w:ins>
                </m:ctrlPr>
              </m:sSubSupPr>
              <m:e>
                <m:r>
                  <w:ins w:id="248" w:author="Wang Yuhui" w:date="2022-03-15T23:18:00Z">
                    <m:rPr>
                      <m:sty m:val="b"/>
                    </m:rPr>
                    <w:rPr>
                      <w:rFonts w:ascii="Cambria Math" w:eastAsiaTheme="minorEastAsia" w:hAnsi="Cambria Math"/>
                      <w:sz w:val="20"/>
                      <w:szCs w:val="20"/>
                      <w:lang w:eastAsia="zh-CN"/>
                    </w:rPr>
                    <m:t>h</m:t>
                  </w:ins>
                </m:r>
              </m:e>
              <m:sub>
                <m:r>
                  <w:ins w:id="249" w:author="Wang Yuhui" w:date="2022-03-15T23:18:00Z">
                    <w:rPr>
                      <w:rFonts w:ascii="Cambria Math" w:eastAsiaTheme="minorEastAsia" w:hAnsi="Cambria Math"/>
                      <w:sz w:val="20"/>
                      <w:szCs w:val="20"/>
                      <w:lang w:eastAsia="zh-CN"/>
                    </w:rPr>
                    <m:t>l</m:t>
                  </w:ins>
                </m:r>
              </m:sub>
              <m:sup>
                <m:d>
                  <m:dPr>
                    <m:ctrlPr>
                      <w:ins w:id="250" w:author="Wang Yuhui" w:date="2022-03-15T23:18:00Z">
                        <w:rPr>
                          <w:rFonts w:ascii="Cambria Math" w:eastAsiaTheme="minorEastAsia" w:hAnsi="Cambria Math"/>
                          <w:bCs/>
                          <w:i/>
                          <w:sz w:val="20"/>
                          <w:szCs w:val="20"/>
                          <w:lang w:eastAsia="zh-CN"/>
                        </w:rPr>
                      </w:ins>
                    </m:ctrlPr>
                  </m:dPr>
                  <m:e>
                    <m:r>
                      <w:ins w:id="251" w:author="Wang Yuhui" w:date="2022-03-15T23:18:00Z">
                        <w:rPr>
                          <w:rFonts w:ascii="Cambria Math" w:eastAsiaTheme="minorEastAsia" w:hAnsi="Cambria Math"/>
                          <w:sz w:val="20"/>
                          <w:szCs w:val="20"/>
                          <w:lang w:eastAsia="zh-CN"/>
                        </w:rPr>
                        <m:t>j</m:t>
                      </w:ins>
                    </m:r>
                    <m:r>
                      <w:ins w:id="252" w:author="Wang Yuhui" w:date="2022-03-15T23:18:00Z">
                        <w:rPr>
                          <w:rFonts w:ascii="Cambria Math" w:eastAsiaTheme="minorEastAsia" w:hAnsi="Cambria Math"/>
                          <w:sz w:val="20"/>
                          <w:szCs w:val="20"/>
                          <w:lang w:eastAsia="zh-CN"/>
                        </w:rPr>
                        <m:t>+1</m:t>
                      </w:ins>
                    </m:r>
                  </m:e>
                </m:d>
              </m:sup>
            </m:sSubSup>
            <m:r>
              <w:ins w:id="253" w:author="Wang Yuhui" w:date="2022-03-15T23:18:00Z">
                <w:rPr>
                  <w:rFonts w:ascii="Cambria Math" w:eastAsiaTheme="minorEastAsia" w:hAnsi="Cambria Math"/>
                  <w:sz w:val="20"/>
                  <w:szCs w:val="20"/>
                  <w:lang w:eastAsia="zh-CN"/>
                </w:rPr>
                <m:t>,</m:t>
              </w:ins>
            </m:r>
            <m:sSup>
              <m:sSupPr>
                <m:ctrlPr>
                  <w:ins w:id="254" w:author="Wang Yuhui" w:date="2022-03-15T23:18:00Z">
                    <w:rPr>
                      <w:rFonts w:ascii="Cambria Math" w:eastAsiaTheme="minorEastAsia" w:hAnsi="Cambria Math"/>
                      <w:bCs/>
                      <w:sz w:val="20"/>
                      <w:szCs w:val="20"/>
                      <w:lang w:eastAsia="zh-CN"/>
                    </w:rPr>
                  </w:ins>
                </m:ctrlPr>
              </m:sSupPr>
              <m:e>
                <m:r>
                  <w:ins w:id="255" w:author="Wang Yuhui" w:date="2022-03-15T23:18:00Z">
                    <m:rPr>
                      <m:sty m:val="b"/>
                    </m:rPr>
                    <w:rPr>
                      <w:rFonts w:ascii="Cambria Math" w:eastAsiaTheme="minorEastAsia" w:hAnsi="Cambria Math" w:hint="eastAsia"/>
                      <w:sz w:val="20"/>
                      <w:szCs w:val="20"/>
                      <w:lang w:eastAsia="zh-CN"/>
                    </w:rPr>
                    <m:t>Θ</m:t>
                  </w:ins>
                </m:r>
              </m:e>
              <m:sup>
                <m:d>
                  <m:dPr>
                    <m:ctrlPr>
                      <w:ins w:id="256" w:author="Wang Yuhui" w:date="2022-03-15T23:18:00Z">
                        <w:rPr>
                          <w:rFonts w:ascii="Cambria Math" w:eastAsiaTheme="minorEastAsia" w:hAnsi="Cambria Math"/>
                          <w:bCs/>
                          <w:i/>
                          <w:iCs/>
                          <w:sz w:val="20"/>
                          <w:szCs w:val="20"/>
                          <w:lang w:eastAsia="zh-CN"/>
                        </w:rPr>
                      </w:ins>
                    </m:ctrlPr>
                  </m:dPr>
                  <m:e>
                    <m:r>
                      <w:ins w:id="257" w:author="Wang Yuhui" w:date="2022-03-15T23:18:00Z">
                        <w:rPr>
                          <w:rFonts w:ascii="Cambria Math" w:eastAsiaTheme="minorEastAsia" w:hAnsi="Cambria Math"/>
                          <w:sz w:val="20"/>
                          <w:szCs w:val="20"/>
                          <w:lang w:eastAsia="zh-CN"/>
                        </w:rPr>
                        <m:t>j</m:t>
                      </w:ins>
                    </m:r>
                    <m:r>
                      <w:ins w:id="258" w:author="Wang Yuhui" w:date="2022-03-15T23:18:00Z">
                        <w:rPr>
                          <w:rFonts w:ascii="Cambria Math" w:eastAsiaTheme="minorEastAsia" w:hAnsi="Cambria Math"/>
                          <w:sz w:val="20"/>
                          <w:szCs w:val="20"/>
                          <w:lang w:eastAsia="zh-CN"/>
                        </w:rPr>
                        <m:t>+1</m:t>
                      </w:ins>
                    </m:r>
                  </m:e>
                </m:d>
              </m:sup>
            </m:sSup>
          </m:e>
        </m:d>
        <m:r>
          <w:ins w:id="259" w:author="Wang Yuhui" w:date="2022-03-15T23:18:00Z">
            <w:rPr>
              <w:rFonts w:ascii="Cambria Math" w:eastAsiaTheme="minorEastAsia" w:hAnsi="Cambria Math"/>
              <w:sz w:val="20"/>
              <w:szCs w:val="20"/>
              <w:lang w:eastAsia="zh-CN"/>
            </w:rPr>
            <m:t>≥</m:t>
          </w:ins>
        </m:r>
        <m:r>
          <w:ins w:id="260" w:author="Wang Yuhui" w:date="2022-03-15T23:18:00Z">
            <m:rPr>
              <m:sty m:val="p"/>
            </m:rPr>
            <w:rPr>
              <w:rFonts w:ascii="Cambria Math" w:eastAsiaTheme="minorEastAsia" w:hAnsi="Cambria Math"/>
              <w:sz w:val="20"/>
              <w:szCs w:val="20"/>
              <w:lang w:eastAsia="zh-CN"/>
            </w:rPr>
            <m:t xml:space="preserve"> ln</m:t>
          </w:ins>
        </m:r>
        <m:r>
          <w:ins w:id="261" w:author="Wang Yuhui" w:date="2022-03-15T23:18:00Z">
            <w:rPr>
              <w:rFonts w:ascii="Cambria Math" w:eastAsiaTheme="minorEastAsia" w:hAnsi="Cambria Math"/>
              <w:sz w:val="20"/>
              <w:szCs w:val="20"/>
              <w:lang w:eastAsia="zh-CN"/>
            </w:rPr>
            <m:t>L</m:t>
          </w:ins>
        </m:r>
        <m:d>
          <m:dPr>
            <m:ctrlPr>
              <w:ins w:id="262" w:author="Wang Yuhui" w:date="2022-03-15T23:18:00Z">
                <w:rPr>
                  <w:rFonts w:ascii="Cambria Math" w:eastAsiaTheme="minorEastAsia" w:hAnsi="Cambria Math"/>
                  <w:bCs/>
                  <w:i/>
                  <w:iCs/>
                  <w:sz w:val="20"/>
                  <w:szCs w:val="20"/>
                  <w:lang w:eastAsia="zh-CN"/>
                </w:rPr>
              </w:ins>
            </m:ctrlPr>
          </m:dPr>
          <m:e>
            <m:sSubSup>
              <m:sSubSupPr>
                <m:ctrlPr>
                  <w:ins w:id="263" w:author="Wang Yuhui" w:date="2022-03-15T23:18:00Z">
                    <w:rPr>
                      <w:rFonts w:ascii="Cambria Math" w:eastAsiaTheme="minorEastAsia" w:hAnsi="Cambria Math"/>
                      <w:bCs/>
                      <w:i/>
                      <w:iCs/>
                      <w:sz w:val="20"/>
                      <w:szCs w:val="20"/>
                      <w:lang w:eastAsia="zh-CN"/>
                    </w:rPr>
                  </w:ins>
                </m:ctrlPr>
              </m:sSubSupPr>
              <m:e>
                <m:r>
                  <w:ins w:id="264" w:author="Wang Yuhui" w:date="2022-03-15T23:18:00Z">
                    <m:rPr>
                      <m:sty m:val="b"/>
                    </m:rPr>
                    <w:rPr>
                      <w:rFonts w:ascii="Cambria Math" w:eastAsiaTheme="minorEastAsia" w:hAnsi="Cambria Math"/>
                      <w:sz w:val="20"/>
                      <w:szCs w:val="20"/>
                      <w:lang w:eastAsia="zh-CN"/>
                    </w:rPr>
                    <m:t>h</m:t>
                  </w:ins>
                </m:r>
              </m:e>
              <m:sub>
                <m:r>
                  <w:ins w:id="265" w:author="Wang Yuhui" w:date="2022-03-15T23:18:00Z">
                    <w:rPr>
                      <w:rFonts w:ascii="Cambria Math" w:eastAsiaTheme="minorEastAsia" w:hAnsi="Cambria Math"/>
                      <w:sz w:val="20"/>
                      <w:szCs w:val="20"/>
                      <w:lang w:eastAsia="zh-CN"/>
                    </w:rPr>
                    <m:t>l</m:t>
                  </w:ins>
                </m:r>
              </m:sub>
              <m:sup>
                <m:d>
                  <m:dPr>
                    <m:ctrlPr>
                      <w:ins w:id="266" w:author="Wang Yuhui" w:date="2022-03-15T23:18:00Z">
                        <w:rPr>
                          <w:rFonts w:ascii="Cambria Math" w:eastAsiaTheme="minorEastAsia" w:hAnsi="Cambria Math"/>
                          <w:bCs/>
                          <w:i/>
                          <w:sz w:val="20"/>
                          <w:szCs w:val="20"/>
                          <w:lang w:eastAsia="zh-CN"/>
                        </w:rPr>
                      </w:ins>
                    </m:ctrlPr>
                  </m:dPr>
                  <m:e>
                    <m:r>
                      <w:ins w:id="267" w:author="Wang Yuhui" w:date="2022-03-15T23:18:00Z">
                        <w:rPr>
                          <w:rFonts w:ascii="Cambria Math" w:eastAsiaTheme="minorEastAsia" w:hAnsi="Cambria Math"/>
                          <w:sz w:val="20"/>
                          <w:szCs w:val="20"/>
                          <w:lang w:eastAsia="zh-CN"/>
                        </w:rPr>
                        <m:t>j</m:t>
                      </w:ins>
                    </m:r>
                  </m:e>
                </m:d>
              </m:sup>
            </m:sSubSup>
            <m:r>
              <w:ins w:id="268" w:author="Wang Yuhui" w:date="2022-03-15T23:18:00Z">
                <w:rPr>
                  <w:rFonts w:ascii="Cambria Math" w:eastAsiaTheme="minorEastAsia" w:hAnsi="Cambria Math"/>
                  <w:sz w:val="20"/>
                  <w:szCs w:val="20"/>
                  <w:lang w:eastAsia="zh-CN"/>
                </w:rPr>
                <m:t>,</m:t>
              </w:ins>
            </m:r>
            <m:sSup>
              <m:sSupPr>
                <m:ctrlPr>
                  <w:ins w:id="269" w:author="Wang Yuhui" w:date="2022-03-15T23:18:00Z">
                    <w:rPr>
                      <w:rFonts w:ascii="Cambria Math" w:eastAsiaTheme="minorEastAsia" w:hAnsi="Cambria Math"/>
                      <w:bCs/>
                      <w:sz w:val="20"/>
                      <w:szCs w:val="20"/>
                      <w:lang w:eastAsia="zh-CN"/>
                    </w:rPr>
                  </w:ins>
                </m:ctrlPr>
              </m:sSupPr>
              <m:e>
                <m:r>
                  <w:ins w:id="270" w:author="Wang Yuhui" w:date="2022-03-15T23:18:00Z">
                    <m:rPr>
                      <m:sty m:val="b"/>
                    </m:rPr>
                    <w:rPr>
                      <w:rFonts w:ascii="Cambria Math" w:eastAsiaTheme="minorEastAsia" w:hAnsi="Cambria Math" w:hint="eastAsia"/>
                      <w:sz w:val="20"/>
                      <w:szCs w:val="20"/>
                      <w:lang w:eastAsia="zh-CN"/>
                    </w:rPr>
                    <m:t>Θ</m:t>
                  </w:ins>
                </m:r>
              </m:e>
              <m:sup>
                <m:d>
                  <m:dPr>
                    <m:ctrlPr>
                      <w:ins w:id="271" w:author="Wang Yuhui" w:date="2022-03-15T23:18:00Z">
                        <w:rPr>
                          <w:rFonts w:ascii="Cambria Math" w:eastAsiaTheme="minorEastAsia" w:hAnsi="Cambria Math"/>
                          <w:bCs/>
                          <w:i/>
                          <w:iCs/>
                          <w:sz w:val="20"/>
                          <w:szCs w:val="20"/>
                          <w:lang w:eastAsia="zh-CN"/>
                        </w:rPr>
                      </w:ins>
                    </m:ctrlPr>
                  </m:dPr>
                  <m:e>
                    <m:r>
                      <w:ins w:id="272" w:author="Wang Yuhui" w:date="2022-03-15T23:18:00Z">
                        <w:rPr>
                          <w:rFonts w:ascii="Cambria Math" w:eastAsiaTheme="minorEastAsia" w:hAnsi="Cambria Math"/>
                          <w:sz w:val="20"/>
                          <w:szCs w:val="20"/>
                          <w:lang w:eastAsia="zh-CN"/>
                        </w:rPr>
                        <m:t>j</m:t>
                      </w:ins>
                    </m:r>
                    <m:r>
                      <w:ins w:id="273" w:author="Wang Yuhui" w:date="2022-03-15T23:18:00Z">
                        <w:rPr>
                          <w:rFonts w:ascii="Cambria Math" w:eastAsiaTheme="minorEastAsia" w:hAnsi="Cambria Math"/>
                          <w:sz w:val="20"/>
                          <w:szCs w:val="20"/>
                          <w:lang w:eastAsia="zh-CN"/>
                        </w:rPr>
                        <m:t>+1</m:t>
                      </w:ins>
                    </m:r>
                  </m:e>
                </m:d>
              </m:sup>
            </m:sSup>
          </m:e>
        </m:d>
        <m:r>
          <w:ins w:id="274" w:author="Wang Yuhui" w:date="2022-03-15T23:18:00Z">
            <m:rPr>
              <m:sty m:val="p"/>
            </m:rPr>
            <w:rPr>
              <w:rFonts w:ascii="Cambria Math" w:eastAsiaTheme="minorEastAsia" w:hAnsi="Cambria Math"/>
              <w:bCs/>
              <w:sz w:val="20"/>
              <w:szCs w:val="20"/>
              <w:lang w:eastAsia="zh-CN"/>
            </w:rPr>
            <w:annotationRef/>
          </w:ins>
        </m:r>
      </m:oMath>
      <w:ins w:id="275" w:author="Wang Yuhui" w:date="2022-03-15T23:18:00Z">
        <w:r>
          <w:rPr>
            <w:rFonts w:eastAsiaTheme="minorEastAsia"/>
            <w:bCs/>
            <w:sz w:val="20"/>
            <w:szCs w:val="20"/>
            <w:lang w:eastAsia="zh-CN"/>
          </w:rPr>
          <w:t>.</w:t>
        </w:r>
      </w:ins>
    </w:p>
    <w:p w14:paraId="14C1EC6D" w14:textId="36079232" w:rsidR="000A2163" w:rsidRPr="00C17A00" w:rsidRDefault="00C17A00" w:rsidP="00E76AF5">
      <w:pPr>
        <w:pStyle w:val="References"/>
        <w:numPr>
          <w:ilvl w:val="0"/>
          <w:numId w:val="0"/>
        </w:numPr>
        <w:ind w:firstLine="200"/>
        <w:rPr>
          <w:rFonts w:eastAsiaTheme="minorEastAsia"/>
          <w:iCs/>
          <w:color w:val="211E1E"/>
          <w:sz w:val="20"/>
          <w:szCs w:val="20"/>
          <w:lang w:eastAsia="zh-CN"/>
        </w:rPr>
        <w:pPrChange w:id="276" w:author="Wang Yuhui" w:date="2022-03-15T23:18:00Z">
          <w:pPr>
            <w:pStyle w:val="References"/>
            <w:numPr>
              <w:numId w:val="0"/>
            </w:numPr>
            <w:tabs>
              <w:tab w:val="clear" w:pos="1170"/>
            </w:tabs>
            <w:ind w:left="0" w:firstLine="0"/>
          </w:pPr>
        </w:pPrChange>
      </w:pPr>
      <w:r>
        <w:rPr>
          <w:rFonts w:eastAsiaTheme="minorEastAsia"/>
          <w:sz w:val="20"/>
          <w:szCs w:val="20"/>
          <w:shd w:val="clear" w:color="auto" w:fill="FFFFFF"/>
          <w:lang w:eastAsia="zh-CN"/>
        </w:rPr>
        <w:t xml:space="preserve">Finally, based on the discussion above, the </w:t>
      </w:r>
      <w:r w:rsidRPr="00DD6017">
        <w:rPr>
          <w:rFonts w:eastAsiaTheme="minorEastAsia"/>
          <w:iCs/>
          <w:sz w:val="20"/>
          <w:szCs w:val="20"/>
          <w:lang w:eastAsia="zh-CN"/>
        </w:rPr>
        <w:t xml:space="preserve">convergence of </w:t>
      </w:r>
      <w:r w:rsidR="006273C2">
        <w:rPr>
          <w:rFonts w:eastAsiaTheme="minorEastAsia"/>
          <w:iCs/>
          <w:sz w:val="20"/>
          <w:szCs w:val="20"/>
          <w:lang w:eastAsia="zh-CN"/>
        </w:rPr>
        <w:t xml:space="preserve">the </w:t>
      </w:r>
      <w:r>
        <w:rPr>
          <w:rFonts w:eastAsiaTheme="minorEastAsia"/>
          <w:iCs/>
          <w:sz w:val="20"/>
          <w:szCs w:val="20"/>
          <w:lang w:eastAsia="zh-CN"/>
        </w:rPr>
        <w:t xml:space="preserve">QOIEM </w:t>
      </w:r>
      <w:r w:rsidRPr="00DD6017">
        <w:rPr>
          <w:rFonts w:eastAsiaTheme="minorEastAsia"/>
          <w:iCs/>
          <w:sz w:val="20"/>
          <w:szCs w:val="20"/>
          <w:lang w:eastAsia="zh-CN"/>
        </w:rPr>
        <w:t>algorithm</w:t>
      </w:r>
      <w:r>
        <w:rPr>
          <w:rFonts w:eastAsiaTheme="minorEastAsia"/>
          <w:iCs/>
          <w:sz w:val="20"/>
          <w:szCs w:val="20"/>
          <w:lang w:eastAsia="zh-CN"/>
        </w:rPr>
        <w:t xml:space="preserve"> is proved.</w:t>
      </w:r>
    </w:p>
    <w:p w14:paraId="55F6FBF8" w14:textId="1B9066CB" w:rsidR="00EC3CD8" w:rsidRPr="000B4378" w:rsidRDefault="00304F5D" w:rsidP="00EC3CD8">
      <w:pPr>
        <w:pStyle w:val="2"/>
      </w:pPr>
      <w:r w:rsidRPr="000B4378">
        <w:t>RUL prediction</w:t>
      </w:r>
    </w:p>
    <w:p w14:paraId="30B9D142" w14:textId="63AA4719" w:rsidR="002853C8" w:rsidRPr="000B70CF" w:rsidRDefault="006847B5" w:rsidP="0051061C">
      <w:pPr>
        <w:ind w:firstLineChars="100" w:firstLine="200"/>
        <w:jc w:val="both"/>
        <w:rPr>
          <w:rFonts w:eastAsiaTheme="minorEastAsia"/>
          <w:sz w:val="20"/>
          <w:szCs w:val="20"/>
        </w:rPr>
      </w:pPr>
      <w:r>
        <w:rPr>
          <w:sz w:val="20"/>
          <w:szCs w:val="20"/>
          <w:lang w:eastAsia="en-US"/>
        </w:rPr>
        <w:t xml:space="preserve">After model parameters are estimated, </w:t>
      </w:r>
      <w:r w:rsidR="0037351C">
        <w:rPr>
          <w:sz w:val="20"/>
          <w:szCs w:val="20"/>
          <w:lang w:eastAsia="en-US"/>
        </w:rPr>
        <w:t xml:space="preserve">we </w:t>
      </w:r>
      <w:r w:rsidR="00097F70">
        <w:rPr>
          <w:sz w:val="20"/>
          <w:szCs w:val="20"/>
          <w:lang w:eastAsia="en-US"/>
        </w:rPr>
        <w:t>predict the RUL for in-service units.</w:t>
      </w:r>
      <w:r w:rsidR="00376C7F">
        <w:rPr>
          <w:sz w:val="20"/>
          <w:szCs w:val="20"/>
          <w:lang w:eastAsia="en-US"/>
        </w:rPr>
        <w:t xml:space="preserve"> Compared </w:t>
      </w:r>
      <w:r w:rsidR="00B33648">
        <w:rPr>
          <w:sz w:val="20"/>
          <w:szCs w:val="20"/>
          <w:lang w:eastAsia="en-US"/>
        </w:rPr>
        <w:t xml:space="preserve">with </w:t>
      </w:r>
      <w:r w:rsidR="00376C7F">
        <w:rPr>
          <w:sz w:val="20"/>
          <w:szCs w:val="20"/>
          <w:lang w:eastAsia="en-US"/>
        </w:rPr>
        <w:t xml:space="preserve">the </w:t>
      </w:r>
      <w:r w:rsidR="00592020">
        <w:rPr>
          <w:sz w:val="20"/>
          <w:szCs w:val="20"/>
          <w:lang w:eastAsia="en-US"/>
        </w:rPr>
        <w:t>historical</w:t>
      </w:r>
      <w:r w:rsidR="00376C7F">
        <w:rPr>
          <w:sz w:val="20"/>
          <w:szCs w:val="20"/>
          <w:lang w:eastAsia="en-US"/>
        </w:rPr>
        <w:t xml:space="preserve"> units </w:t>
      </w:r>
      <w:r w:rsidR="0062210B">
        <w:rPr>
          <w:sz w:val="20"/>
          <w:szCs w:val="20"/>
          <w:lang w:eastAsia="en-US"/>
        </w:rPr>
        <w:t>that</w:t>
      </w:r>
      <w:r w:rsidR="00386F55" w:rsidRPr="00386F55">
        <w:rPr>
          <w:sz w:val="20"/>
          <w:szCs w:val="20"/>
          <w:lang w:eastAsia="en-US"/>
        </w:rPr>
        <w:t xml:space="preserve"> contain </w:t>
      </w:r>
      <w:r w:rsidR="000C20F7">
        <w:rPr>
          <w:sz w:val="20"/>
          <w:szCs w:val="20"/>
          <w:lang w:eastAsia="en-US"/>
        </w:rPr>
        <w:t>the entire</w:t>
      </w:r>
      <w:r w:rsidR="000C20F7" w:rsidRPr="00386F55">
        <w:rPr>
          <w:sz w:val="20"/>
          <w:szCs w:val="20"/>
          <w:lang w:eastAsia="en-US"/>
        </w:rPr>
        <w:t xml:space="preserve"> </w:t>
      </w:r>
      <w:r w:rsidR="00386F55" w:rsidRPr="00386F55">
        <w:rPr>
          <w:sz w:val="20"/>
          <w:szCs w:val="20"/>
          <w:lang w:eastAsia="en-US"/>
        </w:rPr>
        <w:t>degradation process</w:t>
      </w:r>
      <w:r w:rsidR="00B33648">
        <w:rPr>
          <w:sz w:val="20"/>
          <w:szCs w:val="20"/>
          <w:lang w:eastAsia="en-US"/>
        </w:rPr>
        <w:t>es</w:t>
      </w:r>
      <w:r w:rsidR="00386F55" w:rsidRPr="00386F55">
        <w:rPr>
          <w:sz w:val="20"/>
          <w:szCs w:val="20"/>
          <w:lang w:eastAsia="en-US"/>
        </w:rPr>
        <w:t xml:space="preserve"> until failure</w:t>
      </w:r>
      <w:r w:rsidR="00737000">
        <w:rPr>
          <w:sz w:val="20"/>
          <w:szCs w:val="20"/>
          <w:lang w:eastAsia="en-US"/>
        </w:rPr>
        <w:t xml:space="preserve"> used in </w:t>
      </w:r>
      <w:r w:rsidR="00592020">
        <w:rPr>
          <w:sz w:val="20"/>
          <w:szCs w:val="20"/>
          <w:lang w:eastAsia="en-US"/>
        </w:rPr>
        <w:t>parameter estimation</w:t>
      </w:r>
      <w:r w:rsidR="0062210B">
        <w:rPr>
          <w:sz w:val="20"/>
          <w:szCs w:val="20"/>
          <w:lang w:eastAsia="en-US"/>
        </w:rPr>
        <w:t xml:space="preserve">, </w:t>
      </w:r>
      <w:r w:rsidR="00B33648">
        <w:rPr>
          <w:sz w:val="20"/>
          <w:szCs w:val="20"/>
          <w:lang w:eastAsia="en-US"/>
        </w:rPr>
        <w:t xml:space="preserve">sensor signals of </w:t>
      </w:r>
      <w:r w:rsidR="0062210B">
        <w:rPr>
          <w:sz w:val="20"/>
          <w:szCs w:val="20"/>
          <w:lang w:eastAsia="en-US"/>
        </w:rPr>
        <w:t xml:space="preserve">the in-service units </w:t>
      </w:r>
      <w:r w:rsidR="00B33648">
        <w:rPr>
          <w:sz w:val="20"/>
          <w:szCs w:val="20"/>
          <w:lang w:eastAsia="en-US"/>
        </w:rPr>
        <w:t xml:space="preserve">are </w:t>
      </w:r>
      <w:r w:rsidR="0028289A">
        <w:rPr>
          <w:sz w:val="20"/>
          <w:szCs w:val="20"/>
          <w:lang w:eastAsia="en-US"/>
        </w:rPr>
        <w:t xml:space="preserve">only </w:t>
      </w:r>
      <w:r w:rsidR="00B33648">
        <w:rPr>
          <w:sz w:val="20"/>
          <w:szCs w:val="20"/>
          <w:lang w:eastAsia="en-US"/>
        </w:rPr>
        <w:t xml:space="preserve">available until </w:t>
      </w:r>
      <w:r w:rsidR="00AE59D1">
        <w:rPr>
          <w:sz w:val="20"/>
          <w:szCs w:val="20"/>
          <w:lang w:eastAsia="en-US"/>
        </w:rPr>
        <w:t xml:space="preserve">certain </w:t>
      </w:r>
      <w:r w:rsidR="0062210B">
        <w:rPr>
          <w:sz w:val="20"/>
          <w:szCs w:val="20"/>
          <w:lang w:eastAsia="en-US"/>
        </w:rPr>
        <w:t xml:space="preserve">time </w:t>
      </w:r>
      <w:r w:rsidR="00B33648">
        <w:rPr>
          <w:sz w:val="20"/>
          <w:szCs w:val="20"/>
          <w:lang w:eastAsia="en-US"/>
        </w:rPr>
        <w:t xml:space="preserve">point </w:t>
      </w:r>
      <w:r w:rsidR="001E13A0">
        <w:rPr>
          <w:sz w:val="20"/>
          <w:szCs w:val="20"/>
          <w:lang w:eastAsia="en-US"/>
        </w:rPr>
        <w:t>before failure.</w:t>
      </w:r>
      <w:r w:rsidR="00C77D42">
        <w:rPr>
          <w:sz w:val="20"/>
          <w:szCs w:val="20"/>
          <w:lang w:eastAsia="en-US"/>
        </w:rPr>
        <w:t xml:space="preserve"> </w:t>
      </w:r>
      <w:r w:rsidR="00932D9C">
        <w:rPr>
          <w:sz w:val="20"/>
          <w:szCs w:val="20"/>
          <w:lang w:eastAsia="en-US"/>
        </w:rPr>
        <w:t>F</w:t>
      </w:r>
      <w:r w:rsidR="00CF6D5D" w:rsidRPr="000B4378">
        <w:rPr>
          <w:sz w:val="20"/>
          <w:szCs w:val="20"/>
          <w:lang w:eastAsia="en-US"/>
        </w:rPr>
        <w:t>or an in-service unit</w:t>
      </w:r>
      <w:r w:rsidR="00932D9C">
        <w:rPr>
          <w:sz w:val="20"/>
          <w:szCs w:val="20"/>
          <w:lang w:eastAsia="en-US"/>
        </w:rPr>
        <w:t xml:space="preserve"> </w:t>
      </w:r>
      <m:oMath>
        <m:r>
          <w:rPr>
            <w:rFonts w:ascii="Cambria Math" w:hAnsi="Cambria Math"/>
            <w:sz w:val="20"/>
            <w:szCs w:val="20"/>
            <w:lang w:eastAsia="en-US"/>
          </w:rPr>
          <m:t>q</m:t>
        </m:r>
      </m:oMath>
      <w:r w:rsidR="0035341C" w:rsidRPr="000B4378">
        <w:rPr>
          <w:sz w:val="20"/>
          <w:szCs w:val="20"/>
          <w:lang w:eastAsia="en-US"/>
        </w:rPr>
        <w:t xml:space="preserve">, </w:t>
      </w:r>
      <w:r w:rsidR="00C77D42">
        <w:rPr>
          <w:sz w:val="20"/>
          <w:szCs w:val="20"/>
          <w:lang w:eastAsia="en-US"/>
        </w:rPr>
        <w:t xml:space="preserve">we </w:t>
      </w:r>
      <w:r w:rsidR="00774D7C">
        <w:rPr>
          <w:sz w:val="20"/>
          <w:szCs w:val="20"/>
          <w:lang w:eastAsia="en-US"/>
        </w:rPr>
        <w:t xml:space="preserve">have the </w:t>
      </w:r>
      <w:r w:rsidR="005259EC">
        <w:rPr>
          <w:sz w:val="20"/>
          <w:szCs w:val="20"/>
          <w:lang w:eastAsia="en-US"/>
        </w:rPr>
        <w:t xml:space="preserve">incomplete </w:t>
      </w:r>
      <w:r w:rsidR="00774D7C">
        <w:rPr>
          <w:sz w:val="20"/>
          <w:szCs w:val="20"/>
          <w:lang w:eastAsia="en-US"/>
        </w:rPr>
        <w:t>sensor signal matrix</w:t>
      </w:r>
      <w:r w:rsidR="008926EC">
        <w:rPr>
          <w:sz w:val="20"/>
          <w:szCs w:val="20"/>
          <w:lang w:eastAsia="en-US"/>
        </w:rPr>
        <w:t xml:space="preserve"> </w:t>
      </w:r>
      <m:oMath>
        <m:sSub>
          <m:sSubPr>
            <m:ctrlPr>
              <w:rPr>
                <w:rFonts w:ascii="Cambria Math" w:hAnsi="Cambria Math"/>
                <w:i/>
                <w:sz w:val="20"/>
                <w:szCs w:val="20"/>
                <w:lang w:eastAsia="en-US"/>
              </w:rPr>
            </m:ctrlPr>
          </m:sSubPr>
          <m:e>
            <m:r>
              <m:rPr>
                <m:sty m:val="b"/>
              </m:rPr>
              <w:rPr>
                <w:rFonts w:ascii="Cambria Math" w:hAnsi="Cambria Math"/>
                <w:sz w:val="20"/>
                <w:szCs w:val="20"/>
                <w:lang w:eastAsia="en-US"/>
              </w:rPr>
              <m:t>x</m:t>
            </m:r>
          </m:e>
          <m:sub>
            <m:r>
              <w:rPr>
                <w:rFonts w:ascii="Cambria Math" w:hAnsi="Cambria Math"/>
                <w:sz w:val="20"/>
                <w:szCs w:val="20"/>
                <w:lang w:eastAsia="en-US"/>
              </w:rPr>
              <m:t>q</m:t>
            </m:r>
          </m:sub>
        </m:sSub>
        <m:r>
          <w:rPr>
            <w:rFonts w:ascii="Cambria Math" w:hAnsi="Cambria Math"/>
            <w:sz w:val="20"/>
            <w:szCs w:val="20"/>
            <w:lang w:eastAsia="en-US"/>
          </w:rPr>
          <m:t>=</m:t>
        </m:r>
        <m:sSup>
          <m:sSupPr>
            <m:ctrlPr>
              <w:rPr>
                <w:rFonts w:ascii="Cambria Math" w:hAnsi="Cambria Math"/>
                <w:i/>
                <w:sz w:val="20"/>
                <w:szCs w:val="20"/>
                <w:lang w:eastAsia="en-US"/>
              </w:rPr>
            </m:ctrlPr>
          </m:sSupPr>
          <m:e>
            <m:d>
              <m:dPr>
                <m:begChr m:val="["/>
                <m:endChr m:val="]"/>
                <m:ctrlPr>
                  <w:rPr>
                    <w:rFonts w:ascii="Cambria Math" w:hAnsi="Cambria Math"/>
                    <w:sz w:val="20"/>
                    <w:szCs w:val="20"/>
                    <w:lang w:eastAsia="en-US"/>
                  </w:rPr>
                </m:ctrlPr>
              </m:dPr>
              <m:e>
                <m:sSub>
                  <m:sSubPr>
                    <m:ctrlPr>
                      <w:rPr>
                        <w:rFonts w:ascii="Cambria Math" w:hAnsi="Cambria Math"/>
                        <w:i/>
                        <w:sz w:val="20"/>
                        <w:szCs w:val="20"/>
                        <w:lang w:eastAsia="en-US"/>
                      </w:rPr>
                    </m:ctrlPr>
                  </m:sSubPr>
                  <m:e>
                    <m:r>
                      <m:rPr>
                        <m:sty m:val="b"/>
                      </m:rPr>
                      <w:rPr>
                        <w:rFonts w:ascii="Cambria Math" w:hAnsi="Cambria Math"/>
                        <w:sz w:val="20"/>
                        <w:szCs w:val="20"/>
                        <w:lang w:eastAsia="en-US"/>
                      </w:rPr>
                      <m:t>x</m:t>
                    </m:r>
                    <m:ctrlPr>
                      <w:rPr>
                        <w:rFonts w:ascii="Cambria Math" w:hAnsi="Cambria Math"/>
                        <w:b/>
                        <w:i/>
                        <w:sz w:val="20"/>
                        <w:szCs w:val="20"/>
                        <w:lang w:eastAsia="en-US"/>
                      </w:rPr>
                    </m:ctrlPr>
                  </m:e>
                  <m:sub>
                    <m:r>
                      <w:rPr>
                        <w:rFonts w:ascii="Cambria Math" w:hAnsi="Cambria Math"/>
                        <w:sz w:val="20"/>
                        <w:szCs w:val="20"/>
                        <w:lang w:eastAsia="en-US"/>
                      </w:rPr>
                      <m:t>q</m:t>
                    </m:r>
                  </m:sub>
                </m:sSub>
                <m:d>
                  <m:dPr>
                    <m:ctrlPr>
                      <w:rPr>
                        <w:rFonts w:ascii="Cambria Math" w:hAnsi="Cambria Math"/>
                        <w:i/>
                        <w:sz w:val="20"/>
                        <w:szCs w:val="20"/>
                        <w:lang w:eastAsia="en-US"/>
                      </w:rPr>
                    </m:ctrlPr>
                  </m:dPr>
                  <m:e>
                    <m:sSub>
                      <m:sSubPr>
                        <m:ctrlPr>
                          <w:rPr>
                            <w:rFonts w:ascii="Cambria Math" w:hAnsi="Cambria Math"/>
                            <w:i/>
                            <w:sz w:val="20"/>
                            <w:szCs w:val="20"/>
                            <w:lang w:eastAsia="en-US"/>
                          </w:rPr>
                        </m:ctrlPr>
                      </m:sSubPr>
                      <m:e>
                        <m:r>
                          <w:rPr>
                            <w:rFonts w:ascii="Cambria Math" w:hAnsi="Cambria Math"/>
                            <w:sz w:val="20"/>
                            <w:szCs w:val="20"/>
                            <w:lang w:eastAsia="en-US"/>
                          </w:rPr>
                          <m:t>t</m:t>
                        </m:r>
                      </m:e>
                      <m:sub>
                        <m:r>
                          <w:rPr>
                            <w:rFonts w:ascii="Cambria Math" w:hAnsi="Cambria Math"/>
                            <w:sz w:val="20"/>
                            <w:szCs w:val="20"/>
                            <w:lang w:eastAsia="en-US"/>
                          </w:rPr>
                          <m:t>1</m:t>
                        </m:r>
                      </m:sub>
                    </m:sSub>
                  </m:e>
                </m:d>
                <m:r>
                  <w:rPr>
                    <w:rFonts w:ascii="Cambria Math" w:hAnsi="Cambria Math"/>
                    <w:sz w:val="20"/>
                    <w:szCs w:val="20"/>
                    <w:lang w:eastAsia="en-US"/>
                  </w:rPr>
                  <m:t>,</m:t>
                </m:r>
                <m:sSub>
                  <m:sSubPr>
                    <m:ctrlPr>
                      <w:rPr>
                        <w:rFonts w:ascii="Cambria Math" w:hAnsi="Cambria Math"/>
                        <w:i/>
                        <w:sz w:val="20"/>
                        <w:szCs w:val="20"/>
                        <w:lang w:eastAsia="en-US"/>
                      </w:rPr>
                    </m:ctrlPr>
                  </m:sSubPr>
                  <m:e>
                    <m:r>
                      <m:rPr>
                        <m:sty m:val="b"/>
                      </m:rPr>
                      <w:rPr>
                        <w:rFonts w:ascii="Cambria Math" w:hAnsi="Cambria Math"/>
                        <w:sz w:val="20"/>
                        <w:szCs w:val="20"/>
                        <w:lang w:eastAsia="en-US"/>
                      </w:rPr>
                      <m:t>x</m:t>
                    </m:r>
                    <m:ctrlPr>
                      <w:rPr>
                        <w:rFonts w:ascii="Cambria Math" w:hAnsi="Cambria Math"/>
                        <w:b/>
                        <w:i/>
                        <w:sz w:val="20"/>
                        <w:szCs w:val="20"/>
                        <w:lang w:eastAsia="en-US"/>
                      </w:rPr>
                    </m:ctrlPr>
                  </m:e>
                  <m:sub>
                    <m:r>
                      <w:rPr>
                        <w:rFonts w:ascii="Cambria Math" w:hAnsi="Cambria Math"/>
                        <w:sz w:val="20"/>
                        <w:szCs w:val="20"/>
                        <w:lang w:eastAsia="en-US"/>
                      </w:rPr>
                      <m:t>q</m:t>
                    </m:r>
                  </m:sub>
                </m:sSub>
                <m:d>
                  <m:dPr>
                    <m:ctrlPr>
                      <w:rPr>
                        <w:rFonts w:ascii="Cambria Math" w:hAnsi="Cambria Math"/>
                        <w:i/>
                        <w:sz w:val="20"/>
                        <w:szCs w:val="20"/>
                        <w:lang w:eastAsia="en-US"/>
                      </w:rPr>
                    </m:ctrlPr>
                  </m:dPr>
                  <m:e>
                    <m:sSub>
                      <m:sSubPr>
                        <m:ctrlPr>
                          <w:rPr>
                            <w:rFonts w:ascii="Cambria Math" w:hAnsi="Cambria Math"/>
                            <w:i/>
                            <w:sz w:val="20"/>
                            <w:szCs w:val="20"/>
                            <w:lang w:eastAsia="en-US"/>
                          </w:rPr>
                        </m:ctrlPr>
                      </m:sSubPr>
                      <m:e>
                        <m:r>
                          <w:rPr>
                            <w:rFonts w:ascii="Cambria Math" w:hAnsi="Cambria Math"/>
                            <w:sz w:val="20"/>
                            <w:szCs w:val="20"/>
                            <w:lang w:eastAsia="en-US"/>
                          </w:rPr>
                          <m:t>t</m:t>
                        </m:r>
                      </m:e>
                      <m:sub>
                        <m:r>
                          <w:rPr>
                            <w:rFonts w:ascii="Cambria Math" w:hAnsi="Cambria Math"/>
                            <w:sz w:val="20"/>
                            <w:szCs w:val="20"/>
                            <w:lang w:eastAsia="en-US"/>
                          </w:rPr>
                          <m:t>2</m:t>
                        </m:r>
                      </m:sub>
                    </m:sSub>
                  </m:e>
                </m:d>
                <m:r>
                  <w:rPr>
                    <w:rFonts w:ascii="Cambria Math" w:hAnsi="Cambria Math"/>
                    <w:sz w:val="20"/>
                    <w:szCs w:val="20"/>
                    <w:lang w:eastAsia="en-US"/>
                  </w:rPr>
                  <m:t>,</m:t>
                </m:r>
                <m:r>
                  <m:rPr>
                    <m:sty m:val="p"/>
                  </m:rPr>
                  <w:rPr>
                    <w:rFonts w:ascii="Cambria Math" w:hAnsi="Cambria Math"/>
                    <w:sz w:val="20"/>
                    <w:szCs w:val="20"/>
                    <w:lang w:eastAsia="en-US"/>
                  </w:rPr>
                  <m:t>⋯,</m:t>
                </m:r>
                <m:sSub>
                  <m:sSubPr>
                    <m:ctrlPr>
                      <w:rPr>
                        <w:rFonts w:ascii="Cambria Math" w:hAnsi="Cambria Math"/>
                        <w:i/>
                        <w:sz w:val="20"/>
                        <w:szCs w:val="20"/>
                        <w:lang w:eastAsia="en-US"/>
                      </w:rPr>
                    </m:ctrlPr>
                  </m:sSubPr>
                  <m:e>
                    <m:r>
                      <m:rPr>
                        <m:sty m:val="b"/>
                      </m:rPr>
                      <w:rPr>
                        <w:rFonts w:ascii="Cambria Math" w:hAnsi="Cambria Math"/>
                        <w:sz w:val="20"/>
                        <w:szCs w:val="20"/>
                        <w:lang w:eastAsia="en-US"/>
                      </w:rPr>
                      <m:t>x</m:t>
                    </m:r>
                    <m:ctrlPr>
                      <w:rPr>
                        <w:rFonts w:ascii="Cambria Math" w:hAnsi="Cambria Math"/>
                        <w:b/>
                        <w:i/>
                        <w:sz w:val="20"/>
                        <w:szCs w:val="20"/>
                        <w:lang w:eastAsia="en-US"/>
                      </w:rPr>
                    </m:ctrlPr>
                  </m:e>
                  <m:sub>
                    <m:r>
                      <w:rPr>
                        <w:rFonts w:ascii="Cambria Math" w:hAnsi="Cambria Math"/>
                        <w:sz w:val="20"/>
                        <w:szCs w:val="20"/>
                        <w:lang w:eastAsia="en-US"/>
                      </w:rPr>
                      <m:t>q</m:t>
                    </m:r>
                  </m:sub>
                </m:sSub>
                <m:d>
                  <m:dPr>
                    <m:ctrlPr>
                      <w:rPr>
                        <w:rFonts w:ascii="Cambria Math" w:hAnsi="Cambria Math"/>
                        <w:i/>
                        <w:sz w:val="20"/>
                        <w:szCs w:val="20"/>
                        <w:lang w:eastAsia="en-US"/>
                      </w:rPr>
                    </m:ctrlPr>
                  </m:dPr>
                  <m:e>
                    <m:sSub>
                      <m:sSubPr>
                        <m:ctrlPr>
                          <w:rPr>
                            <w:rFonts w:ascii="Cambria Math" w:hAnsi="Cambria Math"/>
                            <w:i/>
                            <w:sz w:val="20"/>
                            <w:szCs w:val="20"/>
                            <w:lang w:eastAsia="en-US"/>
                          </w:rPr>
                        </m:ctrlPr>
                      </m:sSubPr>
                      <m:e>
                        <m:r>
                          <w:rPr>
                            <w:rFonts w:ascii="Cambria Math" w:hAnsi="Cambria Math"/>
                            <w:sz w:val="20"/>
                            <w:szCs w:val="20"/>
                            <w:lang w:eastAsia="en-US"/>
                          </w:rPr>
                          <m:t>t</m:t>
                        </m:r>
                      </m:e>
                      <m:sub>
                        <m:sSub>
                          <m:sSubPr>
                            <m:ctrlPr>
                              <w:rPr>
                                <w:rFonts w:ascii="Cambria Math" w:hAnsi="Cambria Math"/>
                                <w:i/>
                                <w:sz w:val="20"/>
                                <w:szCs w:val="20"/>
                                <w:lang w:eastAsia="en-US"/>
                              </w:rPr>
                            </m:ctrlPr>
                          </m:sSubPr>
                          <m:e>
                            <m:r>
                              <w:rPr>
                                <w:rFonts w:ascii="Cambria Math" w:hAnsi="Cambria Math"/>
                                <w:sz w:val="20"/>
                                <w:szCs w:val="20"/>
                                <w:lang w:eastAsia="en-US"/>
                              </w:rPr>
                              <m:t>n</m:t>
                            </m:r>
                          </m:e>
                          <m:sub>
                            <m:r>
                              <w:rPr>
                                <w:rFonts w:ascii="Cambria Math" w:hAnsi="Cambria Math"/>
                                <w:sz w:val="20"/>
                                <w:szCs w:val="20"/>
                                <w:lang w:eastAsia="en-US"/>
                              </w:rPr>
                              <m:t>q</m:t>
                            </m:r>
                          </m:sub>
                        </m:sSub>
                      </m:sub>
                    </m:sSub>
                  </m:e>
                </m:d>
                <m:ctrlPr>
                  <w:rPr>
                    <w:rFonts w:ascii="Cambria Math" w:hAnsi="Cambria Math"/>
                    <w:i/>
                    <w:sz w:val="20"/>
                    <w:szCs w:val="20"/>
                    <w:lang w:eastAsia="en-US"/>
                  </w:rPr>
                </m:ctrlPr>
              </m:e>
            </m:d>
          </m:e>
          <m:sup>
            <m:r>
              <m:rPr>
                <m:nor/>
              </m:rPr>
              <w:rPr>
                <w:sz w:val="20"/>
                <w:szCs w:val="20"/>
                <w:lang w:eastAsia="en-US"/>
              </w:rPr>
              <m:t>T</m:t>
            </m:r>
          </m:sup>
        </m:sSup>
      </m:oMath>
      <w:r w:rsidR="0051061C">
        <w:rPr>
          <w:rFonts w:eastAsiaTheme="minorEastAsia" w:hint="eastAsia"/>
          <w:sz w:val="20"/>
          <w:szCs w:val="20"/>
        </w:rPr>
        <w:t>,</w:t>
      </w:r>
      <w:r w:rsidR="0051061C">
        <w:rPr>
          <w:rFonts w:eastAsiaTheme="minorEastAsia"/>
          <w:sz w:val="20"/>
          <w:szCs w:val="20"/>
        </w:rPr>
        <w:t xml:space="preserve">where </w:t>
      </w:r>
      <m:oMath>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q</m:t>
            </m:r>
          </m:sub>
        </m:sSub>
      </m:oMath>
      <w:r w:rsidR="0051061C">
        <w:rPr>
          <w:rFonts w:eastAsiaTheme="minorEastAsia" w:hint="eastAsia"/>
          <w:sz w:val="20"/>
          <w:szCs w:val="20"/>
        </w:rPr>
        <w:t xml:space="preserve"> </w:t>
      </w:r>
      <w:r w:rsidR="0051061C">
        <w:rPr>
          <w:rFonts w:eastAsiaTheme="minorEastAsia"/>
          <w:sz w:val="20"/>
          <w:szCs w:val="20"/>
        </w:rPr>
        <w:t>is the</w:t>
      </w:r>
      <w:r w:rsidR="007D0744">
        <w:rPr>
          <w:rFonts w:eastAsiaTheme="minorEastAsia"/>
          <w:sz w:val="20"/>
          <w:szCs w:val="20"/>
        </w:rPr>
        <w:t xml:space="preserve"> number of</w:t>
      </w:r>
      <w:r w:rsidR="0051061C">
        <w:rPr>
          <w:rFonts w:eastAsiaTheme="minorEastAsia"/>
          <w:sz w:val="20"/>
          <w:szCs w:val="20"/>
        </w:rPr>
        <w:t xml:space="preserve"> available obs</w:t>
      </w:r>
      <w:r w:rsidR="00FD1F66">
        <w:rPr>
          <w:rFonts w:eastAsiaTheme="minorEastAsia"/>
          <w:sz w:val="20"/>
          <w:szCs w:val="20"/>
        </w:rPr>
        <w:t>ervations of unit</w:t>
      </w:r>
      <w:r w:rsidR="00FD1F66" w:rsidRPr="00FD1F66">
        <w:rPr>
          <w:rFonts w:ascii="Cambria Math" w:hAnsi="Cambria Math"/>
          <w:i/>
          <w:sz w:val="20"/>
          <w:szCs w:val="20"/>
          <w:lang w:eastAsia="en-US"/>
        </w:rPr>
        <w:t xml:space="preserve"> </w:t>
      </w:r>
      <m:oMath>
        <m:r>
          <w:rPr>
            <w:rFonts w:ascii="Cambria Math" w:hAnsi="Cambria Math"/>
            <w:sz w:val="20"/>
            <w:szCs w:val="20"/>
            <w:lang w:eastAsia="en-US"/>
          </w:rPr>
          <m:t>q</m:t>
        </m:r>
      </m:oMath>
      <w:r w:rsidR="00FD1F66">
        <w:rPr>
          <w:rFonts w:eastAsiaTheme="minorEastAsia"/>
          <w:sz w:val="20"/>
          <w:szCs w:val="20"/>
        </w:rPr>
        <w:t xml:space="preserve"> </w:t>
      </w:r>
      <w:r w:rsidR="00737000">
        <w:rPr>
          <w:rFonts w:eastAsiaTheme="minorEastAsia" w:hint="eastAsia"/>
          <w:sz w:val="20"/>
          <w:szCs w:val="20"/>
        </w:rPr>
        <w:t>.</w:t>
      </w:r>
      <w:r w:rsidR="00737000">
        <w:rPr>
          <w:rFonts w:eastAsiaTheme="minorEastAsia"/>
          <w:sz w:val="20"/>
          <w:szCs w:val="20"/>
        </w:rPr>
        <w:t xml:space="preserve"> </w:t>
      </w:r>
      <w:r w:rsidR="007D0744">
        <w:rPr>
          <w:rFonts w:eastAsiaTheme="minorEastAsia"/>
          <w:sz w:val="20"/>
          <w:szCs w:val="20"/>
        </w:rPr>
        <w:t xml:space="preserve">For </w:t>
      </w:r>
      <w:r w:rsidR="00737000">
        <w:rPr>
          <w:rFonts w:eastAsiaTheme="minorEastAsia"/>
          <w:sz w:val="20"/>
          <w:szCs w:val="20"/>
        </w:rPr>
        <w:t xml:space="preserve">RUL prediction, </w:t>
      </w:r>
      <w:r w:rsidR="0035341C" w:rsidRPr="000B4378">
        <w:rPr>
          <w:sz w:val="20"/>
          <w:szCs w:val="20"/>
          <w:lang w:eastAsia="en-US"/>
        </w:rPr>
        <w:t xml:space="preserve">we </w:t>
      </w:r>
      <w:r w:rsidR="00932D9C">
        <w:rPr>
          <w:sz w:val="20"/>
          <w:szCs w:val="20"/>
          <w:lang w:eastAsia="en-US"/>
        </w:rPr>
        <w:t>first</w:t>
      </w:r>
      <w:r w:rsidR="0035341C" w:rsidRPr="000B4378">
        <w:rPr>
          <w:sz w:val="20"/>
          <w:szCs w:val="20"/>
          <w:lang w:eastAsia="en-US"/>
        </w:rPr>
        <w:t xml:space="preserve"> calculate </w:t>
      </w:r>
      <w:bookmarkStart w:id="277" w:name="_Hlk93693855"/>
      <w:r w:rsidR="0035341C" w:rsidRPr="000B4378">
        <w:rPr>
          <w:sz w:val="20"/>
          <w:szCs w:val="20"/>
          <w:lang w:eastAsia="en-US"/>
        </w:rPr>
        <w:t xml:space="preserve">the posterior distribution </w:t>
      </w:r>
      <m:oMath>
        <m:sSub>
          <m:sSubPr>
            <m:ctrlPr>
              <w:rPr>
                <w:rFonts w:ascii="Cambria Math" w:hAnsi="Cambria Math"/>
                <w:iCs/>
                <w:sz w:val="20"/>
                <w:szCs w:val="20"/>
              </w:rPr>
            </m:ctrlPr>
          </m:sSubPr>
          <m:e>
            <m:r>
              <m:rPr>
                <m:sty m:val="b"/>
              </m:rPr>
              <w:rPr>
                <w:rFonts w:ascii="Cambria Math" w:hAnsi="Cambria Math"/>
                <w:sz w:val="20"/>
                <w:szCs w:val="20"/>
              </w:rPr>
              <m:t>Γ</m:t>
            </m:r>
          </m:e>
          <m:sub>
            <m:r>
              <w:rPr>
                <w:rFonts w:ascii="Cambria Math" w:eastAsiaTheme="minorEastAsia" w:hAnsi="Cambria Math"/>
                <w:sz w:val="20"/>
                <w:szCs w:val="20"/>
              </w:rPr>
              <m:t>q</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m:rPr>
                <m:sty m:val="b"/>
              </m:rPr>
              <w:rPr>
                <w:rFonts w:ascii="Cambria Math" w:eastAsiaTheme="minorEastAsia" w:hAnsi="Cambria Math"/>
                <w:sz w:val="20"/>
                <w:szCs w:val="20"/>
              </w:rPr>
              <m:t>h</m:t>
            </m:r>
          </m:e>
          <m:sub>
            <m:r>
              <w:rPr>
                <w:rFonts w:ascii="Cambria Math" w:eastAsiaTheme="minorEastAsia" w:hAnsi="Cambria Math"/>
                <w:sz w:val="20"/>
                <w:szCs w:val="20"/>
              </w:rPr>
              <m:t>q</m:t>
            </m:r>
          </m:sub>
        </m:sSub>
      </m:oMath>
      <w:bookmarkEnd w:id="277"/>
      <w:r w:rsidR="004E0F9B" w:rsidRPr="000B4378">
        <w:rPr>
          <w:rFonts w:eastAsiaTheme="minorEastAsia"/>
          <w:sz w:val="20"/>
          <w:szCs w:val="20"/>
        </w:rPr>
        <w:t xml:space="preserve"> , where </w:t>
      </w:r>
      <m:oMath>
        <m:sSub>
          <m:sSubPr>
            <m:ctrlPr>
              <w:rPr>
                <w:rFonts w:ascii="Cambria Math" w:eastAsiaTheme="minorEastAsia" w:hAnsi="Cambria Math"/>
                <w:i/>
                <w:sz w:val="20"/>
                <w:szCs w:val="20"/>
              </w:rPr>
            </m:ctrlPr>
          </m:sSubPr>
          <m:e>
            <m:r>
              <m:rPr>
                <m:sty m:val="b"/>
              </m:rPr>
              <w:rPr>
                <w:rFonts w:ascii="Cambria Math" w:eastAsiaTheme="minorEastAsia" w:hAnsi="Cambria Math"/>
                <w:sz w:val="20"/>
                <w:szCs w:val="20"/>
              </w:rPr>
              <m:t>h</m:t>
            </m:r>
          </m:e>
          <m:sub>
            <m:r>
              <w:rPr>
                <w:rFonts w:ascii="Cambria Math" w:eastAsiaTheme="minorEastAsia" w:hAnsi="Cambria Math"/>
                <w:sz w:val="20"/>
                <w:szCs w:val="20"/>
              </w:rPr>
              <m:t>q</m:t>
            </m:r>
          </m:sub>
        </m:sSub>
      </m:oMath>
      <w:r w:rsidR="002853C8" w:rsidRPr="000B4378">
        <w:rPr>
          <w:rFonts w:eastAsiaTheme="minorEastAsia"/>
          <w:sz w:val="20"/>
          <w:szCs w:val="20"/>
        </w:rPr>
        <w:t xml:space="preserve"> is the HI </w:t>
      </w:r>
      <w:r w:rsidR="00FC55A0">
        <w:rPr>
          <w:rFonts w:eastAsiaTheme="minorEastAsia"/>
          <w:sz w:val="20"/>
          <w:szCs w:val="20"/>
        </w:rPr>
        <w:t xml:space="preserve">obtained by </w:t>
      </w:r>
      <m:oMath>
        <m:sSub>
          <m:sSubPr>
            <m:ctrlPr>
              <w:rPr>
                <w:rFonts w:ascii="Cambria Math" w:eastAsiaTheme="minorEastAsia" w:hAnsi="Cambria Math"/>
                <w:i/>
                <w:sz w:val="20"/>
                <w:szCs w:val="20"/>
              </w:rPr>
            </m:ctrlPr>
          </m:sSubPr>
          <m:e>
            <m:r>
              <m:rPr>
                <m:sty m:val="b"/>
              </m:rPr>
              <w:rPr>
                <w:rFonts w:ascii="Cambria Math" w:eastAsiaTheme="minorEastAsia" w:hAnsi="Cambria Math"/>
                <w:sz w:val="20"/>
                <w:szCs w:val="20"/>
              </w:rPr>
              <m:t>h</m:t>
            </m:r>
          </m:e>
          <m:sub>
            <m:r>
              <w:rPr>
                <w:rFonts w:ascii="Cambria Math" w:eastAsiaTheme="minorEastAsia" w:hAnsi="Cambria Math"/>
                <w:sz w:val="20"/>
                <w:szCs w:val="20"/>
              </w:rPr>
              <m:t>q</m:t>
            </m:r>
          </m:sub>
        </m:sSub>
        <m:r>
          <w:rPr>
            <w:rFonts w:ascii="Cambria Math" w:eastAsiaTheme="minorEastAsia" w:hAnsi="Cambria Math"/>
            <w:sz w:val="20"/>
            <w:szCs w:val="20"/>
          </w:rPr>
          <m:t>=</m:t>
        </m:r>
        <m:sSub>
          <m:sSubPr>
            <m:ctrlPr>
              <w:rPr>
                <w:rFonts w:ascii="Cambria Math" w:eastAsia="宋体" w:hAnsi="Cambria Math"/>
                <w:sz w:val="20"/>
                <w:szCs w:val="20"/>
              </w:rPr>
            </m:ctrlPr>
          </m:sSubPr>
          <m:e>
            <m:r>
              <m:rPr>
                <m:sty m:val="b"/>
              </m:rPr>
              <w:rPr>
                <w:rFonts w:ascii="Cambria Math" w:eastAsia="宋体" w:hAnsi="Cambria Math"/>
                <w:sz w:val="20"/>
                <w:szCs w:val="20"/>
              </w:rPr>
              <m:t>x</m:t>
            </m:r>
          </m:e>
          <m:sub>
            <m:r>
              <w:rPr>
                <w:rFonts w:ascii="Cambria Math" w:eastAsia="宋体" w:hAnsi="Cambria Math"/>
                <w:sz w:val="20"/>
                <w:szCs w:val="20"/>
              </w:rPr>
              <m:t>q</m:t>
            </m:r>
          </m:sub>
        </m:sSub>
        <m:r>
          <m:rPr>
            <m:sty m:val="b"/>
          </m:rPr>
          <w:rPr>
            <w:rFonts w:ascii="Cambria Math" w:eastAsia="宋体" w:hAnsi="Cambria Math"/>
            <w:sz w:val="20"/>
            <w:szCs w:val="20"/>
          </w:rPr>
          <m:t>w</m:t>
        </m:r>
      </m:oMath>
      <w:r w:rsidR="00595412">
        <w:rPr>
          <w:rFonts w:hint="eastAsia"/>
          <w:sz w:val="20"/>
          <w:szCs w:val="20"/>
        </w:rPr>
        <w:t>,</w:t>
      </w:r>
      <w:r w:rsidR="00595412">
        <w:rPr>
          <w:sz w:val="20"/>
          <w:szCs w:val="20"/>
        </w:rPr>
        <w:t xml:space="preserve"> as follows</w:t>
      </w:r>
      <w:r w:rsidR="00FC55A0" w:rsidRPr="000B4378" w:rsidDel="00FC55A0">
        <w:rPr>
          <w:sz w:val="20"/>
          <w:szCs w:val="20"/>
          <w:lang w:eastAsia="en-US"/>
        </w:rPr>
        <w:t xml:space="preserve"> </w:t>
      </w:r>
    </w:p>
    <w:p w14:paraId="6552E343" w14:textId="77777777" w:rsidR="003A47A8" w:rsidRPr="000B4378" w:rsidRDefault="003A47A8" w:rsidP="002853C8">
      <w:pPr>
        <w:ind w:firstLineChars="100" w:firstLine="200"/>
        <w:rPr>
          <w:sz w:val="20"/>
          <w:szCs w:val="20"/>
          <w:lang w:eastAsia="en-US"/>
        </w:rPr>
      </w:pPr>
    </w:p>
    <w:p w14:paraId="4F8E4F93" w14:textId="0D27B605" w:rsidR="003A47A8" w:rsidRPr="000B4378" w:rsidRDefault="00BB5F27" w:rsidP="00A7631F">
      <w:pPr>
        <w:jc w:val="center"/>
        <w:rPr>
          <w:rFonts w:asciiTheme="minorHAnsi" w:eastAsiaTheme="minorEastAsia" w:hAnsiTheme="minorHAnsi" w:cstheme="minorBidi"/>
          <w:sz w:val="20"/>
          <w:szCs w:val="20"/>
        </w:rPr>
      </w:pPr>
      <m:oMath>
        <m:sSub>
          <m:sSubPr>
            <m:ctrlPr>
              <w:rPr>
                <w:rFonts w:ascii="Cambria Math" w:hAnsi="Cambria Math"/>
                <w:i/>
                <w:sz w:val="20"/>
                <w:szCs w:val="20"/>
              </w:rPr>
            </m:ctrlPr>
          </m:sSubPr>
          <m:e>
            <m:r>
              <m:rPr>
                <m:sty m:val="b"/>
              </m:rPr>
              <w:rPr>
                <w:rFonts w:ascii="Cambria Math" w:hAnsi="Cambria Math"/>
                <w:sz w:val="20"/>
                <w:szCs w:val="20"/>
              </w:rPr>
              <m:t>Γ</m:t>
            </m:r>
          </m:e>
          <m:sub>
            <m:r>
              <w:rPr>
                <w:rFonts w:ascii="Cambria Math" w:hAnsi="Cambria Math"/>
                <w:sz w:val="20"/>
                <w:szCs w:val="20"/>
              </w:rPr>
              <m:t>q</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m:rPr>
                <m:sty m:val="b"/>
              </m:rPr>
              <w:rPr>
                <w:rFonts w:ascii="Cambria Math" w:eastAsiaTheme="minorEastAsia" w:hAnsi="Cambria Math"/>
                <w:sz w:val="20"/>
                <w:szCs w:val="20"/>
              </w:rPr>
              <m:t>h</m:t>
            </m:r>
          </m:e>
          <m:sub>
            <m:r>
              <w:rPr>
                <w:rFonts w:ascii="Cambria Math" w:eastAsiaTheme="minorEastAsia" w:hAnsi="Cambria Math"/>
                <w:sz w:val="20"/>
                <w:szCs w:val="20"/>
              </w:rPr>
              <m:t>q</m:t>
            </m:r>
          </m:sub>
        </m:sSub>
        <m:r>
          <w:rPr>
            <w:rFonts w:ascii="Cambria Math" w:eastAsiaTheme="minorEastAsia" w:hAnsi="Cambria Math"/>
            <w:sz w:val="20"/>
            <w:szCs w:val="20"/>
          </w:rPr>
          <m:t xml:space="preserve"> </m:t>
        </m:r>
        <m:r>
          <m:rPr>
            <m:sty m:val="p"/>
          </m:rPr>
          <w:rPr>
            <w:rFonts w:ascii="Cambria Math" w:eastAsiaTheme="minorEastAsia" w:hAnsi="Cambria Math" w:cs="Cambria Math"/>
            <w:sz w:val="20"/>
            <w:szCs w:val="20"/>
          </w:rPr>
          <m:t>∼</m:t>
        </m:r>
        <m:r>
          <w:rPr>
            <w:rFonts w:ascii="Cambria Math" w:eastAsiaTheme="minorEastAsia" w:hAnsi="Cambria Math"/>
            <w:sz w:val="20"/>
            <w:szCs w:val="20"/>
          </w:rPr>
          <m:t>N(</m:t>
        </m:r>
        <m:sSub>
          <m:sSubPr>
            <m:ctrlPr>
              <w:rPr>
                <w:rFonts w:ascii="Cambria Math" w:hAnsi="Cambria Math"/>
                <w:i/>
                <w:sz w:val="20"/>
                <w:szCs w:val="20"/>
              </w:rPr>
            </m:ctrlPr>
          </m:sSubPr>
          <m:e>
            <m:r>
              <m:rPr>
                <m:sty m:val="b"/>
              </m:rPr>
              <w:rPr>
                <w:rFonts w:ascii="Cambria Math" w:hAnsi="Cambria Math"/>
                <w:sz w:val="20"/>
                <w:szCs w:val="20"/>
              </w:rPr>
              <m:t>μ</m:t>
            </m:r>
            <m:ctrlPr>
              <w:rPr>
                <w:rFonts w:ascii="Cambria Math" w:hAnsi="Cambria Math"/>
                <w:sz w:val="20"/>
                <w:szCs w:val="20"/>
              </w:rPr>
            </m:ctrlPr>
          </m:e>
          <m:sub>
            <m:r>
              <w:rPr>
                <w:rFonts w:ascii="Cambria Math" w:hAnsi="Cambria Math"/>
                <w:sz w:val="20"/>
                <w:szCs w:val="20"/>
              </w:rPr>
              <m:t>q</m:t>
            </m:r>
          </m:sub>
        </m:sSub>
        <m:r>
          <w:rPr>
            <w:rFonts w:ascii="Cambria Math" w:hAnsi="Cambria Math"/>
            <w:sz w:val="20"/>
            <w:szCs w:val="20"/>
          </w:rPr>
          <m:t>, </m:t>
        </m:r>
        <m:sSub>
          <m:sSubPr>
            <m:ctrlPr>
              <w:rPr>
                <w:rFonts w:ascii="Cambria Math" w:hAnsi="Cambria Math"/>
                <w:i/>
                <w:sz w:val="20"/>
                <w:szCs w:val="20"/>
              </w:rPr>
            </m:ctrlPr>
          </m:sSubPr>
          <m:e>
            <m:r>
              <m:rPr>
                <m:sty m:val="b"/>
              </m:rPr>
              <w:rPr>
                <w:rFonts w:ascii="Cambria Math" w:hAnsi="Cambria Math"/>
                <w:sz w:val="20"/>
                <w:szCs w:val="20"/>
              </w:rPr>
              <m:t>Σ</m:t>
            </m:r>
          </m:e>
          <m:sub>
            <m:r>
              <w:rPr>
                <w:rFonts w:ascii="Cambria Math" w:hAnsi="Cambria Math"/>
                <w:sz w:val="20"/>
                <w:szCs w:val="20"/>
              </w:rPr>
              <m:t>q</m:t>
            </m:r>
          </m:sub>
        </m:sSub>
        <m:r>
          <w:rPr>
            <w:rFonts w:ascii="Cambria Math" w:eastAsiaTheme="minorEastAsia" w:hAnsi="Cambria Math"/>
            <w:sz w:val="20"/>
            <w:szCs w:val="20"/>
          </w:rPr>
          <m:t>)</m:t>
        </m:r>
      </m:oMath>
      <w:r w:rsidR="009B01D9" w:rsidRPr="00387F81">
        <w:rPr>
          <w:rFonts w:eastAsiaTheme="minorEastAsia"/>
          <w:sz w:val="20"/>
          <w:szCs w:val="20"/>
        </w:rPr>
        <w:t>,</w:t>
      </w:r>
    </w:p>
    <w:p w14:paraId="032DA892" w14:textId="77BA434C" w:rsidR="008B4565" w:rsidRPr="000B4378" w:rsidRDefault="008B4565" w:rsidP="0035341C">
      <w:pPr>
        <w:ind w:firstLineChars="100" w:firstLine="200"/>
        <w:rPr>
          <w:rFonts w:eastAsiaTheme="minorEastAsia"/>
          <w:sz w:val="20"/>
          <w:szCs w:val="20"/>
        </w:rPr>
      </w:pPr>
    </w:p>
    <w:p w14:paraId="3FB4BF62" w14:textId="3E0B6F6A" w:rsidR="002853C8" w:rsidRPr="000B4378" w:rsidRDefault="0064796D" w:rsidP="0064796D">
      <w:pPr>
        <w:rPr>
          <w:rFonts w:eastAsiaTheme="minorEastAsia"/>
          <w:sz w:val="20"/>
          <w:szCs w:val="20"/>
        </w:rPr>
      </w:pPr>
      <w:proofErr w:type="gramStart"/>
      <w:r w:rsidRPr="000B4378">
        <w:rPr>
          <w:rFonts w:eastAsiaTheme="minorEastAsia"/>
          <w:sz w:val="20"/>
          <w:szCs w:val="20"/>
        </w:rPr>
        <w:t>where</w:t>
      </w:r>
      <w:proofErr w:type="gramEnd"/>
    </w:p>
    <w:p w14:paraId="57BE06F4" w14:textId="77777777" w:rsidR="0064796D" w:rsidRPr="000B4378" w:rsidRDefault="0064796D" w:rsidP="0064796D">
      <w:pPr>
        <w:rPr>
          <w:rFonts w:eastAsiaTheme="minorEastAsia"/>
          <w:sz w:val="20"/>
          <w:szCs w:val="20"/>
        </w:rPr>
      </w:pPr>
    </w:p>
    <w:bookmarkStart w:id="278" w:name="_Hlk93696287"/>
    <w:p w14:paraId="4C214E87" w14:textId="4BE5A34D" w:rsidR="0064796D" w:rsidRPr="000B4378" w:rsidRDefault="00BB5F27" w:rsidP="00A7631F">
      <w:pPr>
        <w:jc w:val="center"/>
        <w:rPr>
          <w:rFonts w:eastAsiaTheme="minorEastAsia"/>
          <w:sz w:val="20"/>
          <w:szCs w:val="20"/>
        </w:rPr>
      </w:pPr>
      <m:oMath>
        <m:sSub>
          <m:sSubPr>
            <m:ctrlPr>
              <w:rPr>
                <w:rFonts w:ascii="Cambria Math" w:eastAsiaTheme="minorEastAsia" w:hAnsi="Cambria Math"/>
                <w:i/>
                <w:sz w:val="20"/>
                <w:szCs w:val="20"/>
              </w:rPr>
            </m:ctrlPr>
          </m:sSubPr>
          <m:e>
            <m:r>
              <m:rPr>
                <m:sty m:val="b"/>
              </m:rPr>
              <w:rPr>
                <w:rFonts w:ascii="Cambria Math" w:eastAsiaTheme="minorEastAsia" w:hAnsi="Cambria Math"/>
                <w:sz w:val="20"/>
                <w:szCs w:val="20"/>
              </w:rPr>
              <m:t>Σ</m:t>
            </m:r>
            <m:ctrlPr>
              <w:rPr>
                <w:rFonts w:ascii="Cambria Math" w:eastAsiaTheme="minorEastAsia" w:hAnsi="Cambria Math"/>
                <w:sz w:val="20"/>
                <w:szCs w:val="20"/>
              </w:rPr>
            </m:ctrlPr>
          </m:e>
          <m:sub>
            <m:r>
              <w:rPr>
                <w:rFonts w:ascii="Cambria Math" w:eastAsiaTheme="minorEastAsia" w:hAnsi="Cambria Math"/>
                <w:sz w:val="20"/>
                <w:szCs w:val="20"/>
              </w:rPr>
              <m:t>q</m:t>
            </m:r>
          </m:sub>
        </m:sSub>
        <m:r>
          <w:rPr>
            <w:rFonts w:ascii="Cambria Math" w:eastAsiaTheme="minorEastAsia" w:hAnsi="Cambria Math"/>
            <w:sz w:val="20"/>
            <w:szCs w:val="20"/>
          </w:rPr>
          <m:t>=</m:t>
        </m:r>
        <m:sSup>
          <m:sSupPr>
            <m:ctrlPr>
              <w:rPr>
                <w:rFonts w:ascii="Cambria Math" w:eastAsiaTheme="minorEastAsia" w:hAnsi="Cambria Math"/>
                <w:i/>
                <w:sz w:val="20"/>
                <w:szCs w:val="20"/>
              </w:rPr>
            </m:ctrlPr>
          </m:sSupPr>
          <m:e>
            <m:d>
              <m:dPr>
                <m:ctrlPr>
                  <w:rPr>
                    <w:rFonts w:ascii="Cambria Math" w:eastAsiaTheme="minorEastAsia" w:hAnsi="Cambria Math"/>
                    <w:i/>
                    <w:sz w:val="20"/>
                    <w:szCs w:val="20"/>
                  </w:rPr>
                </m:ctrlPr>
              </m:dPr>
              <m:e>
                <m:f>
                  <m:fPr>
                    <m:ctrlPr>
                      <w:rPr>
                        <w:rFonts w:ascii="Cambria Math" w:eastAsiaTheme="minorEastAsia" w:hAnsi="Cambria Math"/>
                        <w:bCs/>
                        <w:sz w:val="20"/>
                        <w:szCs w:val="20"/>
                      </w:rPr>
                    </m:ctrlPr>
                  </m:fPr>
                  <m:num>
                    <m:sSubSup>
                      <m:sSubSupPr>
                        <m:ctrlPr>
                          <w:rPr>
                            <w:rFonts w:ascii="Cambria Math" w:eastAsiaTheme="minorEastAsia" w:hAnsi="Cambria Math"/>
                            <w:bCs/>
                            <w:i/>
                            <w:sz w:val="20"/>
                            <w:szCs w:val="20"/>
                          </w:rPr>
                        </m:ctrlPr>
                      </m:sSubSupPr>
                      <m:e>
                        <m:r>
                          <m:rPr>
                            <m:sty m:val="b"/>
                          </m:rPr>
                          <w:rPr>
                            <w:rFonts w:ascii="Cambria Math" w:eastAsiaTheme="minorEastAsia" w:hAnsi="Cambria Math"/>
                            <w:sz w:val="20"/>
                            <w:szCs w:val="20"/>
                          </w:rPr>
                          <m:t>Φ</m:t>
                        </m:r>
                      </m:e>
                      <m:sub>
                        <m:r>
                          <w:rPr>
                            <w:rFonts w:ascii="Cambria Math" w:eastAsiaTheme="minorEastAsia" w:hAnsi="Cambria Math"/>
                            <w:sz w:val="20"/>
                            <w:szCs w:val="20"/>
                          </w:rPr>
                          <m:t>q</m:t>
                        </m:r>
                      </m:sub>
                      <m:sup>
                        <m:r>
                          <m:rPr>
                            <m:nor/>
                          </m:rPr>
                          <w:rPr>
                            <w:rFonts w:ascii="Cambria Math" w:eastAsiaTheme="minorEastAsia" w:hAnsi="Cambria Math"/>
                            <w:bCs/>
                            <w:sz w:val="20"/>
                            <w:szCs w:val="20"/>
                          </w:rPr>
                          <m:t>T</m:t>
                        </m:r>
                      </m:sup>
                    </m:sSubSup>
                    <w:bookmarkStart w:id="279" w:name="_Hlk90296629"/>
                    <m:sSub>
                      <m:sSubPr>
                        <m:ctrlPr>
                          <w:rPr>
                            <w:rFonts w:ascii="Cambria Math" w:eastAsiaTheme="minorEastAsia" w:hAnsi="Cambria Math"/>
                            <w:bCs/>
                            <w:i/>
                            <w:sz w:val="20"/>
                            <w:szCs w:val="20"/>
                          </w:rPr>
                        </m:ctrlPr>
                      </m:sSubPr>
                      <m:e>
                        <m:r>
                          <m:rPr>
                            <m:sty m:val="b"/>
                          </m:rPr>
                          <w:rPr>
                            <w:rFonts w:ascii="Cambria Math" w:eastAsiaTheme="minorEastAsia" w:hAnsi="Cambria Math"/>
                            <w:sz w:val="20"/>
                            <w:szCs w:val="20"/>
                          </w:rPr>
                          <m:t>Φ</m:t>
                        </m:r>
                        <m:ctrlPr>
                          <w:rPr>
                            <w:rFonts w:ascii="Cambria Math" w:eastAsiaTheme="minorEastAsia" w:hAnsi="Cambria Math"/>
                            <w:bCs/>
                            <w:sz w:val="20"/>
                            <w:szCs w:val="20"/>
                          </w:rPr>
                        </m:ctrlPr>
                      </m:e>
                      <m:sub>
                        <m:r>
                          <w:rPr>
                            <w:rFonts w:ascii="Cambria Math" w:eastAsiaTheme="minorEastAsia" w:hAnsi="Cambria Math"/>
                            <w:sz w:val="20"/>
                            <w:szCs w:val="20"/>
                          </w:rPr>
                          <m:t>q</m:t>
                        </m:r>
                      </m:sub>
                    </m:sSub>
                    <w:bookmarkEnd w:id="279"/>
                    <m:ctrlPr>
                      <w:rPr>
                        <w:rFonts w:ascii="Cambria Math" w:eastAsiaTheme="minorEastAsia" w:hAnsi="Cambria Math"/>
                        <w:bCs/>
                        <w:i/>
                        <w:sz w:val="20"/>
                        <w:szCs w:val="20"/>
                      </w:rPr>
                    </m:ctrlPr>
                  </m:num>
                  <m:den>
                    <m:sSup>
                      <m:sSupPr>
                        <m:ctrlPr>
                          <w:rPr>
                            <w:rFonts w:ascii="Cambria Math" w:eastAsiaTheme="minorEastAsia" w:hAnsi="Cambria Math"/>
                            <w:bCs/>
                            <w:i/>
                            <w:sz w:val="20"/>
                            <w:szCs w:val="20"/>
                          </w:rPr>
                        </m:ctrlPr>
                      </m:sSupPr>
                      <m:e>
                        <m:r>
                          <w:rPr>
                            <w:rFonts w:ascii="Cambria Math" w:eastAsiaTheme="minorEastAsia" w:hAnsi="Cambria Math"/>
                            <w:sz w:val="20"/>
                            <w:szCs w:val="20"/>
                          </w:rPr>
                          <m:t>σ</m:t>
                        </m:r>
                      </m:e>
                      <m:sup>
                        <m:r>
                          <w:rPr>
                            <w:rFonts w:ascii="Cambria Math" w:eastAsiaTheme="minorEastAsia" w:hAnsi="Cambria Math"/>
                            <w:sz w:val="20"/>
                            <w:szCs w:val="20"/>
                          </w:rPr>
                          <m:t>2</m:t>
                        </m:r>
                      </m:sup>
                    </m:sSup>
                    <m:ctrlPr>
                      <w:rPr>
                        <w:rFonts w:ascii="Cambria Math" w:eastAsiaTheme="minorEastAsia" w:hAnsi="Cambria Math"/>
                        <w:bCs/>
                        <w:i/>
                        <w:sz w:val="20"/>
                        <w:szCs w:val="20"/>
                      </w:rPr>
                    </m:ctrlPr>
                  </m:den>
                </m:f>
                <m:r>
                  <w:rPr>
                    <w:rFonts w:ascii="Cambria Math" w:eastAsiaTheme="minorEastAsia" w:hAnsi="Cambria Math"/>
                    <w:sz w:val="20"/>
                    <w:szCs w:val="20"/>
                  </w:rPr>
                  <m:t>+</m:t>
                </m:r>
                <m:sSubSup>
                  <m:sSubSupPr>
                    <m:ctrlPr>
                      <w:rPr>
                        <w:rFonts w:ascii="Cambria Math" w:eastAsiaTheme="minorEastAsia" w:hAnsi="Cambria Math"/>
                        <w:bCs/>
                        <w:i/>
                        <w:sz w:val="20"/>
                        <w:szCs w:val="20"/>
                      </w:rPr>
                    </m:ctrlPr>
                  </m:sSubSupPr>
                  <m:e>
                    <m:r>
                      <m:rPr>
                        <m:sty m:val="b"/>
                      </m:rPr>
                      <w:rPr>
                        <w:rFonts w:ascii="Cambria Math" w:eastAsiaTheme="minorEastAsia" w:hAnsi="Cambria Math"/>
                        <w:sz w:val="20"/>
                        <w:szCs w:val="20"/>
                      </w:rPr>
                      <m:t>C</m:t>
                    </m:r>
                  </m:e>
                  <m:sub>
                    <m:r>
                      <m:rPr>
                        <m:sty m:val="p"/>
                      </m:rPr>
                      <w:rPr>
                        <w:rFonts w:ascii="Cambria Math" w:eastAsiaTheme="minorEastAsia" w:hAnsi="Cambria Math"/>
                        <w:sz w:val="20"/>
                        <w:szCs w:val="20"/>
                      </w:rPr>
                      <m:t>Γ</m:t>
                    </m:r>
                  </m:sub>
                  <m:sup>
                    <m:r>
                      <w:rPr>
                        <w:rFonts w:ascii="Cambria Math" w:eastAsiaTheme="minorEastAsia" w:hAnsi="Cambria Math"/>
                        <w:sz w:val="20"/>
                        <w:szCs w:val="20"/>
                      </w:rPr>
                      <m:t>-1</m:t>
                    </m:r>
                  </m:sup>
                </m:sSubSup>
              </m:e>
            </m:d>
          </m:e>
          <m:sup>
            <m:r>
              <w:rPr>
                <w:rFonts w:ascii="Cambria Math" w:eastAsiaTheme="minorEastAsia" w:hAnsi="Cambria Math"/>
                <w:sz w:val="20"/>
                <w:szCs w:val="20"/>
              </w:rPr>
              <m:t>-1</m:t>
            </m:r>
          </m:sup>
        </m:sSup>
      </m:oMath>
      <w:r w:rsidR="00CF6D5D" w:rsidRPr="000B4378">
        <w:rPr>
          <w:rFonts w:eastAsiaTheme="minorEastAsia" w:hint="eastAsia"/>
          <w:sz w:val="20"/>
          <w:szCs w:val="20"/>
        </w:rPr>
        <w:t>,</w:t>
      </w:r>
    </w:p>
    <w:p w14:paraId="0F21733C" w14:textId="16CA8E5A" w:rsidR="001461E0" w:rsidRPr="000B4378" w:rsidRDefault="00BB5F27" w:rsidP="004A154A">
      <w:pPr>
        <w:jc w:val="right"/>
        <w:rPr>
          <w:rFonts w:eastAsiaTheme="minorEastAsia"/>
          <w:bCs/>
          <w:sz w:val="20"/>
          <w:szCs w:val="20"/>
        </w:rPr>
      </w:pPr>
      <m:oMath>
        <m:sSub>
          <m:sSubPr>
            <m:ctrlPr>
              <w:rPr>
                <w:rFonts w:ascii="Cambria Math" w:eastAsiaTheme="minorEastAsia" w:hAnsi="Cambria Math"/>
                <w:i/>
                <w:sz w:val="20"/>
                <w:szCs w:val="20"/>
              </w:rPr>
            </m:ctrlPr>
          </m:sSubPr>
          <m:e>
            <m:r>
              <m:rPr>
                <m:sty m:val="b"/>
              </m:rPr>
              <w:rPr>
                <w:rFonts w:ascii="Cambria Math" w:eastAsiaTheme="minorEastAsia" w:hAnsi="Cambria Math"/>
                <w:sz w:val="20"/>
                <w:szCs w:val="20"/>
              </w:rPr>
              <m:t>μ</m:t>
            </m:r>
          </m:e>
          <m:sub>
            <m:r>
              <w:rPr>
                <w:rFonts w:ascii="Cambria Math" w:eastAsiaTheme="minorEastAsia" w:hAnsi="Cambria Math"/>
                <w:sz w:val="20"/>
                <w:szCs w:val="20"/>
              </w:rPr>
              <m:t>q</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m:rPr>
                <m:sty m:val="b"/>
              </m:rPr>
              <w:rPr>
                <w:rFonts w:ascii="Cambria Math" w:eastAsiaTheme="minorEastAsia" w:hAnsi="Cambria Math"/>
                <w:sz w:val="20"/>
                <w:szCs w:val="20"/>
              </w:rPr>
              <m:t>Σ</m:t>
            </m:r>
          </m:e>
          <m:sub>
            <m:r>
              <w:rPr>
                <w:rFonts w:ascii="Cambria Math" w:eastAsiaTheme="minorEastAsia" w:hAnsi="Cambria Math"/>
                <w:sz w:val="20"/>
                <w:szCs w:val="20"/>
              </w:rPr>
              <m:t>q</m:t>
            </m:r>
          </m:sub>
        </m:sSub>
        <m:d>
          <m:dPr>
            <m:ctrlPr>
              <w:rPr>
                <w:rFonts w:ascii="Cambria Math" w:eastAsiaTheme="minorEastAsia" w:hAnsi="Cambria Math"/>
                <w:i/>
                <w:sz w:val="20"/>
                <w:szCs w:val="20"/>
              </w:rPr>
            </m:ctrlPr>
          </m:dPr>
          <m:e>
            <m:f>
              <m:fPr>
                <m:ctrlPr>
                  <w:rPr>
                    <w:rFonts w:ascii="Cambria Math" w:eastAsiaTheme="minorEastAsia" w:hAnsi="Cambria Math"/>
                    <w:i/>
                    <w:sz w:val="20"/>
                    <w:szCs w:val="20"/>
                  </w:rPr>
                </m:ctrlPr>
              </m:fPr>
              <m:num>
                <m:r>
                  <w:rPr>
                    <w:rFonts w:ascii="Cambria Math" w:eastAsiaTheme="minorEastAsia" w:hAnsi="Cambria Math"/>
                    <w:sz w:val="20"/>
                    <w:szCs w:val="20"/>
                  </w:rPr>
                  <m:t>1</m:t>
                </m:r>
              </m:num>
              <m:den>
                <m:sSup>
                  <m:sSupPr>
                    <m:ctrlPr>
                      <w:rPr>
                        <w:rFonts w:ascii="Cambria Math" w:eastAsiaTheme="minorEastAsia" w:hAnsi="Cambria Math"/>
                        <w:i/>
                        <w:sz w:val="20"/>
                        <w:szCs w:val="20"/>
                      </w:rPr>
                    </m:ctrlPr>
                  </m:sSupPr>
                  <m:e>
                    <m:r>
                      <w:rPr>
                        <w:rFonts w:ascii="Cambria Math" w:eastAsiaTheme="minorEastAsia" w:hAnsi="Cambria Math"/>
                        <w:sz w:val="20"/>
                        <w:szCs w:val="20"/>
                      </w:rPr>
                      <m:t>σ</m:t>
                    </m:r>
                  </m:e>
                  <m:sup>
                    <m:r>
                      <w:rPr>
                        <w:rFonts w:ascii="Cambria Math" w:eastAsiaTheme="minorEastAsia" w:hAnsi="Cambria Math"/>
                        <w:sz w:val="20"/>
                        <w:szCs w:val="20"/>
                      </w:rPr>
                      <m:t>2</m:t>
                    </m:r>
                  </m:sup>
                </m:sSup>
              </m:den>
            </m:f>
            <w:bookmarkStart w:id="280" w:name="_Hlk90295698"/>
            <m:sSubSup>
              <m:sSubSupPr>
                <m:ctrlPr>
                  <w:rPr>
                    <w:rFonts w:ascii="Cambria Math" w:eastAsiaTheme="minorEastAsia" w:hAnsi="Cambria Math"/>
                    <w:bCs/>
                    <w:i/>
                    <w:sz w:val="20"/>
                    <w:szCs w:val="20"/>
                  </w:rPr>
                </m:ctrlPr>
              </m:sSubSupPr>
              <m:e>
                <m:r>
                  <m:rPr>
                    <m:sty m:val="b"/>
                  </m:rPr>
                  <w:rPr>
                    <w:rFonts w:ascii="Cambria Math" w:eastAsiaTheme="minorEastAsia" w:hAnsi="Cambria Math"/>
                    <w:sz w:val="20"/>
                    <w:szCs w:val="20"/>
                  </w:rPr>
                  <m:t>Φ</m:t>
                </m:r>
              </m:e>
              <m:sub>
                <m:r>
                  <w:rPr>
                    <w:rFonts w:ascii="Cambria Math" w:eastAsiaTheme="minorEastAsia" w:hAnsi="Cambria Math"/>
                    <w:sz w:val="20"/>
                    <w:szCs w:val="20"/>
                  </w:rPr>
                  <m:t>q</m:t>
                </m:r>
              </m:sub>
              <m:sup>
                <m:r>
                  <m:rPr>
                    <m:nor/>
                  </m:rPr>
                  <w:rPr>
                    <w:rFonts w:ascii="Cambria Math" w:eastAsiaTheme="minorEastAsia" w:hAnsi="Cambria Math"/>
                    <w:bCs/>
                    <w:sz w:val="20"/>
                    <w:szCs w:val="20"/>
                  </w:rPr>
                  <m:t>T</m:t>
                </m:r>
              </m:sup>
            </m:sSubSup>
            <m:sSub>
              <m:sSubPr>
                <m:ctrlPr>
                  <w:rPr>
                    <w:rFonts w:ascii="Cambria Math" w:eastAsiaTheme="minorEastAsia" w:hAnsi="Cambria Math"/>
                    <w:i/>
                    <w:sz w:val="20"/>
                    <w:szCs w:val="20"/>
                  </w:rPr>
                </m:ctrlPr>
              </m:sSubPr>
              <m:e>
                <m:r>
                  <m:rPr>
                    <m:sty m:val="b"/>
                  </m:rPr>
                  <w:rPr>
                    <w:rFonts w:ascii="Cambria Math" w:eastAsiaTheme="minorEastAsia" w:hAnsi="Cambria Math"/>
                    <w:sz w:val="20"/>
                    <w:szCs w:val="20"/>
                  </w:rPr>
                  <m:t>x</m:t>
                </m:r>
              </m:e>
              <m:sub>
                <m:r>
                  <w:rPr>
                    <w:rFonts w:ascii="Cambria Math" w:eastAsiaTheme="minorEastAsia" w:hAnsi="Cambria Math"/>
                    <w:sz w:val="20"/>
                    <w:szCs w:val="20"/>
                  </w:rPr>
                  <m:t>q</m:t>
                </m:r>
              </m:sub>
            </m:sSub>
            <m:r>
              <m:rPr>
                <m:sty m:val="b"/>
              </m:rPr>
              <w:rPr>
                <w:rFonts w:ascii="Cambria Math" w:eastAsiaTheme="minorEastAsia" w:hAnsi="Cambria Math"/>
                <w:sz w:val="20"/>
                <w:szCs w:val="20"/>
              </w:rPr>
              <m:t>w</m:t>
            </m:r>
            <w:bookmarkEnd w:id="280"/>
            <m:r>
              <w:rPr>
                <w:rFonts w:ascii="Cambria Math" w:eastAsiaTheme="minorEastAsia" w:hAnsi="Cambria Math"/>
                <w:sz w:val="20"/>
                <w:szCs w:val="20"/>
              </w:rPr>
              <m:t>+</m:t>
            </m:r>
            <m:sSubSup>
              <m:sSubSupPr>
                <m:ctrlPr>
                  <w:rPr>
                    <w:rFonts w:ascii="Cambria Math" w:eastAsiaTheme="minorEastAsia" w:hAnsi="Cambria Math"/>
                    <w:bCs/>
                    <w:i/>
                    <w:sz w:val="20"/>
                    <w:szCs w:val="20"/>
                  </w:rPr>
                </m:ctrlPr>
              </m:sSubSupPr>
              <m:e>
                <m:r>
                  <m:rPr>
                    <m:sty m:val="b"/>
                  </m:rPr>
                  <w:rPr>
                    <w:rFonts w:ascii="Cambria Math" w:eastAsiaTheme="minorEastAsia" w:hAnsi="Cambria Math"/>
                    <w:sz w:val="20"/>
                    <w:szCs w:val="20"/>
                  </w:rPr>
                  <m:t>C</m:t>
                </m:r>
              </m:e>
              <m:sub>
                <m:r>
                  <m:rPr>
                    <m:sty m:val="p"/>
                  </m:rPr>
                  <w:rPr>
                    <w:rFonts w:ascii="Cambria Math" w:eastAsiaTheme="minorEastAsia" w:hAnsi="Cambria Math"/>
                    <w:sz w:val="20"/>
                    <w:szCs w:val="20"/>
                  </w:rPr>
                  <m:t>Γ</m:t>
                </m:r>
              </m:sub>
              <m:sup>
                <m:r>
                  <w:rPr>
                    <w:rFonts w:ascii="Cambria Math" w:eastAsiaTheme="minorEastAsia" w:hAnsi="Cambria Math"/>
                    <w:sz w:val="20"/>
                    <w:szCs w:val="20"/>
                  </w:rPr>
                  <m:t>-1</m:t>
                </m:r>
              </m:sup>
            </m:sSubSup>
            <m:sSub>
              <m:sSubPr>
                <m:ctrlPr>
                  <w:rPr>
                    <w:rFonts w:ascii="Cambria Math" w:eastAsiaTheme="minorEastAsia" w:hAnsi="Cambria Math"/>
                    <w:bCs/>
                    <w:iCs/>
                    <w:sz w:val="20"/>
                    <w:szCs w:val="20"/>
                  </w:rPr>
                </m:ctrlPr>
              </m:sSubPr>
              <m:e>
                <m:r>
                  <m:rPr>
                    <m:sty m:val="b"/>
                  </m:rPr>
                  <w:rPr>
                    <w:rFonts w:ascii="Cambria Math" w:eastAsiaTheme="minorEastAsia" w:hAnsi="Cambria Math"/>
                    <w:sz w:val="20"/>
                    <w:szCs w:val="20"/>
                  </w:rPr>
                  <m:t>μ</m:t>
                </m:r>
              </m:e>
              <m:sub>
                <m:r>
                  <m:rPr>
                    <m:sty m:val="p"/>
                  </m:rPr>
                  <w:rPr>
                    <w:rFonts w:ascii="Cambria Math" w:eastAsiaTheme="minorEastAsia" w:hAnsi="Cambria Math"/>
                    <w:sz w:val="20"/>
                    <w:szCs w:val="20"/>
                  </w:rPr>
                  <m:t>Γ</m:t>
                </m:r>
              </m:sub>
            </m:sSub>
          </m:e>
        </m:d>
      </m:oMath>
      <w:bookmarkEnd w:id="278"/>
      <w:proofErr w:type="gramStart"/>
      <w:r w:rsidR="004A154A" w:rsidRPr="00166317">
        <w:rPr>
          <w:rFonts w:eastAsiaTheme="minorEastAsia"/>
          <w:bCs/>
          <w:sz w:val="20"/>
          <w:szCs w:val="20"/>
        </w:rPr>
        <w:t>,</w:t>
      </w:r>
      <w:r w:rsidR="00657D96" w:rsidRPr="00166317">
        <w:rPr>
          <w:rFonts w:eastAsiaTheme="minorEastAsia"/>
          <w:sz w:val="20"/>
          <w:szCs w:val="20"/>
        </w:rPr>
        <w:t xml:space="preserve"> </w:t>
      </w:r>
      <w:r w:rsidR="00657D96" w:rsidRPr="000B4378">
        <w:rPr>
          <w:rFonts w:ascii="Cambria Math" w:eastAsiaTheme="minorEastAsia" w:hAnsi="Cambria Math"/>
          <w:sz w:val="20"/>
          <w:szCs w:val="20"/>
        </w:rPr>
        <w:t xml:space="preserve">  </w:t>
      </w:r>
      <w:proofErr w:type="gramEnd"/>
      <w:r w:rsidR="00657D96" w:rsidRPr="000B4378">
        <w:rPr>
          <w:rFonts w:ascii="Cambria Math" w:eastAsiaTheme="minorEastAsia" w:hAnsi="Cambria Math"/>
          <w:sz w:val="20"/>
          <w:szCs w:val="20"/>
        </w:rPr>
        <w:t xml:space="preserve"> </w:t>
      </w:r>
      <w:r w:rsidR="004A154A">
        <w:rPr>
          <w:rFonts w:ascii="Cambria Math" w:eastAsiaTheme="minorEastAsia" w:hAnsi="Cambria Math"/>
          <w:sz w:val="20"/>
          <w:szCs w:val="20"/>
        </w:rPr>
        <w:t xml:space="preserve">             </w:t>
      </w:r>
      <w:r w:rsidR="00657D96" w:rsidRPr="000B4378">
        <w:rPr>
          <w:rFonts w:ascii="Cambria Math" w:eastAsiaTheme="minorEastAsia" w:hAnsi="Cambria Math"/>
          <w:sz w:val="20"/>
          <w:szCs w:val="20"/>
        </w:rPr>
        <w:t xml:space="preserve">   </w:t>
      </w:r>
      <w:r w:rsidR="00657D96" w:rsidRPr="00166317">
        <w:rPr>
          <w:rFonts w:eastAsiaTheme="minorEastAsia"/>
          <w:sz w:val="20"/>
          <w:szCs w:val="20"/>
        </w:rPr>
        <w:t>(</w:t>
      </w:r>
      <w:r w:rsidR="00540B2D">
        <w:rPr>
          <w:rFonts w:eastAsiaTheme="minorEastAsia"/>
          <w:sz w:val="20"/>
          <w:szCs w:val="20"/>
        </w:rPr>
        <w:t>20</w:t>
      </w:r>
      <w:r w:rsidR="00657D96" w:rsidRPr="00166317">
        <w:rPr>
          <w:rFonts w:eastAsiaTheme="minorEastAsia"/>
          <w:sz w:val="20"/>
          <w:szCs w:val="20"/>
        </w:rPr>
        <w:t>)</w:t>
      </w:r>
      <m:oMath>
        <m:r>
          <m:rPr>
            <m:sty m:val="p"/>
          </m:rPr>
          <w:rPr>
            <w:rFonts w:eastAsiaTheme="minorEastAsia"/>
            <w:sz w:val="20"/>
            <w:szCs w:val="20"/>
          </w:rPr>
          <w:br/>
        </m:r>
      </m:oMath>
    </w:p>
    <w:p w14:paraId="49E83F52" w14:textId="5134B473" w:rsidR="0064796D" w:rsidRPr="000B4378" w:rsidRDefault="00BB5F27" w:rsidP="00166317">
      <w:pPr>
        <w:jc w:val="both"/>
        <w:rPr>
          <w:rFonts w:eastAsiaTheme="minorEastAsia"/>
          <w:sz w:val="20"/>
          <w:szCs w:val="20"/>
        </w:rPr>
      </w:pPr>
      <m:oMath>
        <m:sSub>
          <m:sSubPr>
            <m:ctrlPr>
              <w:rPr>
                <w:rFonts w:ascii="Cambria Math" w:eastAsia="宋体" w:hAnsi="Cambria Math"/>
                <w:i/>
                <w:sz w:val="20"/>
                <w:szCs w:val="20"/>
              </w:rPr>
            </m:ctrlPr>
          </m:sSubPr>
          <m:e>
            <m:r>
              <m:rPr>
                <m:sty m:val="b"/>
              </m:rPr>
              <w:rPr>
                <w:rFonts w:ascii="Cambria Math" w:eastAsia="宋体" w:hAnsi="Cambria Math" w:hint="eastAsia"/>
                <w:sz w:val="20"/>
                <w:szCs w:val="20"/>
              </w:rPr>
              <m:t>Φ</m:t>
            </m:r>
            <m:ctrlPr>
              <w:rPr>
                <w:rFonts w:ascii="Cambria Math" w:eastAsia="宋体" w:hAnsi="Cambria Math" w:hint="eastAsia"/>
                <w:sz w:val="20"/>
                <w:szCs w:val="20"/>
              </w:rPr>
            </m:ctrlPr>
          </m:e>
          <m:sub>
            <m:r>
              <w:rPr>
                <w:rFonts w:ascii="Cambria Math" w:eastAsia="宋体" w:hAnsi="Cambria Math"/>
                <w:sz w:val="20"/>
                <w:szCs w:val="20"/>
              </w:rPr>
              <m:t>q</m:t>
            </m:r>
          </m:sub>
        </m:sSub>
        <m:r>
          <w:rPr>
            <w:rFonts w:ascii="Cambria Math" w:eastAsia="宋体" w:hAnsi="Cambria Math"/>
            <w:sz w:val="20"/>
            <w:szCs w:val="20"/>
          </w:rPr>
          <m:t>=</m:t>
        </m:r>
        <m:sSup>
          <m:sSupPr>
            <m:ctrlPr>
              <w:rPr>
                <w:rFonts w:ascii="Cambria Math" w:eastAsia="宋体" w:hAnsi="Cambria Math"/>
                <w:i/>
                <w:sz w:val="20"/>
                <w:szCs w:val="20"/>
              </w:rPr>
            </m:ctrlPr>
          </m:sSupPr>
          <m:e>
            <m:d>
              <m:dPr>
                <m:begChr m:val="["/>
                <m:endChr m:val="]"/>
                <m:ctrlPr>
                  <w:rPr>
                    <w:rFonts w:ascii="Cambria Math" w:eastAsia="宋体" w:hAnsi="Cambria Math"/>
                    <w:sz w:val="20"/>
                    <w:szCs w:val="20"/>
                  </w:rPr>
                </m:ctrlPr>
              </m:dPr>
              <m:e>
                <m:r>
                  <m:rPr>
                    <m:sty m:val="bi"/>
                  </m:rPr>
                  <w:rPr>
                    <w:rFonts w:ascii="Cambria Math" w:eastAsia="宋体" w:hAnsi="Cambria Math"/>
                    <w:sz w:val="20"/>
                    <w:szCs w:val="20"/>
                  </w:rPr>
                  <m:t>ϕ</m:t>
                </m:r>
                <m:d>
                  <m:dPr>
                    <m:ctrlPr>
                      <w:rPr>
                        <w:rFonts w:ascii="Cambria Math" w:eastAsia="宋体" w:hAnsi="Cambria Math"/>
                        <w:i/>
                        <w:sz w:val="20"/>
                        <w:szCs w:val="20"/>
                      </w:rPr>
                    </m:ctrlPr>
                  </m:dPr>
                  <m:e>
                    <m:sSub>
                      <m:sSubPr>
                        <m:ctrlPr>
                          <w:rPr>
                            <w:rFonts w:ascii="Cambria Math" w:eastAsia="宋体" w:hAnsi="Cambria Math"/>
                            <w:i/>
                            <w:sz w:val="20"/>
                            <w:szCs w:val="20"/>
                          </w:rPr>
                        </m:ctrlPr>
                      </m:sSubPr>
                      <m:e>
                        <m:r>
                          <w:rPr>
                            <w:rFonts w:ascii="Cambria Math" w:eastAsia="宋体" w:hAnsi="Cambria Math"/>
                            <w:sz w:val="20"/>
                            <w:szCs w:val="20"/>
                          </w:rPr>
                          <m:t>t</m:t>
                        </m:r>
                      </m:e>
                      <m:sub>
                        <m:r>
                          <w:rPr>
                            <w:rFonts w:ascii="Cambria Math" w:eastAsia="宋体" w:hAnsi="Cambria Math"/>
                            <w:sz w:val="20"/>
                            <w:szCs w:val="20"/>
                          </w:rPr>
                          <m:t>1</m:t>
                        </m:r>
                      </m:sub>
                    </m:sSub>
                  </m:e>
                </m:d>
                <m:r>
                  <w:rPr>
                    <w:rFonts w:ascii="Cambria Math" w:eastAsia="宋体" w:hAnsi="Cambria Math"/>
                    <w:sz w:val="20"/>
                    <w:szCs w:val="20"/>
                  </w:rPr>
                  <m:t>,</m:t>
                </m:r>
                <m:r>
                  <m:rPr>
                    <m:sty m:val="bi"/>
                  </m:rPr>
                  <w:rPr>
                    <w:rFonts w:ascii="Cambria Math" w:eastAsia="宋体" w:hAnsi="Cambria Math"/>
                    <w:sz w:val="20"/>
                    <w:szCs w:val="20"/>
                  </w:rPr>
                  <m:t>ϕ</m:t>
                </m:r>
                <m:d>
                  <m:dPr>
                    <m:ctrlPr>
                      <w:rPr>
                        <w:rFonts w:ascii="Cambria Math" w:eastAsia="宋体" w:hAnsi="Cambria Math"/>
                        <w:i/>
                        <w:sz w:val="20"/>
                        <w:szCs w:val="20"/>
                      </w:rPr>
                    </m:ctrlPr>
                  </m:dPr>
                  <m:e>
                    <m:sSub>
                      <m:sSubPr>
                        <m:ctrlPr>
                          <w:rPr>
                            <w:rFonts w:ascii="Cambria Math" w:eastAsia="宋体" w:hAnsi="Cambria Math"/>
                            <w:i/>
                            <w:sz w:val="20"/>
                            <w:szCs w:val="20"/>
                          </w:rPr>
                        </m:ctrlPr>
                      </m:sSubPr>
                      <m:e>
                        <m:r>
                          <w:rPr>
                            <w:rFonts w:ascii="Cambria Math" w:eastAsia="宋体" w:hAnsi="Cambria Math"/>
                            <w:sz w:val="20"/>
                            <w:szCs w:val="20"/>
                          </w:rPr>
                          <m:t>t</m:t>
                        </m:r>
                      </m:e>
                      <m:sub>
                        <m:r>
                          <w:rPr>
                            <w:rFonts w:ascii="Cambria Math" w:eastAsia="宋体" w:hAnsi="Cambria Math"/>
                            <w:sz w:val="20"/>
                            <w:szCs w:val="20"/>
                          </w:rPr>
                          <m:t>2</m:t>
                        </m:r>
                      </m:sub>
                    </m:sSub>
                  </m:e>
                </m:d>
                <m:r>
                  <w:rPr>
                    <w:rFonts w:ascii="Cambria Math" w:eastAsia="宋体" w:hAnsi="Cambria Math"/>
                    <w:sz w:val="20"/>
                    <w:szCs w:val="20"/>
                  </w:rPr>
                  <m:t>,</m:t>
                </m:r>
                <m:r>
                  <m:rPr>
                    <m:sty m:val="p"/>
                  </m:rPr>
                  <w:rPr>
                    <w:rFonts w:ascii="Cambria Math" w:eastAsia="宋体" w:hAnsi="Cambria Math"/>
                    <w:sz w:val="20"/>
                    <w:szCs w:val="20"/>
                  </w:rPr>
                  <m:t>⋯,</m:t>
                </m:r>
                <m:r>
                  <m:rPr>
                    <m:sty m:val="bi"/>
                  </m:rPr>
                  <w:rPr>
                    <w:rFonts w:ascii="Cambria Math" w:eastAsia="宋体" w:hAnsi="Cambria Math"/>
                    <w:sz w:val="20"/>
                    <w:szCs w:val="20"/>
                  </w:rPr>
                  <m:t>ϕ</m:t>
                </m:r>
                <m:d>
                  <m:dPr>
                    <m:ctrlPr>
                      <w:rPr>
                        <w:rFonts w:ascii="Cambria Math" w:eastAsia="宋体" w:hAnsi="Cambria Math"/>
                        <w:i/>
                        <w:sz w:val="20"/>
                        <w:szCs w:val="20"/>
                      </w:rPr>
                    </m:ctrlPr>
                  </m:dPr>
                  <m:e>
                    <m:sSub>
                      <m:sSubPr>
                        <m:ctrlPr>
                          <w:rPr>
                            <w:rFonts w:ascii="Cambria Math" w:eastAsia="宋体" w:hAnsi="Cambria Math"/>
                            <w:i/>
                            <w:sz w:val="20"/>
                            <w:szCs w:val="20"/>
                          </w:rPr>
                        </m:ctrlPr>
                      </m:sSubPr>
                      <m:e>
                        <m:r>
                          <w:rPr>
                            <w:rFonts w:ascii="Cambria Math" w:eastAsia="宋体" w:hAnsi="Cambria Math"/>
                            <w:sz w:val="20"/>
                            <w:szCs w:val="20"/>
                          </w:rPr>
                          <m:t>t</m:t>
                        </m:r>
                      </m:e>
                      <m:sub>
                        <m:sSub>
                          <m:sSubPr>
                            <m:ctrlPr>
                              <w:rPr>
                                <w:rFonts w:ascii="Cambria Math" w:eastAsia="宋体" w:hAnsi="Cambria Math"/>
                                <w:i/>
                                <w:sz w:val="20"/>
                                <w:szCs w:val="20"/>
                              </w:rPr>
                            </m:ctrlPr>
                          </m:sSubPr>
                          <m:e>
                            <m:r>
                              <w:rPr>
                                <w:rFonts w:ascii="Cambria Math" w:eastAsia="宋体" w:hAnsi="Cambria Math"/>
                                <w:sz w:val="20"/>
                                <w:szCs w:val="20"/>
                              </w:rPr>
                              <m:t>n</m:t>
                            </m:r>
                          </m:e>
                          <m:sub>
                            <m:r>
                              <w:rPr>
                                <w:rFonts w:ascii="Cambria Math" w:eastAsia="宋体" w:hAnsi="Cambria Math"/>
                                <w:sz w:val="20"/>
                                <w:szCs w:val="20"/>
                              </w:rPr>
                              <m:t>q</m:t>
                            </m:r>
                          </m:sub>
                        </m:sSub>
                      </m:sub>
                    </m:sSub>
                  </m:e>
                </m:d>
                <m:ctrlPr>
                  <w:rPr>
                    <w:rFonts w:ascii="Cambria Math" w:eastAsia="宋体" w:hAnsi="Cambria Math"/>
                    <w:i/>
                    <w:sz w:val="20"/>
                    <w:szCs w:val="20"/>
                  </w:rPr>
                </m:ctrlPr>
              </m:e>
            </m:d>
          </m:e>
          <m:sup>
            <m:r>
              <m:rPr>
                <m:nor/>
              </m:rPr>
              <w:rPr>
                <w:rFonts w:ascii="Cambria Math" w:eastAsia="宋体" w:hAnsi="Cambria Math"/>
                <w:sz w:val="20"/>
                <w:szCs w:val="20"/>
              </w:rPr>
              <m:t>T</m:t>
            </m:r>
          </m:sup>
        </m:sSup>
      </m:oMath>
      <w:r w:rsidR="004A154A">
        <w:rPr>
          <w:rFonts w:eastAsiaTheme="minorEastAsia" w:hint="eastAsia"/>
          <w:sz w:val="20"/>
          <w:szCs w:val="20"/>
        </w:rPr>
        <w:t xml:space="preserve"> </w:t>
      </w:r>
      <w:r w:rsidR="009B6270" w:rsidRPr="000B4378">
        <w:rPr>
          <w:rFonts w:eastAsiaTheme="minorEastAsia"/>
          <w:bCs/>
          <w:sz w:val="20"/>
          <w:szCs w:val="20"/>
        </w:rPr>
        <w:t xml:space="preserve">and </w:t>
      </w:r>
      <m:oMath>
        <m:sSub>
          <m:sSubPr>
            <m:ctrlPr>
              <w:rPr>
                <w:rFonts w:ascii="Cambria Math" w:eastAsia="宋体" w:hAnsi="Cambria Math"/>
                <w:i/>
                <w:sz w:val="20"/>
                <w:szCs w:val="20"/>
              </w:rPr>
            </m:ctrlPr>
          </m:sSubPr>
          <m:e>
            <m:r>
              <w:rPr>
                <w:rFonts w:ascii="Cambria Math" w:eastAsia="宋体" w:hAnsi="Cambria Math"/>
                <w:sz w:val="20"/>
                <w:szCs w:val="20"/>
              </w:rPr>
              <m:t>t</m:t>
            </m:r>
          </m:e>
          <m:sub>
            <m:sSub>
              <m:sSubPr>
                <m:ctrlPr>
                  <w:rPr>
                    <w:rFonts w:ascii="Cambria Math" w:eastAsia="宋体" w:hAnsi="Cambria Math"/>
                    <w:i/>
                    <w:sz w:val="20"/>
                    <w:szCs w:val="20"/>
                  </w:rPr>
                </m:ctrlPr>
              </m:sSubPr>
              <m:e>
                <m:r>
                  <w:rPr>
                    <w:rFonts w:ascii="Cambria Math" w:eastAsia="宋体" w:hAnsi="Cambria Math"/>
                    <w:sz w:val="20"/>
                    <w:szCs w:val="20"/>
                  </w:rPr>
                  <m:t>n</m:t>
                </m:r>
              </m:e>
              <m:sub>
                <m:r>
                  <w:rPr>
                    <w:rFonts w:ascii="Cambria Math" w:eastAsia="宋体" w:hAnsi="Cambria Math"/>
                    <w:sz w:val="20"/>
                    <w:szCs w:val="20"/>
                  </w:rPr>
                  <m:t>q</m:t>
                </m:r>
              </m:sub>
            </m:sSub>
          </m:sub>
        </m:sSub>
      </m:oMath>
      <w:r w:rsidR="001C1ECF" w:rsidRPr="000B4378">
        <w:rPr>
          <w:rFonts w:eastAsiaTheme="minorEastAsia" w:hint="eastAsia"/>
          <w:sz w:val="20"/>
          <w:szCs w:val="20"/>
        </w:rPr>
        <w:t xml:space="preserve"> </w:t>
      </w:r>
      <w:r w:rsidR="001C1ECF" w:rsidRPr="000B4378">
        <w:rPr>
          <w:rFonts w:eastAsiaTheme="minorEastAsia"/>
          <w:sz w:val="20"/>
          <w:szCs w:val="20"/>
        </w:rPr>
        <w:t xml:space="preserve">denotes the </w:t>
      </w:r>
      <w:r w:rsidR="009736FD" w:rsidRPr="000B4378">
        <w:rPr>
          <w:rFonts w:eastAsiaTheme="minorEastAsia"/>
          <w:sz w:val="20"/>
          <w:szCs w:val="20"/>
        </w:rPr>
        <w:t xml:space="preserve">last </w:t>
      </w:r>
      <w:r w:rsidR="001C1ECF" w:rsidRPr="000B4378">
        <w:rPr>
          <w:rFonts w:eastAsiaTheme="minorEastAsia"/>
          <w:sz w:val="20"/>
          <w:szCs w:val="20"/>
        </w:rPr>
        <w:t xml:space="preserve">observed time of </w:t>
      </w:r>
      <w:r w:rsidR="009736FD" w:rsidRPr="000B4378">
        <w:rPr>
          <w:rFonts w:eastAsiaTheme="minorEastAsia"/>
          <w:sz w:val="20"/>
          <w:szCs w:val="20"/>
        </w:rPr>
        <w:t xml:space="preserve">the in-service </w:t>
      </w:r>
      <w:r w:rsidR="001C1ECF" w:rsidRPr="000B4378">
        <w:rPr>
          <w:rFonts w:eastAsiaTheme="minorEastAsia"/>
          <w:sz w:val="20"/>
          <w:szCs w:val="20"/>
        </w:rPr>
        <w:t xml:space="preserve">unit </w:t>
      </w:r>
      <m:oMath>
        <m:r>
          <w:rPr>
            <w:rFonts w:ascii="Cambria Math" w:eastAsiaTheme="minorEastAsia" w:hAnsi="Cambria Math"/>
            <w:sz w:val="20"/>
            <w:szCs w:val="20"/>
          </w:rPr>
          <m:t>q</m:t>
        </m:r>
      </m:oMath>
      <w:r w:rsidR="00FC55A0">
        <w:rPr>
          <w:rFonts w:eastAsiaTheme="minorEastAsia"/>
          <w:sz w:val="20"/>
          <w:szCs w:val="20"/>
        </w:rPr>
        <w:t xml:space="preserve"> </w:t>
      </w:r>
      <w:r w:rsidR="00FC55A0" w:rsidRPr="000B4378">
        <w:rPr>
          <w:sz w:val="20"/>
          <w:szCs w:val="20"/>
          <w:lang w:eastAsia="en-US"/>
        </w:rPr>
        <w:t xml:space="preserve">(see details in Appendix </w:t>
      </w:r>
      <w:r w:rsidR="00411213">
        <w:rPr>
          <w:sz w:val="20"/>
          <w:szCs w:val="20"/>
          <w:lang w:eastAsia="en-US"/>
        </w:rPr>
        <w:t>D</w:t>
      </w:r>
      <w:r w:rsidR="00FC55A0" w:rsidRPr="000B4378">
        <w:rPr>
          <w:sz w:val="20"/>
          <w:szCs w:val="20"/>
          <w:lang w:eastAsia="en-US"/>
        </w:rPr>
        <w:t>)</w:t>
      </w:r>
      <w:r w:rsidR="009B6270" w:rsidRPr="000B4378">
        <w:rPr>
          <w:rFonts w:eastAsiaTheme="minorEastAsia"/>
          <w:sz w:val="20"/>
          <w:szCs w:val="20"/>
        </w:rPr>
        <w:t>.</w:t>
      </w:r>
    </w:p>
    <w:p w14:paraId="16799774" w14:textId="06479626" w:rsidR="005A45EA" w:rsidRPr="000425BC" w:rsidRDefault="007938B8" w:rsidP="000425BC">
      <w:pPr>
        <w:ind w:firstLineChars="100" w:firstLine="200"/>
        <w:jc w:val="both"/>
        <w:rPr>
          <w:rFonts w:eastAsiaTheme="minorEastAsia"/>
          <w:sz w:val="20"/>
          <w:szCs w:val="20"/>
        </w:rPr>
      </w:pPr>
      <w:r>
        <w:rPr>
          <w:rFonts w:eastAsiaTheme="minorEastAsia"/>
          <w:sz w:val="20"/>
          <w:szCs w:val="20"/>
        </w:rPr>
        <w:t>Then</w:t>
      </w:r>
      <w:r w:rsidR="001C25BF" w:rsidRPr="000B4378">
        <w:rPr>
          <w:rFonts w:eastAsiaTheme="minorEastAsia"/>
          <w:sz w:val="20"/>
          <w:szCs w:val="20"/>
        </w:rPr>
        <w:t xml:space="preserve">, </w:t>
      </w:r>
      <w:r w:rsidR="00A13AB1">
        <w:rPr>
          <w:rFonts w:eastAsiaTheme="minorEastAsia"/>
          <w:sz w:val="20"/>
          <w:szCs w:val="20"/>
        </w:rPr>
        <w:t>given</w:t>
      </w:r>
      <w:r w:rsidR="004303EA" w:rsidRPr="000B4378">
        <w:rPr>
          <w:rFonts w:eastAsiaTheme="minorEastAsia"/>
          <w:sz w:val="20"/>
          <w:szCs w:val="20"/>
        </w:rPr>
        <w:t xml:space="preserve"> the </w:t>
      </w:r>
      <w:r w:rsidR="008C7897" w:rsidRPr="000B4378">
        <w:rPr>
          <w:rFonts w:eastAsiaTheme="minorEastAsia"/>
          <w:sz w:val="20"/>
          <w:szCs w:val="20"/>
        </w:rPr>
        <w:t>degradation status of the in-service</w:t>
      </w:r>
      <w:r w:rsidR="004303EA" w:rsidRPr="000B4378">
        <w:rPr>
          <w:rFonts w:eastAsiaTheme="minorEastAsia"/>
          <w:sz w:val="20"/>
          <w:szCs w:val="20"/>
        </w:rPr>
        <w:t xml:space="preserve"> </w:t>
      </w:r>
      <w:r w:rsidR="002D023F" w:rsidRPr="000B4378">
        <w:rPr>
          <w:rFonts w:eastAsiaTheme="minorEastAsia"/>
          <w:sz w:val="20"/>
          <w:szCs w:val="20"/>
        </w:rPr>
        <w:t xml:space="preserve">unit </w:t>
      </w:r>
      <m:oMath>
        <m:r>
          <w:rPr>
            <w:rFonts w:ascii="Cambria Math" w:eastAsiaTheme="minorEastAsia" w:hAnsi="Cambria Math"/>
            <w:sz w:val="20"/>
            <w:szCs w:val="20"/>
          </w:rPr>
          <m:t>q</m:t>
        </m:r>
      </m:oMath>
      <w:r w:rsidR="00425454" w:rsidRPr="000B4378">
        <w:rPr>
          <w:rFonts w:eastAsiaTheme="minorEastAsia"/>
          <w:sz w:val="20"/>
          <w:szCs w:val="20"/>
        </w:rPr>
        <w:t xml:space="preserve"> </w:t>
      </w:r>
      <w:r w:rsidR="004303EA" w:rsidRPr="000B4378">
        <w:rPr>
          <w:rFonts w:eastAsiaTheme="minorEastAsia"/>
          <w:sz w:val="20"/>
          <w:szCs w:val="20"/>
        </w:rPr>
        <w:t xml:space="preserve">at </w:t>
      </w:r>
      <w:r w:rsidR="000A52E2">
        <w:rPr>
          <w:rFonts w:eastAsiaTheme="minorEastAsia"/>
          <w:sz w:val="20"/>
          <w:szCs w:val="20"/>
        </w:rPr>
        <w:t xml:space="preserve">a </w:t>
      </w:r>
      <w:r w:rsidR="004303EA" w:rsidRPr="000B4378">
        <w:rPr>
          <w:rFonts w:eastAsiaTheme="minorEastAsia"/>
          <w:sz w:val="20"/>
          <w:szCs w:val="20"/>
        </w:rPr>
        <w:t xml:space="preserve">specific time </w:t>
      </w:r>
      <m:oMath>
        <m:sSub>
          <m:sSubPr>
            <m:ctrlPr>
              <w:rPr>
                <w:rFonts w:ascii="Cambria Math" w:eastAsia="宋体" w:hAnsi="Cambria Math"/>
                <w:i/>
                <w:sz w:val="20"/>
                <w:szCs w:val="20"/>
              </w:rPr>
            </m:ctrlPr>
          </m:sSubPr>
          <m:e>
            <m:r>
              <w:rPr>
                <w:rFonts w:ascii="Cambria Math" w:eastAsia="宋体" w:hAnsi="Cambria Math"/>
                <w:sz w:val="20"/>
                <w:szCs w:val="20"/>
              </w:rPr>
              <m:t>t</m:t>
            </m:r>
          </m:e>
          <m:sub>
            <m:sSub>
              <m:sSubPr>
                <m:ctrlPr>
                  <w:rPr>
                    <w:rFonts w:ascii="Cambria Math" w:eastAsia="宋体" w:hAnsi="Cambria Math"/>
                    <w:i/>
                    <w:sz w:val="20"/>
                    <w:szCs w:val="20"/>
                  </w:rPr>
                </m:ctrlPr>
              </m:sSubPr>
              <m:e>
                <m:r>
                  <w:rPr>
                    <w:rFonts w:ascii="Cambria Math" w:eastAsia="宋体" w:hAnsi="Cambria Math"/>
                    <w:sz w:val="20"/>
                    <w:szCs w:val="20"/>
                  </w:rPr>
                  <m:t>n</m:t>
                </m:r>
              </m:e>
              <m:sub>
                <m:r>
                  <w:rPr>
                    <w:rFonts w:ascii="Cambria Math" w:eastAsia="宋体" w:hAnsi="Cambria Math"/>
                    <w:sz w:val="20"/>
                    <w:szCs w:val="20"/>
                  </w:rPr>
                  <m:t>q</m:t>
                </m:r>
              </m:sub>
            </m:sSub>
          </m:sub>
        </m:sSub>
        <m:r>
          <w:rPr>
            <w:rFonts w:ascii="Cambria Math" w:eastAsia="宋体" w:hAnsi="Cambria Math"/>
            <w:sz w:val="20"/>
            <w:szCs w:val="20"/>
          </w:rPr>
          <m:t>+t</m:t>
        </m:r>
      </m:oMath>
      <w:r w:rsidR="008C7897" w:rsidRPr="000B4378">
        <w:rPr>
          <w:rFonts w:eastAsiaTheme="minorEastAsia"/>
          <w:sz w:val="20"/>
          <w:szCs w:val="20"/>
        </w:rPr>
        <w:t xml:space="preserve">, i.e., </w:t>
      </w:r>
      <w:r w:rsidR="00425454" w:rsidRPr="000B4378">
        <w:rPr>
          <w:rFonts w:eastAsiaTheme="minorEastAsia"/>
          <w:sz w:val="20"/>
          <w:szCs w:val="20"/>
        </w:rPr>
        <w:t xml:space="preserve"> </w:t>
      </w:r>
      <m:oMath>
        <m:sSub>
          <m:sSubPr>
            <m:ctrlPr>
              <w:rPr>
                <w:rFonts w:ascii="Cambria Math" w:eastAsiaTheme="minorEastAsia" w:hAnsi="Cambria Math"/>
                <w:i/>
                <w:iCs/>
                <w:sz w:val="20"/>
                <w:szCs w:val="20"/>
              </w:rPr>
            </m:ctrlPr>
          </m:sSubPr>
          <m:e>
            <m:r>
              <w:rPr>
                <w:rFonts w:ascii="Cambria Math" w:eastAsiaTheme="minorEastAsia" w:hAnsi="Cambria Math"/>
                <w:sz w:val="20"/>
                <w:szCs w:val="20"/>
              </w:rPr>
              <m:t>g</m:t>
            </m:r>
          </m:e>
          <m:sub>
            <m:r>
              <w:rPr>
                <w:rFonts w:ascii="Cambria Math" w:eastAsiaTheme="minorEastAsia" w:hAnsi="Cambria Math"/>
                <w:sz w:val="20"/>
                <w:szCs w:val="20"/>
              </w:rPr>
              <m:t>q</m:t>
            </m:r>
          </m:sub>
        </m:sSub>
        <m:d>
          <m:dPr>
            <m:ctrlPr>
              <w:rPr>
                <w:rFonts w:ascii="Cambria Math" w:eastAsiaTheme="minorEastAsia" w:hAnsi="Cambria Math"/>
                <w:i/>
                <w:iCs/>
                <w:sz w:val="20"/>
                <w:szCs w:val="20"/>
              </w:rPr>
            </m:ctrlPr>
          </m:dPr>
          <m:e>
            <m:sSub>
              <m:sSubPr>
                <m:ctrlPr>
                  <w:rPr>
                    <w:rFonts w:ascii="Cambria Math" w:eastAsia="宋体" w:hAnsi="Cambria Math"/>
                    <w:i/>
                    <w:sz w:val="20"/>
                    <w:szCs w:val="20"/>
                  </w:rPr>
                </m:ctrlPr>
              </m:sSubPr>
              <m:e>
                <m:r>
                  <w:rPr>
                    <w:rFonts w:ascii="Cambria Math" w:eastAsia="宋体" w:hAnsi="Cambria Math"/>
                    <w:sz w:val="20"/>
                    <w:szCs w:val="20"/>
                  </w:rPr>
                  <m:t>t</m:t>
                </m:r>
              </m:e>
              <m:sub>
                <m:sSub>
                  <m:sSubPr>
                    <m:ctrlPr>
                      <w:rPr>
                        <w:rFonts w:ascii="Cambria Math" w:eastAsia="宋体" w:hAnsi="Cambria Math"/>
                        <w:i/>
                        <w:sz w:val="20"/>
                        <w:szCs w:val="20"/>
                      </w:rPr>
                    </m:ctrlPr>
                  </m:sSubPr>
                  <m:e>
                    <m:r>
                      <w:rPr>
                        <w:rFonts w:ascii="Cambria Math" w:eastAsia="宋体" w:hAnsi="Cambria Math"/>
                        <w:sz w:val="20"/>
                        <w:szCs w:val="20"/>
                      </w:rPr>
                      <m:t>n</m:t>
                    </m:r>
                  </m:e>
                  <m:sub>
                    <m:r>
                      <w:rPr>
                        <w:rFonts w:ascii="Cambria Math" w:eastAsia="宋体" w:hAnsi="Cambria Math"/>
                        <w:sz w:val="20"/>
                        <w:szCs w:val="20"/>
                      </w:rPr>
                      <m:t>q</m:t>
                    </m:r>
                  </m:sub>
                </m:sSub>
              </m:sub>
            </m:sSub>
            <m:r>
              <w:rPr>
                <w:rFonts w:ascii="Cambria Math" w:eastAsiaTheme="minorEastAsia" w:hAnsi="Cambria Math"/>
                <w:sz w:val="20"/>
                <w:szCs w:val="20"/>
              </w:rPr>
              <m:t>+t</m:t>
            </m:r>
          </m:e>
        </m:d>
        <m:r>
          <m:rPr>
            <m:sty m:val="bi"/>
          </m:rPr>
          <w:rPr>
            <w:rFonts w:ascii="Cambria Math" w:eastAsiaTheme="minorEastAsia" w:hAnsi="Cambria Math"/>
            <w:sz w:val="20"/>
            <w:szCs w:val="20"/>
          </w:rPr>
          <m:t>=</m:t>
        </m:r>
        <m:r>
          <m:rPr>
            <m:sty m:val="bi"/>
          </m:rPr>
          <w:rPr>
            <w:rFonts w:ascii="Cambria Math" w:eastAsia="宋体" w:hAnsi="Cambria Math"/>
            <w:sz w:val="20"/>
            <w:szCs w:val="20"/>
          </w:rPr>
          <m:t>ϕ</m:t>
        </m:r>
        <m:r>
          <w:rPr>
            <w:rFonts w:ascii="Cambria Math" w:eastAsiaTheme="minorEastAsia"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t</m:t>
            </m:r>
          </m:e>
          <m:sub>
            <m:sSub>
              <m:sSubPr>
                <m:ctrlPr>
                  <w:rPr>
                    <w:rFonts w:ascii="Cambria Math" w:eastAsia="宋体" w:hAnsi="Cambria Math"/>
                    <w:i/>
                    <w:sz w:val="20"/>
                    <w:szCs w:val="20"/>
                  </w:rPr>
                </m:ctrlPr>
              </m:sSubPr>
              <m:e>
                <m:r>
                  <w:rPr>
                    <w:rFonts w:ascii="Cambria Math" w:eastAsia="宋体" w:hAnsi="Cambria Math"/>
                    <w:sz w:val="20"/>
                    <w:szCs w:val="20"/>
                  </w:rPr>
                  <m:t>n</m:t>
                </m:r>
              </m:e>
              <m:sub>
                <m:r>
                  <w:rPr>
                    <w:rFonts w:ascii="Cambria Math" w:eastAsia="宋体" w:hAnsi="Cambria Math"/>
                    <w:sz w:val="20"/>
                    <w:szCs w:val="20"/>
                  </w:rPr>
                  <m:t>q</m:t>
                </m:r>
              </m:sub>
            </m:sSub>
          </m:sub>
        </m:sSub>
        <m:r>
          <w:rPr>
            <w:rFonts w:ascii="Cambria Math" w:eastAsiaTheme="minorEastAsia" w:hAnsi="Cambria Math"/>
            <w:sz w:val="20"/>
            <w:szCs w:val="20"/>
          </w:rPr>
          <m:t>+t)</m:t>
        </m:r>
        <m:sSub>
          <m:sSubPr>
            <m:ctrlPr>
              <w:rPr>
                <w:rFonts w:ascii="Cambria Math" w:hAnsi="Cambria Math"/>
                <w:i/>
                <w:sz w:val="20"/>
                <w:szCs w:val="20"/>
              </w:rPr>
            </m:ctrlPr>
          </m:sSubPr>
          <m:e>
            <m:r>
              <m:rPr>
                <m:sty m:val="b"/>
              </m:rPr>
              <w:rPr>
                <w:rFonts w:ascii="Cambria Math" w:hAnsi="Cambria Math"/>
                <w:sz w:val="20"/>
                <w:szCs w:val="20"/>
              </w:rPr>
              <m:t>Γ</m:t>
            </m:r>
          </m:e>
          <m:sub>
            <m:r>
              <w:rPr>
                <w:rFonts w:ascii="Cambria Math" w:hAnsi="Cambria Math"/>
                <w:sz w:val="20"/>
                <w:szCs w:val="20"/>
              </w:rPr>
              <m:t>q</m:t>
            </m:r>
          </m:sub>
        </m:sSub>
      </m:oMath>
      <w:r w:rsidR="0068345F" w:rsidRPr="000B4378">
        <w:rPr>
          <w:rFonts w:eastAsiaTheme="minorEastAsia"/>
          <w:sz w:val="20"/>
          <w:szCs w:val="20"/>
        </w:rPr>
        <w:t xml:space="preserve">, where </w:t>
      </w:r>
      <m:oMath>
        <m:r>
          <m:rPr>
            <m:sty m:val="bi"/>
          </m:rPr>
          <w:rPr>
            <w:rFonts w:ascii="Cambria Math" w:eastAsia="宋体" w:hAnsi="Cambria Math"/>
            <w:sz w:val="20"/>
            <w:szCs w:val="20"/>
          </w:rPr>
          <m:t>ϕ</m:t>
        </m:r>
        <m:r>
          <w:rPr>
            <w:rFonts w:ascii="Cambria Math" w:eastAsiaTheme="minorEastAsia"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t</m:t>
            </m:r>
          </m:e>
          <m:sub>
            <m:sSub>
              <m:sSubPr>
                <m:ctrlPr>
                  <w:rPr>
                    <w:rFonts w:ascii="Cambria Math" w:eastAsia="宋体" w:hAnsi="Cambria Math"/>
                    <w:i/>
                    <w:sz w:val="20"/>
                    <w:szCs w:val="20"/>
                  </w:rPr>
                </m:ctrlPr>
              </m:sSubPr>
              <m:e>
                <m:r>
                  <w:rPr>
                    <w:rFonts w:ascii="Cambria Math" w:eastAsia="宋体" w:hAnsi="Cambria Math"/>
                    <w:sz w:val="20"/>
                    <w:szCs w:val="20"/>
                  </w:rPr>
                  <m:t>n</m:t>
                </m:r>
              </m:e>
              <m:sub>
                <m:r>
                  <w:rPr>
                    <w:rFonts w:ascii="Cambria Math" w:eastAsia="宋体" w:hAnsi="Cambria Math"/>
                    <w:sz w:val="20"/>
                    <w:szCs w:val="20"/>
                  </w:rPr>
                  <m:t>q</m:t>
                </m:r>
              </m:sub>
            </m:sSub>
          </m:sub>
        </m:sSub>
        <m:r>
          <w:rPr>
            <w:rFonts w:ascii="Cambria Math" w:eastAsiaTheme="minorEastAsia" w:hAnsi="Cambria Math"/>
            <w:sz w:val="20"/>
            <w:szCs w:val="20"/>
          </w:rPr>
          <m:t>+t)=</m:t>
        </m:r>
        <m:d>
          <m:dPr>
            <m:begChr m:val="["/>
            <m:endChr m:val="]"/>
            <m:ctrlPr>
              <w:rPr>
                <w:rFonts w:ascii="Cambria Math" w:eastAsiaTheme="minorEastAsia" w:hAnsi="Cambria Math"/>
                <w:i/>
                <w:sz w:val="20"/>
                <w:szCs w:val="20"/>
              </w:rPr>
            </m:ctrlPr>
          </m:dPr>
          <m:e>
            <w:bookmarkStart w:id="281" w:name="_Hlk90296195"/>
            <m:r>
              <w:rPr>
                <w:rFonts w:ascii="Cambria Math" w:eastAsiaTheme="minorEastAsia" w:hAnsi="Cambria Math"/>
                <w:sz w:val="20"/>
                <w:szCs w:val="20"/>
              </w:rPr>
              <m:t>1,</m:t>
            </m:r>
            <m:sSub>
              <m:sSubPr>
                <m:ctrlPr>
                  <w:rPr>
                    <w:rFonts w:ascii="Cambria Math" w:eastAsia="宋体" w:hAnsi="Cambria Math"/>
                    <w:i/>
                    <w:sz w:val="20"/>
                    <w:szCs w:val="20"/>
                  </w:rPr>
                </m:ctrlPr>
              </m:sSubPr>
              <m:e>
                <m:r>
                  <w:rPr>
                    <w:rFonts w:ascii="Cambria Math" w:eastAsia="宋体" w:hAnsi="Cambria Math"/>
                    <w:sz w:val="20"/>
                    <w:szCs w:val="20"/>
                  </w:rPr>
                  <m:t>t</m:t>
                </m:r>
              </m:e>
              <m:sub>
                <m:sSub>
                  <m:sSubPr>
                    <m:ctrlPr>
                      <w:rPr>
                        <w:rFonts w:ascii="Cambria Math" w:eastAsia="宋体" w:hAnsi="Cambria Math"/>
                        <w:i/>
                        <w:sz w:val="20"/>
                        <w:szCs w:val="20"/>
                      </w:rPr>
                    </m:ctrlPr>
                  </m:sSubPr>
                  <m:e>
                    <m:r>
                      <w:rPr>
                        <w:rFonts w:ascii="Cambria Math" w:eastAsia="宋体" w:hAnsi="Cambria Math"/>
                        <w:sz w:val="20"/>
                        <w:szCs w:val="20"/>
                      </w:rPr>
                      <m:t>n</m:t>
                    </m:r>
                  </m:e>
                  <m:sub>
                    <m:r>
                      <w:rPr>
                        <w:rFonts w:ascii="Cambria Math" w:eastAsia="宋体" w:hAnsi="Cambria Math"/>
                        <w:sz w:val="20"/>
                        <w:szCs w:val="20"/>
                      </w:rPr>
                      <m:t>q</m:t>
                    </m:r>
                  </m:sub>
                </m:sSub>
              </m:sub>
            </m:sSub>
            <m:r>
              <w:rPr>
                <w:rFonts w:ascii="Cambria Math" w:eastAsiaTheme="minorEastAsia" w:hAnsi="Cambria Math"/>
                <w:sz w:val="20"/>
                <w:szCs w:val="20"/>
              </w:rPr>
              <m:t>+t,</m:t>
            </m:r>
            <m:sSup>
              <m:sSupPr>
                <m:ctrlPr>
                  <w:rPr>
                    <w:rFonts w:ascii="Cambria Math" w:eastAsiaTheme="minorEastAsia" w:hAnsi="Cambria Math"/>
                    <w:i/>
                    <w:sz w:val="20"/>
                    <w:szCs w:val="20"/>
                  </w:rPr>
                </m:ctrlPr>
              </m:sSupPr>
              <m:e>
                <m:d>
                  <m:dPr>
                    <m:ctrlPr>
                      <w:rPr>
                        <w:rFonts w:ascii="Cambria Math" w:eastAsiaTheme="minorEastAsia" w:hAnsi="Cambria Math"/>
                        <w:i/>
                        <w:sz w:val="20"/>
                        <w:szCs w:val="20"/>
                      </w:rPr>
                    </m:ctrlPr>
                  </m:dPr>
                  <m:e>
                    <m:sSub>
                      <m:sSubPr>
                        <m:ctrlPr>
                          <w:rPr>
                            <w:rFonts w:ascii="Cambria Math" w:eastAsia="宋体" w:hAnsi="Cambria Math"/>
                            <w:i/>
                            <w:sz w:val="20"/>
                            <w:szCs w:val="20"/>
                          </w:rPr>
                        </m:ctrlPr>
                      </m:sSubPr>
                      <m:e>
                        <m:r>
                          <w:rPr>
                            <w:rFonts w:ascii="Cambria Math" w:eastAsia="宋体" w:hAnsi="Cambria Math"/>
                            <w:sz w:val="20"/>
                            <w:szCs w:val="20"/>
                          </w:rPr>
                          <m:t>t</m:t>
                        </m:r>
                      </m:e>
                      <m:sub>
                        <m:sSub>
                          <m:sSubPr>
                            <m:ctrlPr>
                              <w:rPr>
                                <w:rFonts w:ascii="Cambria Math" w:eastAsia="宋体" w:hAnsi="Cambria Math"/>
                                <w:i/>
                                <w:sz w:val="20"/>
                                <w:szCs w:val="20"/>
                              </w:rPr>
                            </m:ctrlPr>
                          </m:sSubPr>
                          <m:e>
                            <m:r>
                              <w:rPr>
                                <w:rFonts w:ascii="Cambria Math" w:eastAsia="宋体" w:hAnsi="Cambria Math"/>
                                <w:sz w:val="20"/>
                                <w:szCs w:val="20"/>
                              </w:rPr>
                              <m:t>n</m:t>
                            </m:r>
                          </m:e>
                          <m:sub>
                            <m:r>
                              <w:rPr>
                                <w:rFonts w:ascii="Cambria Math" w:eastAsia="宋体" w:hAnsi="Cambria Math"/>
                                <w:sz w:val="20"/>
                                <w:szCs w:val="20"/>
                              </w:rPr>
                              <m:t>q</m:t>
                            </m:r>
                          </m:sub>
                        </m:sSub>
                      </m:sub>
                    </m:sSub>
                    <m:r>
                      <w:rPr>
                        <w:rFonts w:ascii="Cambria Math" w:eastAsiaTheme="minorEastAsia" w:hAnsi="Cambria Math"/>
                        <w:sz w:val="20"/>
                        <w:szCs w:val="20"/>
                      </w:rPr>
                      <m:t>+t</m:t>
                    </m:r>
                  </m:e>
                </m:d>
              </m:e>
              <m:sup>
                <m:r>
                  <w:rPr>
                    <w:rFonts w:ascii="Cambria Math" w:eastAsiaTheme="minorEastAsia" w:hAnsi="Cambria Math"/>
                    <w:sz w:val="20"/>
                    <w:szCs w:val="20"/>
                  </w:rPr>
                  <m:t>2</m:t>
                </m:r>
              </m:sup>
            </m:sSup>
            <w:bookmarkEnd w:id="281"/>
          </m:e>
        </m:d>
      </m:oMath>
      <w:r w:rsidR="00A13AB1">
        <w:rPr>
          <w:rFonts w:eastAsiaTheme="minorEastAsia"/>
          <w:sz w:val="20"/>
          <w:szCs w:val="20"/>
        </w:rPr>
        <w:t>, we obtain</w:t>
      </w:r>
      <w:r w:rsidR="00F2098E" w:rsidRPr="000B4378">
        <w:rPr>
          <w:rFonts w:eastAsiaTheme="minorEastAsia"/>
          <w:sz w:val="20"/>
          <w:szCs w:val="20"/>
        </w:rPr>
        <w:t xml:space="preserve"> </w:t>
      </w:r>
      <w:r w:rsidR="004303EA" w:rsidRPr="000B4378">
        <w:rPr>
          <w:rFonts w:eastAsiaTheme="minorEastAsia"/>
          <w:sz w:val="20"/>
          <w:szCs w:val="20"/>
        </w:rPr>
        <w:t xml:space="preserve">the distribution of </w:t>
      </w:r>
      <w:r w:rsidR="00A13AB1">
        <w:rPr>
          <w:rFonts w:eastAsiaTheme="minorEastAsia"/>
          <w:sz w:val="20"/>
          <w:szCs w:val="20"/>
        </w:rPr>
        <w:t>the degradation status</w:t>
      </w:r>
      <w:r w:rsidR="00A13AB1" w:rsidRPr="000B4378">
        <w:rPr>
          <w:rFonts w:eastAsiaTheme="minorEastAsia"/>
          <w:sz w:val="20"/>
          <w:szCs w:val="20"/>
        </w:rPr>
        <w:t xml:space="preserve"> </w:t>
      </w:r>
      <w:r w:rsidR="004303EA" w:rsidRPr="000B4378">
        <w:rPr>
          <w:rFonts w:eastAsiaTheme="minorEastAsia"/>
          <w:sz w:val="20"/>
          <w:szCs w:val="20"/>
        </w:rPr>
        <w:t>at</w:t>
      </w:r>
      <w:r w:rsidR="00A13AB1">
        <w:rPr>
          <w:rFonts w:eastAsiaTheme="minorEastAsia"/>
          <w:sz w:val="20"/>
          <w:szCs w:val="20"/>
        </w:rPr>
        <w:t xml:space="preserve"> time</w:t>
      </w:r>
      <w:r w:rsidR="004303EA" w:rsidRPr="000B4378">
        <w:rPr>
          <w:rFonts w:eastAsiaTheme="minorEastAsia"/>
          <w:sz w:val="20"/>
          <w:szCs w:val="20"/>
        </w:rPr>
        <w:t xml:space="preserve"> </w:t>
      </w:r>
      <m:oMath>
        <m:sSub>
          <m:sSubPr>
            <m:ctrlPr>
              <w:rPr>
                <w:rFonts w:ascii="Cambria Math" w:eastAsia="宋体" w:hAnsi="Cambria Math"/>
                <w:i/>
                <w:sz w:val="20"/>
                <w:szCs w:val="20"/>
              </w:rPr>
            </m:ctrlPr>
          </m:sSubPr>
          <m:e>
            <m:r>
              <w:rPr>
                <w:rFonts w:ascii="Cambria Math" w:eastAsia="宋体" w:hAnsi="Cambria Math"/>
                <w:sz w:val="20"/>
                <w:szCs w:val="20"/>
              </w:rPr>
              <m:t>t</m:t>
            </m:r>
          </m:e>
          <m:sub>
            <m:sSub>
              <m:sSubPr>
                <m:ctrlPr>
                  <w:rPr>
                    <w:rFonts w:ascii="Cambria Math" w:eastAsia="宋体" w:hAnsi="Cambria Math"/>
                    <w:i/>
                    <w:sz w:val="20"/>
                    <w:szCs w:val="20"/>
                  </w:rPr>
                </m:ctrlPr>
              </m:sSubPr>
              <m:e>
                <m:r>
                  <w:rPr>
                    <w:rFonts w:ascii="Cambria Math" w:eastAsia="宋体" w:hAnsi="Cambria Math"/>
                    <w:sz w:val="20"/>
                    <w:szCs w:val="20"/>
                  </w:rPr>
                  <m:t>n</m:t>
                </m:r>
              </m:e>
              <m:sub>
                <m:r>
                  <w:rPr>
                    <w:rFonts w:ascii="Cambria Math" w:eastAsia="宋体" w:hAnsi="Cambria Math"/>
                    <w:sz w:val="20"/>
                    <w:szCs w:val="20"/>
                  </w:rPr>
                  <m:t>q</m:t>
                </m:r>
              </m:sub>
            </m:sSub>
          </m:sub>
        </m:sSub>
        <m:r>
          <w:rPr>
            <w:rFonts w:ascii="Cambria Math" w:eastAsiaTheme="minorEastAsia" w:hAnsi="Cambria Math"/>
            <w:sz w:val="20"/>
            <w:szCs w:val="20"/>
          </w:rPr>
          <m:t>+t</m:t>
        </m:r>
      </m:oMath>
      <w:r w:rsidR="00F2098E" w:rsidRPr="000B4378">
        <w:rPr>
          <w:rFonts w:eastAsiaTheme="minorEastAsia"/>
          <w:sz w:val="20"/>
          <w:szCs w:val="20"/>
        </w:rPr>
        <w:t xml:space="preserve"> </w:t>
      </w:r>
      <w:r w:rsidR="00152A91" w:rsidRPr="000B4378">
        <w:rPr>
          <w:rFonts w:eastAsiaTheme="minorEastAsia"/>
          <w:sz w:val="20"/>
          <w:szCs w:val="20"/>
        </w:rPr>
        <w:t>as</w:t>
      </w:r>
      <w:r w:rsidR="002F0459" w:rsidRPr="000B4378">
        <w:rPr>
          <w:rFonts w:eastAsiaTheme="minorEastAsia"/>
          <w:sz w:val="20"/>
          <w:szCs w:val="20"/>
        </w:rPr>
        <w:t xml:space="preserve"> </w:t>
      </w:r>
      <m:oMath>
        <m:sSub>
          <m:sSubPr>
            <m:ctrlPr>
              <w:rPr>
                <w:rFonts w:ascii="Cambria Math" w:eastAsiaTheme="minorEastAsia" w:hAnsi="Cambria Math"/>
                <w:i/>
                <w:iCs/>
                <w:sz w:val="20"/>
                <w:szCs w:val="20"/>
              </w:rPr>
            </m:ctrlPr>
          </m:sSubPr>
          <m:e>
            <m:r>
              <w:rPr>
                <w:rFonts w:ascii="Cambria Math" w:eastAsiaTheme="minorEastAsia" w:hAnsi="Cambria Math"/>
                <w:sz w:val="20"/>
                <w:szCs w:val="20"/>
              </w:rPr>
              <m:t>g</m:t>
            </m:r>
          </m:e>
          <m:sub>
            <m:r>
              <w:rPr>
                <w:rFonts w:ascii="Cambria Math" w:eastAsiaTheme="minorEastAsia" w:hAnsi="Cambria Math"/>
                <w:sz w:val="20"/>
                <w:szCs w:val="20"/>
              </w:rPr>
              <m:t>q</m:t>
            </m:r>
          </m:sub>
        </m:sSub>
        <m:d>
          <m:dPr>
            <m:ctrlPr>
              <w:rPr>
                <w:rFonts w:ascii="Cambria Math" w:eastAsiaTheme="minorEastAsia" w:hAnsi="Cambria Math"/>
                <w:i/>
                <w:iCs/>
                <w:sz w:val="20"/>
                <w:szCs w:val="20"/>
              </w:rPr>
            </m:ctrlPr>
          </m:dPr>
          <m:e>
            <m:sSub>
              <m:sSubPr>
                <m:ctrlPr>
                  <w:rPr>
                    <w:rFonts w:ascii="Cambria Math" w:eastAsia="宋体" w:hAnsi="Cambria Math"/>
                    <w:i/>
                    <w:sz w:val="20"/>
                    <w:szCs w:val="20"/>
                  </w:rPr>
                </m:ctrlPr>
              </m:sSubPr>
              <m:e>
                <m:r>
                  <w:rPr>
                    <w:rFonts w:ascii="Cambria Math" w:eastAsia="宋体" w:hAnsi="Cambria Math"/>
                    <w:sz w:val="20"/>
                    <w:szCs w:val="20"/>
                  </w:rPr>
                  <m:t>t</m:t>
                </m:r>
              </m:e>
              <m:sub>
                <m:sSub>
                  <m:sSubPr>
                    <m:ctrlPr>
                      <w:rPr>
                        <w:rFonts w:ascii="Cambria Math" w:eastAsia="宋体" w:hAnsi="Cambria Math"/>
                        <w:i/>
                        <w:sz w:val="20"/>
                        <w:szCs w:val="20"/>
                      </w:rPr>
                    </m:ctrlPr>
                  </m:sSubPr>
                  <m:e>
                    <m:r>
                      <w:rPr>
                        <w:rFonts w:ascii="Cambria Math" w:eastAsia="宋体" w:hAnsi="Cambria Math"/>
                        <w:sz w:val="20"/>
                        <w:szCs w:val="20"/>
                      </w:rPr>
                      <m:t>n</m:t>
                    </m:r>
                  </m:e>
                  <m:sub>
                    <m:r>
                      <w:rPr>
                        <w:rFonts w:ascii="Cambria Math" w:eastAsia="宋体" w:hAnsi="Cambria Math"/>
                        <w:sz w:val="20"/>
                        <w:szCs w:val="20"/>
                      </w:rPr>
                      <m:t>q</m:t>
                    </m:r>
                  </m:sub>
                </m:sSub>
              </m:sub>
            </m:sSub>
            <m:r>
              <w:rPr>
                <w:rFonts w:ascii="Cambria Math" w:eastAsiaTheme="minorEastAsia" w:hAnsi="Cambria Math"/>
                <w:sz w:val="20"/>
                <w:szCs w:val="20"/>
              </w:rPr>
              <m:t>+t</m:t>
            </m:r>
          </m:e>
        </m:d>
        <m:r>
          <m:rPr>
            <m:sty m:val="p"/>
          </m:rPr>
          <w:rPr>
            <w:rFonts w:ascii="Cambria Math" w:eastAsiaTheme="minorEastAsia" w:hAnsi="Cambria Math" w:cs="Cambria Math"/>
            <w:sz w:val="20"/>
            <w:szCs w:val="20"/>
          </w:rPr>
          <m:t>∼</m:t>
        </m:r>
        <m:r>
          <w:rPr>
            <w:rFonts w:ascii="Cambria Math" w:eastAsiaTheme="minorEastAsia" w:hAnsi="Cambria Math"/>
            <w:sz w:val="20"/>
            <w:szCs w:val="20"/>
          </w:rPr>
          <m:t>N</m:t>
        </m:r>
        <m:d>
          <m:dPr>
            <m:ctrlPr>
              <w:rPr>
                <w:rFonts w:ascii="Cambria Math" w:eastAsiaTheme="minorEastAsia" w:hAnsi="Cambria Math"/>
                <w:i/>
                <w:sz w:val="20"/>
                <w:szCs w:val="20"/>
              </w:rPr>
            </m:ctrlPr>
          </m:dPr>
          <m:e>
            <m:sSub>
              <m:sSubPr>
                <m:ctrlPr>
                  <w:rPr>
                    <w:rFonts w:ascii="Cambria Math" w:hAnsi="Cambria Math"/>
                    <w:i/>
                    <w:sz w:val="20"/>
                    <w:szCs w:val="20"/>
                  </w:rPr>
                </m:ctrlPr>
              </m:sSubPr>
              <m:e>
                <m:r>
                  <w:rPr>
                    <w:rFonts w:ascii="Cambria Math" w:hAnsi="Cambria Math"/>
                    <w:sz w:val="20"/>
                    <w:szCs w:val="20"/>
                  </w:rPr>
                  <m:t>μ</m:t>
                </m:r>
                <m:ctrlPr>
                  <w:rPr>
                    <w:rFonts w:ascii="Cambria Math" w:hAnsi="Cambria Math"/>
                    <w:sz w:val="20"/>
                    <w:szCs w:val="20"/>
                  </w:rPr>
                </m:ctrlPr>
              </m:e>
              <m:sub>
                <m:sSub>
                  <m:sSubPr>
                    <m:ctrlPr>
                      <w:rPr>
                        <w:rFonts w:ascii="Cambria Math" w:eastAsia="宋体" w:hAnsi="Cambria Math"/>
                        <w:i/>
                        <w:sz w:val="20"/>
                        <w:szCs w:val="20"/>
                      </w:rPr>
                    </m:ctrlPr>
                  </m:sSubPr>
                  <m:e>
                    <m:r>
                      <w:rPr>
                        <w:rFonts w:ascii="Cambria Math" w:eastAsia="宋体" w:hAnsi="Cambria Math"/>
                        <w:sz w:val="20"/>
                        <w:szCs w:val="20"/>
                      </w:rPr>
                      <m:t>t</m:t>
                    </m:r>
                  </m:e>
                  <m:sub>
                    <m:sSub>
                      <m:sSubPr>
                        <m:ctrlPr>
                          <w:rPr>
                            <w:rFonts w:ascii="Cambria Math" w:eastAsia="宋体" w:hAnsi="Cambria Math"/>
                            <w:i/>
                            <w:sz w:val="20"/>
                            <w:szCs w:val="20"/>
                          </w:rPr>
                        </m:ctrlPr>
                      </m:sSubPr>
                      <m:e>
                        <m:r>
                          <w:rPr>
                            <w:rFonts w:ascii="Cambria Math" w:eastAsia="宋体" w:hAnsi="Cambria Math"/>
                            <w:sz w:val="20"/>
                            <w:szCs w:val="20"/>
                          </w:rPr>
                          <m:t>n</m:t>
                        </m:r>
                      </m:e>
                      <m:sub>
                        <m:r>
                          <w:rPr>
                            <w:rFonts w:ascii="Cambria Math" w:eastAsia="宋体" w:hAnsi="Cambria Math"/>
                            <w:sz w:val="20"/>
                            <w:szCs w:val="20"/>
                          </w:rPr>
                          <m:t>q</m:t>
                        </m:r>
                      </m:sub>
                    </m:sSub>
                  </m:sub>
                </m:sSub>
                <m:r>
                  <w:rPr>
                    <w:rFonts w:ascii="Cambria Math" w:eastAsiaTheme="minorEastAsia" w:hAnsi="Cambria Math"/>
                    <w:sz w:val="20"/>
                    <w:szCs w:val="20"/>
                  </w:rPr>
                  <m:t>+t</m:t>
                </m:r>
              </m:sub>
            </m:sSub>
            <m:r>
              <w:rPr>
                <w:rFonts w:ascii="Cambria Math" w:hAnsi="Cambria Math"/>
                <w:sz w:val="20"/>
                <w:szCs w:val="20"/>
              </w:rPr>
              <m:t>, </m:t>
            </m:r>
            <m:sSubSup>
              <m:sSubSupPr>
                <m:ctrlPr>
                  <w:rPr>
                    <w:rFonts w:ascii="Cambria Math" w:eastAsiaTheme="minorEastAsia" w:hAnsi="Cambria Math"/>
                    <w:i/>
                    <w:sz w:val="20"/>
                    <w:szCs w:val="20"/>
                  </w:rPr>
                </m:ctrlPr>
              </m:sSubSupPr>
              <m:e>
                <m:r>
                  <w:rPr>
                    <w:rFonts w:ascii="Cambria Math" w:eastAsia="宋体" w:hAnsi="Cambria Math"/>
                    <w:sz w:val="20"/>
                    <w:szCs w:val="20"/>
                  </w:rPr>
                  <m:t>σ</m:t>
                </m:r>
                <m:ctrlPr>
                  <w:rPr>
                    <w:rFonts w:ascii="Cambria Math" w:eastAsia="宋体" w:hAnsi="Cambria Math"/>
                    <w:sz w:val="20"/>
                    <w:szCs w:val="20"/>
                  </w:rPr>
                </m:ctrlPr>
              </m:e>
              <m:sub>
                <m:sSub>
                  <m:sSubPr>
                    <m:ctrlPr>
                      <w:rPr>
                        <w:rFonts w:ascii="Cambria Math" w:eastAsia="宋体" w:hAnsi="Cambria Math"/>
                        <w:i/>
                        <w:sz w:val="20"/>
                        <w:szCs w:val="20"/>
                      </w:rPr>
                    </m:ctrlPr>
                  </m:sSubPr>
                  <m:e>
                    <m:r>
                      <w:rPr>
                        <w:rFonts w:ascii="Cambria Math" w:eastAsia="宋体" w:hAnsi="Cambria Math"/>
                        <w:sz w:val="20"/>
                        <w:szCs w:val="20"/>
                      </w:rPr>
                      <m:t>t</m:t>
                    </m:r>
                  </m:e>
                  <m:sub>
                    <m:sSub>
                      <m:sSubPr>
                        <m:ctrlPr>
                          <w:rPr>
                            <w:rFonts w:ascii="Cambria Math" w:eastAsia="宋体" w:hAnsi="Cambria Math"/>
                            <w:i/>
                            <w:sz w:val="20"/>
                            <w:szCs w:val="20"/>
                          </w:rPr>
                        </m:ctrlPr>
                      </m:sSubPr>
                      <m:e>
                        <m:r>
                          <w:rPr>
                            <w:rFonts w:ascii="Cambria Math" w:eastAsia="宋体" w:hAnsi="Cambria Math"/>
                            <w:sz w:val="20"/>
                            <w:szCs w:val="20"/>
                          </w:rPr>
                          <m:t>n</m:t>
                        </m:r>
                      </m:e>
                      <m:sub>
                        <m:r>
                          <w:rPr>
                            <w:rFonts w:ascii="Cambria Math" w:eastAsia="宋体" w:hAnsi="Cambria Math"/>
                            <w:sz w:val="20"/>
                            <w:szCs w:val="20"/>
                          </w:rPr>
                          <m:t>q</m:t>
                        </m:r>
                      </m:sub>
                    </m:sSub>
                  </m:sub>
                </m:sSub>
                <m:r>
                  <w:rPr>
                    <w:rFonts w:ascii="Cambria Math" w:eastAsiaTheme="minorEastAsia" w:hAnsi="Cambria Math"/>
                    <w:sz w:val="20"/>
                    <w:szCs w:val="20"/>
                  </w:rPr>
                  <m:t>+t</m:t>
                </m:r>
              </m:sub>
              <m:sup>
                <m:r>
                  <w:rPr>
                    <w:rFonts w:ascii="Cambria Math" w:eastAsia="宋体" w:hAnsi="Cambria Math"/>
                    <w:sz w:val="20"/>
                    <w:szCs w:val="20"/>
                  </w:rPr>
                  <m:t>2</m:t>
                </m:r>
                <m:ctrlPr>
                  <w:rPr>
                    <w:rFonts w:ascii="Cambria Math" w:eastAsia="宋体" w:hAnsi="Cambria Math"/>
                    <w:i/>
                    <w:sz w:val="20"/>
                    <w:szCs w:val="20"/>
                  </w:rPr>
                </m:ctrlPr>
              </m:sup>
            </m:sSubSup>
          </m:e>
        </m:d>
      </m:oMath>
      <w:r w:rsidR="004D0540" w:rsidRPr="000B4378">
        <w:rPr>
          <w:rFonts w:eastAsiaTheme="minorEastAsia" w:hint="eastAsia"/>
          <w:sz w:val="20"/>
          <w:szCs w:val="20"/>
        </w:rPr>
        <w:t>,</w:t>
      </w:r>
      <w:r w:rsidR="004D0540" w:rsidRPr="000B4378">
        <w:rPr>
          <w:rFonts w:eastAsiaTheme="minorEastAsia"/>
          <w:sz w:val="20"/>
          <w:szCs w:val="20"/>
        </w:rPr>
        <w:t xml:space="preserve"> where </w:t>
      </w:r>
      <m:oMath>
        <m:sSub>
          <m:sSubPr>
            <m:ctrlPr>
              <w:rPr>
                <w:rFonts w:ascii="Cambria Math" w:hAnsi="Cambria Math"/>
                <w:i/>
                <w:sz w:val="20"/>
                <w:szCs w:val="20"/>
              </w:rPr>
            </m:ctrlPr>
          </m:sSubPr>
          <m:e>
            <m:r>
              <w:rPr>
                <w:rFonts w:ascii="Cambria Math" w:hAnsi="Cambria Math"/>
                <w:sz w:val="20"/>
                <w:szCs w:val="20"/>
              </w:rPr>
              <m:t>μ</m:t>
            </m:r>
            <m:ctrlPr>
              <w:rPr>
                <w:rFonts w:ascii="Cambria Math" w:hAnsi="Cambria Math"/>
                <w:sz w:val="20"/>
                <w:szCs w:val="20"/>
              </w:rPr>
            </m:ctrlPr>
          </m:e>
          <m:sub>
            <m:sSub>
              <m:sSubPr>
                <m:ctrlPr>
                  <w:rPr>
                    <w:rFonts w:ascii="Cambria Math" w:eastAsia="宋体" w:hAnsi="Cambria Math"/>
                    <w:i/>
                    <w:sz w:val="20"/>
                    <w:szCs w:val="20"/>
                  </w:rPr>
                </m:ctrlPr>
              </m:sSubPr>
              <m:e>
                <m:r>
                  <w:rPr>
                    <w:rFonts w:ascii="Cambria Math" w:eastAsia="宋体" w:hAnsi="Cambria Math"/>
                    <w:sz w:val="20"/>
                    <w:szCs w:val="20"/>
                  </w:rPr>
                  <m:t>t</m:t>
                </m:r>
              </m:e>
              <m:sub>
                <m:sSub>
                  <m:sSubPr>
                    <m:ctrlPr>
                      <w:rPr>
                        <w:rFonts w:ascii="Cambria Math" w:eastAsia="宋体" w:hAnsi="Cambria Math"/>
                        <w:i/>
                        <w:sz w:val="20"/>
                        <w:szCs w:val="20"/>
                      </w:rPr>
                    </m:ctrlPr>
                  </m:sSubPr>
                  <m:e>
                    <m:r>
                      <w:rPr>
                        <w:rFonts w:ascii="Cambria Math" w:eastAsia="宋体" w:hAnsi="Cambria Math"/>
                        <w:sz w:val="20"/>
                        <w:szCs w:val="20"/>
                      </w:rPr>
                      <m:t>n</m:t>
                    </m:r>
                  </m:e>
                  <m:sub>
                    <m:r>
                      <w:rPr>
                        <w:rFonts w:ascii="Cambria Math" w:eastAsia="宋体" w:hAnsi="Cambria Math"/>
                        <w:sz w:val="20"/>
                        <w:szCs w:val="20"/>
                      </w:rPr>
                      <m:t>q</m:t>
                    </m:r>
                  </m:sub>
                </m:sSub>
              </m:sub>
            </m:sSub>
            <m:r>
              <w:rPr>
                <w:rFonts w:ascii="Cambria Math" w:eastAsiaTheme="minorEastAsia" w:hAnsi="Cambria Math"/>
                <w:sz w:val="20"/>
                <w:szCs w:val="20"/>
              </w:rPr>
              <m:t>+t</m:t>
            </m:r>
          </m:sub>
        </m:sSub>
        <m:r>
          <w:rPr>
            <w:rFonts w:ascii="Cambria Math" w:hAnsi="Cambria Math"/>
            <w:sz w:val="20"/>
            <w:szCs w:val="20"/>
          </w:rPr>
          <m:t>=</m:t>
        </m:r>
        <m:r>
          <m:rPr>
            <m:sty m:val="bi"/>
          </m:rPr>
          <w:rPr>
            <w:rFonts w:ascii="Cambria Math" w:eastAsia="宋体" w:hAnsi="Cambria Math"/>
            <w:sz w:val="20"/>
            <w:szCs w:val="20"/>
          </w:rPr>
          <m:t>ϕ</m:t>
        </m:r>
        <m:r>
          <w:rPr>
            <w:rFonts w:ascii="Cambria Math" w:eastAsiaTheme="minorEastAsia"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t</m:t>
            </m:r>
          </m:e>
          <m:sub>
            <m:sSub>
              <m:sSubPr>
                <m:ctrlPr>
                  <w:rPr>
                    <w:rFonts w:ascii="Cambria Math" w:eastAsia="宋体" w:hAnsi="Cambria Math"/>
                    <w:i/>
                    <w:sz w:val="20"/>
                    <w:szCs w:val="20"/>
                  </w:rPr>
                </m:ctrlPr>
              </m:sSubPr>
              <m:e>
                <m:r>
                  <w:rPr>
                    <w:rFonts w:ascii="Cambria Math" w:eastAsia="宋体" w:hAnsi="Cambria Math"/>
                    <w:sz w:val="20"/>
                    <w:szCs w:val="20"/>
                  </w:rPr>
                  <m:t>n</m:t>
                </m:r>
              </m:e>
              <m:sub>
                <m:r>
                  <w:rPr>
                    <w:rFonts w:ascii="Cambria Math" w:eastAsia="宋体" w:hAnsi="Cambria Math"/>
                    <w:sz w:val="20"/>
                    <w:szCs w:val="20"/>
                  </w:rPr>
                  <m:t>q</m:t>
                </m:r>
              </m:sub>
            </m:sSub>
          </m:sub>
        </m:sSub>
        <m:r>
          <w:rPr>
            <w:rFonts w:ascii="Cambria Math" w:eastAsiaTheme="minorEastAsia" w:hAnsi="Cambria Math"/>
            <w:sz w:val="20"/>
            <w:szCs w:val="20"/>
          </w:rPr>
          <m:t>+t)</m:t>
        </m:r>
        <m:sSub>
          <m:sSubPr>
            <m:ctrlPr>
              <w:rPr>
                <w:rFonts w:ascii="Cambria Math" w:eastAsiaTheme="minorEastAsia" w:hAnsi="Cambria Math"/>
                <w:i/>
                <w:sz w:val="20"/>
                <w:szCs w:val="20"/>
              </w:rPr>
            </m:ctrlPr>
          </m:sSubPr>
          <m:e>
            <m:r>
              <m:rPr>
                <m:sty m:val="b"/>
              </m:rPr>
              <w:rPr>
                <w:rFonts w:ascii="Cambria Math" w:eastAsiaTheme="minorEastAsia" w:hAnsi="Cambria Math"/>
                <w:sz w:val="20"/>
                <w:szCs w:val="20"/>
              </w:rPr>
              <m:t>μ</m:t>
            </m:r>
          </m:e>
          <m:sub>
            <m:r>
              <w:rPr>
                <w:rFonts w:ascii="Cambria Math" w:eastAsiaTheme="minorEastAsia" w:hAnsi="Cambria Math"/>
                <w:sz w:val="20"/>
                <w:szCs w:val="20"/>
              </w:rPr>
              <m:t>q</m:t>
            </m:r>
          </m:sub>
        </m:sSub>
      </m:oMath>
      <w:r w:rsidR="0068060E" w:rsidRPr="000B4378">
        <w:rPr>
          <w:rFonts w:eastAsiaTheme="minorEastAsia" w:hint="eastAsia"/>
          <w:sz w:val="20"/>
          <w:szCs w:val="20"/>
        </w:rPr>
        <w:t xml:space="preserve"> </w:t>
      </w:r>
      <w:r w:rsidR="0068060E" w:rsidRPr="000B4378">
        <w:rPr>
          <w:rFonts w:eastAsiaTheme="minorEastAsia"/>
          <w:sz w:val="20"/>
          <w:szCs w:val="20"/>
        </w:rPr>
        <w:t xml:space="preserve">and </w:t>
      </w:r>
      <m:oMath>
        <m:sSubSup>
          <m:sSubSupPr>
            <m:ctrlPr>
              <w:rPr>
                <w:rFonts w:ascii="Cambria Math" w:eastAsiaTheme="minorEastAsia" w:hAnsi="Cambria Math"/>
                <w:i/>
                <w:sz w:val="20"/>
                <w:szCs w:val="20"/>
              </w:rPr>
            </m:ctrlPr>
          </m:sSubSupPr>
          <m:e>
            <m:r>
              <w:rPr>
                <w:rFonts w:ascii="Cambria Math" w:eastAsia="宋体" w:hAnsi="Cambria Math"/>
                <w:sz w:val="20"/>
                <w:szCs w:val="20"/>
              </w:rPr>
              <m:t>σ</m:t>
            </m:r>
            <m:ctrlPr>
              <w:rPr>
                <w:rFonts w:ascii="Cambria Math" w:eastAsia="宋体" w:hAnsi="Cambria Math"/>
                <w:sz w:val="20"/>
                <w:szCs w:val="20"/>
              </w:rPr>
            </m:ctrlPr>
          </m:e>
          <m:sub>
            <m:sSub>
              <m:sSubPr>
                <m:ctrlPr>
                  <w:rPr>
                    <w:rFonts w:ascii="Cambria Math" w:eastAsia="宋体" w:hAnsi="Cambria Math"/>
                    <w:i/>
                    <w:sz w:val="20"/>
                    <w:szCs w:val="20"/>
                  </w:rPr>
                </m:ctrlPr>
              </m:sSubPr>
              <m:e>
                <m:r>
                  <w:rPr>
                    <w:rFonts w:ascii="Cambria Math" w:eastAsia="宋体" w:hAnsi="Cambria Math"/>
                    <w:sz w:val="20"/>
                    <w:szCs w:val="20"/>
                  </w:rPr>
                  <m:t>t</m:t>
                </m:r>
              </m:e>
              <m:sub>
                <m:sSub>
                  <m:sSubPr>
                    <m:ctrlPr>
                      <w:rPr>
                        <w:rFonts w:ascii="Cambria Math" w:eastAsia="宋体" w:hAnsi="Cambria Math"/>
                        <w:i/>
                        <w:sz w:val="20"/>
                        <w:szCs w:val="20"/>
                      </w:rPr>
                    </m:ctrlPr>
                  </m:sSubPr>
                  <m:e>
                    <m:r>
                      <w:rPr>
                        <w:rFonts w:ascii="Cambria Math" w:eastAsia="宋体" w:hAnsi="Cambria Math"/>
                        <w:sz w:val="20"/>
                        <w:szCs w:val="20"/>
                      </w:rPr>
                      <m:t>n</m:t>
                    </m:r>
                  </m:e>
                  <m:sub>
                    <m:r>
                      <w:rPr>
                        <w:rFonts w:ascii="Cambria Math" w:eastAsia="宋体" w:hAnsi="Cambria Math"/>
                        <w:sz w:val="20"/>
                        <w:szCs w:val="20"/>
                      </w:rPr>
                      <m:t>q</m:t>
                    </m:r>
                  </m:sub>
                </m:sSub>
              </m:sub>
            </m:sSub>
            <m:r>
              <w:rPr>
                <w:rFonts w:ascii="Cambria Math" w:eastAsiaTheme="minorEastAsia" w:hAnsi="Cambria Math"/>
                <w:sz w:val="20"/>
                <w:szCs w:val="20"/>
              </w:rPr>
              <m:t>+t</m:t>
            </m:r>
          </m:sub>
          <m:sup>
            <m:r>
              <w:rPr>
                <w:rFonts w:ascii="Cambria Math" w:eastAsia="宋体" w:hAnsi="Cambria Math"/>
                <w:sz w:val="20"/>
                <w:szCs w:val="20"/>
              </w:rPr>
              <m:t>2</m:t>
            </m:r>
            <m:ctrlPr>
              <w:rPr>
                <w:rFonts w:ascii="Cambria Math" w:eastAsia="宋体" w:hAnsi="Cambria Math"/>
                <w:i/>
                <w:sz w:val="20"/>
                <w:szCs w:val="20"/>
              </w:rPr>
            </m:ctrlPr>
          </m:sup>
        </m:sSubSup>
        <m:r>
          <w:rPr>
            <w:rFonts w:ascii="Cambria Math" w:eastAsiaTheme="minorEastAsia" w:hAnsi="Cambria Math"/>
            <w:sz w:val="20"/>
            <w:szCs w:val="20"/>
          </w:rPr>
          <m:t>=</m:t>
        </m:r>
        <m:r>
          <m:rPr>
            <m:sty m:val="bi"/>
          </m:rPr>
          <w:rPr>
            <w:rFonts w:ascii="Cambria Math" w:eastAsia="宋体" w:hAnsi="Cambria Math"/>
            <w:sz w:val="20"/>
            <w:szCs w:val="20"/>
          </w:rPr>
          <m:t>ϕ</m:t>
        </m:r>
        <m:r>
          <w:rPr>
            <w:rFonts w:ascii="Cambria Math" w:eastAsiaTheme="minorEastAsia"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t</m:t>
            </m:r>
          </m:e>
          <m:sub>
            <m:sSub>
              <m:sSubPr>
                <m:ctrlPr>
                  <w:rPr>
                    <w:rFonts w:ascii="Cambria Math" w:eastAsia="宋体" w:hAnsi="Cambria Math"/>
                    <w:i/>
                    <w:sz w:val="20"/>
                    <w:szCs w:val="20"/>
                  </w:rPr>
                </m:ctrlPr>
              </m:sSubPr>
              <m:e>
                <m:r>
                  <w:rPr>
                    <w:rFonts w:ascii="Cambria Math" w:eastAsia="宋体" w:hAnsi="Cambria Math"/>
                    <w:sz w:val="20"/>
                    <w:szCs w:val="20"/>
                  </w:rPr>
                  <m:t>n</m:t>
                </m:r>
              </m:e>
              <m:sub>
                <m:r>
                  <w:rPr>
                    <w:rFonts w:ascii="Cambria Math" w:eastAsia="宋体" w:hAnsi="Cambria Math"/>
                    <w:sz w:val="20"/>
                    <w:szCs w:val="20"/>
                  </w:rPr>
                  <m:t>q</m:t>
                </m:r>
              </m:sub>
            </m:sSub>
          </m:sub>
        </m:sSub>
        <m:r>
          <w:rPr>
            <w:rFonts w:ascii="Cambria Math" w:eastAsiaTheme="minorEastAsia" w:hAnsi="Cambria Math"/>
            <w:sz w:val="20"/>
            <w:szCs w:val="20"/>
          </w:rPr>
          <m:t>+t)</m:t>
        </m:r>
        <m:sSub>
          <m:sSubPr>
            <m:ctrlPr>
              <w:rPr>
                <w:rFonts w:ascii="Cambria Math" w:hAnsi="Cambria Math"/>
                <w:i/>
                <w:sz w:val="20"/>
                <w:szCs w:val="20"/>
              </w:rPr>
            </m:ctrlPr>
          </m:sSubPr>
          <m:e>
            <m:r>
              <m:rPr>
                <m:sty m:val="b"/>
              </m:rPr>
              <w:rPr>
                <w:rFonts w:ascii="Cambria Math" w:hAnsi="Cambria Math" w:hint="eastAsia"/>
                <w:sz w:val="20"/>
                <w:szCs w:val="20"/>
              </w:rPr>
              <m:t>Σ</m:t>
            </m:r>
          </m:e>
          <m:sub>
            <m:r>
              <w:rPr>
                <w:rFonts w:ascii="Cambria Math" w:hAnsi="Cambria Math"/>
                <w:sz w:val="20"/>
                <w:szCs w:val="20"/>
              </w:rPr>
              <m:t>q</m:t>
            </m:r>
          </m:sub>
        </m:sSub>
        <m:sSup>
          <m:sSupPr>
            <m:ctrlPr>
              <w:rPr>
                <w:rFonts w:ascii="Cambria Math" w:eastAsiaTheme="minorEastAsia" w:hAnsi="Cambria Math"/>
                <w:b/>
                <w:i/>
                <w:iCs/>
                <w:sz w:val="20"/>
                <w:szCs w:val="20"/>
              </w:rPr>
            </m:ctrlPr>
          </m:sSupPr>
          <m:e>
            <m:r>
              <m:rPr>
                <m:sty m:val="bi"/>
              </m:rPr>
              <w:rPr>
                <w:rFonts w:ascii="Cambria Math" w:eastAsia="宋体" w:hAnsi="Cambria Math"/>
                <w:sz w:val="20"/>
                <w:szCs w:val="20"/>
              </w:rPr>
              <m:t>ϕ</m:t>
            </m:r>
          </m:e>
          <m:sup>
            <m:r>
              <m:rPr>
                <m:sty m:val="p"/>
              </m:rPr>
              <w:rPr>
                <w:rFonts w:ascii="Cambria Math" w:eastAsiaTheme="minorEastAsia" w:hAnsi="Cambria Math"/>
                <w:sz w:val="20"/>
                <w:szCs w:val="20"/>
              </w:rPr>
              <m:t>T</m:t>
            </m:r>
          </m:sup>
        </m:sSup>
        <m:r>
          <w:rPr>
            <w:rFonts w:ascii="Cambria Math" w:eastAsiaTheme="minorEastAsia" w:hAnsi="Cambria Math"/>
            <w:sz w:val="20"/>
            <w:szCs w:val="20"/>
          </w:rPr>
          <m:t>(</m:t>
        </m:r>
        <m:sSub>
          <m:sSubPr>
            <m:ctrlPr>
              <w:rPr>
                <w:rFonts w:ascii="Cambria Math" w:eastAsia="宋体" w:hAnsi="Cambria Math"/>
                <w:i/>
                <w:sz w:val="20"/>
                <w:szCs w:val="20"/>
              </w:rPr>
            </m:ctrlPr>
          </m:sSubPr>
          <m:e>
            <m:r>
              <w:rPr>
                <w:rFonts w:ascii="Cambria Math" w:eastAsia="宋体" w:hAnsi="Cambria Math"/>
                <w:sz w:val="20"/>
                <w:szCs w:val="20"/>
              </w:rPr>
              <m:t>t</m:t>
            </m:r>
          </m:e>
          <m:sub>
            <m:sSub>
              <m:sSubPr>
                <m:ctrlPr>
                  <w:rPr>
                    <w:rFonts w:ascii="Cambria Math" w:eastAsia="宋体" w:hAnsi="Cambria Math"/>
                    <w:i/>
                    <w:sz w:val="20"/>
                    <w:szCs w:val="20"/>
                  </w:rPr>
                </m:ctrlPr>
              </m:sSubPr>
              <m:e>
                <m:r>
                  <w:rPr>
                    <w:rFonts w:ascii="Cambria Math" w:eastAsia="宋体" w:hAnsi="Cambria Math"/>
                    <w:sz w:val="20"/>
                    <w:szCs w:val="20"/>
                  </w:rPr>
                  <m:t>n</m:t>
                </m:r>
              </m:e>
              <m:sub>
                <m:r>
                  <w:rPr>
                    <w:rFonts w:ascii="Cambria Math" w:eastAsia="宋体" w:hAnsi="Cambria Math"/>
                    <w:sz w:val="20"/>
                    <w:szCs w:val="20"/>
                  </w:rPr>
                  <m:t>q</m:t>
                </m:r>
              </m:sub>
            </m:sSub>
          </m:sub>
        </m:sSub>
        <m:r>
          <w:rPr>
            <w:rFonts w:ascii="Cambria Math" w:eastAsiaTheme="minorEastAsia" w:hAnsi="Cambria Math"/>
            <w:sz w:val="20"/>
            <w:szCs w:val="20"/>
          </w:rPr>
          <m:t>+t)</m:t>
        </m:r>
      </m:oMath>
      <w:r w:rsidR="00750F88">
        <w:rPr>
          <w:rFonts w:eastAsiaTheme="minorEastAsia" w:hint="eastAsia"/>
          <w:sz w:val="20"/>
          <w:szCs w:val="20"/>
        </w:rPr>
        <w:t>.</w:t>
      </w:r>
      <w:r w:rsidR="00750F88">
        <w:rPr>
          <w:rFonts w:eastAsiaTheme="minorEastAsia"/>
          <w:sz w:val="20"/>
          <w:szCs w:val="20"/>
        </w:rPr>
        <w:t xml:space="preserve"> </w:t>
      </w:r>
      <w:r w:rsidR="000425BC">
        <w:rPr>
          <w:rFonts w:eastAsiaTheme="minorEastAsia"/>
          <w:sz w:val="20"/>
          <w:szCs w:val="20"/>
        </w:rPr>
        <w:t xml:space="preserve">In addition, we consider </w:t>
      </w:r>
      <w:r w:rsidR="000425BC">
        <w:rPr>
          <w:rFonts w:eastAsiaTheme="minorEastAsia" w:hint="eastAsia"/>
          <w:sz w:val="20"/>
          <w:szCs w:val="20"/>
        </w:rPr>
        <w:t>t</w:t>
      </w:r>
      <w:r w:rsidR="000425BC">
        <w:rPr>
          <w:rFonts w:eastAsiaTheme="minorEastAsia"/>
          <w:sz w:val="20"/>
          <w:szCs w:val="20"/>
        </w:rPr>
        <w:t xml:space="preserve">he </w:t>
      </w:r>
      <w:r w:rsidR="00DE168C" w:rsidRPr="000B4378">
        <w:rPr>
          <w:rFonts w:eastAsiaTheme="minorEastAsia"/>
          <w:iCs/>
          <w:sz w:val="20"/>
          <w:szCs w:val="20"/>
        </w:rPr>
        <w:t xml:space="preserve">variation </w:t>
      </w:r>
      <w:r w:rsidR="000425BC">
        <w:rPr>
          <w:rFonts w:eastAsiaTheme="minorEastAsia"/>
          <w:iCs/>
          <w:sz w:val="20"/>
          <w:szCs w:val="20"/>
        </w:rPr>
        <w:t>of the failure</w:t>
      </w:r>
      <w:r w:rsidR="004D33E7" w:rsidRPr="000B4378">
        <w:rPr>
          <w:rFonts w:eastAsiaTheme="minorEastAsia"/>
          <w:iCs/>
          <w:sz w:val="20"/>
          <w:szCs w:val="20"/>
        </w:rPr>
        <w:t xml:space="preserve"> threshold </w:t>
      </w:r>
      <m:oMath>
        <m:r>
          <w:rPr>
            <w:rFonts w:ascii="Cambria Math" w:eastAsiaTheme="minorEastAsia" w:hAnsi="Cambria Math"/>
            <w:sz w:val="20"/>
            <w:szCs w:val="20"/>
          </w:rPr>
          <m:t>D</m:t>
        </m:r>
      </m:oMath>
      <w:r w:rsidR="00060431">
        <w:rPr>
          <w:rFonts w:eastAsiaTheme="minorEastAsia"/>
          <w:iCs/>
          <w:sz w:val="20"/>
          <w:szCs w:val="20"/>
        </w:rPr>
        <w:t xml:space="preserve">. </w:t>
      </w:r>
      <w:r w:rsidR="00897871" w:rsidRPr="000B4378">
        <w:rPr>
          <w:rFonts w:eastAsiaTheme="minorEastAsia"/>
          <w:iCs/>
          <w:sz w:val="20"/>
          <w:szCs w:val="20"/>
        </w:rPr>
        <w:t>T</w:t>
      </w:r>
      <w:r w:rsidR="005A45EA" w:rsidRPr="000B4378">
        <w:rPr>
          <w:rFonts w:eastAsiaTheme="minorEastAsia"/>
          <w:iCs/>
          <w:sz w:val="20"/>
          <w:szCs w:val="20"/>
        </w:rPr>
        <w:t xml:space="preserve">he distribution of </w:t>
      </w:r>
      <m:oMath>
        <m:r>
          <w:rPr>
            <w:rFonts w:ascii="Cambria Math" w:eastAsiaTheme="minorEastAsia" w:hAnsi="Cambria Math"/>
            <w:sz w:val="20"/>
            <w:szCs w:val="20"/>
          </w:rPr>
          <m:t>D</m:t>
        </m:r>
      </m:oMath>
      <w:r w:rsidR="00897871" w:rsidRPr="000B4378">
        <w:rPr>
          <w:rFonts w:eastAsiaTheme="minorEastAsia" w:hint="eastAsia"/>
          <w:iCs/>
          <w:sz w:val="20"/>
          <w:szCs w:val="20"/>
        </w:rPr>
        <w:t xml:space="preserve"> </w:t>
      </w:r>
      <w:r w:rsidR="00060431">
        <w:rPr>
          <w:rFonts w:eastAsiaTheme="minorEastAsia"/>
          <w:iCs/>
          <w:sz w:val="20"/>
          <w:szCs w:val="20"/>
        </w:rPr>
        <w:t>is</w:t>
      </w:r>
      <w:r w:rsidR="00897871" w:rsidRPr="000B4378">
        <w:rPr>
          <w:rFonts w:eastAsiaTheme="minorEastAsia"/>
          <w:iCs/>
          <w:sz w:val="20"/>
          <w:szCs w:val="20"/>
        </w:rPr>
        <w:t xml:space="preserve"> written as </w:t>
      </w:r>
      <m:oMath>
        <m:r>
          <w:rPr>
            <w:rFonts w:ascii="Cambria Math" w:eastAsiaTheme="minorEastAsia" w:hAnsi="Cambria Math"/>
            <w:sz w:val="20"/>
            <w:szCs w:val="20"/>
          </w:rPr>
          <m:t>D</m:t>
        </m:r>
        <m:r>
          <m:rPr>
            <m:sty m:val="p"/>
          </m:rPr>
          <w:rPr>
            <w:rFonts w:ascii="Cambria Math" w:eastAsiaTheme="minorEastAsia" w:hAnsi="Cambria Math" w:cs="Cambria Math"/>
            <w:sz w:val="20"/>
            <w:szCs w:val="20"/>
          </w:rPr>
          <m:t>∼</m:t>
        </m:r>
        <m:r>
          <w:rPr>
            <w:rFonts w:ascii="Cambria Math" w:eastAsiaTheme="minorEastAsia" w:hAnsi="Cambria Math"/>
            <w:sz w:val="20"/>
            <w:szCs w:val="20"/>
          </w:rPr>
          <m:t>N</m:t>
        </m:r>
        <m:d>
          <m:dPr>
            <m:ctrlPr>
              <w:rPr>
                <w:rFonts w:ascii="Cambria Math" w:eastAsiaTheme="minorEastAsia" w:hAnsi="Cambria Math"/>
                <w:i/>
                <w:iCs/>
                <w:sz w:val="20"/>
                <w:szCs w:val="20"/>
              </w:rPr>
            </m:ctrlPr>
          </m:dPr>
          <m:e>
            <m:acc>
              <m:accPr>
                <m:ctrlPr>
                  <w:rPr>
                    <w:rFonts w:ascii="Cambria Math" w:eastAsiaTheme="minorEastAsia" w:hAnsi="Cambria Math"/>
                    <w:iCs/>
                    <w:sz w:val="20"/>
                    <w:szCs w:val="20"/>
                  </w:rPr>
                </m:ctrlPr>
              </m:accPr>
              <m:e>
                <m:r>
                  <w:rPr>
                    <w:rFonts w:ascii="Cambria Math" w:eastAsiaTheme="minorEastAsia" w:hAnsi="Cambria Math"/>
                    <w:sz w:val="20"/>
                    <w:szCs w:val="20"/>
                  </w:rPr>
                  <m:t>D</m:t>
                </m:r>
              </m:e>
            </m:acc>
            <m:r>
              <w:rPr>
                <w:rFonts w:ascii="Cambria Math" w:eastAsiaTheme="minorEastAsia" w:hAnsi="Cambria Math"/>
                <w:sz w:val="20"/>
                <w:szCs w:val="20"/>
              </w:rPr>
              <m:t>,</m:t>
            </m:r>
            <m:sSubSup>
              <m:sSubSupPr>
                <m:ctrlPr>
                  <w:rPr>
                    <w:rFonts w:ascii="Cambria Math" w:eastAsiaTheme="minorEastAsia" w:hAnsi="Cambria Math"/>
                    <w:i/>
                    <w:sz w:val="20"/>
                    <w:szCs w:val="20"/>
                  </w:rPr>
                </m:ctrlPr>
              </m:sSubSupPr>
              <m:e>
                <m:acc>
                  <m:accPr>
                    <m:ctrlPr>
                      <w:rPr>
                        <w:rFonts w:ascii="Cambria Math" w:eastAsiaTheme="minorEastAsia" w:hAnsi="Cambria Math"/>
                        <w:i/>
                        <w:iCs/>
                        <w:sz w:val="20"/>
                        <w:szCs w:val="20"/>
                      </w:rPr>
                    </m:ctrlPr>
                  </m:accPr>
                  <m:e>
                    <m:r>
                      <w:rPr>
                        <w:rFonts w:ascii="Cambria Math" w:eastAsiaTheme="minorEastAsia" w:hAnsi="Cambria Math"/>
                        <w:sz w:val="20"/>
                        <w:szCs w:val="20"/>
                      </w:rPr>
                      <m:t>σ</m:t>
                    </m:r>
                  </m:e>
                </m:acc>
              </m:e>
              <m:sub>
                <m:r>
                  <w:rPr>
                    <w:rFonts w:ascii="Cambria Math" w:eastAsiaTheme="minorEastAsia" w:hAnsi="Cambria Math"/>
                    <w:sz w:val="20"/>
                    <w:szCs w:val="20"/>
                  </w:rPr>
                  <m:t>D</m:t>
                </m:r>
              </m:sub>
              <m:sup>
                <m:r>
                  <w:rPr>
                    <w:rFonts w:ascii="Cambria Math" w:eastAsiaTheme="minorEastAsia" w:hAnsi="Cambria Math"/>
                    <w:sz w:val="20"/>
                    <w:szCs w:val="20"/>
                  </w:rPr>
                  <m:t>2</m:t>
                </m:r>
              </m:sup>
            </m:sSubSup>
          </m:e>
        </m:d>
      </m:oMath>
      <w:r w:rsidR="00060431">
        <w:rPr>
          <w:rFonts w:eastAsiaTheme="minorEastAsia" w:hint="eastAsia"/>
          <w:iCs/>
          <w:sz w:val="20"/>
          <w:szCs w:val="20"/>
        </w:rPr>
        <w:t>,</w:t>
      </w:r>
      <w:r w:rsidR="00060431">
        <w:rPr>
          <w:rFonts w:eastAsiaTheme="minorEastAsia"/>
          <w:iCs/>
          <w:sz w:val="20"/>
          <w:szCs w:val="20"/>
        </w:rPr>
        <w:t xml:space="preserve"> where the </w:t>
      </w:r>
      <w:r w:rsidR="00060431" w:rsidRPr="000B4378">
        <w:rPr>
          <w:rFonts w:eastAsiaTheme="minorEastAsia"/>
          <w:iCs/>
          <w:sz w:val="20"/>
          <w:szCs w:val="20"/>
        </w:rPr>
        <w:t xml:space="preserve">mean value and variance can be estimated by </w:t>
      </w:r>
      <w:r w:rsidR="00060431">
        <w:rPr>
          <w:rFonts w:eastAsiaTheme="minorEastAsia"/>
          <w:iCs/>
          <w:sz w:val="20"/>
          <w:szCs w:val="20"/>
        </w:rPr>
        <w:t xml:space="preserve">the </w:t>
      </w:r>
      <w:r w:rsidR="00060431" w:rsidRPr="000B4378">
        <w:rPr>
          <w:rFonts w:eastAsiaTheme="minorEastAsia"/>
          <w:iCs/>
          <w:sz w:val="20"/>
          <w:szCs w:val="20"/>
        </w:rPr>
        <w:t xml:space="preserve">sample mean </w:t>
      </w:r>
      <m:oMath>
        <m:acc>
          <m:accPr>
            <m:ctrlPr>
              <w:rPr>
                <w:rFonts w:ascii="Cambria Math" w:eastAsiaTheme="minorEastAsia" w:hAnsi="Cambria Math"/>
                <w:iCs/>
                <w:sz w:val="20"/>
                <w:szCs w:val="20"/>
              </w:rPr>
            </m:ctrlPr>
          </m:accPr>
          <m:e>
            <m:r>
              <w:rPr>
                <w:rFonts w:ascii="Cambria Math" w:eastAsiaTheme="minorEastAsia" w:hAnsi="Cambria Math"/>
                <w:sz w:val="20"/>
                <w:szCs w:val="20"/>
              </w:rPr>
              <m:t>D</m:t>
            </m:r>
          </m:e>
        </m:acc>
      </m:oMath>
      <w:r w:rsidR="00060431" w:rsidRPr="000B4378">
        <w:rPr>
          <w:rFonts w:eastAsiaTheme="minorEastAsia" w:hint="eastAsia"/>
          <w:iCs/>
          <w:sz w:val="20"/>
          <w:szCs w:val="20"/>
        </w:rPr>
        <w:t xml:space="preserve"> </w:t>
      </w:r>
      <w:r w:rsidR="00060431" w:rsidRPr="000B4378">
        <w:rPr>
          <w:rFonts w:eastAsiaTheme="minorEastAsia"/>
          <w:iCs/>
          <w:sz w:val="20"/>
          <w:szCs w:val="20"/>
        </w:rPr>
        <w:t xml:space="preserve">and sample variance </w:t>
      </w:r>
      <m:oMath>
        <m:sSubSup>
          <m:sSubSupPr>
            <m:ctrlPr>
              <w:rPr>
                <w:rFonts w:ascii="Cambria Math" w:eastAsiaTheme="minorEastAsia" w:hAnsi="Cambria Math"/>
                <w:i/>
                <w:sz w:val="20"/>
                <w:szCs w:val="20"/>
              </w:rPr>
            </m:ctrlPr>
          </m:sSubSupPr>
          <m:e>
            <m:acc>
              <m:accPr>
                <m:ctrlPr>
                  <w:rPr>
                    <w:rFonts w:ascii="Cambria Math" w:eastAsiaTheme="minorEastAsia" w:hAnsi="Cambria Math"/>
                    <w:i/>
                    <w:iCs/>
                    <w:sz w:val="20"/>
                    <w:szCs w:val="20"/>
                  </w:rPr>
                </m:ctrlPr>
              </m:accPr>
              <m:e>
                <m:r>
                  <w:rPr>
                    <w:rFonts w:ascii="Cambria Math" w:eastAsiaTheme="minorEastAsia" w:hAnsi="Cambria Math"/>
                    <w:sz w:val="20"/>
                    <w:szCs w:val="20"/>
                  </w:rPr>
                  <m:t>σ</m:t>
                </m:r>
              </m:e>
            </m:acc>
          </m:e>
          <m:sub>
            <m:r>
              <w:rPr>
                <w:rFonts w:ascii="Cambria Math" w:eastAsiaTheme="minorEastAsia" w:hAnsi="Cambria Math"/>
                <w:sz w:val="20"/>
                <w:szCs w:val="20"/>
              </w:rPr>
              <m:t>D</m:t>
            </m:r>
          </m:sub>
          <m:sup>
            <m:r>
              <w:rPr>
                <w:rFonts w:ascii="Cambria Math" w:eastAsiaTheme="minorEastAsia" w:hAnsi="Cambria Math"/>
                <w:sz w:val="20"/>
                <w:szCs w:val="20"/>
              </w:rPr>
              <m:t>2</m:t>
            </m:r>
          </m:sup>
        </m:sSubSup>
      </m:oMath>
      <w:r w:rsidR="00060431">
        <w:rPr>
          <w:rFonts w:eastAsiaTheme="minorEastAsia" w:hint="eastAsia"/>
          <w:sz w:val="20"/>
          <w:szCs w:val="20"/>
        </w:rPr>
        <w:t xml:space="preserve"> </w:t>
      </w:r>
      <w:r w:rsidR="00060431">
        <w:rPr>
          <w:rFonts w:eastAsiaTheme="minorEastAsia"/>
          <w:sz w:val="20"/>
          <w:szCs w:val="20"/>
        </w:rPr>
        <w:t xml:space="preserve">based on </w:t>
      </w:r>
      <w:r w:rsidR="00060431" w:rsidRPr="000B4378">
        <w:rPr>
          <w:rFonts w:eastAsiaTheme="minorEastAsia"/>
          <w:iCs/>
          <w:sz w:val="20"/>
          <w:szCs w:val="20"/>
        </w:rPr>
        <w:t>the</w:t>
      </w:r>
      <w:r w:rsidR="00060431">
        <w:rPr>
          <w:rFonts w:eastAsiaTheme="minorEastAsia"/>
          <w:iCs/>
          <w:sz w:val="20"/>
          <w:szCs w:val="20"/>
        </w:rPr>
        <w:t xml:space="preserve"> H</w:t>
      </w:r>
      <w:r w:rsidR="00246378">
        <w:rPr>
          <w:rFonts w:eastAsiaTheme="minorEastAsia"/>
          <w:iCs/>
          <w:sz w:val="20"/>
          <w:szCs w:val="20"/>
        </w:rPr>
        <w:t>I</w:t>
      </w:r>
      <w:r w:rsidR="00060431">
        <w:rPr>
          <w:rFonts w:eastAsiaTheme="minorEastAsia"/>
          <w:iCs/>
          <w:sz w:val="20"/>
          <w:szCs w:val="20"/>
        </w:rPr>
        <w:t>s at the</w:t>
      </w:r>
      <w:r w:rsidR="00060431" w:rsidRPr="000B4378">
        <w:rPr>
          <w:rFonts w:eastAsiaTheme="minorEastAsia"/>
          <w:iCs/>
          <w:sz w:val="20"/>
          <w:szCs w:val="20"/>
        </w:rPr>
        <w:t xml:space="preserve"> </w:t>
      </w:r>
      <w:r w:rsidR="00060431">
        <w:rPr>
          <w:rFonts w:eastAsiaTheme="minorEastAsia"/>
          <w:iCs/>
          <w:sz w:val="20"/>
          <w:szCs w:val="20"/>
        </w:rPr>
        <w:t>failure time of the historical units</w:t>
      </w:r>
      <w:r w:rsidR="00110E51" w:rsidRPr="000B4378">
        <w:rPr>
          <w:rFonts w:eastAsiaTheme="minorEastAsia"/>
          <w:iCs/>
          <w:sz w:val="20"/>
          <w:szCs w:val="20"/>
        </w:rPr>
        <w:t>.</w:t>
      </w:r>
      <w:r w:rsidR="00193CBF" w:rsidRPr="000B4378">
        <w:rPr>
          <w:rFonts w:eastAsiaTheme="minorEastAsia"/>
          <w:iCs/>
          <w:sz w:val="20"/>
          <w:szCs w:val="20"/>
        </w:rPr>
        <w:t xml:space="preserve"> </w:t>
      </w:r>
      <w:r w:rsidR="00F2591D" w:rsidRPr="000B4378">
        <w:rPr>
          <w:rFonts w:eastAsiaTheme="minorEastAsia"/>
          <w:iCs/>
          <w:sz w:val="20"/>
          <w:szCs w:val="20"/>
        </w:rPr>
        <w:t xml:space="preserve">According to the distribution of </w:t>
      </w:r>
      <m:oMath>
        <m:sSub>
          <m:sSubPr>
            <m:ctrlPr>
              <w:rPr>
                <w:rFonts w:ascii="Cambria Math" w:eastAsiaTheme="minorEastAsia" w:hAnsi="Cambria Math"/>
                <w:i/>
                <w:iCs/>
                <w:sz w:val="20"/>
                <w:szCs w:val="20"/>
              </w:rPr>
            </m:ctrlPr>
          </m:sSubPr>
          <m:e>
            <m:r>
              <w:rPr>
                <w:rFonts w:ascii="Cambria Math" w:eastAsiaTheme="minorEastAsia" w:hAnsi="Cambria Math"/>
                <w:sz w:val="20"/>
                <w:szCs w:val="20"/>
              </w:rPr>
              <m:t>g</m:t>
            </m:r>
          </m:e>
          <m:sub>
            <m:r>
              <w:rPr>
                <w:rFonts w:ascii="Cambria Math" w:eastAsiaTheme="minorEastAsia" w:hAnsi="Cambria Math"/>
                <w:sz w:val="20"/>
                <w:szCs w:val="20"/>
              </w:rPr>
              <m:t>q</m:t>
            </m:r>
          </m:sub>
        </m:sSub>
        <m:d>
          <m:dPr>
            <m:ctrlPr>
              <w:rPr>
                <w:rFonts w:ascii="Cambria Math" w:eastAsiaTheme="minorEastAsia" w:hAnsi="Cambria Math"/>
                <w:i/>
                <w:iCs/>
                <w:sz w:val="20"/>
                <w:szCs w:val="20"/>
              </w:rPr>
            </m:ctrlPr>
          </m:dPr>
          <m:e>
            <m:sSub>
              <m:sSubPr>
                <m:ctrlPr>
                  <w:rPr>
                    <w:rFonts w:ascii="Cambria Math" w:eastAsia="宋体" w:hAnsi="Cambria Math"/>
                    <w:i/>
                    <w:sz w:val="20"/>
                    <w:szCs w:val="20"/>
                  </w:rPr>
                </m:ctrlPr>
              </m:sSubPr>
              <m:e>
                <m:r>
                  <w:rPr>
                    <w:rFonts w:ascii="Cambria Math" w:eastAsia="宋体" w:hAnsi="Cambria Math"/>
                    <w:sz w:val="20"/>
                    <w:szCs w:val="20"/>
                  </w:rPr>
                  <m:t>t</m:t>
                </m:r>
              </m:e>
              <m:sub>
                <m:sSub>
                  <m:sSubPr>
                    <m:ctrlPr>
                      <w:rPr>
                        <w:rFonts w:ascii="Cambria Math" w:eastAsia="宋体" w:hAnsi="Cambria Math"/>
                        <w:i/>
                        <w:sz w:val="20"/>
                        <w:szCs w:val="20"/>
                      </w:rPr>
                    </m:ctrlPr>
                  </m:sSubPr>
                  <m:e>
                    <m:r>
                      <w:rPr>
                        <w:rFonts w:ascii="Cambria Math" w:eastAsia="宋体" w:hAnsi="Cambria Math"/>
                        <w:sz w:val="20"/>
                        <w:szCs w:val="20"/>
                      </w:rPr>
                      <m:t>n</m:t>
                    </m:r>
                  </m:e>
                  <m:sub>
                    <m:r>
                      <w:rPr>
                        <w:rFonts w:ascii="Cambria Math" w:eastAsia="宋体" w:hAnsi="Cambria Math"/>
                        <w:sz w:val="20"/>
                        <w:szCs w:val="20"/>
                      </w:rPr>
                      <m:t>q</m:t>
                    </m:r>
                  </m:sub>
                </m:sSub>
              </m:sub>
            </m:sSub>
            <m:r>
              <w:rPr>
                <w:rFonts w:ascii="Cambria Math" w:eastAsiaTheme="minorEastAsia" w:hAnsi="Cambria Math"/>
                <w:sz w:val="20"/>
                <w:szCs w:val="20"/>
              </w:rPr>
              <m:t>+t</m:t>
            </m:r>
          </m:e>
        </m:d>
      </m:oMath>
      <w:r w:rsidR="00F2591D" w:rsidRPr="000B4378">
        <w:rPr>
          <w:rFonts w:eastAsiaTheme="minorEastAsia"/>
          <w:iCs/>
          <w:sz w:val="20"/>
          <w:szCs w:val="20"/>
        </w:rPr>
        <w:t xml:space="preserve"> and </w:t>
      </w:r>
      <m:oMath>
        <m:r>
          <w:rPr>
            <w:rFonts w:ascii="Cambria Math" w:eastAsiaTheme="minorEastAsia" w:hAnsi="Cambria Math"/>
            <w:sz w:val="20"/>
            <w:szCs w:val="20"/>
          </w:rPr>
          <m:t>D</m:t>
        </m:r>
      </m:oMath>
      <w:r w:rsidR="00F2591D" w:rsidRPr="000B4378">
        <w:rPr>
          <w:rFonts w:eastAsiaTheme="minorEastAsia"/>
          <w:iCs/>
          <w:sz w:val="20"/>
          <w:szCs w:val="20"/>
        </w:rPr>
        <w:t xml:space="preserve">, the probability that </w:t>
      </w:r>
      <w:r w:rsidR="009C4975">
        <w:rPr>
          <w:rFonts w:eastAsiaTheme="minorEastAsia"/>
          <w:iCs/>
          <w:sz w:val="20"/>
          <w:szCs w:val="20"/>
        </w:rPr>
        <w:t>the degradation status</w:t>
      </w:r>
      <w:r w:rsidR="009C4975" w:rsidRPr="000B4378">
        <w:rPr>
          <w:rFonts w:eastAsiaTheme="minorEastAsia"/>
          <w:iCs/>
          <w:sz w:val="20"/>
          <w:szCs w:val="20"/>
        </w:rPr>
        <w:t xml:space="preserve"> </w:t>
      </w:r>
      <w:r w:rsidR="00F2591D" w:rsidRPr="000B4378">
        <w:rPr>
          <w:rFonts w:eastAsiaTheme="minorEastAsia"/>
          <w:iCs/>
          <w:sz w:val="20"/>
          <w:szCs w:val="20"/>
        </w:rPr>
        <w:t>exceeds the</w:t>
      </w:r>
      <w:r w:rsidR="00657DF8" w:rsidRPr="000B4378">
        <w:rPr>
          <w:rFonts w:eastAsiaTheme="minorEastAsia"/>
          <w:iCs/>
          <w:sz w:val="20"/>
          <w:szCs w:val="20"/>
        </w:rPr>
        <w:t xml:space="preserve"> </w:t>
      </w:r>
      <w:r w:rsidR="008E5E69" w:rsidRPr="000B4378">
        <w:rPr>
          <w:rFonts w:eastAsiaTheme="minorEastAsia"/>
          <w:iCs/>
          <w:sz w:val="20"/>
          <w:szCs w:val="20"/>
        </w:rPr>
        <w:t xml:space="preserve">failure </w:t>
      </w:r>
      <w:r w:rsidR="00F2591D" w:rsidRPr="000B4378">
        <w:rPr>
          <w:rFonts w:eastAsiaTheme="minorEastAsia"/>
          <w:iCs/>
          <w:sz w:val="20"/>
          <w:szCs w:val="20"/>
        </w:rPr>
        <w:t>threshold at time</w:t>
      </w:r>
      <w:r w:rsidR="00657DF8" w:rsidRPr="000B4378">
        <w:rPr>
          <w:rFonts w:eastAsiaTheme="minorEastAsia"/>
          <w:iCs/>
          <w:sz w:val="20"/>
          <w:szCs w:val="20"/>
        </w:rPr>
        <w:t xml:space="preserve"> </w:t>
      </w:r>
      <m:oMath>
        <m:r>
          <w:rPr>
            <w:rFonts w:ascii="Cambria Math" w:eastAsiaTheme="minorEastAsia" w:hAnsi="Cambria Math"/>
            <w:sz w:val="20"/>
            <w:szCs w:val="20"/>
          </w:rPr>
          <m:t>t</m:t>
        </m:r>
      </m:oMath>
      <w:r w:rsidR="00657DF8" w:rsidRPr="000B4378">
        <w:rPr>
          <w:rFonts w:eastAsiaTheme="minorEastAsia"/>
          <w:iCs/>
          <w:sz w:val="20"/>
          <w:szCs w:val="20"/>
        </w:rPr>
        <w:t xml:space="preserve"> after </w:t>
      </w:r>
      <m:oMath>
        <m:sSub>
          <m:sSubPr>
            <m:ctrlPr>
              <w:rPr>
                <w:rFonts w:ascii="Cambria Math" w:eastAsia="宋体" w:hAnsi="Cambria Math"/>
                <w:i/>
                <w:sz w:val="20"/>
                <w:szCs w:val="20"/>
              </w:rPr>
            </m:ctrlPr>
          </m:sSubPr>
          <m:e>
            <m:r>
              <w:rPr>
                <w:rFonts w:ascii="Cambria Math" w:eastAsia="宋体" w:hAnsi="Cambria Math"/>
                <w:sz w:val="20"/>
                <w:szCs w:val="20"/>
              </w:rPr>
              <m:t>t</m:t>
            </m:r>
          </m:e>
          <m:sub>
            <m:sSub>
              <m:sSubPr>
                <m:ctrlPr>
                  <w:rPr>
                    <w:rFonts w:ascii="Cambria Math" w:eastAsia="宋体" w:hAnsi="Cambria Math"/>
                    <w:i/>
                    <w:sz w:val="20"/>
                    <w:szCs w:val="20"/>
                  </w:rPr>
                </m:ctrlPr>
              </m:sSubPr>
              <m:e>
                <m:r>
                  <w:rPr>
                    <w:rFonts w:ascii="Cambria Math" w:eastAsia="宋体" w:hAnsi="Cambria Math"/>
                    <w:sz w:val="20"/>
                    <w:szCs w:val="20"/>
                  </w:rPr>
                  <m:t>n</m:t>
                </m:r>
              </m:e>
              <m:sub>
                <m:r>
                  <w:rPr>
                    <w:rFonts w:ascii="Cambria Math" w:eastAsia="宋体" w:hAnsi="Cambria Math"/>
                    <w:sz w:val="20"/>
                    <w:szCs w:val="20"/>
                  </w:rPr>
                  <m:t>q</m:t>
                </m:r>
              </m:sub>
            </m:sSub>
          </m:sub>
        </m:sSub>
      </m:oMath>
      <w:r w:rsidR="00657DF8" w:rsidRPr="000B4378">
        <w:rPr>
          <w:rFonts w:eastAsiaTheme="minorEastAsia"/>
          <w:iCs/>
          <w:sz w:val="20"/>
          <w:szCs w:val="20"/>
        </w:rPr>
        <w:t xml:space="preserve"> </w:t>
      </w:r>
      <w:r w:rsidR="00F2591D" w:rsidRPr="000B4378">
        <w:rPr>
          <w:rFonts w:eastAsiaTheme="minorEastAsia"/>
          <w:iCs/>
          <w:sz w:val="20"/>
          <w:szCs w:val="20"/>
        </w:rPr>
        <w:t>can be written</w:t>
      </w:r>
      <w:r w:rsidR="00657DF8" w:rsidRPr="000B4378">
        <w:rPr>
          <w:rFonts w:eastAsiaTheme="minorEastAsia"/>
          <w:iCs/>
          <w:sz w:val="20"/>
          <w:szCs w:val="20"/>
        </w:rPr>
        <w:t xml:space="preserve"> as </w:t>
      </w:r>
    </w:p>
    <w:p w14:paraId="580E6D63" w14:textId="386F62C6" w:rsidR="00657DF8" w:rsidRPr="000B4378" w:rsidRDefault="00657DF8" w:rsidP="00A7631F">
      <w:pPr>
        <w:ind w:firstLineChars="100" w:firstLine="200"/>
        <w:jc w:val="both"/>
        <w:rPr>
          <w:rFonts w:eastAsiaTheme="minorEastAsia"/>
          <w:iCs/>
          <w:sz w:val="20"/>
          <w:szCs w:val="20"/>
        </w:rPr>
      </w:pPr>
    </w:p>
    <w:p w14:paraId="242D16B4" w14:textId="4F8A3708" w:rsidR="007518F3" w:rsidRPr="000B4378" w:rsidRDefault="00BB5F27" w:rsidP="00A173D4">
      <w:pPr>
        <w:ind w:firstLineChars="100" w:firstLine="200"/>
        <w:jc w:val="right"/>
        <w:rPr>
          <w:rFonts w:eastAsiaTheme="minorEastAsia"/>
          <w:iCs/>
          <w:sz w:val="20"/>
          <w:szCs w:val="20"/>
        </w:rPr>
      </w:pPr>
      <m:oMath>
        <m:sSub>
          <m:sSubPr>
            <m:ctrlPr>
              <w:rPr>
                <w:rFonts w:ascii="Cambria Math" w:eastAsiaTheme="minorEastAsia" w:hAnsi="Cambria Math"/>
                <w:i/>
                <w:iCs/>
                <w:sz w:val="20"/>
                <w:szCs w:val="20"/>
              </w:rPr>
            </m:ctrlPr>
          </m:sSubPr>
          <m:e>
            <m:r>
              <w:rPr>
                <w:rFonts w:ascii="Cambria Math" w:eastAsiaTheme="minorEastAsia" w:hAnsi="Cambria Math"/>
                <w:sz w:val="20"/>
                <w:szCs w:val="20"/>
              </w:rPr>
              <m:t>F</m:t>
            </m:r>
          </m:e>
          <m:sub>
            <m:sSub>
              <m:sSubPr>
                <m:ctrlPr>
                  <w:rPr>
                    <w:rFonts w:ascii="Cambria Math" w:eastAsiaTheme="minorEastAsia" w:hAnsi="Cambria Math"/>
                    <w:i/>
                    <w:iCs/>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q</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m:rPr>
                    <m:sty m:val="b"/>
                  </m:rPr>
                  <w:rPr>
                    <w:rFonts w:ascii="Cambria Math" w:eastAsiaTheme="minorEastAsia" w:hAnsi="Cambria Math"/>
                    <w:sz w:val="20"/>
                    <w:szCs w:val="20"/>
                  </w:rPr>
                  <m:t>h</m:t>
                </m:r>
              </m:e>
              <m:sub>
                <m:r>
                  <w:rPr>
                    <w:rFonts w:ascii="Cambria Math" w:eastAsiaTheme="minorEastAsia" w:hAnsi="Cambria Math"/>
                    <w:sz w:val="20"/>
                    <w:szCs w:val="20"/>
                  </w:rPr>
                  <m:t>q</m:t>
                </m:r>
              </m:sub>
            </m:sSub>
          </m:sub>
        </m:sSub>
        <m:r>
          <w:rPr>
            <w:rFonts w:ascii="Cambria Math" w:eastAsiaTheme="minorEastAsia" w:hAnsi="Cambria Math"/>
            <w:sz w:val="20"/>
            <w:szCs w:val="20"/>
          </w:rPr>
          <m:t>=P</m:t>
        </m:r>
        <m:d>
          <m:dPr>
            <m:ctrlPr>
              <w:rPr>
                <w:rFonts w:ascii="Cambria Math" w:eastAsiaTheme="minorEastAsia" w:hAnsi="Cambria Math"/>
                <w:i/>
                <w:iCs/>
                <w:sz w:val="20"/>
                <w:szCs w:val="20"/>
              </w:rPr>
            </m:ctrlPr>
          </m:dPr>
          <m:e>
            <m:sSub>
              <m:sSubPr>
                <m:ctrlPr>
                  <w:rPr>
                    <w:rFonts w:ascii="Cambria Math" w:eastAsiaTheme="minorEastAsia" w:hAnsi="Cambria Math"/>
                    <w:i/>
                    <w:iCs/>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q</m:t>
                </m:r>
              </m:sub>
            </m:sSub>
            <m:r>
              <w:rPr>
                <w:rFonts w:ascii="Cambria Math" w:eastAsiaTheme="minorEastAsia" w:hAnsi="Cambria Math" w:hint="eastAsia"/>
                <w:sz w:val="20"/>
                <w:szCs w:val="20"/>
              </w:rPr>
              <m:t>≤</m:t>
            </m:r>
            <m:r>
              <w:rPr>
                <w:rFonts w:ascii="Cambria Math" w:eastAsiaTheme="minorEastAsia" w:hAnsi="Cambria Math"/>
                <w:sz w:val="20"/>
                <w:szCs w:val="20"/>
              </w:rPr>
              <m:t>t</m:t>
            </m:r>
          </m:e>
          <m:e>
            <m:sSub>
              <m:sSubPr>
                <m:ctrlPr>
                  <w:rPr>
                    <w:rFonts w:ascii="Cambria Math" w:eastAsiaTheme="minorEastAsia" w:hAnsi="Cambria Math"/>
                    <w:i/>
                    <w:sz w:val="20"/>
                    <w:szCs w:val="20"/>
                  </w:rPr>
                </m:ctrlPr>
              </m:sSubPr>
              <m:e>
                <m:r>
                  <m:rPr>
                    <m:sty m:val="b"/>
                  </m:rPr>
                  <w:rPr>
                    <w:rFonts w:ascii="Cambria Math" w:eastAsiaTheme="minorEastAsia" w:hAnsi="Cambria Math"/>
                    <w:sz w:val="20"/>
                    <w:szCs w:val="20"/>
                  </w:rPr>
                  <m:t>h</m:t>
                </m:r>
              </m:e>
              <m:sub>
                <m:r>
                  <w:rPr>
                    <w:rFonts w:ascii="Cambria Math" w:eastAsiaTheme="minorEastAsia" w:hAnsi="Cambria Math"/>
                    <w:sz w:val="20"/>
                    <w:szCs w:val="20"/>
                  </w:rPr>
                  <m:t>q</m:t>
                </m:r>
              </m:sub>
            </m:sSub>
          </m:e>
        </m:d>
        <m:r>
          <w:rPr>
            <w:rFonts w:ascii="Cambria Math" w:eastAsiaTheme="minorEastAsia" w:hAnsi="Cambria Math"/>
            <w:sz w:val="20"/>
            <w:szCs w:val="20"/>
          </w:rPr>
          <m:t>=P</m:t>
        </m:r>
        <m:d>
          <m:dPr>
            <m:ctrlPr>
              <w:rPr>
                <w:rFonts w:ascii="Cambria Math" w:eastAsiaTheme="minorEastAsia" w:hAnsi="Cambria Math"/>
                <w:i/>
                <w:iCs/>
                <w:sz w:val="20"/>
                <w:szCs w:val="20"/>
              </w:rPr>
            </m:ctrlPr>
          </m:dPr>
          <m:e>
            <m:sSub>
              <m:sSubPr>
                <m:ctrlPr>
                  <w:rPr>
                    <w:rFonts w:ascii="Cambria Math" w:eastAsiaTheme="minorEastAsia" w:hAnsi="Cambria Math"/>
                    <w:i/>
                    <w:iCs/>
                    <w:sz w:val="20"/>
                    <w:szCs w:val="20"/>
                  </w:rPr>
                </m:ctrlPr>
              </m:sSubPr>
              <m:e>
                <m:r>
                  <w:rPr>
                    <w:rFonts w:ascii="Cambria Math" w:eastAsiaTheme="minorEastAsia" w:hAnsi="Cambria Math"/>
                    <w:sz w:val="20"/>
                    <w:szCs w:val="20"/>
                  </w:rPr>
                  <m:t>g</m:t>
                </m:r>
              </m:e>
              <m:sub>
                <m:r>
                  <w:rPr>
                    <w:rFonts w:ascii="Cambria Math" w:eastAsiaTheme="minorEastAsia" w:hAnsi="Cambria Math"/>
                    <w:sz w:val="20"/>
                    <w:szCs w:val="20"/>
                  </w:rPr>
                  <m:t>q</m:t>
                </m:r>
              </m:sub>
            </m:sSub>
            <m:d>
              <m:dPr>
                <m:ctrlPr>
                  <w:rPr>
                    <w:rFonts w:ascii="Cambria Math" w:eastAsiaTheme="minorEastAsia" w:hAnsi="Cambria Math"/>
                    <w:i/>
                    <w:iCs/>
                    <w:sz w:val="20"/>
                    <w:szCs w:val="20"/>
                  </w:rPr>
                </m:ctrlPr>
              </m:dPr>
              <m:e>
                <m:sSub>
                  <m:sSubPr>
                    <m:ctrlPr>
                      <w:rPr>
                        <w:rFonts w:ascii="Cambria Math" w:eastAsia="宋体" w:hAnsi="Cambria Math"/>
                        <w:i/>
                        <w:sz w:val="20"/>
                        <w:szCs w:val="20"/>
                      </w:rPr>
                    </m:ctrlPr>
                  </m:sSubPr>
                  <m:e>
                    <m:r>
                      <w:rPr>
                        <w:rFonts w:ascii="Cambria Math" w:eastAsia="宋体" w:hAnsi="Cambria Math"/>
                        <w:sz w:val="20"/>
                        <w:szCs w:val="20"/>
                      </w:rPr>
                      <m:t>t</m:t>
                    </m:r>
                  </m:e>
                  <m:sub>
                    <m:sSub>
                      <m:sSubPr>
                        <m:ctrlPr>
                          <w:rPr>
                            <w:rFonts w:ascii="Cambria Math" w:eastAsia="宋体" w:hAnsi="Cambria Math"/>
                            <w:i/>
                            <w:sz w:val="20"/>
                            <w:szCs w:val="20"/>
                          </w:rPr>
                        </m:ctrlPr>
                      </m:sSubPr>
                      <m:e>
                        <m:r>
                          <w:rPr>
                            <w:rFonts w:ascii="Cambria Math" w:eastAsia="宋体" w:hAnsi="Cambria Math"/>
                            <w:sz w:val="20"/>
                            <w:szCs w:val="20"/>
                          </w:rPr>
                          <m:t>n</m:t>
                        </m:r>
                      </m:e>
                      <m:sub>
                        <m:r>
                          <w:rPr>
                            <w:rFonts w:ascii="Cambria Math" w:eastAsia="宋体" w:hAnsi="Cambria Math"/>
                            <w:sz w:val="20"/>
                            <w:szCs w:val="20"/>
                          </w:rPr>
                          <m:t>q</m:t>
                        </m:r>
                      </m:sub>
                    </m:sSub>
                  </m:sub>
                </m:sSub>
                <m:r>
                  <w:rPr>
                    <w:rFonts w:ascii="Cambria Math" w:eastAsiaTheme="minorEastAsia" w:hAnsi="Cambria Math"/>
                    <w:sz w:val="20"/>
                    <w:szCs w:val="20"/>
                  </w:rPr>
                  <m:t>+t</m:t>
                </m:r>
              </m:e>
            </m:d>
            <m:r>
              <w:rPr>
                <w:rFonts w:ascii="Cambria Math" w:eastAsiaTheme="minorEastAsia" w:hAnsi="Cambria Math" w:hint="eastAsia"/>
                <w:sz w:val="20"/>
                <w:szCs w:val="20"/>
              </w:rPr>
              <m:t>≥</m:t>
            </m:r>
            <m:acc>
              <m:accPr>
                <m:ctrlPr>
                  <w:rPr>
                    <w:rFonts w:ascii="Cambria Math" w:eastAsiaTheme="minorEastAsia" w:hAnsi="Cambria Math"/>
                    <w:iCs/>
                    <w:sz w:val="20"/>
                    <w:szCs w:val="20"/>
                  </w:rPr>
                </m:ctrlPr>
              </m:accPr>
              <m:e>
                <m:r>
                  <w:rPr>
                    <w:rFonts w:ascii="Cambria Math" w:eastAsiaTheme="minorEastAsia" w:hAnsi="Cambria Math"/>
                    <w:sz w:val="20"/>
                    <w:szCs w:val="20"/>
                  </w:rPr>
                  <m:t>D</m:t>
                </m:r>
              </m:e>
            </m:acc>
            <m:r>
              <w:rPr>
                <w:rFonts w:ascii="Cambria Math" w:eastAsiaTheme="minorEastAsia" w:hAnsi="Cambria Math"/>
                <w:sz w:val="20"/>
                <w:szCs w:val="20"/>
              </w:rPr>
              <m:t>|</m:t>
            </m:r>
            <m:sSub>
              <m:sSubPr>
                <m:ctrlPr>
                  <w:rPr>
                    <w:rFonts w:ascii="Cambria Math" w:eastAsiaTheme="minorEastAsia" w:hAnsi="Cambria Math"/>
                    <w:i/>
                    <w:sz w:val="20"/>
                    <w:szCs w:val="20"/>
                  </w:rPr>
                </m:ctrlPr>
              </m:sSubPr>
              <m:e>
                <m:r>
                  <m:rPr>
                    <m:sty m:val="b"/>
                  </m:rPr>
                  <w:rPr>
                    <w:rFonts w:ascii="Cambria Math" w:eastAsiaTheme="minorEastAsia" w:hAnsi="Cambria Math"/>
                    <w:sz w:val="20"/>
                    <w:szCs w:val="20"/>
                  </w:rPr>
                  <m:t>h</m:t>
                </m:r>
              </m:e>
              <m:sub>
                <m:r>
                  <w:rPr>
                    <w:rFonts w:ascii="Cambria Math" w:eastAsiaTheme="minorEastAsia" w:hAnsi="Cambria Math"/>
                    <w:sz w:val="20"/>
                    <w:szCs w:val="20"/>
                  </w:rPr>
                  <m:t>q</m:t>
                </m:r>
              </m:sub>
            </m:sSub>
          </m:e>
        </m:d>
        <m:r>
          <w:rPr>
            <w:rFonts w:ascii="Cambria Math" w:eastAsiaTheme="minorEastAsia" w:hAnsi="Cambria Math"/>
            <w:sz w:val="20"/>
            <w:szCs w:val="20"/>
          </w:rPr>
          <m:t>=</m:t>
        </m:r>
        <m:r>
          <m:rPr>
            <m:sty m:val="p"/>
          </m:rPr>
          <w:rPr>
            <w:rFonts w:ascii="Cambria Math" w:eastAsiaTheme="minorEastAsia" w:hAnsi="Cambria Math"/>
            <w:sz w:val="20"/>
            <w:szCs w:val="20"/>
          </w:rPr>
          <m:t>CDF</m:t>
        </m:r>
        <m:d>
          <m:dPr>
            <m:ctrlPr>
              <w:rPr>
                <w:rFonts w:ascii="Cambria Math" w:eastAsiaTheme="minorEastAsia" w:hAnsi="Cambria Math"/>
                <w:i/>
                <w:iCs/>
                <w:sz w:val="20"/>
                <w:szCs w:val="20"/>
              </w:rPr>
            </m:ctrlPr>
          </m:dPr>
          <m:e>
            <m:f>
              <m:fPr>
                <m:ctrlPr>
                  <w:rPr>
                    <w:rFonts w:ascii="Cambria Math" w:eastAsiaTheme="minorEastAsia" w:hAnsi="Cambria Math"/>
                    <w:iCs/>
                    <w:sz w:val="20"/>
                    <w:szCs w:val="20"/>
                  </w:rPr>
                </m:ctrlPr>
              </m:fPr>
              <m:num>
                <m:r>
                  <w:rPr>
                    <w:rFonts w:ascii="Cambria Math" w:eastAsiaTheme="minorEastAsia" w:hAnsi="Cambria Math"/>
                    <w:sz w:val="20"/>
                    <w:szCs w:val="20"/>
                  </w:rPr>
                  <m:t>-</m:t>
                </m:r>
                <m:acc>
                  <m:accPr>
                    <m:ctrlPr>
                      <w:rPr>
                        <w:rFonts w:ascii="Cambria Math" w:eastAsiaTheme="minorEastAsia" w:hAnsi="Cambria Math"/>
                        <w:iCs/>
                        <w:sz w:val="20"/>
                        <w:szCs w:val="20"/>
                      </w:rPr>
                    </m:ctrlPr>
                  </m:accPr>
                  <m:e>
                    <m:r>
                      <w:rPr>
                        <w:rFonts w:ascii="Cambria Math" w:eastAsiaTheme="minorEastAsia" w:hAnsi="Cambria Math"/>
                        <w:sz w:val="20"/>
                        <w:szCs w:val="20"/>
                      </w:rPr>
                      <m:t>D</m:t>
                    </m:r>
                  </m:e>
                </m:acc>
                <m:r>
                  <w:rPr>
                    <w:rFonts w:ascii="Cambria Math" w:eastAsiaTheme="minorEastAsia" w:hAnsi="Cambria Math"/>
                    <w:sz w:val="20"/>
                    <w:szCs w:val="20"/>
                  </w:rPr>
                  <m:t>+</m:t>
                </m:r>
                <m:sSub>
                  <m:sSubPr>
                    <m:ctrlPr>
                      <w:rPr>
                        <w:rFonts w:ascii="Cambria Math" w:hAnsi="Cambria Math"/>
                        <w:i/>
                      </w:rPr>
                    </m:ctrlPr>
                  </m:sSubPr>
                  <m:e>
                    <m:r>
                      <w:rPr>
                        <w:rFonts w:ascii="Cambria Math" w:hAnsi="Cambria Math"/>
                      </w:rPr>
                      <m:t>μ</m:t>
                    </m:r>
                    <m:ctrlPr>
                      <w:rPr>
                        <w:rFonts w:ascii="Cambria Math" w:hAnsi="Cambria Math"/>
                      </w:rPr>
                    </m:ctrlPr>
                  </m:e>
                  <m:sub>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q</m:t>
                        </m:r>
                      </m:sub>
                    </m:sSub>
                    <m:r>
                      <w:rPr>
                        <w:rFonts w:ascii="Cambria Math" w:eastAsiaTheme="minorEastAsia" w:hAnsi="Cambria Math"/>
                        <w:sz w:val="20"/>
                        <w:szCs w:val="20"/>
                      </w:rPr>
                      <m:t>+t</m:t>
                    </m:r>
                  </m:sub>
                </m:sSub>
                <m:ctrlPr>
                  <w:rPr>
                    <w:rFonts w:ascii="Cambria Math" w:eastAsiaTheme="minorEastAsia" w:hAnsi="Cambria Math"/>
                    <w:i/>
                    <w:iCs/>
                    <w:sz w:val="20"/>
                    <w:szCs w:val="20"/>
                  </w:rPr>
                </m:ctrlPr>
              </m:num>
              <m:den>
                <m:rad>
                  <m:radPr>
                    <m:degHide m:val="1"/>
                    <m:ctrlPr>
                      <w:rPr>
                        <w:rFonts w:ascii="Cambria Math" w:eastAsiaTheme="minorEastAsia" w:hAnsi="Cambria Math"/>
                        <w:iCs/>
                        <w:sz w:val="20"/>
                        <w:szCs w:val="20"/>
                      </w:rPr>
                    </m:ctrlPr>
                  </m:radPr>
                  <m:deg>
                    <m:ctrlPr>
                      <w:rPr>
                        <w:rFonts w:ascii="Cambria Math" w:eastAsiaTheme="minorEastAsia" w:hAnsi="Cambria Math"/>
                        <w:i/>
                        <w:iCs/>
                        <w:sz w:val="20"/>
                        <w:szCs w:val="20"/>
                      </w:rPr>
                    </m:ctrlPr>
                  </m:deg>
                  <m:e>
                    <m:sSubSup>
                      <m:sSubSupPr>
                        <m:ctrlPr>
                          <w:rPr>
                            <w:rFonts w:ascii="Cambria Math" w:eastAsiaTheme="minorEastAsia" w:hAnsi="Cambria Math"/>
                            <w:i/>
                            <w:sz w:val="20"/>
                            <w:szCs w:val="20"/>
                          </w:rPr>
                        </m:ctrlPr>
                      </m:sSubSupPr>
                      <m:e>
                        <m:acc>
                          <m:accPr>
                            <m:ctrlPr>
                              <w:rPr>
                                <w:rFonts w:ascii="Cambria Math" w:eastAsiaTheme="minorEastAsia" w:hAnsi="Cambria Math"/>
                                <w:i/>
                                <w:iCs/>
                                <w:sz w:val="20"/>
                                <w:szCs w:val="20"/>
                              </w:rPr>
                            </m:ctrlPr>
                          </m:accPr>
                          <m:e>
                            <m:r>
                              <w:rPr>
                                <w:rFonts w:ascii="Cambria Math" w:eastAsiaTheme="minorEastAsia" w:hAnsi="Cambria Math"/>
                                <w:sz w:val="20"/>
                                <w:szCs w:val="20"/>
                              </w:rPr>
                              <m:t>σ</m:t>
                            </m:r>
                          </m:e>
                        </m:acc>
                      </m:e>
                      <m:sub>
                        <m:r>
                          <w:rPr>
                            <w:rFonts w:ascii="Cambria Math" w:eastAsiaTheme="minorEastAsia" w:hAnsi="Cambria Math"/>
                            <w:sz w:val="20"/>
                            <w:szCs w:val="20"/>
                          </w:rPr>
                          <m:t>D</m:t>
                        </m:r>
                      </m:sub>
                      <m:sup>
                        <m:r>
                          <w:rPr>
                            <w:rFonts w:ascii="Cambria Math" w:eastAsiaTheme="minorEastAsia" w:hAnsi="Cambria Math"/>
                            <w:sz w:val="20"/>
                            <w:szCs w:val="20"/>
                          </w:rPr>
                          <m:t>2</m:t>
                        </m:r>
                      </m:sup>
                    </m:sSubSup>
                    <m:r>
                      <w:rPr>
                        <w:rFonts w:ascii="Cambria Math" w:eastAsiaTheme="minorEastAsia" w:hAnsi="Cambria Math"/>
                        <w:sz w:val="20"/>
                        <w:szCs w:val="20"/>
                      </w:rPr>
                      <m:t>+</m:t>
                    </m:r>
                    <m:sSubSup>
                      <m:sSubSupPr>
                        <m:ctrlPr>
                          <w:rPr>
                            <w:rFonts w:ascii="Cambria Math" w:eastAsiaTheme="minorEastAsia" w:hAnsi="Cambria Math"/>
                            <w:i/>
                            <w:sz w:val="20"/>
                            <w:szCs w:val="20"/>
                          </w:rPr>
                        </m:ctrlPr>
                      </m:sSubSupPr>
                      <m:e>
                        <m:r>
                          <w:rPr>
                            <w:rFonts w:ascii="Cambria Math" w:eastAsia="宋体" w:hAnsi="Cambria Math"/>
                            <w:sz w:val="20"/>
                            <w:szCs w:val="20"/>
                          </w:rPr>
                          <m:t>σ</m:t>
                        </m:r>
                        <m:ctrlPr>
                          <w:rPr>
                            <w:rFonts w:ascii="Cambria Math" w:eastAsia="宋体" w:hAnsi="Cambria Math"/>
                            <w:sz w:val="20"/>
                            <w:szCs w:val="20"/>
                          </w:rPr>
                        </m:ctrlPr>
                      </m:e>
                      <m:sub>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q</m:t>
                            </m:r>
                          </m:sub>
                        </m:sSub>
                        <m:r>
                          <w:rPr>
                            <w:rFonts w:ascii="Cambria Math" w:eastAsiaTheme="minorEastAsia" w:hAnsi="Cambria Math"/>
                            <w:sz w:val="20"/>
                            <w:szCs w:val="20"/>
                          </w:rPr>
                          <m:t>+t</m:t>
                        </m:r>
                      </m:sub>
                      <m:sup>
                        <m:r>
                          <w:rPr>
                            <w:rFonts w:ascii="Cambria Math" w:eastAsia="宋体" w:hAnsi="Cambria Math"/>
                            <w:sz w:val="20"/>
                            <w:szCs w:val="20"/>
                          </w:rPr>
                          <m:t>2</m:t>
                        </m:r>
                        <m:ctrlPr>
                          <w:rPr>
                            <w:rFonts w:ascii="Cambria Math" w:eastAsia="宋体" w:hAnsi="Cambria Math"/>
                            <w:i/>
                            <w:sz w:val="20"/>
                            <w:szCs w:val="20"/>
                          </w:rPr>
                        </m:ctrlPr>
                      </m:sup>
                    </m:sSubSup>
                  </m:e>
                </m:rad>
                <m:ctrlPr>
                  <w:rPr>
                    <w:rFonts w:ascii="Cambria Math" w:eastAsiaTheme="minorEastAsia" w:hAnsi="Cambria Math"/>
                    <w:i/>
                    <w:iCs/>
                    <w:sz w:val="20"/>
                    <w:szCs w:val="20"/>
                  </w:rPr>
                </m:ctrlPr>
              </m:den>
            </m:f>
          </m:e>
        </m:d>
        <m:r>
          <w:rPr>
            <w:rFonts w:ascii="Cambria Math" w:eastAsiaTheme="minorEastAsia" w:hAnsi="Cambria Math"/>
            <w:sz w:val="20"/>
            <w:szCs w:val="20"/>
          </w:rPr>
          <m:t>=</m:t>
        </m:r>
        <m:r>
          <m:rPr>
            <m:sty m:val="p"/>
          </m:rPr>
          <w:rPr>
            <w:rFonts w:ascii="Cambria Math" w:eastAsiaTheme="minorEastAsia" w:hAnsi="Cambria Math"/>
            <w:sz w:val="20"/>
            <w:szCs w:val="20"/>
          </w:rPr>
          <m:t>CDF</m:t>
        </m:r>
        <m:d>
          <m:dPr>
            <m:ctrlPr>
              <w:rPr>
                <w:rFonts w:ascii="Cambria Math" w:eastAsiaTheme="minorEastAsia" w:hAnsi="Cambria Math"/>
                <w:i/>
                <w:iCs/>
                <w:sz w:val="20"/>
                <w:szCs w:val="20"/>
              </w:rPr>
            </m:ctrlPr>
          </m:dPr>
          <m:e>
            <m:r>
              <w:rPr>
                <w:rFonts w:ascii="Cambria Math" w:eastAsiaTheme="minorEastAsia" w:hAnsi="Cambria Math"/>
                <w:sz w:val="20"/>
                <w:szCs w:val="20"/>
              </w:rPr>
              <m:t>ξ</m:t>
            </m:r>
            <m:d>
              <m:dPr>
                <m:ctrlPr>
                  <w:rPr>
                    <w:rFonts w:ascii="Cambria Math" w:eastAsiaTheme="minorEastAsia" w:hAnsi="Cambria Math"/>
                    <w:i/>
                    <w:iCs/>
                    <w:sz w:val="20"/>
                    <w:szCs w:val="20"/>
                  </w:rPr>
                </m:ctrlPr>
              </m:dPr>
              <m:e>
                <m:r>
                  <w:rPr>
                    <w:rFonts w:ascii="Cambria Math" w:eastAsiaTheme="minorEastAsia" w:hAnsi="Cambria Math"/>
                    <w:sz w:val="20"/>
                    <w:szCs w:val="20"/>
                  </w:rPr>
                  <m:t>t</m:t>
                </m:r>
              </m:e>
            </m:d>
          </m:e>
        </m:d>
      </m:oMath>
      <w:proofErr w:type="gramStart"/>
      <w:r w:rsidR="00A875DC" w:rsidRPr="000B4378">
        <w:rPr>
          <w:rFonts w:eastAsiaTheme="minorEastAsia" w:hint="eastAsia"/>
          <w:iCs/>
          <w:sz w:val="20"/>
          <w:szCs w:val="20"/>
        </w:rPr>
        <w:t>,</w:t>
      </w:r>
      <w:r w:rsidR="00A173D4" w:rsidRPr="000B4378">
        <w:rPr>
          <w:rFonts w:eastAsiaTheme="minorEastAsia"/>
          <w:iCs/>
          <w:sz w:val="20"/>
          <w:szCs w:val="20"/>
        </w:rPr>
        <w:t xml:space="preserve">   </w:t>
      </w:r>
      <w:proofErr w:type="gramEnd"/>
      <w:r w:rsidR="00A173D4" w:rsidRPr="000B4378">
        <w:rPr>
          <w:rFonts w:eastAsiaTheme="minorEastAsia"/>
          <w:iCs/>
          <w:sz w:val="20"/>
          <w:szCs w:val="20"/>
        </w:rPr>
        <w:t xml:space="preserve">          (</w:t>
      </w:r>
      <w:r w:rsidR="00540B2D">
        <w:rPr>
          <w:rFonts w:eastAsiaTheme="minorEastAsia"/>
          <w:iCs/>
          <w:sz w:val="20"/>
          <w:szCs w:val="20"/>
        </w:rPr>
        <w:t>21</w:t>
      </w:r>
      <w:r w:rsidR="00A173D4" w:rsidRPr="000B4378">
        <w:rPr>
          <w:rFonts w:eastAsiaTheme="minorEastAsia"/>
          <w:iCs/>
          <w:sz w:val="20"/>
          <w:szCs w:val="20"/>
        </w:rPr>
        <w:t>)</w:t>
      </w:r>
    </w:p>
    <w:p w14:paraId="48BF3AC8" w14:textId="77777777" w:rsidR="00963E01" w:rsidRPr="000B4378" w:rsidRDefault="00963E01" w:rsidP="00A7631F">
      <w:pPr>
        <w:jc w:val="both"/>
        <w:rPr>
          <w:rFonts w:eastAsiaTheme="minorEastAsia"/>
          <w:iCs/>
          <w:sz w:val="20"/>
          <w:szCs w:val="20"/>
        </w:rPr>
      </w:pPr>
    </w:p>
    <w:p w14:paraId="09552EE8" w14:textId="07837014" w:rsidR="000F2170" w:rsidRPr="000B4378" w:rsidRDefault="00963E01" w:rsidP="00A7631F">
      <w:pPr>
        <w:jc w:val="both"/>
        <w:rPr>
          <w:rFonts w:eastAsiaTheme="minorEastAsia"/>
          <w:iCs/>
          <w:sz w:val="20"/>
          <w:szCs w:val="20"/>
        </w:rPr>
      </w:pPr>
      <w:r w:rsidRPr="000B4378">
        <w:rPr>
          <w:rFonts w:eastAsiaTheme="minorEastAsia"/>
          <w:iCs/>
          <w:sz w:val="20"/>
          <w:szCs w:val="20"/>
        </w:rPr>
        <w:t xml:space="preserve">where </w:t>
      </w:r>
      <m:oMath>
        <m:sSub>
          <m:sSubPr>
            <m:ctrlPr>
              <w:rPr>
                <w:rFonts w:ascii="Cambria Math" w:eastAsiaTheme="minorEastAsia" w:hAnsi="Cambria Math"/>
                <w:i/>
                <w:iCs/>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q</m:t>
            </m:r>
          </m:sub>
        </m:sSub>
      </m:oMath>
      <w:r w:rsidRPr="000B4378">
        <w:rPr>
          <w:rFonts w:eastAsiaTheme="minorEastAsia" w:hint="eastAsia"/>
          <w:iCs/>
          <w:sz w:val="20"/>
          <w:szCs w:val="20"/>
        </w:rPr>
        <w:t xml:space="preserve"> </w:t>
      </w:r>
      <w:r w:rsidRPr="000B4378">
        <w:rPr>
          <w:rFonts w:eastAsiaTheme="minorEastAsia"/>
          <w:iCs/>
          <w:sz w:val="20"/>
          <w:szCs w:val="20"/>
        </w:rPr>
        <w:t xml:space="preserve">is the RUL </w:t>
      </w:r>
      <w:r w:rsidR="00952253" w:rsidRPr="000B4378">
        <w:rPr>
          <w:rFonts w:eastAsiaTheme="minorEastAsia"/>
          <w:iCs/>
          <w:sz w:val="20"/>
          <w:szCs w:val="20"/>
        </w:rPr>
        <w:t xml:space="preserve">of </w:t>
      </w:r>
      <w:r w:rsidR="005A5DA7" w:rsidRPr="000B4378">
        <w:rPr>
          <w:rFonts w:eastAsiaTheme="minorEastAsia"/>
          <w:sz w:val="20"/>
          <w:szCs w:val="20"/>
        </w:rPr>
        <w:t xml:space="preserve">the in-service </w:t>
      </w:r>
      <w:r w:rsidR="00952253" w:rsidRPr="000B4378">
        <w:rPr>
          <w:rFonts w:eastAsiaTheme="minorEastAsia"/>
          <w:iCs/>
          <w:sz w:val="20"/>
          <w:szCs w:val="20"/>
        </w:rPr>
        <w:t xml:space="preserve">unit </w:t>
      </w:r>
      <m:oMath>
        <m:r>
          <w:rPr>
            <w:rFonts w:ascii="Cambria Math" w:eastAsiaTheme="minorEastAsia" w:hAnsi="Cambria Math"/>
            <w:sz w:val="20"/>
            <w:szCs w:val="20"/>
          </w:rPr>
          <m:t>q</m:t>
        </m:r>
      </m:oMath>
      <w:r w:rsidR="00952253" w:rsidRPr="000B4378">
        <w:rPr>
          <w:rFonts w:eastAsiaTheme="minorEastAsia" w:hint="eastAsia"/>
          <w:iCs/>
          <w:sz w:val="20"/>
          <w:szCs w:val="20"/>
        </w:rPr>
        <w:t xml:space="preserve"> </w:t>
      </w:r>
      <w:r w:rsidR="007422E7" w:rsidRPr="000B4378">
        <w:rPr>
          <w:rFonts w:eastAsiaTheme="minorEastAsia"/>
          <w:iCs/>
          <w:sz w:val="20"/>
          <w:szCs w:val="20"/>
        </w:rPr>
        <w:t xml:space="preserve">and </w:t>
      </w:r>
      <m:oMath>
        <m:r>
          <m:rPr>
            <m:sty m:val="p"/>
          </m:rPr>
          <w:rPr>
            <w:rFonts w:ascii="Cambria Math" w:eastAsiaTheme="minorEastAsia" w:hAnsi="Cambria Math"/>
            <w:sz w:val="20"/>
            <w:szCs w:val="20"/>
          </w:rPr>
          <m:t>CDF</m:t>
        </m:r>
        <m:r>
          <w:rPr>
            <w:rFonts w:ascii="Cambria Math" w:eastAsiaTheme="minorEastAsia" w:hAnsi="Cambria Math"/>
            <w:sz w:val="20"/>
            <w:szCs w:val="20"/>
          </w:rPr>
          <m:t>(</m:t>
        </m:r>
        <m:r>
          <m:rPr>
            <m:sty m:val="p"/>
          </m:rPr>
          <w:rPr>
            <w:rFonts w:ascii="Cambria Math" w:eastAsiaTheme="minorEastAsia" w:hAnsi="Cambria Math"/>
            <w:sz w:val="20"/>
            <w:szCs w:val="20"/>
          </w:rPr>
          <m:t>∙</m:t>
        </m:r>
        <m:r>
          <w:rPr>
            <w:rFonts w:ascii="Cambria Math" w:eastAsiaTheme="minorEastAsia" w:hAnsi="Cambria Math"/>
            <w:sz w:val="20"/>
            <w:szCs w:val="20"/>
          </w:rPr>
          <m:t>)</m:t>
        </m:r>
      </m:oMath>
      <w:r w:rsidR="007422E7" w:rsidRPr="000B4378">
        <w:rPr>
          <w:rFonts w:eastAsiaTheme="minorEastAsia" w:hint="eastAsia"/>
          <w:iCs/>
          <w:sz w:val="20"/>
          <w:szCs w:val="20"/>
        </w:rPr>
        <w:t xml:space="preserve"> </w:t>
      </w:r>
      <w:r w:rsidR="007422E7" w:rsidRPr="000B4378">
        <w:rPr>
          <w:rFonts w:eastAsiaTheme="minorEastAsia"/>
          <w:iCs/>
          <w:sz w:val="20"/>
          <w:szCs w:val="20"/>
        </w:rPr>
        <w:t xml:space="preserve">is the </w:t>
      </w:r>
      <w:r w:rsidR="005A5DA7" w:rsidRPr="000B4378">
        <w:rPr>
          <w:rFonts w:eastAsiaTheme="minorEastAsia"/>
          <w:iCs/>
          <w:sz w:val="20"/>
          <w:szCs w:val="20"/>
        </w:rPr>
        <w:t xml:space="preserve">cumulative distribution function </w:t>
      </w:r>
      <w:r w:rsidR="0091250B">
        <w:rPr>
          <w:rFonts w:eastAsiaTheme="minorEastAsia"/>
          <w:iCs/>
          <w:sz w:val="20"/>
          <w:szCs w:val="20"/>
        </w:rPr>
        <w:t>(</w:t>
      </w:r>
      <w:r w:rsidR="00DF5ED5" w:rsidRPr="000B4378">
        <w:rPr>
          <w:rFonts w:eastAsiaTheme="minorEastAsia"/>
          <w:iCs/>
          <w:sz w:val="20"/>
          <w:szCs w:val="20"/>
        </w:rPr>
        <w:t>CDF</w:t>
      </w:r>
      <w:r w:rsidR="0091250B">
        <w:rPr>
          <w:rFonts w:eastAsiaTheme="minorEastAsia"/>
          <w:iCs/>
          <w:sz w:val="20"/>
          <w:szCs w:val="20"/>
        </w:rPr>
        <w:t>)</w:t>
      </w:r>
      <w:r w:rsidR="00DF5ED5" w:rsidRPr="000B4378">
        <w:rPr>
          <w:rFonts w:eastAsiaTheme="minorEastAsia"/>
          <w:iCs/>
          <w:sz w:val="20"/>
          <w:szCs w:val="20"/>
        </w:rPr>
        <w:t xml:space="preserve"> </w:t>
      </w:r>
      <w:r w:rsidR="007422E7" w:rsidRPr="000B4378">
        <w:rPr>
          <w:rFonts w:eastAsiaTheme="minorEastAsia"/>
          <w:iCs/>
          <w:sz w:val="20"/>
          <w:szCs w:val="20"/>
        </w:rPr>
        <w:t>of the standard normal</w:t>
      </w:r>
      <w:r w:rsidR="00D22BAD">
        <w:rPr>
          <w:rFonts w:eastAsiaTheme="minorEastAsia"/>
          <w:iCs/>
          <w:sz w:val="20"/>
          <w:szCs w:val="20"/>
        </w:rPr>
        <w:t xml:space="preserve"> </w:t>
      </w:r>
      <w:proofErr w:type="gramStart"/>
      <w:r w:rsidR="0012010B" w:rsidRPr="000B4378">
        <w:rPr>
          <w:rFonts w:eastAsiaTheme="minorEastAsia"/>
          <w:iCs/>
          <w:sz w:val="20"/>
          <w:szCs w:val="20"/>
        </w:rPr>
        <w:t>distribution.</w:t>
      </w:r>
      <w:proofErr w:type="gramEnd"/>
      <w:r w:rsidR="0091250B">
        <w:rPr>
          <w:rFonts w:eastAsiaTheme="minorEastAsia"/>
          <w:iCs/>
          <w:sz w:val="20"/>
          <w:szCs w:val="20"/>
        </w:rPr>
        <w:t xml:space="preserve"> </w:t>
      </w:r>
      <w:r w:rsidR="0012010B" w:rsidRPr="000B4378">
        <w:rPr>
          <w:rFonts w:eastAsiaTheme="minorEastAsia"/>
          <w:iCs/>
          <w:sz w:val="20"/>
          <w:szCs w:val="20"/>
        </w:rPr>
        <w:t xml:space="preserve">Given </w:t>
      </w:r>
      <m:oMath>
        <m:r>
          <w:rPr>
            <w:rFonts w:ascii="Cambria Math" w:eastAsiaTheme="minorEastAsia" w:hAnsi="Cambria Math"/>
            <w:sz w:val="20"/>
            <w:szCs w:val="20"/>
          </w:rPr>
          <m:t xml:space="preserve"> </m:t>
        </m:r>
        <m:r>
          <m:rPr>
            <m:sty m:val="p"/>
          </m:rPr>
          <w:rPr>
            <w:rFonts w:ascii="Cambria Math" w:eastAsiaTheme="minorEastAsia" w:hAnsi="Cambria Math"/>
            <w:sz w:val="20"/>
            <w:szCs w:val="20"/>
          </w:rPr>
          <m:t xml:space="preserve"> </m:t>
        </m:r>
        <m:sSub>
          <m:sSubPr>
            <m:ctrlPr>
              <w:rPr>
                <w:rFonts w:ascii="Cambria Math" w:eastAsiaTheme="minorEastAsia" w:hAnsi="Cambria Math"/>
                <w:i/>
                <w:iCs/>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q</m:t>
            </m:r>
          </m:sub>
        </m:sSub>
        <m:r>
          <w:rPr>
            <w:rFonts w:ascii="Cambria Math" w:eastAsiaTheme="minorEastAsia" w:hAnsi="Cambria Math"/>
            <w:sz w:val="20"/>
            <w:szCs w:val="20"/>
          </w:rPr>
          <m:t xml:space="preserve">≥0 </m:t>
        </m:r>
      </m:oMath>
      <w:r w:rsidR="002C7A02" w:rsidRPr="000B4378">
        <w:rPr>
          <w:rFonts w:eastAsiaTheme="minorEastAsia" w:hint="eastAsia"/>
          <w:iCs/>
          <w:sz w:val="20"/>
          <w:szCs w:val="20"/>
        </w:rPr>
        <w:t>,</w:t>
      </w:r>
      <w:r w:rsidR="002C7A02" w:rsidRPr="000B4378">
        <w:rPr>
          <w:rFonts w:eastAsiaTheme="minorEastAsia"/>
          <w:iCs/>
          <w:sz w:val="20"/>
          <w:szCs w:val="20"/>
        </w:rPr>
        <w:t xml:space="preserve"> the </w:t>
      </w:r>
      <w:r w:rsidR="00DF0F2F">
        <w:rPr>
          <w:rFonts w:eastAsiaTheme="minorEastAsia"/>
          <w:iCs/>
          <w:sz w:val="20"/>
          <w:szCs w:val="20"/>
        </w:rPr>
        <w:t xml:space="preserve">conditional </w:t>
      </w:r>
      <w:r w:rsidR="00DF0F2F" w:rsidRPr="000B4378">
        <w:rPr>
          <w:rFonts w:eastAsiaTheme="minorEastAsia"/>
          <w:iCs/>
          <w:sz w:val="20"/>
          <w:szCs w:val="20"/>
        </w:rPr>
        <w:t>probability</w:t>
      </w:r>
      <w:r w:rsidR="002C7A02" w:rsidRPr="000B4378">
        <w:rPr>
          <w:rFonts w:eastAsiaTheme="minorEastAsia"/>
          <w:iCs/>
          <w:sz w:val="20"/>
          <w:szCs w:val="20"/>
        </w:rPr>
        <w:t xml:space="preserve"> can be written as </w:t>
      </w:r>
    </w:p>
    <w:p w14:paraId="11A9FDF6" w14:textId="41806F94" w:rsidR="002C7A02" w:rsidRPr="000B4378" w:rsidRDefault="002C7A02" w:rsidP="00A7631F">
      <w:pPr>
        <w:jc w:val="both"/>
        <w:rPr>
          <w:rFonts w:eastAsiaTheme="minorEastAsia"/>
          <w:iCs/>
          <w:sz w:val="20"/>
          <w:szCs w:val="20"/>
        </w:rPr>
      </w:pPr>
    </w:p>
    <w:p w14:paraId="774556DB" w14:textId="6C522DC2" w:rsidR="002C7A02" w:rsidRPr="000B4378" w:rsidRDefault="00172CCA" w:rsidP="00A173D4">
      <w:pPr>
        <w:jc w:val="right"/>
        <w:rPr>
          <w:rFonts w:eastAsiaTheme="minorEastAsia"/>
          <w:iCs/>
          <w:sz w:val="20"/>
          <w:szCs w:val="20"/>
        </w:rPr>
      </w:pPr>
      <m:oMath>
        <m:r>
          <w:rPr>
            <w:rFonts w:ascii="Cambria Math" w:eastAsiaTheme="minorEastAsia" w:hAnsi="Cambria Math"/>
            <w:sz w:val="20"/>
            <w:szCs w:val="20"/>
          </w:rPr>
          <m:t>P(</m:t>
        </m:r>
        <m:sSub>
          <m:sSubPr>
            <m:ctrlPr>
              <w:rPr>
                <w:rFonts w:ascii="Cambria Math" w:eastAsiaTheme="minorEastAsia" w:hAnsi="Cambria Math"/>
                <w:i/>
                <w:iCs/>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q</m:t>
            </m:r>
          </m:sub>
        </m:sSub>
        <m:r>
          <w:rPr>
            <w:rFonts w:ascii="Cambria Math" w:eastAsiaTheme="minorEastAsia" w:hAnsi="Cambria Math" w:hint="eastAsia"/>
            <w:sz w:val="20"/>
            <w:szCs w:val="20"/>
          </w:rPr>
          <m:t>≤</m:t>
        </m:r>
        <m:r>
          <w:rPr>
            <w:rFonts w:ascii="Cambria Math" w:eastAsiaTheme="minorEastAsia" w:hAnsi="Cambria Math"/>
            <w:sz w:val="20"/>
            <w:szCs w:val="20"/>
          </w:rPr>
          <m:t>t|</m:t>
        </m:r>
        <m:sSub>
          <m:sSubPr>
            <m:ctrlPr>
              <w:rPr>
                <w:rFonts w:ascii="Cambria Math" w:eastAsiaTheme="minorEastAsia" w:hAnsi="Cambria Math"/>
                <w:i/>
                <w:iCs/>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q</m:t>
            </m:r>
          </m:sub>
        </m:sSub>
        <m:r>
          <w:rPr>
            <w:rFonts w:ascii="Cambria Math" w:eastAsiaTheme="minorEastAsia" w:hAnsi="Cambria Math" w:hint="eastAsia"/>
            <w:sz w:val="20"/>
            <w:szCs w:val="20"/>
          </w:rPr>
          <m:t>≥</m:t>
        </m:r>
        <m:r>
          <w:rPr>
            <w:rFonts w:ascii="Cambria Math" w:eastAsiaTheme="minorEastAsia" w:hAnsi="Cambria Math"/>
            <w:sz w:val="20"/>
            <w:szCs w:val="20"/>
          </w:rPr>
          <m:t>0)=</m:t>
        </m:r>
        <m:f>
          <m:fPr>
            <m:ctrlPr>
              <w:rPr>
                <w:rFonts w:ascii="Cambria Math" w:eastAsiaTheme="minorEastAsia" w:hAnsi="Cambria Math"/>
                <w:i/>
                <w:iCs/>
                <w:sz w:val="20"/>
                <w:szCs w:val="20"/>
              </w:rPr>
            </m:ctrlPr>
          </m:fPr>
          <m:num>
            <m:r>
              <w:rPr>
                <w:rFonts w:ascii="Cambria Math" w:eastAsiaTheme="minorEastAsia" w:hAnsi="Cambria Math"/>
                <w:sz w:val="20"/>
                <w:szCs w:val="20"/>
              </w:rPr>
              <m:t>P(0</m:t>
            </m:r>
            <m:r>
              <w:rPr>
                <w:rFonts w:ascii="Cambria Math" w:eastAsiaTheme="minorEastAsia" w:hAnsi="Cambria Math" w:hint="eastAsia"/>
                <w:sz w:val="20"/>
                <w:szCs w:val="20"/>
              </w:rPr>
              <m:t>≤</m:t>
            </m:r>
            <m:sSub>
              <m:sSubPr>
                <m:ctrlPr>
                  <w:rPr>
                    <w:rFonts w:ascii="Cambria Math" w:eastAsiaTheme="minorEastAsia" w:hAnsi="Cambria Math"/>
                    <w:i/>
                    <w:iCs/>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q</m:t>
                </m:r>
              </m:sub>
            </m:sSub>
            <m:r>
              <w:rPr>
                <w:rFonts w:ascii="Cambria Math" w:eastAsiaTheme="minorEastAsia" w:hAnsi="Cambria Math" w:hint="eastAsia"/>
                <w:sz w:val="20"/>
                <w:szCs w:val="20"/>
              </w:rPr>
              <m:t>≤</m:t>
            </m:r>
            <m:r>
              <w:rPr>
                <w:rFonts w:ascii="Cambria Math" w:eastAsiaTheme="minorEastAsia" w:hAnsi="Cambria Math"/>
                <w:sz w:val="20"/>
                <w:szCs w:val="20"/>
              </w:rPr>
              <m:t>t|</m:t>
            </m:r>
            <m:sSub>
              <m:sSubPr>
                <m:ctrlPr>
                  <w:rPr>
                    <w:rFonts w:ascii="Cambria Math" w:eastAsiaTheme="minorEastAsia" w:hAnsi="Cambria Math"/>
                    <w:i/>
                    <w:sz w:val="20"/>
                    <w:szCs w:val="20"/>
                  </w:rPr>
                </m:ctrlPr>
              </m:sSubPr>
              <m:e>
                <m:r>
                  <m:rPr>
                    <m:sty m:val="b"/>
                  </m:rPr>
                  <w:rPr>
                    <w:rFonts w:ascii="Cambria Math" w:eastAsiaTheme="minorEastAsia" w:hAnsi="Cambria Math"/>
                    <w:sz w:val="20"/>
                    <w:szCs w:val="20"/>
                  </w:rPr>
                  <m:t>h</m:t>
                </m:r>
              </m:e>
              <m:sub>
                <m:r>
                  <w:rPr>
                    <w:rFonts w:ascii="Cambria Math" w:eastAsiaTheme="minorEastAsia" w:hAnsi="Cambria Math"/>
                    <w:sz w:val="20"/>
                    <w:szCs w:val="20"/>
                  </w:rPr>
                  <m:t>q</m:t>
                </m:r>
              </m:sub>
            </m:sSub>
            <m:r>
              <w:rPr>
                <w:rFonts w:ascii="Cambria Math" w:eastAsiaTheme="minorEastAsia" w:hAnsi="Cambria Math"/>
                <w:sz w:val="20"/>
                <w:szCs w:val="20"/>
              </w:rPr>
              <m:t>)</m:t>
            </m:r>
          </m:num>
          <m:den>
            <m:r>
              <w:rPr>
                <w:rFonts w:ascii="Cambria Math" w:eastAsiaTheme="minorEastAsia" w:hAnsi="Cambria Math"/>
                <w:sz w:val="20"/>
                <w:szCs w:val="20"/>
              </w:rPr>
              <m:t>P(</m:t>
            </m:r>
            <m:sSub>
              <m:sSubPr>
                <m:ctrlPr>
                  <w:rPr>
                    <w:rFonts w:ascii="Cambria Math" w:eastAsiaTheme="minorEastAsia" w:hAnsi="Cambria Math"/>
                    <w:i/>
                    <w:iCs/>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q</m:t>
                </m:r>
              </m:sub>
            </m:sSub>
            <m:r>
              <w:rPr>
                <w:rFonts w:ascii="Cambria Math" w:eastAsiaTheme="minorEastAsia" w:hAnsi="Cambria Math" w:hint="eastAsia"/>
                <w:sz w:val="20"/>
                <w:szCs w:val="20"/>
              </w:rPr>
              <m:t>≥</m:t>
            </m:r>
            <m:r>
              <w:rPr>
                <w:rFonts w:ascii="Cambria Math" w:eastAsiaTheme="minorEastAsia" w:hAnsi="Cambria Math"/>
                <w:sz w:val="20"/>
                <w:szCs w:val="20"/>
              </w:rPr>
              <m:t>0|</m:t>
            </m:r>
            <m:sSub>
              <m:sSubPr>
                <m:ctrlPr>
                  <w:rPr>
                    <w:rFonts w:ascii="Cambria Math" w:eastAsiaTheme="minorEastAsia" w:hAnsi="Cambria Math"/>
                    <w:i/>
                    <w:sz w:val="20"/>
                    <w:szCs w:val="20"/>
                  </w:rPr>
                </m:ctrlPr>
              </m:sSubPr>
              <m:e>
                <m:r>
                  <m:rPr>
                    <m:sty m:val="b"/>
                  </m:rPr>
                  <w:rPr>
                    <w:rFonts w:ascii="Cambria Math" w:eastAsiaTheme="minorEastAsia" w:hAnsi="Cambria Math"/>
                    <w:sz w:val="20"/>
                    <w:szCs w:val="20"/>
                  </w:rPr>
                  <m:t>h</m:t>
                </m:r>
              </m:e>
              <m:sub>
                <m:r>
                  <w:rPr>
                    <w:rFonts w:ascii="Cambria Math" w:eastAsiaTheme="minorEastAsia" w:hAnsi="Cambria Math"/>
                    <w:sz w:val="20"/>
                    <w:szCs w:val="20"/>
                  </w:rPr>
                  <m:t>q</m:t>
                </m:r>
              </m:sub>
            </m:sSub>
            <m:r>
              <w:rPr>
                <w:rFonts w:ascii="Cambria Math" w:eastAsiaTheme="minorEastAsia" w:hAnsi="Cambria Math"/>
                <w:sz w:val="20"/>
                <w:szCs w:val="20"/>
              </w:rPr>
              <m:t>)</m:t>
            </m:r>
          </m:den>
        </m:f>
        <m:r>
          <w:rPr>
            <w:rFonts w:ascii="Cambria Math" w:eastAsiaTheme="minorEastAsia" w:hAnsi="Cambria Math"/>
            <w:sz w:val="20"/>
            <w:szCs w:val="20"/>
          </w:rPr>
          <m:t>=</m:t>
        </m:r>
        <m:f>
          <m:fPr>
            <m:ctrlPr>
              <w:rPr>
                <w:rFonts w:ascii="Cambria Math" w:eastAsiaTheme="minorEastAsia" w:hAnsi="Cambria Math"/>
                <w:i/>
                <w:iCs/>
                <w:sz w:val="20"/>
                <w:szCs w:val="20"/>
              </w:rPr>
            </m:ctrlPr>
          </m:fPr>
          <m:num>
            <m:r>
              <m:rPr>
                <m:sty m:val="p"/>
              </m:rPr>
              <w:rPr>
                <w:rFonts w:ascii="Cambria Math" w:eastAsiaTheme="minorEastAsia" w:hAnsi="Cambria Math"/>
                <w:sz w:val="20"/>
                <w:szCs w:val="20"/>
              </w:rPr>
              <m:t>CDF</m:t>
            </m:r>
            <m:d>
              <m:dPr>
                <m:ctrlPr>
                  <w:rPr>
                    <w:rFonts w:ascii="Cambria Math" w:eastAsiaTheme="minorEastAsia" w:hAnsi="Cambria Math"/>
                    <w:i/>
                    <w:iCs/>
                    <w:sz w:val="20"/>
                    <w:szCs w:val="20"/>
                  </w:rPr>
                </m:ctrlPr>
              </m:dPr>
              <m:e>
                <m:r>
                  <w:rPr>
                    <w:rFonts w:ascii="Cambria Math" w:eastAsiaTheme="minorEastAsia" w:hAnsi="Cambria Math"/>
                    <w:sz w:val="20"/>
                    <w:szCs w:val="20"/>
                  </w:rPr>
                  <m:t>ξ</m:t>
                </m:r>
                <m:d>
                  <m:dPr>
                    <m:ctrlPr>
                      <w:rPr>
                        <w:rFonts w:ascii="Cambria Math" w:eastAsiaTheme="minorEastAsia" w:hAnsi="Cambria Math"/>
                        <w:i/>
                        <w:iCs/>
                        <w:sz w:val="20"/>
                        <w:szCs w:val="20"/>
                      </w:rPr>
                    </m:ctrlPr>
                  </m:dPr>
                  <m:e>
                    <m:r>
                      <w:rPr>
                        <w:rFonts w:ascii="Cambria Math" w:eastAsiaTheme="minorEastAsia" w:hAnsi="Cambria Math"/>
                        <w:sz w:val="20"/>
                        <w:szCs w:val="20"/>
                      </w:rPr>
                      <m:t>t</m:t>
                    </m:r>
                  </m:e>
                </m:d>
              </m:e>
            </m:d>
            <m:r>
              <w:rPr>
                <w:rFonts w:ascii="Cambria Math" w:eastAsiaTheme="minorEastAsia" w:hAnsi="Cambria Math"/>
                <w:sz w:val="20"/>
                <w:szCs w:val="20"/>
              </w:rPr>
              <m:t>-</m:t>
            </m:r>
            <m:r>
              <m:rPr>
                <m:sty m:val="p"/>
              </m:rPr>
              <w:rPr>
                <w:rFonts w:ascii="Cambria Math" w:eastAsiaTheme="minorEastAsia" w:hAnsi="Cambria Math"/>
                <w:sz w:val="20"/>
                <w:szCs w:val="20"/>
              </w:rPr>
              <m:t>CDF</m:t>
            </m:r>
            <m:d>
              <m:dPr>
                <m:ctrlPr>
                  <w:rPr>
                    <w:rFonts w:ascii="Cambria Math" w:eastAsiaTheme="minorEastAsia" w:hAnsi="Cambria Math"/>
                    <w:i/>
                    <w:iCs/>
                    <w:sz w:val="20"/>
                    <w:szCs w:val="20"/>
                  </w:rPr>
                </m:ctrlPr>
              </m:dPr>
              <m:e>
                <m:r>
                  <w:rPr>
                    <w:rFonts w:ascii="Cambria Math" w:eastAsiaTheme="minorEastAsia" w:hAnsi="Cambria Math"/>
                    <w:sz w:val="20"/>
                    <w:szCs w:val="20"/>
                  </w:rPr>
                  <m:t>ξ</m:t>
                </m:r>
                <m:d>
                  <m:dPr>
                    <m:ctrlPr>
                      <w:rPr>
                        <w:rFonts w:ascii="Cambria Math" w:eastAsiaTheme="minorEastAsia" w:hAnsi="Cambria Math"/>
                        <w:i/>
                        <w:iCs/>
                        <w:sz w:val="20"/>
                        <w:szCs w:val="20"/>
                      </w:rPr>
                    </m:ctrlPr>
                  </m:dPr>
                  <m:e>
                    <m:r>
                      <w:rPr>
                        <w:rFonts w:ascii="Cambria Math" w:eastAsiaTheme="minorEastAsia" w:hAnsi="Cambria Math"/>
                        <w:sz w:val="20"/>
                        <w:szCs w:val="20"/>
                      </w:rPr>
                      <m:t>0</m:t>
                    </m:r>
                  </m:e>
                </m:d>
              </m:e>
            </m:d>
          </m:num>
          <m:den>
            <m:r>
              <w:rPr>
                <w:rFonts w:ascii="Cambria Math" w:eastAsiaTheme="minorEastAsia" w:hAnsi="Cambria Math"/>
                <w:sz w:val="20"/>
                <w:szCs w:val="20"/>
              </w:rPr>
              <m:t>1-</m:t>
            </m:r>
            <m:r>
              <m:rPr>
                <m:sty m:val="p"/>
              </m:rPr>
              <w:rPr>
                <w:rFonts w:ascii="Cambria Math" w:eastAsiaTheme="minorEastAsia" w:hAnsi="Cambria Math"/>
                <w:sz w:val="20"/>
                <w:szCs w:val="20"/>
              </w:rPr>
              <m:t>CDF</m:t>
            </m:r>
            <m:d>
              <m:dPr>
                <m:ctrlPr>
                  <w:rPr>
                    <w:rFonts w:ascii="Cambria Math" w:eastAsiaTheme="minorEastAsia" w:hAnsi="Cambria Math"/>
                    <w:i/>
                    <w:iCs/>
                    <w:sz w:val="20"/>
                    <w:szCs w:val="20"/>
                  </w:rPr>
                </m:ctrlPr>
              </m:dPr>
              <m:e>
                <m:r>
                  <w:rPr>
                    <w:rFonts w:ascii="Cambria Math" w:eastAsiaTheme="minorEastAsia" w:hAnsi="Cambria Math"/>
                    <w:sz w:val="20"/>
                    <w:szCs w:val="20"/>
                  </w:rPr>
                  <m:t>ξ</m:t>
                </m:r>
                <m:d>
                  <m:dPr>
                    <m:ctrlPr>
                      <w:rPr>
                        <w:rFonts w:ascii="Cambria Math" w:eastAsiaTheme="minorEastAsia" w:hAnsi="Cambria Math"/>
                        <w:i/>
                        <w:iCs/>
                        <w:sz w:val="20"/>
                        <w:szCs w:val="20"/>
                      </w:rPr>
                    </m:ctrlPr>
                  </m:dPr>
                  <m:e>
                    <m:r>
                      <w:rPr>
                        <w:rFonts w:ascii="Cambria Math" w:eastAsiaTheme="minorEastAsia" w:hAnsi="Cambria Math"/>
                        <w:sz w:val="20"/>
                        <w:szCs w:val="20"/>
                      </w:rPr>
                      <m:t>0</m:t>
                    </m:r>
                  </m:e>
                </m:d>
              </m:e>
            </m:d>
          </m:den>
        </m:f>
      </m:oMath>
      <w:r w:rsidR="00A875DC" w:rsidRPr="00246378">
        <w:rPr>
          <w:rFonts w:eastAsiaTheme="minorEastAsia" w:hint="eastAsia"/>
          <w:iCs/>
          <w:sz w:val="20"/>
          <w:szCs w:val="20"/>
        </w:rPr>
        <w:t>.</w:t>
      </w:r>
      <w:r w:rsidR="00A173D4" w:rsidRPr="000B4378">
        <w:rPr>
          <w:rFonts w:eastAsiaTheme="minorEastAsia"/>
          <w:iCs/>
          <w:sz w:val="20"/>
          <w:szCs w:val="20"/>
        </w:rPr>
        <w:t xml:space="preserve">  (</w:t>
      </w:r>
      <w:r w:rsidR="00540B2D">
        <w:rPr>
          <w:rFonts w:eastAsiaTheme="minorEastAsia"/>
          <w:iCs/>
          <w:sz w:val="20"/>
          <w:szCs w:val="20"/>
        </w:rPr>
        <w:t>22</w:t>
      </w:r>
      <w:r w:rsidR="00A173D4" w:rsidRPr="000B4378">
        <w:rPr>
          <w:rFonts w:eastAsiaTheme="minorEastAsia"/>
          <w:iCs/>
          <w:sz w:val="20"/>
          <w:szCs w:val="20"/>
        </w:rPr>
        <w:t>)</w:t>
      </w:r>
    </w:p>
    <w:p w14:paraId="5A596333" w14:textId="77777777" w:rsidR="00283B7A" w:rsidRPr="0080097B" w:rsidRDefault="00283B7A" w:rsidP="00A7631F">
      <w:pPr>
        <w:jc w:val="both"/>
        <w:rPr>
          <w:rFonts w:ascii="宋体" w:eastAsia="宋体" w:hAnsi="宋体" w:cs="宋体"/>
          <w:sz w:val="20"/>
          <w:szCs w:val="20"/>
        </w:rPr>
      </w:pPr>
    </w:p>
    <w:p w14:paraId="73FC9A45" w14:textId="74D7A82F" w:rsidR="00657DF8" w:rsidRPr="000B4378" w:rsidRDefault="00D938EF" w:rsidP="00A7631F">
      <w:pPr>
        <w:jc w:val="both"/>
        <w:rPr>
          <w:rFonts w:eastAsiaTheme="minorEastAsia"/>
          <w:iCs/>
          <w:sz w:val="20"/>
          <w:szCs w:val="20"/>
        </w:rPr>
      </w:pPr>
      <w:r>
        <w:rPr>
          <w:rFonts w:eastAsiaTheme="minorEastAsia"/>
          <w:iCs/>
          <w:sz w:val="20"/>
          <w:szCs w:val="20"/>
        </w:rPr>
        <w:t>Finally</w:t>
      </w:r>
      <w:r w:rsidR="00485E7D" w:rsidRPr="000B4378">
        <w:rPr>
          <w:rFonts w:eastAsiaTheme="minorEastAsia"/>
          <w:iCs/>
          <w:sz w:val="20"/>
          <w:szCs w:val="20"/>
        </w:rPr>
        <w:t xml:space="preserve">, the RUL of </w:t>
      </w:r>
      <w:r>
        <w:rPr>
          <w:rFonts w:eastAsiaTheme="minorEastAsia"/>
          <w:iCs/>
          <w:sz w:val="20"/>
          <w:szCs w:val="20"/>
        </w:rPr>
        <w:t xml:space="preserve">the in-service </w:t>
      </w:r>
      <w:r w:rsidR="00485E7D" w:rsidRPr="000B4378">
        <w:rPr>
          <w:rFonts w:eastAsiaTheme="minorEastAsia"/>
          <w:iCs/>
          <w:sz w:val="20"/>
          <w:szCs w:val="20"/>
        </w:rPr>
        <w:t xml:space="preserve">unit </w:t>
      </w:r>
      <m:oMath>
        <m:r>
          <w:rPr>
            <w:rFonts w:ascii="Cambria Math" w:eastAsiaTheme="minorEastAsia" w:hAnsi="Cambria Math"/>
            <w:sz w:val="20"/>
            <w:szCs w:val="20"/>
          </w:rPr>
          <m:t>q</m:t>
        </m:r>
      </m:oMath>
      <w:r w:rsidR="00485E7D" w:rsidRPr="000B4378">
        <w:rPr>
          <w:rFonts w:eastAsiaTheme="minorEastAsia" w:hint="eastAsia"/>
          <w:iCs/>
          <w:sz w:val="20"/>
          <w:szCs w:val="20"/>
        </w:rPr>
        <w:t xml:space="preserve"> </w:t>
      </w:r>
      <w:r>
        <w:rPr>
          <w:rFonts w:eastAsiaTheme="minorEastAsia"/>
          <w:iCs/>
          <w:sz w:val="20"/>
          <w:szCs w:val="20"/>
        </w:rPr>
        <w:t>is</w:t>
      </w:r>
      <w:r w:rsidR="00230641" w:rsidRPr="000B4378">
        <w:rPr>
          <w:rFonts w:eastAsiaTheme="minorEastAsia"/>
          <w:iCs/>
          <w:sz w:val="20"/>
          <w:szCs w:val="20"/>
        </w:rPr>
        <w:t xml:space="preserve"> </w:t>
      </w:r>
      <w:r>
        <w:rPr>
          <w:rFonts w:eastAsiaTheme="minorEastAsia"/>
          <w:iCs/>
          <w:sz w:val="20"/>
          <w:szCs w:val="20"/>
        </w:rPr>
        <w:t>predict</w:t>
      </w:r>
      <w:r w:rsidRPr="000B4378">
        <w:rPr>
          <w:rFonts w:eastAsiaTheme="minorEastAsia"/>
          <w:iCs/>
          <w:sz w:val="20"/>
          <w:szCs w:val="20"/>
        </w:rPr>
        <w:t xml:space="preserve">ed </w:t>
      </w:r>
      <w:r w:rsidR="00485E7D" w:rsidRPr="000B4378">
        <w:rPr>
          <w:rFonts w:eastAsiaTheme="minorEastAsia"/>
          <w:iCs/>
          <w:sz w:val="20"/>
          <w:szCs w:val="20"/>
        </w:rPr>
        <w:t xml:space="preserve">by </w:t>
      </w:r>
      <w:r w:rsidR="0027396F" w:rsidRPr="000B4378">
        <w:rPr>
          <w:rFonts w:eastAsiaTheme="minorEastAsia"/>
          <w:iCs/>
          <w:sz w:val="20"/>
          <w:szCs w:val="20"/>
        </w:rPr>
        <w:t>solving</w:t>
      </w:r>
      <w:r w:rsidR="002218CA" w:rsidRPr="000B4378">
        <w:rPr>
          <w:rFonts w:eastAsiaTheme="minorEastAsia"/>
          <w:iCs/>
          <w:sz w:val="20"/>
          <w:szCs w:val="20"/>
        </w:rPr>
        <w:t xml:space="preserve"> </w:t>
      </w:r>
      <m:oMath>
        <m:r>
          <w:rPr>
            <w:rFonts w:ascii="Cambria Math" w:eastAsiaTheme="minorEastAsia" w:hAnsi="Cambria Math"/>
            <w:sz w:val="20"/>
            <w:szCs w:val="20"/>
          </w:rPr>
          <m:t>P</m:t>
        </m:r>
        <m:d>
          <m:dPr>
            <m:ctrlPr>
              <w:rPr>
                <w:rFonts w:ascii="Cambria Math" w:eastAsiaTheme="minorEastAsia" w:hAnsi="Cambria Math"/>
                <w:i/>
                <w:iCs/>
                <w:sz w:val="20"/>
                <w:szCs w:val="20"/>
              </w:rPr>
            </m:ctrlPr>
          </m:dPr>
          <m:e>
            <m:sSub>
              <m:sSubPr>
                <m:ctrlPr>
                  <w:rPr>
                    <w:rFonts w:ascii="Cambria Math" w:eastAsiaTheme="minorEastAsia" w:hAnsi="Cambria Math"/>
                    <w:i/>
                    <w:iCs/>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q</m:t>
                </m:r>
              </m:sub>
            </m:sSub>
            <m:r>
              <w:rPr>
                <w:rFonts w:ascii="Cambria Math" w:eastAsiaTheme="minorEastAsia" w:hAnsi="Cambria Math" w:hint="eastAsia"/>
                <w:sz w:val="20"/>
                <w:szCs w:val="20"/>
              </w:rPr>
              <m:t>≤</m:t>
            </m:r>
            <m:r>
              <w:rPr>
                <w:rFonts w:ascii="Cambria Math" w:eastAsiaTheme="minorEastAsia" w:hAnsi="Cambria Math"/>
                <w:sz w:val="20"/>
                <w:szCs w:val="20"/>
              </w:rPr>
              <m:t>t</m:t>
            </m:r>
          </m:e>
          <m:e>
            <m:sSub>
              <m:sSubPr>
                <m:ctrlPr>
                  <w:rPr>
                    <w:rFonts w:ascii="Cambria Math" w:eastAsiaTheme="minorEastAsia" w:hAnsi="Cambria Math"/>
                    <w:i/>
                    <w:iCs/>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q</m:t>
                </m:r>
              </m:sub>
            </m:sSub>
            <m:r>
              <w:rPr>
                <w:rFonts w:ascii="Cambria Math" w:eastAsiaTheme="minorEastAsia" w:hAnsi="Cambria Math" w:hint="eastAsia"/>
                <w:sz w:val="20"/>
                <w:szCs w:val="20"/>
              </w:rPr>
              <m:t>≥</m:t>
            </m:r>
            <m:r>
              <w:rPr>
                <w:rFonts w:ascii="Cambria Math" w:eastAsiaTheme="minorEastAsia" w:hAnsi="Cambria Math"/>
                <w:sz w:val="20"/>
                <w:szCs w:val="20"/>
              </w:rPr>
              <m:t>0</m:t>
            </m:r>
          </m:e>
        </m:d>
        <m:r>
          <w:rPr>
            <w:rFonts w:ascii="Cambria Math" w:eastAsiaTheme="minorEastAsia" w:hAnsi="Cambria Math"/>
            <w:sz w:val="20"/>
            <w:szCs w:val="20"/>
          </w:rPr>
          <m:t>=0.5</m:t>
        </m:r>
      </m:oMath>
      <w:r w:rsidR="0027396F" w:rsidRPr="000B4378">
        <w:rPr>
          <w:rFonts w:eastAsiaTheme="minorEastAsia"/>
          <w:iCs/>
          <w:sz w:val="20"/>
          <w:szCs w:val="20"/>
        </w:rPr>
        <w:t xml:space="preserve"> </w:t>
      </w:r>
      <w:r w:rsidR="0080686C" w:rsidRPr="000B4378">
        <w:rPr>
          <w:rFonts w:eastAsiaTheme="minorEastAsia"/>
          <w:iCs/>
          <w:sz w:val="20"/>
          <w:szCs w:val="20"/>
        </w:rPr>
        <w:t xml:space="preserve">with variable </w:t>
      </w:r>
      <m:oMath>
        <m:r>
          <w:rPr>
            <w:rFonts w:ascii="Cambria Math" w:eastAsiaTheme="minorEastAsia" w:hAnsi="Cambria Math"/>
            <w:sz w:val="20"/>
            <w:szCs w:val="20"/>
          </w:rPr>
          <m:t>t</m:t>
        </m:r>
      </m:oMath>
      <w:r w:rsidR="006F0A58" w:rsidRPr="000B4378">
        <w:rPr>
          <w:rFonts w:eastAsiaTheme="minorEastAsia" w:hint="eastAsia"/>
          <w:iCs/>
          <w:sz w:val="20"/>
          <w:szCs w:val="20"/>
        </w:rPr>
        <w:t>.</w:t>
      </w:r>
    </w:p>
    <w:p w14:paraId="3197DA73" w14:textId="3A9CBDD0" w:rsidR="000C4ED8" w:rsidRPr="008A54A9" w:rsidRDefault="00EC19BB" w:rsidP="0080097B">
      <w:pPr>
        <w:pStyle w:val="1"/>
        <w:rPr>
          <w:lang w:eastAsia="zh-CN"/>
        </w:rPr>
      </w:pPr>
      <w:r w:rsidRPr="000B4378">
        <w:rPr>
          <w:lang w:eastAsia="zh-CN"/>
        </w:rPr>
        <w:lastRenderedPageBreak/>
        <w:t>Numerical Experiments</w:t>
      </w:r>
    </w:p>
    <w:p w14:paraId="27CFE65A" w14:textId="2234E028" w:rsidR="000C4ED8" w:rsidRPr="000C4ED8" w:rsidRDefault="0065168A" w:rsidP="00F958DB">
      <w:pPr>
        <w:ind w:firstLine="200"/>
        <w:jc w:val="both"/>
        <w:rPr>
          <w:rFonts w:eastAsiaTheme="minorEastAsia"/>
          <w:sz w:val="20"/>
          <w:szCs w:val="20"/>
        </w:rPr>
      </w:pPr>
      <w:r>
        <w:rPr>
          <w:rFonts w:eastAsiaTheme="minorEastAsia" w:hint="eastAsia"/>
          <w:sz w:val="20"/>
          <w:szCs w:val="20"/>
        </w:rPr>
        <w:t>I</w:t>
      </w:r>
      <w:r>
        <w:rPr>
          <w:rFonts w:eastAsiaTheme="minorEastAsia"/>
          <w:sz w:val="20"/>
          <w:szCs w:val="20"/>
        </w:rPr>
        <w:t xml:space="preserve">n this section, we </w:t>
      </w:r>
      <w:r w:rsidR="008D3F8A">
        <w:rPr>
          <w:rFonts w:eastAsiaTheme="minorEastAsia"/>
          <w:sz w:val="20"/>
          <w:szCs w:val="20"/>
        </w:rPr>
        <w:t>evaluate the effectiveness</w:t>
      </w:r>
      <w:r>
        <w:rPr>
          <w:rFonts w:eastAsiaTheme="minorEastAsia"/>
          <w:sz w:val="20"/>
          <w:szCs w:val="20"/>
        </w:rPr>
        <w:t xml:space="preserve"> of our proposed method through numerical experiments. We conduct our proposed method </w:t>
      </w:r>
      <w:r w:rsidR="00E534BD">
        <w:rPr>
          <w:rFonts w:eastAsiaTheme="minorEastAsia"/>
          <w:sz w:val="20"/>
          <w:szCs w:val="20"/>
        </w:rPr>
        <w:t>o</w:t>
      </w:r>
      <w:r>
        <w:rPr>
          <w:rFonts w:eastAsiaTheme="minorEastAsia"/>
          <w:sz w:val="20"/>
          <w:szCs w:val="20"/>
        </w:rPr>
        <w:t>n generated simulation dataset with degradation processes of multiple sensors, and then compare the RUL prediction result</w:t>
      </w:r>
      <w:r w:rsidR="00E534BD">
        <w:rPr>
          <w:rFonts w:eastAsiaTheme="minorEastAsia"/>
          <w:sz w:val="20"/>
          <w:szCs w:val="20"/>
        </w:rPr>
        <w:t>s</w:t>
      </w:r>
      <w:r>
        <w:rPr>
          <w:rFonts w:eastAsiaTheme="minorEastAsia"/>
          <w:sz w:val="20"/>
          <w:szCs w:val="20"/>
        </w:rPr>
        <w:t xml:space="preserve"> </w:t>
      </w:r>
      <w:r w:rsidR="00E534BD">
        <w:rPr>
          <w:rFonts w:eastAsiaTheme="minorEastAsia"/>
          <w:sz w:val="20"/>
          <w:szCs w:val="20"/>
        </w:rPr>
        <w:t xml:space="preserve">using </w:t>
      </w:r>
      <w:r>
        <w:rPr>
          <w:rFonts w:eastAsiaTheme="minorEastAsia"/>
          <w:sz w:val="20"/>
          <w:szCs w:val="20"/>
        </w:rPr>
        <w:t>our proposed method and the benchmark method under different level</w:t>
      </w:r>
      <w:r w:rsidR="00000B9D">
        <w:rPr>
          <w:rFonts w:eastAsiaTheme="minorEastAsia"/>
          <w:sz w:val="20"/>
          <w:szCs w:val="20"/>
        </w:rPr>
        <w:t>s</w:t>
      </w:r>
      <w:r>
        <w:rPr>
          <w:rFonts w:eastAsiaTheme="minorEastAsia"/>
          <w:sz w:val="20"/>
          <w:szCs w:val="20"/>
        </w:rPr>
        <w:t xml:space="preserve"> of missing data for thorough evaluation.</w:t>
      </w:r>
    </w:p>
    <w:p w14:paraId="0FEE6D02" w14:textId="304C3A97" w:rsidR="00EC19BB" w:rsidRPr="000B4378" w:rsidRDefault="00EC19BB" w:rsidP="00EC19BB">
      <w:pPr>
        <w:pStyle w:val="2"/>
        <w:rPr>
          <w:noProof/>
          <w:lang w:eastAsia="zh-CN"/>
        </w:rPr>
      </w:pPr>
      <w:r w:rsidRPr="000B4378">
        <w:rPr>
          <w:noProof/>
          <w:lang w:eastAsia="zh-CN"/>
        </w:rPr>
        <w:t xml:space="preserve">Data </w:t>
      </w:r>
      <w:r w:rsidR="0007269D">
        <w:rPr>
          <w:noProof/>
          <w:lang w:eastAsia="zh-CN"/>
        </w:rPr>
        <w:t>g</w:t>
      </w:r>
      <w:r w:rsidRPr="000B4378">
        <w:rPr>
          <w:noProof/>
          <w:lang w:eastAsia="zh-CN"/>
        </w:rPr>
        <w:t>ener</w:t>
      </w:r>
      <w:r w:rsidR="006742A8" w:rsidRPr="000B4378">
        <w:rPr>
          <w:noProof/>
          <w:lang w:eastAsia="zh-CN"/>
        </w:rPr>
        <w:t>ation</w:t>
      </w:r>
      <w:r w:rsidRPr="000B4378">
        <w:rPr>
          <w:noProof/>
          <w:lang w:eastAsia="zh-CN"/>
        </w:rPr>
        <w:t xml:space="preserve"> </w:t>
      </w:r>
    </w:p>
    <w:p w14:paraId="448D16D5" w14:textId="58DCC5AF" w:rsidR="00732A2B" w:rsidRPr="000B4378" w:rsidRDefault="00671437" w:rsidP="00296BF0">
      <w:pPr>
        <w:pStyle w:val="Text"/>
        <w:ind w:firstLine="204"/>
      </w:pPr>
      <w:r w:rsidRPr="000B4378">
        <w:t>We randomly generate 1000 units with a linear degradation path, i.e., the underlying degradation process for each unit is</w:t>
      </w:r>
    </w:p>
    <w:p w14:paraId="1DE25870" w14:textId="77777777" w:rsidR="00671437" w:rsidRPr="000B4378" w:rsidRDefault="00671437" w:rsidP="00296BF0">
      <w:pPr>
        <w:pStyle w:val="Text"/>
        <w:ind w:firstLine="0"/>
        <w:rPr>
          <w:iCs/>
          <w:color w:val="000000"/>
          <w:kern w:val="24"/>
          <w:lang w:eastAsia="zh-CN"/>
        </w:rPr>
      </w:pPr>
    </w:p>
    <w:p w14:paraId="0F678E64" w14:textId="625549BB" w:rsidR="00671437" w:rsidRPr="000B4378" w:rsidRDefault="00BB5F27" w:rsidP="001926FB">
      <w:pPr>
        <w:pStyle w:val="Text"/>
        <w:ind w:firstLine="204"/>
        <w:jc w:val="right"/>
        <w:rPr>
          <w:iCs/>
          <w:color w:val="000000"/>
          <w:kern w:val="24"/>
          <w:lang w:eastAsia="zh-CN"/>
        </w:rPr>
      </w:pPr>
      <m:oMath>
        <m:sSub>
          <m:sSubPr>
            <m:ctrlPr>
              <w:rPr>
                <w:rFonts w:ascii="Cambria Math" w:hAnsi="Cambria Math"/>
                <w:iCs/>
                <w:color w:val="000000"/>
                <w:kern w:val="24"/>
                <w:lang w:eastAsia="zh-CN"/>
              </w:rPr>
            </m:ctrlPr>
          </m:sSubPr>
          <m:e>
            <m:r>
              <w:rPr>
                <w:rFonts w:ascii="Cambria Math" w:hAnsi="Cambria Math"/>
              </w:rPr>
              <m:t>g</m:t>
            </m:r>
          </m:e>
          <m:sub>
            <m:r>
              <w:rPr>
                <w:rFonts w:ascii="Cambria Math" w:hAnsi="Cambria Math"/>
                <w:color w:val="000000"/>
                <w:kern w:val="24"/>
                <w:lang w:eastAsia="zh-CN"/>
              </w:rPr>
              <m:t>l</m:t>
            </m:r>
          </m:sub>
        </m:sSub>
        <m:d>
          <m:dPr>
            <m:ctrlPr>
              <w:rPr>
                <w:rFonts w:ascii="Cambria Math" w:hAnsi="Cambria Math"/>
                <w:i/>
                <w:color w:val="000000"/>
                <w:kern w:val="24"/>
                <w:lang w:eastAsia="zh-CN"/>
              </w:rPr>
            </m:ctrlPr>
          </m:dPr>
          <m:e>
            <m:r>
              <w:rPr>
                <w:rFonts w:ascii="Cambria Math" w:hAnsi="Cambria Math"/>
                <w:color w:val="000000"/>
                <w:kern w:val="24"/>
                <w:lang w:eastAsia="zh-CN"/>
              </w:rPr>
              <m:t>t</m:t>
            </m:r>
          </m:e>
        </m:d>
        <m:r>
          <w:rPr>
            <w:rFonts w:ascii="Cambria Math" w:hAnsi="Cambria Math"/>
            <w:color w:val="000000"/>
            <w:kern w:val="24"/>
            <w:lang w:eastAsia="zh-CN"/>
          </w:rPr>
          <m:t>=</m:t>
        </m:r>
        <m:sSub>
          <m:sSubPr>
            <m:ctrlPr>
              <w:rPr>
                <w:rFonts w:ascii="Cambria Math" w:hAnsi="Cambria Math"/>
                <w:i/>
                <w:iCs/>
                <w:color w:val="000000"/>
                <w:kern w:val="24"/>
                <w:lang w:eastAsia="zh-CN"/>
              </w:rPr>
            </m:ctrlPr>
          </m:sSubPr>
          <m:e>
            <m:r>
              <m:rPr>
                <m:sty m:val="p"/>
              </m:rPr>
              <w:rPr>
                <w:rFonts w:ascii="Cambria Math" w:hAnsi="Cambria Math"/>
                <w:color w:val="000000"/>
                <w:kern w:val="24"/>
                <w:lang w:eastAsia="zh-CN"/>
              </w:rPr>
              <m:t>Γ</m:t>
            </m:r>
          </m:e>
          <m:sub>
            <m:r>
              <w:rPr>
                <w:rFonts w:ascii="Cambria Math" w:hAnsi="Cambria Math"/>
                <w:color w:val="000000"/>
                <w:kern w:val="24"/>
                <w:lang w:eastAsia="zh-CN"/>
              </w:rPr>
              <m:t>l, 0</m:t>
            </m:r>
          </m:sub>
        </m:sSub>
        <m:r>
          <w:rPr>
            <w:rFonts w:ascii="Cambria Math" w:hAnsi="Cambria Math"/>
            <w:color w:val="000000"/>
            <w:kern w:val="24"/>
            <w:lang w:eastAsia="zh-CN"/>
          </w:rPr>
          <m:t>+</m:t>
        </m:r>
        <m:sSub>
          <m:sSubPr>
            <m:ctrlPr>
              <w:rPr>
                <w:rFonts w:ascii="Cambria Math" w:hAnsi="Cambria Math"/>
                <w:i/>
                <w:iCs/>
                <w:color w:val="000000"/>
                <w:kern w:val="24"/>
                <w:lang w:eastAsia="zh-CN"/>
              </w:rPr>
            </m:ctrlPr>
          </m:sSubPr>
          <m:e>
            <m:r>
              <m:rPr>
                <m:sty m:val="p"/>
              </m:rPr>
              <w:rPr>
                <w:rFonts w:ascii="Cambria Math" w:hAnsi="Cambria Math"/>
                <w:color w:val="000000"/>
                <w:kern w:val="24"/>
                <w:lang w:eastAsia="zh-CN"/>
              </w:rPr>
              <m:t>Γ</m:t>
            </m:r>
          </m:e>
          <m:sub>
            <m:r>
              <w:rPr>
                <w:rFonts w:ascii="Cambria Math" w:hAnsi="Cambria Math"/>
                <w:color w:val="000000"/>
                <w:kern w:val="24"/>
                <w:lang w:eastAsia="zh-CN"/>
              </w:rPr>
              <m:t>l, 1</m:t>
            </m:r>
          </m:sub>
        </m:sSub>
        <m:r>
          <w:rPr>
            <w:rFonts w:ascii="Cambria Math" w:hAnsi="Cambria Math"/>
            <w:color w:val="000000"/>
            <w:kern w:val="24"/>
            <w:lang w:eastAsia="zh-CN"/>
          </w:rPr>
          <m:t>t</m:t>
        </m:r>
        <m:r>
          <m:rPr>
            <m:sty m:val="p"/>
          </m:rPr>
          <w:rPr>
            <w:rFonts w:ascii="Cambria Math" w:hAnsi="Cambria Math"/>
            <w:color w:val="000000"/>
            <w:kern w:val="24"/>
            <w:lang w:eastAsia="zh-CN"/>
          </w:rPr>
          <m:t>,</m:t>
        </m:r>
      </m:oMath>
      <w:r w:rsidR="001926FB" w:rsidRPr="000B4378">
        <w:rPr>
          <w:rFonts w:hint="eastAsia"/>
          <w:color w:val="000000"/>
          <w:kern w:val="24"/>
          <w:lang w:eastAsia="zh-CN"/>
        </w:rPr>
        <w:t xml:space="preserve"> </w:t>
      </w:r>
      <w:r w:rsidR="001926FB" w:rsidRPr="000B4378">
        <w:rPr>
          <w:color w:val="000000"/>
          <w:kern w:val="24"/>
          <w:lang w:eastAsia="zh-CN"/>
        </w:rPr>
        <w:t xml:space="preserve">                          </w:t>
      </w:r>
      <w:r w:rsidR="001926FB" w:rsidRPr="000B4378">
        <w:rPr>
          <w:rFonts w:hint="eastAsia"/>
          <w:color w:val="000000"/>
          <w:kern w:val="24"/>
          <w:lang w:eastAsia="zh-CN"/>
        </w:rPr>
        <w:t>(</w:t>
      </w:r>
      <w:r w:rsidR="00540B2D">
        <w:rPr>
          <w:color w:val="000000"/>
          <w:kern w:val="24"/>
          <w:lang w:eastAsia="zh-CN"/>
        </w:rPr>
        <w:t>23</w:t>
      </w:r>
      <w:r w:rsidR="001926FB" w:rsidRPr="000B4378">
        <w:rPr>
          <w:color w:val="000000"/>
          <w:kern w:val="24"/>
          <w:lang w:eastAsia="zh-CN"/>
        </w:rPr>
        <w:t>)</w:t>
      </w:r>
    </w:p>
    <w:p w14:paraId="12CE53AB" w14:textId="7F2D5F78" w:rsidR="00671437" w:rsidRPr="000B4378" w:rsidRDefault="00671437" w:rsidP="00296BF0">
      <w:pPr>
        <w:pStyle w:val="Text"/>
        <w:ind w:firstLine="0"/>
      </w:pPr>
    </w:p>
    <w:p w14:paraId="2898ADC8" w14:textId="5FA15FA9" w:rsidR="00671437" w:rsidRPr="000B4378" w:rsidRDefault="00671437" w:rsidP="00296BF0">
      <w:pPr>
        <w:jc w:val="both"/>
        <w:rPr>
          <w:rFonts w:eastAsia="宋体"/>
          <w:iCs/>
          <w:sz w:val="20"/>
          <w:szCs w:val="20"/>
          <w:lang w:eastAsia="en-US"/>
        </w:rPr>
      </w:pPr>
      <w:r w:rsidRPr="000B4378">
        <w:rPr>
          <w:rFonts w:eastAsia="宋体"/>
          <w:sz w:val="20"/>
          <w:szCs w:val="20"/>
          <w:lang w:eastAsia="en-US"/>
        </w:rPr>
        <w:t xml:space="preserve">where the random effect parameter </w:t>
      </w:r>
      <w:bookmarkStart w:id="282" w:name="_Hlk91572409"/>
      <m:oMath>
        <m:sSub>
          <m:sSubPr>
            <m:ctrlPr>
              <w:rPr>
                <w:rFonts w:ascii="Cambria Math" w:eastAsia="宋体" w:hAnsi="Cambria Math"/>
                <w:i/>
                <w:iCs/>
                <w:sz w:val="20"/>
                <w:szCs w:val="20"/>
                <w:lang w:eastAsia="en-US"/>
              </w:rPr>
            </m:ctrlPr>
          </m:sSubPr>
          <m:e>
            <m:r>
              <m:rPr>
                <m:sty m:val="b"/>
              </m:rPr>
              <w:rPr>
                <w:rFonts w:ascii="Cambria Math" w:eastAsia="宋体" w:hAnsi="Cambria Math"/>
                <w:sz w:val="20"/>
                <w:szCs w:val="20"/>
                <w:lang w:eastAsia="en-US"/>
              </w:rPr>
              <m:t>Γ</m:t>
            </m:r>
          </m:e>
          <m:sub>
            <m:r>
              <w:rPr>
                <w:rFonts w:ascii="Cambria Math" w:eastAsia="宋体" w:hAnsi="Cambria Math"/>
                <w:sz w:val="20"/>
                <w:szCs w:val="20"/>
                <w:lang w:eastAsia="en-US"/>
              </w:rPr>
              <m:t>l</m:t>
            </m:r>
          </m:sub>
        </m:sSub>
        <m:r>
          <w:rPr>
            <w:rFonts w:ascii="Cambria Math" w:eastAsia="宋体" w:hAnsi="Cambria Math"/>
            <w:sz w:val="20"/>
            <w:szCs w:val="20"/>
            <w:lang w:eastAsia="en-US"/>
          </w:rPr>
          <m:t>=</m:t>
        </m:r>
        <m:sSup>
          <m:sSupPr>
            <m:ctrlPr>
              <w:rPr>
                <w:rFonts w:ascii="Cambria Math" w:eastAsia="宋体" w:hAnsi="Cambria Math"/>
                <w:i/>
                <w:iCs/>
                <w:sz w:val="20"/>
                <w:szCs w:val="20"/>
                <w:lang w:eastAsia="en-US"/>
              </w:rPr>
            </m:ctrlPr>
          </m:sSupPr>
          <m:e>
            <m:d>
              <m:dPr>
                <m:begChr m:val="["/>
                <m:endChr m:val="]"/>
                <m:ctrlPr>
                  <w:rPr>
                    <w:rFonts w:ascii="Cambria Math" w:eastAsia="宋体" w:hAnsi="Cambria Math"/>
                    <w:i/>
                    <w:iCs/>
                    <w:sz w:val="20"/>
                    <w:szCs w:val="20"/>
                    <w:lang w:eastAsia="en-US"/>
                  </w:rPr>
                </m:ctrlPr>
              </m:dPr>
              <m:e>
                <m:sSub>
                  <m:sSubPr>
                    <m:ctrlPr>
                      <w:rPr>
                        <w:rFonts w:ascii="Cambria Math" w:eastAsia="宋体" w:hAnsi="Cambria Math"/>
                        <w:i/>
                        <w:iCs/>
                        <w:sz w:val="20"/>
                        <w:szCs w:val="20"/>
                        <w:lang w:eastAsia="en-US"/>
                      </w:rPr>
                    </m:ctrlPr>
                  </m:sSubPr>
                  <m:e>
                    <m:r>
                      <m:rPr>
                        <m:sty m:val="p"/>
                      </m:rPr>
                      <w:rPr>
                        <w:rFonts w:ascii="Cambria Math" w:eastAsia="宋体" w:hAnsi="Cambria Math"/>
                        <w:sz w:val="20"/>
                        <w:szCs w:val="20"/>
                        <w:lang w:eastAsia="en-US"/>
                      </w:rPr>
                      <m:t>Γ</m:t>
                    </m:r>
                  </m:e>
                  <m:sub>
                    <m:r>
                      <w:rPr>
                        <w:rFonts w:ascii="Cambria Math" w:eastAsia="宋体" w:hAnsi="Cambria Math"/>
                        <w:sz w:val="20"/>
                        <w:szCs w:val="20"/>
                        <w:lang w:eastAsia="en-US"/>
                      </w:rPr>
                      <m:t>l, 0</m:t>
                    </m:r>
                  </m:sub>
                </m:sSub>
                <m:r>
                  <w:rPr>
                    <w:rFonts w:ascii="Cambria Math" w:eastAsia="宋体" w:hAnsi="Cambria Math"/>
                    <w:sz w:val="20"/>
                    <w:szCs w:val="20"/>
                    <w:lang w:eastAsia="en-US"/>
                  </w:rPr>
                  <m:t xml:space="preserve">, </m:t>
                </m:r>
                <m:sSub>
                  <m:sSubPr>
                    <m:ctrlPr>
                      <w:rPr>
                        <w:rFonts w:ascii="Cambria Math" w:eastAsia="宋体" w:hAnsi="Cambria Math"/>
                        <w:i/>
                        <w:iCs/>
                        <w:sz w:val="20"/>
                        <w:szCs w:val="20"/>
                        <w:lang w:eastAsia="en-US"/>
                      </w:rPr>
                    </m:ctrlPr>
                  </m:sSubPr>
                  <m:e>
                    <m:r>
                      <m:rPr>
                        <m:sty m:val="p"/>
                      </m:rPr>
                      <w:rPr>
                        <w:rFonts w:ascii="Cambria Math" w:eastAsia="宋体" w:hAnsi="Cambria Math"/>
                        <w:sz w:val="20"/>
                        <w:szCs w:val="20"/>
                        <w:lang w:eastAsia="en-US"/>
                      </w:rPr>
                      <m:t>Γ</m:t>
                    </m:r>
                  </m:e>
                  <m:sub>
                    <m:r>
                      <w:rPr>
                        <w:rFonts w:ascii="Cambria Math" w:eastAsia="宋体" w:hAnsi="Cambria Math"/>
                        <w:sz w:val="20"/>
                        <w:szCs w:val="20"/>
                        <w:lang w:eastAsia="en-US"/>
                      </w:rPr>
                      <m:t>l, 1</m:t>
                    </m:r>
                  </m:sub>
                </m:sSub>
              </m:e>
            </m:d>
          </m:e>
          <m:sup>
            <m:r>
              <m:rPr>
                <m:sty m:val="p"/>
              </m:rPr>
              <w:rPr>
                <w:rFonts w:ascii="Cambria Math" w:eastAsia="宋体" w:hAnsi="Cambria Math"/>
                <w:sz w:val="20"/>
                <w:szCs w:val="20"/>
                <w:lang w:eastAsia="en-US"/>
              </w:rPr>
              <m:t>T</m:t>
            </m:r>
          </m:sup>
        </m:sSup>
      </m:oMath>
      <w:bookmarkEnd w:id="282"/>
      <w:r w:rsidR="00296BF0" w:rsidRPr="000B4378">
        <w:rPr>
          <w:rFonts w:eastAsia="宋体" w:hint="eastAsia"/>
          <w:iCs/>
          <w:sz w:val="20"/>
          <w:szCs w:val="20"/>
          <w:lang w:eastAsia="en-US"/>
        </w:rPr>
        <w:t xml:space="preserve"> </w:t>
      </w:r>
      <w:r w:rsidR="00296BF0" w:rsidRPr="000B4378">
        <w:rPr>
          <w:rFonts w:eastAsia="宋体"/>
          <w:iCs/>
          <w:sz w:val="20"/>
          <w:szCs w:val="20"/>
          <w:lang w:eastAsia="en-US"/>
        </w:rPr>
        <w:t>is generated from a bivariate normal distribution</w:t>
      </w:r>
    </w:p>
    <w:p w14:paraId="046B3FCB" w14:textId="77777777" w:rsidR="001666B8" w:rsidRPr="000B4378" w:rsidRDefault="001666B8" w:rsidP="001666B8">
      <w:pPr>
        <w:pStyle w:val="Text"/>
        <w:ind w:firstLine="0"/>
        <w:rPr>
          <w:iCs/>
          <w:color w:val="000000"/>
          <w:kern w:val="24"/>
          <w:lang w:eastAsia="zh-CN"/>
        </w:rPr>
      </w:pPr>
    </w:p>
    <w:p w14:paraId="06B23AA7" w14:textId="6B04CD62" w:rsidR="001666B8" w:rsidRPr="000B4378" w:rsidRDefault="001926FB" w:rsidP="001926FB">
      <w:pPr>
        <w:pStyle w:val="Text"/>
        <w:ind w:firstLine="0"/>
        <w:jc w:val="right"/>
      </w:pPr>
      <w:r w:rsidRPr="000B4378">
        <w:rPr>
          <w:iCs/>
          <w:lang w:eastAsia="zh-CN"/>
        </w:rPr>
        <w:t xml:space="preserve">  </w:t>
      </w:r>
      <w:r w:rsidRPr="000B4378">
        <w:rPr>
          <w:rFonts w:hint="eastAsia"/>
          <w:iCs/>
          <w:lang w:eastAsia="zh-CN"/>
        </w:rPr>
        <w:t xml:space="preserve"> </w:t>
      </w:r>
      <m:oMath>
        <m:sSub>
          <m:sSubPr>
            <m:ctrlPr>
              <w:rPr>
                <w:rFonts w:ascii="Cambria Math" w:hAnsi="Cambria Math"/>
                <w:i/>
                <w:iCs/>
              </w:rPr>
            </m:ctrlPr>
          </m:sSubPr>
          <m:e>
            <m:r>
              <m:rPr>
                <m:sty m:val="b"/>
              </m:rPr>
              <w:rPr>
                <w:rFonts w:ascii="Cambria Math" w:hAnsi="Cambria Math"/>
              </w:rPr>
              <m:t>Γ</m:t>
            </m:r>
          </m:e>
          <m:sub>
            <m:r>
              <w:rPr>
                <w:rFonts w:ascii="Cambria Math" w:hAnsi="Cambria Math"/>
              </w:rPr>
              <m:t>l</m:t>
            </m:r>
          </m:sub>
        </m:sSub>
        <m:r>
          <w:rPr>
            <w:rFonts w:ascii="Cambria Math" w:hAnsi="Cambria Math"/>
          </w:rPr>
          <m:t>~N</m:t>
        </m:r>
        <m:d>
          <m:dPr>
            <m:ctrlPr>
              <w:rPr>
                <w:rFonts w:ascii="Cambria Math" w:hAnsi="Cambria Math"/>
                <w:i/>
                <w:iCs/>
              </w:rPr>
            </m:ctrlPr>
          </m:dPr>
          <m:e>
            <m:sSub>
              <m:sSubPr>
                <m:ctrlPr>
                  <w:rPr>
                    <w:rFonts w:ascii="Cambria Math" w:hAnsi="Cambria Math"/>
                    <w:i/>
                    <w:iCs/>
                  </w:rPr>
                </m:ctrlPr>
              </m:sSubPr>
              <m:e>
                <m:r>
                  <m:rPr>
                    <m:sty m:val="b"/>
                  </m:rPr>
                  <w:rPr>
                    <w:rFonts w:ascii="Cambria Math" w:hAnsi="Cambria Math"/>
                  </w:rPr>
                  <m:t>μ</m:t>
                </m:r>
              </m:e>
              <m:sub>
                <m:r>
                  <m:rPr>
                    <m:sty m:val="p"/>
                  </m:rPr>
                  <w:rPr>
                    <w:rFonts w:ascii="Cambria Math" w:hAnsi="Cambria Math"/>
                    <w:color w:val="000000"/>
                    <w:kern w:val="24"/>
                    <w:lang w:eastAsia="zh-CN"/>
                  </w:rPr>
                  <m:t>Γ</m:t>
                </m:r>
              </m:sub>
            </m:sSub>
            <m:r>
              <w:rPr>
                <w:rFonts w:ascii="Cambria Math" w:hAnsi="Cambria Math"/>
              </w:rPr>
              <m:t xml:space="preserve">, </m:t>
            </m:r>
            <m:sSub>
              <m:sSubPr>
                <m:ctrlPr>
                  <w:rPr>
                    <w:rFonts w:ascii="Cambria Math" w:hAnsi="Cambria Math"/>
                    <w:i/>
                    <w:iCs/>
                  </w:rPr>
                </m:ctrlPr>
              </m:sSubPr>
              <m:e>
                <m:r>
                  <m:rPr>
                    <m:sty m:val="b"/>
                  </m:rPr>
                  <w:rPr>
                    <w:rFonts w:ascii="Cambria Math" w:hAnsi="Cambria Math"/>
                  </w:rPr>
                  <m:t>C</m:t>
                </m:r>
              </m:e>
              <m:sub>
                <m:r>
                  <m:rPr>
                    <m:sty m:val="p"/>
                  </m:rPr>
                  <w:rPr>
                    <w:rFonts w:ascii="Cambria Math" w:hAnsi="Cambria Math"/>
                    <w:color w:val="000000"/>
                    <w:kern w:val="24"/>
                    <w:lang w:eastAsia="zh-CN"/>
                  </w:rPr>
                  <m:t>Γ</m:t>
                </m:r>
              </m:sub>
            </m:sSub>
          </m:e>
        </m:d>
      </m:oMath>
      <w:r w:rsidRPr="000B4378">
        <w:rPr>
          <w:iCs/>
        </w:rPr>
        <w:t>.                                (</w:t>
      </w:r>
      <w:r w:rsidR="00540B2D">
        <w:rPr>
          <w:iCs/>
        </w:rPr>
        <w:t>24</w:t>
      </w:r>
      <w:r w:rsidRPr="000B4378">
        <w:rPr>
          <w:iCs/>
        </w:rPr>
        <w:t>)</w:t>
      </w:r>
    </w:p>
    <w:p w14:paraId="4CDFD014" w14:textId="716BD6A5" w:rsidR="001666B8" w:rsidRPr="000B4378" w:rsidRDefault="001666B8" w:rsidP="00296BF0">
      <w:pPr>
        <w:jc w:val="both"/>
        <w:rPr>
          <w:rFonts w:eastAsia="宋体"/>
          <w:sz w:val="20"/>
          <w:szCs w:val="20"/>
          <w:lang w:eastAsia="en-US"/>
        </w:rPr>
      </w:pPr>
    </w:p>
    <w:p w14:paraId="5D4B0E2A" w14:textId="1C08B932" w:rsidR="00963DD6" w:rsidRPr="000B4378" w:rsidRDefault="00CD4B07" w:rsidP="00963DD6">
      <w:pPr>
        <w:jc w:val="both"/>
        <w:rPr>
          <w:rFonts w:ascii="Times" w:eastAsia="宋体" w:hAnsi="Times" w:cs="宋体"/>
          <w:sz w:val="20"/>
          <w:szCs w:val="20"/>
        </w:rPr>
      </w:pPr>
      <w:r w:rsidRPr="000B4378">
        <w:rPr>
          <w:rFonts w:eastAsia="宋体"/>
          <w:sz w:val="20"/>
          <w:szCs w:val="20"/>
          <w:lang w:eastAsia="en-US"/>
        </w:rPr>
        <w:t>W</w:t>
      </w:r>
      <w:r w:rsidR="004F5399" w:rsidRPr="000B4378">
        <w:rPr>
          <w:rFonts w:eastAsia="宋体"/>
          <w:sz w:val="20"/>
          <w:szCs w:val="20"/>
          <w:lang w:eastAsia="en-US"/>
        </w:rPr>
        <w:t xml:space="preserve">e describe the </w:t>
      </w:r>
      <w:r w:rsidR="004F5399" w:rsidRPr="000B4378">
        <w:rPr>
          <w:rFonts w:ascii="Times" w:eastAsia="宋体" w:hAnsi="Times" w:cs="宋体"/>
          <w:sz w:val="20"/>
          <w:szCs w:val="20"/>
        </w:rPr>
        <w:t>hyperprior distribution of</w:t>
      </w:r>
      <w:r w:rsidR="001666B8" w:rsidRPr="000B4378">
        <w:rPr>
          <w:rFonts w:eastAsia="宋体"/>
          <w:sz w:val="20"/>
          <w:szCs w:val="20"/>
          <w:lang w:eastAsia="en-US"/>
        </w:rPr>
        <w:t xml:space="preserve"> </w:t>
      </w:r>
      <m:oMath>
        <m:sSub>
          <m:sSubPr>
            <m:ctrlPr>
              <w:rPr>
                <w:rFonts w:ascii="Cambria Math" w:eastAsia="宋体" w:hAnsi="Cambria Math"/>
                <w:i/>
                <w:iCs/>
                <w:sz w:val="20"/>
                <w:szCs w:val="20"/>
                <w:lang w:eastAsia="en-US"/>
              </w:rPr>
            </m:ctrlPr>
          </m:sSubPr>
          <m:e>
            <m:r>
              <m:rPr>
                <m:sty m:val="b"/>
              </m:rPr>
              <w:rPr>
                <w:rFonts w:ascii="Cambria Math" w:eastAsia="宋体" w:hAnsi="Cambria Math"/>
                <w:sz w:val="20"/>
                <w:szCs w:val="20"/>
                <w:lang w:eastAsia="en-US"/>
              </w:rPr>
              <m:t>μ</m:t>
            </m:r>
          </m:e>
          <m:sub>
            <m:r>
              <m:rPr>
                <m:sty m:val="p"/>
              </m:rPr>
              <w:rPr>
                <w:rFonts w:ascii="Cambria Math" w:eastAsia="宋体" w:hAnsi="Cambria Math"/>
                <w:sz w:val="20"/>
                <w:szCs w:val="20"/>
                <w:lang w:eastAsia="en-US"/>
              </w:rPr>
              <m:t>Γ</m:t>
            </m:r>
          </m:sub>
        </m:sSub>
      </m:oMath>
      <w:r w:rsidR="001666B8" w:rsidRPr="000B4378">
        <w:rPr>
          <w:rFonts w:eastAsia="宋体" w:hint="eastAsia"/>
          <w:iCs/>
          <w:sz w:val="20"/>
          <w:szCs w:val="20"/>
          <w:lang w:eastAsia="en-US"/>
        </w:rPr>
        <w:t xml:space="preserve"> </w:t>
      </w:r>
      <w:r w:rsidR="001666B8" w:rsidRPr="000B4378">
        <w:rPr>
          <w:rFonts w:eastAsia="宋体"/>
          <w:iCs/>
          <w:sz w:val="20"/>
          <w:szCs w:val="20"/>
          <w:lang w:eastAsia="en-US"/>
        </w:rPr>
        <w:t xml:space="preserve">and </w:t>
      </w:r>
      <m:oMath>
        <m:sSub>
          <m:sSubPr>
            <m:ctrlPr>
              <w:rPr>
                <w:rFonts w:ascii="Cambria Math" w:eastAsia="宋体" w:hAnsi="Cambria Math"/>
                <w:i/>
                <w:iCs/>
                <w:sz w:val="20"/>
                <w:szCs w:val="20"/>
                <w:lang w:eastAsia="en-US"/>
              </w:rPr>
            </m:ctrlPr>
          </m:sSubPr>
          <m:e>
            <m:r>
              <m:rPr>
                <m:sty m:val="b"/>
              </m:rPr>
              <w:rPr>
                <w:rFonts w:ascii="Cambria Math" w:eastAsia="宋体" w:hAnsi="Cambria Math"/>
                <w:sz w:val="20"/>
                <w:szCs w:val="20"/>
                <w:lang w:eastAsia="en-US"/>
              </w:rPr>
              <m:t>C</m:t>
            </m:r>
          </m:e>
          <m:sub>
            <m:r>
              <m:rPr>
                <m:sty m:val="p"/>
              </m:rPr>
              <w:rPr>
                <w:rFonts w:ascii="Cambria Math" w:eastAsia="宋体" w:hAnsi="Cambria Math"/>
                <w:sz w:val="20"/>
                <w:szCs w:val="20"/>
                <w:lang w:eastAsia="en-US"/>
              </w:rPr>
              <m:t>Γ</m:t>
            </m:r>
          </m:sub>
        </m:sSub>
      </m:oMath>
      <w:r w:rsidR="001666B8" w:rsidRPr="000B4378">
        <w:rPr>
          <w:rFonts w:eastAsia="宋体" w:hint="eastAsia"/>
          <w:iCs/>
          <w:sz w:val="20"/>
          <w:szCs w:val="20"/>
          <w:lang w:eastAsia="en-US"/>
        </w:rPr>
        <w:t xml:space="preserve"> </w:t>
      </w:r>
      <w:r w:rsidR="004F5399" w:rsidRPr="000B4378">
        <w:rPr>
          <w:rFonts w:eastAsia="宋体"/>
          <w:iCs/>
          <w:sz w:val="20"/>
          <w:szCs w:val="20"/>
          <w:lang w:eastAsia="en-US"/>
        </w:rPr>
        <w:t xml:space="preserve">by </w:t>
      </w:r>
      <w:r w:rsidR="001666B8" w:rsidRPr="000B4378">
        <w:rPr>
          <w:rFonts w:eastAsia="宋体"/>
          <w:iCs/>
          <w:sz w:val="20"/>
          <w:szCs w:val="20"/>
          <w:lang w:eastAsia="en-US"/>
        </w:rPr>
        <w:t xml:space="preserve">a </w:t>
      </w:r>
      <w:r w:rsidR="001666B8" w:rsidRPr="000B4378">
        <w:rPr>
          <w:rFonts w:ascii="Times" w:eastAsia="宋体" w:hAnsi="Times" w:cs="宋体"/>
          <w:sz w:val="20"/>
          <w:szCs w:val="20"/>
        </w:rPr>
        <w:t>normal-inverse Wishart distribution</w:t>
      </w:r>
    </w:p>
    <w:p w14:paraId="3DFDE7B2" w14:textId="11756513" w:rsidR="00963DD6" w:rsidRPr="000B4378" w:rsidRDefault="00963DD6" w:rsidP="001926FB">
      <w:pPr>
        <w:jc w:val="right"/>
        <w:rPr>
          <w:rFonts w:ascii="Times" w:eastAsia="宋体" w:hAnsi="Times" w:cs="宋体"/>
          <w:sz w:val="20"/>
          <w:szCs w:val="20"/>
        </w:rPr>
      </w:pPr>
      <w:r w:rsidRPr="000B4378">
        <w:rPr>
          <w:rFonts w:ascii="Cambria Math" w:eastAsia="宋体" w:hAnsi="Cambria Math"/>
          <w:i/>
          <w:iCs/>
          <w:sz w:val="20"/>
          <w:szCs w:val="20"/>
          <w:lang w:eastAsia="en-US"/>
        </w:rPr>
        <w:br/>
      </w:r>
      <m:oMath>
        <m:d>
          <m:dPr>
            <m:begChr m:val="{"/>
            <m:endChr m:val="}"/>
            <m:ctrlPr>
              <w:rPr>
                <w:rFonts w:ascii="Cambria Math" w:eastAsia="宋体" w:hAnsi="Cambria Math"/>
                <w:i/>
                <w:iCs/>
                <w:sz w:val="20"/>
                <w:szCs w:val="20"/>
                <w:lang w:eastAsia="en-US"/>
              </w:rPr>
            </m:ctrlPr>
          </m:dPr>
          <m:e>
            <m:sSub>
              <m:sSubPr>
                <m:ctrlPr>
                  <w:rPr>
                    <w:rFonts w:ascii="Cambria Math" w:eastAsia="宋体" w:hAnsi="Cambria Math"/>
                    <w:sz w:val="20"/>
                    <w:szCs w:val="20"/>
                    <w:lang w:eastAsia="en-US"/>
                  </w:rPr>
                </m:ctrlPr>
              </m:sSubPr>
              <m:e>
                <m:r>
                  <m:rPr>
                    <m:sty m:val="b"/>
                  </m:rPr>
                  <w:rPr>
                    <w:rFonts w:ascii="Cambria Math" w:eastAsia="宋体" w:hAnsi="Cambria Math"/>
                    <w:sz w:val="20"/>
                    <w:szCs w:val="20"/>
                    <w:lang w:eastAsia="en-US"/>
                  </w:rPr>
                  <m:t>μ</m:t>
                </m:r>
              </m:e>
              <m:sub>
                <m:r>
                  <m:rPr>
                    <m:sty m:val="p"/>
                  </m:rPr>
                  <w:rPr>
                    <w:rFonts w:ascii="Cambria Math" w:eastAsia="宋体" w:hAnsi="Cambria Math"/>
                    <w:sz w:val="20"/>
                    <w:szCs w:val="20"/>
                    <w:lang w:eastAsia="en-US"/>
                  </w:rPr>
                  <m:t>Γ</m:t>
                </m:r>
              </m:sub>
            </m:sSub>
            <m:r>
              <m:rPr>
                <m:sty m:val="p"/>
              </m:rPr>
              <w:rPr>
                <w:rFonts w:ascii="Cambria Math" w:eastAsia="宋体" w:hAnsi="Cambria Math"/>
                <w:sz w:val="20"/>
                <w:szCs w:val="20"/>
                <w:lang w:eastAsia="en-US"/>
              </w:rPr>
              <m:t xml:space="preserve">, </m:t>
            </m:r>
            <m:sSub>
              <m:sSubPr>
                <m:ctrlPr>
                  <w:rPr>
                    <w:rFonts w:ascii="Cambria Math" w:eastAsia="宋体" w:hAnsi="Cambria Math"/>
                    <w:sz w:val="20"/>
                    <w:szCs w:val="20"/>
                    <w:lang w:eastAsia="en-US"/>
                  </w:rPr>
                </m:ctrlPr>
              </m:sSubPr>
              <m:e>
                <m:r>
                  <m:rPr>
                    <m:sty m:val="b"/>
                  </m:rPr>
                  <w:rPr>
                    <w:rFonts w:ascii="Cambria Math" w:eastAsia="宋体" w:hAnsi="Cambria Math"/>
                    <w:sz w:val="20"/>
                    <w:szCs w:val="20"/>
                    <w:lang w:eastAsia="en-US"/>
                  </w:rPr>
                  <m:t>C</m:t>
                </m:r>
              </m:e>
              <m:sub>
                <m:r>
                  <m:rPr>
                    <m:sty m:val="p"/>
                  </m:rPr>
                  <w:rPr>
                    <w:rFonts w:ascii="Cambria Math" w:eastAsia="宋体" w:hAnsi="Cambria Math"/>
                    <w:sz w:val="20"/>
                    <w:szCs w:val="20"/>
                    <w:lang w:eastAsia="en-US"/>
                  </w:rPr>
                  <m:t>Γ</m:t>
                </m:r>
              </m:sub>
            </m:sSub>
          </m:e>
        </m:d>
        <m:r>
          <w:rPr>
            <w:rFonts w:ascii="Cambria Math" w:eastAsia="宋体" w:hAnsi="Cambria Math"/>
            <w:sz w:val="20"/>
            <w:szCs w:val="20"/>
            <w:lang w:eastAsia="en-US"/>
          </w:rPr>
          <m:t>~N</m:t>
        </m:r>
        <m:d>
          <m:dPr>
            <m:ctrlPr>
              <w:rPr>
                <w:rFonts w:ascii="Cambria Math" w:eastAsia="宋体" w:hAnsi="Cambria Math"/>
                <w:i/>
                <w:iCs/>
                <w:sz w:val="20"/>
                <w:szCs w:val="20"/>
                <w:lang w:eastAsia="en-US"/>
              </w:rPr>
            </m:ctrlPr>
          </m:dPr>
          <m:e>
            <m:sSub>
              <m:sSubPr>
                <m:ctrlPr>
                  <w:rPr>
                    <w:rFonts w:ascii="Cambria Math" w:eastAsia="宋体" w:hAnsi="Cambria Math"/>
                    <w:sz w:val="20"/>
                    <w:szCs w:val="20"/>
                    <w:lang w:eastAsia="en-US"/>
                  </w:rPr>
                </m:ctrlPr>
              </m:sSubPr>
              <m:e>
                <m:r>
                  <m:rPr>
                    <m:sty m:val="b"/>
                  </m:rPr>
                  <w:rPr>
                    <w:rFonts w:ascii="Cambria Math" w:eastAsia="宋体" w:hAnsi="Cambria Math"/>
                    <w:sz w:val="20"/>
                    <w:szCs w:val="20"/>
                    <w:lang w:eastAsia="en-US"/>
                  </w:rPr>
                  <m:t>μ</m:t>
                </m:r>
              </m:e>
              <m:sub>
                <m:r>
                  <m:rPr>
                    <m:sty m:val="p"/>
                  </m:rPr>
                  <w:rPr>
                    <w:rFonts w:ascii="Cambria Math" w:eastAsia="宋体" w:hAnsi="Cambria Math"/>
                    <w:sz w:val="20"/>
                    <w:szCs w:val="20"/>
                    <w:lang w:eastAsia="en-US"/>
                  </w:rPr>
                  <m:t>Γ</m:t>
                </m:r>
              </m:sub>
            </m:sSub>
            <m:r>
              <w:rPr>
                <w:rFonts w:ascii="Cambria Math" w:eastAsia="宋体" w:hAnsi="Cambria Math"/>
                <w:sz w:val="20"/>
                <w:szCs w:val="20"/>
                <w:lang w:eastAsia="en-US"/>
              </w:rPr>
              <m:t>|</m:t>
            </m:r>
            <m:d>
              <m:dPr>
                <m:ctrlPr>
                  <w:rPr>
                    <w:rFonts w:ascii="Cambria Math" w:eastAsia="宋体" w:hAnsi="Cambria Math"/>
                    <w:i/>
                    <w:iCs/>
                    <w:sz w:val="20"/>
                    <w:szCs w:val="20"/>
                    <w:lang w:eastAsia="en-US"/>
                  </w:rPr>
                </m:ctrlPr>
              </m:dPr>
              <m:e>
                <m:eqArr>
                  <m:eqArrPr>
                    <m:ctrlPr>
                      <w:rPr>
                        <w:rFonts w:ascii="Cambria Math" w:eastAsia="宋体" w:hAnsi="Cambria Math"/>
                        <w:i/>
                        <w:iCs/>
                        <w:sz w:val="20"/>
                        <w:szCs w:val="20"/>
                        <w:lang w:eastAsia="en-US"/>
                      </w:rPr>
                    </m:ctrlPr>
                  </m:eqArrPr>
                  <m:e>
                    <m:r>
                      <w:rPr>
                        <w:rFonts w:ascii="Cambria Math" w:eastAsia="宋体" w:hAnsi="Cambria Math"/>
                        <w:sz w:val="20"/>
                        <w:szCs w:val="20"/>
                        <w:lang w:eastAsia="en-US"/>
                      </w:rPr>
                      <m:t>-1</m:t>
                    </m:r>
                  </m:e>
                  <m:e>
                    <m:r>
                      <w:rPr>
                        <w:rFonts w:ascii="Cambria Math" w:eastAsia="宋体" w:hAnsi="Cambria Math"/>
                        <w:sz w:val="20"/>
                        <w:szCs w:val="20"/>
                        <w:lang w:eastAsia="en-US"/>
                      </w:rPr>
                      <m:t>2</m:t>
                    </m:r>
                  </m:e>
                </m:eqArr>
              </m:e>
            </m:d>
            <m:r>
              <w:rPr>
                <w:rFonts w:ascii="Cambria Math" w:eastAsia="宋体" w:hAnsi="Cambria Math"/>
                <w:sz w:val="20"/>
                <w:szCs w:val="20"/>
                <w:lang w:eastAsia="en-US"/>
              </w:rPr>
              <m:t xml:space="preserve">, </m:t>
            </m:r>
            <m:sSub>
              <m:sSubPr>
                <m:ctrlPr>
                  <w:rPr>
                    <w:rFonts w:ascii="Cambria Math" w:eastAsia="宋体" w:hAnsi="Cambria Math"/>
                    <w:sz w:val="20"/>
                    <w:szCs w:val="20"/>
                    <w:lang w:eastAsia="en-US"/>
                  </w:rPr>
                </m:ctrlPr>
              </m:sSubPr>
              <m:e>
                <m:r>
                  <m:rPr>
                    <m:sty m:val="b"/>
                  </m:rPr>
                  <w:rPr>
                    <w:rFonts w:ascii="Cambria Math" w:eastAsia="宋体" w:hAnsi="Cambria Math"/>
                    <w:sz w:val="20"/>
                    <w:szCs w:val="20"/>
                    <w:lang w:eastAsia="en-US"/>
                  </w:rPr>
                  <m:t>C</m:t>
                </m:r>
              </m:e>
              <m:sub>
                <m:r>
                  <m:rPr>
                    <m:sty m:val="p"/>
                  </m:rPr>
                  <w:rPr>
                    <w:rFonts w:ascii="Cambria Math" w:eastAsia="宋体" w:hAnsi="Cambria Math"/>
                    <w:sz w:val="20"/>
                    <w:szCs w:val="20"/>
                    <w:lang w:eastAsia="en-US"/>
                  </w:rPr>
                  <m:t>Γ</m:t>
                </m:r>
              </m:sub>
            </m:sSub>
          </m:e>
        </m:d>
        <m:r>
          <w:rPr>
            <w:rFonts w:ascii="Cambria Math" w:eastAsia="宋体" w:hAnsi="Cambria Math"/>
            <w:sz w:val="20"/>
            <w:szCs w:val="20"/>
            <w:lang w:eastAsia="en-US"/>
          </w:rPr>
          <m:t>IW</m:t>
        </m:r>
        <m:d>
          <m:dPr>
            <m:ctrlPr>
              <w:rPr>
                <w:rFonts w:ascii="Cambria Math" w:eastAsia="宋体" w:hAnsi="Cambria Math"/>
                <w:i/>
                <w:iCs/>
                <w:sz w:val="20"/>
                <w:szCs w:val="20"/>
                <w:lang w:eastAsia="en-US"/>
              </w:rPr>
            </m:ctrlPr>
          </m:dPr>
          <m:e>
            <m:sSub>
              <m:sSubPr>
                <m:ctrlPr>
                  <w:rPr>
                    <w:rFonts w:ascii="Cambria Math" w:eastAsia="宋体" w:hAnsi="Cambria Math"/>
                    <w:sz w:val="20"/>
                    <w:szCs w:val="20"/>
                    <w:lang w:eastAsia="en-US"/>
                  </w:rPr>
                </m:ctrlPr>
              </m:sSubPr>
              <m:e>
                <m:r>
                  <m:rPr>
                    <m:sty m:val="b"/>
                  </m:rPr>
                  <w:rPr>
                    <w:rFonts w:ascii="Cambria Math" w:eastAsia="宋体" w:hAnsi="Cambria Math"/>
                    <w:sz w:val="20"/>
                    <w:szCs w:val="20"/>
                    <w:lang w:eastAsia="en-US"/>
                  </w:rPr>
                  <m:t>C</m:t>
                </m:r>
              </m:e>
              <m:sub>
                <m:r>
                  <m:rPr>
                    <m:sty m:val="p"/>
                  </m:rPr>
                  <w:rPr>
                    <w:rFonts w:ascii="Cambria Math" w:eastAsia="宋体" w:hAnsi="Cambria Math"/>
                    <w:sz w:val="20"/>
                    <w:szCs w:val="20"/>
                    <w:lang w:eastAsia="en-US"/>
                  </w:rPr>
                  <m:t>Γ</m:t>
                </m:r>
              </m:sub>
            </m:sSub>
            <m:r>
              <w:rPr>
                <w:rFonts w:ascii="Cambria Math" w:eastAsia="宋体" w:hAnsi="Cambria Math"/>
                <w:sz w:val="20"/>
                <w:szCs w:val="20"/>
                <w:lang w:eastAsia="en-US"/>
              </w:rPr>
              <m:t>|</m:t>
            </m:r>
            <m:d>
              <m:dPr>
                <m:ctrlPr>
                  <w:rPr>
                    <w:rFonts w:ascii="Cambria Math" w:eastAsia="宋体" w:hAnsi="Cambria Math"/>
                    <w:i/>
                    <w:sz w:val="20"/>
                    <w:szCs w:val="20"/>
                    <w:lang w:eastAsia="en-US"/>
                  </w:rPr>
                </m:ctrlPr>
              </m:dPr>
              <m:e>
                <m:m>
                  <m:mPr>
                    <m:mcs>
                      <m:mc>
                        <m:mcPr>
                          <m:count m:val="2"/>
                          <m:mcJc m:val="center"/>
                        </m:mcPr>
                      </m:mc>
                    </m:mcs>
                    <m:ctrlPr>
                      <w:rPr>
                        <w:rFonts w:ascii="Cambria Math" w:eastAsia="宋体" w:hAnsi="Cambria Math"/>
                        <w:i/>
                        <w:sz w:val="20"/>
                        <w:szCs w:val="20"/>
                        <w:lang w:eastAsia="en-US"/>
                      </w:rPr>
                    </m:ctrlPr>
                  </m:mPr>
                  <m:mr>
                    <m:e>
                      <m:r>
                        <w:rPr>
                          <w:rFonts w:ascii="Cambria Math" w:eastAsia="宋体" w:hAnsi="Cambria Math"/>
                          <w:sz w:val="20"/>
                          <w:szCs w:val="20"/>
                          <w:lang w:eastAsia="en-US"/>
                        </w:rPr>
                        <m:t>10</m:t>
                      </m:r>
                    </m:e>
                    <m:e>
                      <m:r>
                        <w:rPr>
                          <w:rFonts w:ascii="Cambria Math" w:eastAsia="宋体" w:hAnsi="Cambria Math"/>
                          <w:sz w:val="20"/>
                          <w:szCs w:val="20"/>
                          <w:lang w:eastAsia="en-US"/>
                        </w:rPr>
                        <m:t>1</m:t>
                      </m:r>
                    </m:e>
                  </m:mr>
                  <m:mr>
                    <m:e>
                      <m:r>
                        <w:rPr>
                          <w:rFonts w:ascii="Cambria Math" w:eastAsia="宋体" w:hAnsi="Cambria Math"/>
                          <w:sz w:val="20"/>
                          <w:szCs w:val="20"/>
                          <w:lang w:eastAsia="en-US"/>
                        </w:rPr>
                        <m:t>1</m:t>
                      </m:r>
                    </m:e>
                    <m:e>
                      <m:r>
                        <w:rPr>
                          <w:rFonts w:ascii="Cambria Math" w:eastAsia="宋体" w:hAnsi="Cambria Math"/>
                          <w:sz w:val="20"/>
                          <w:szCs w:val="20"/>
                          <w:lang w:eastAsia="en-US"/>
                        </w:rPr>
                        <m:t>0.5</m:t>
                      </m:r>
                    </m:e>
                  </m:mr>
                </m:m>
              </m:e>
            </m:d>
            <m:r>
              <w:rPr>
                <w:rFonts w:ascii="Cambria Math" w:eastAsia="宋体" w:hAnsi="Cambria Math"/>
                <w:sz w:val="20"/>
                <w:szCs w:val="20"/>
                <w:lang w:eastAsia="en-US"/>
              </w:rPr>
              <m:t>,3</m:t>
            </m:r>
          </m:e>
        </m:d>
      </m:oMath>
      <w:r w:rsidR="00CD4B07" w:rsidRPr="000B4378">
        <w:rPr>
          <w:rFonts w:ascii="Cambria Math" w:eastAsia="宋体" w:hAnsi="Cambria Math" w:hint="eastAsia"/>
          <w:sz w:val="20"/>
          <w:szCs w:val="20"/>
          <w:lang w:eastAsia="en-US"/>
        </w:rPr>
        <w:t>.</w:t>
      </w:r>
      <w:r w:rsidR="001926FB" w:rsidRPr="000B4378">
        <w:rPr>
          <w:rFonts w:ascii="Cambria Math" w:eastAsia="宋体" w:hAnsi="Cambria Math"/>
          <w:sz w:val="20"/>
          <w:szCs w:val="20"/>
          <w:lang w:eastAsia="en-US"/>
        </w:rPr>
        <w:t xml:space="preserve"> </w:t>
      </w:r>
      <w:r w:rsidR="008C72E1">
        <w:rPr>
          <w:rFonts w:ascii="Cambria Math" w:eastAsia="宋体" w:hAnsi="Cambria Math"/>
          <w:sz w:val="20"/>
          <w:szCs w:val="20"/>
          <w:lang w:eastAsia="en-US"/>
        </w:rPr>
        <w:t xml:space="preserve">  </w:t>
      </w:r>
      <w:r w:rsidR="001926FB" w:rsidRPr="000B4378">
        <w:rPr>
          <w:rFonts w:ascii="Cambria Math" w:eastAsia="宋体" w:hAnsi="Cambria Math"/>
          <w:sz w:val="20"/>
          <w:szCs w:val="20"/>
          <w:lang w:eastAsia="en-US"/>
        </w:rPr>
        <w:t xml:space="preserve"> </w:t>
      </w:r>
      <w:r w:rsidR="001926FB" w:rsidRPr="00756CAE">
        <w:rPr>
          <w:rFonts w:eastAsia="宋体"/>
          <w:sz w:val="20"/>
          <w:szCs w:val="20"/>
          <w:lang w:eastAsia="en-US"/>
        </w:rPr>
        <w:t>(2</w:t>
      </w:r>
      <w:r w:rsidR="00540B2D">
        <w:rPr>
          <w:rFonts w:eastAsia="宋体"/>
          <w:sz w:val="20"/>
          <w:szCs w:val="20"/>
          <w:lang w:eastAsia="en-US"/>
        </w:rPr>
        <w:t>5</w:t>
      </w:r>
      <w:r w:rsidR="001926FB" w:rsidRPr="00756CAE">
        <w:rPr>
          <w:rFonts w:eastAsia="宋体"/>
          <w:sz w:val="20"/>
          <w:szCs w:val="20"/>
          <w:lang w:eastAsia="en-US"/>
        </w:rPr>
        <w:t>)</w:t>
      </w:r>
    </w:p>
    <w:p w14:paraId="044D8AC2" w14:textId="2DD0F823" w:rsidR="002C095B" w:rsidRPr="000B4378" w:rsidRDefault="002C095B" w:rsidP="00296BF0">
      <w:pPr>
        <w:jc w:val="both"/>
        <w:rPr>
          <w:rFonts w:eastAsia="宋体"/>
          <w:iCs/>
          <w:sz w:val="20"/>
          <w:szCs w:val="20"/>
          <w:lang w:eastAsia="en-US"/>
        </w:rPr>
      </w:pPr>
    </w:p>
    <w:p w14:paraId="34DA08DF" w14:textId="7317F8FF" w:rsidR="00F1020C" w:rsidRDefault="00340463" w:rsidP="00A7631F">
      <w:pPr>
        <w:pStyle w:val="Text"/>
        <w:ind w:firstLine="0"/>
        <w:rPr>
          <w:sz w:val="16"/>
          <w:szCs w:val="16"/>
        </w:rPr>
      </w:pPr>
      <w:r w:rsidRPr="000B4378">
        <w:t xml:space="preserve">Note that the probability of </w:t>
      </w:r>
      <m:oMath>
        <m:sSub>
          <m:sSubPr>
            <m:ctrlPr>
              <w:rPr>
                <w:rFonts w:ascii="Cambria Math" w:hAnsi="Cambria Math"/>
                <w:i/>
                <w:iCs/>
              </w:rPr>
            </m:ctrlPr>
          </m:sSubPr>
          <m:e>
            <m:r>
              <m:rPr>
                <m:sty m:val="p"/>
              </m:rPr>
              <w:rPr>
                <w:rFonts w:ascii="Cambria Math" w:hAnsi="Cambria Math"/>
              </w:rPr>
              <m:t>Γ</m:t>
            </m:r>
          </m:e>
          <m:sub>
            <m:r>
              <w:rPr>
                <w:rFonts w:ascii="Cambria Math" w:hAnsi="Cambria Math"/>
              </w:rPr>
              <m:t>l, 1</m:t>
            </m:r>
          </m:sub>
        </m:sSub>
        <m:r>
          <w:rPr>
            <w:rFonts w:ascii="Cambria Math" w:hAnsi="Cambria Math"/>
          </w:rPr>
          <m:t>≤</m:t>
        </m:r>
        <m:r>
          <w:rPr>
            <w:rFonts w:ascii="Cambria Math"/>
          </w:rPr>
          <m:t>0</m:t>
        </m:r>
      </m:oMath>
      <w:r w:rsidRPr="000B4378">
        <w:t xml:space="preserve"> is less than </w:t>
      </w:r>
      <m:oMath>
        <m:sSup>
          <m:sSupPr>
            <m:ctrlPr>
              <w:rPr>
                <w:rFonts w:ascii="Cambria Math" w:hAnsi="Cambria Math"/>
                <w:i/>
              </w:rPr>
            </m:ctrlPr>
          </m:sSupPr>
          <m:e>
            <m:r>
              <w:rPr>
                <w:rFonts w:ascii="Cambria Math" w:hAnsi="Cambria Math"/>
              </w:rPr>
              <m:t>10</m:t>
            </m:r>
          </m:e>
          <m:sup>
            <m:r>
              <w:rPr>
                <w:rFonts w:ascii="Cambria Math" w:hAnsi="Cambria Math"/>
              </w:rPr>
              <m:t>-4</m:t>
            </m:r>
          </m:sup>
        </m:sSup>
      </m:oMath>
      <w:r w:rsidRPr="000B4378">
        <w:t xml:space="preserve">, which is thus negligible. If any </w:t>
      </w:r>
      <m:oMath>
        <m:sSub>
          <m:sSubPr>
            <m:ctrlPr>
              <w:rPr>
                <w:rFonts w:ascii="Cambria Math" w:hAnsi="Cambria Math"/>
                <w:i/>
                <w:iCs/>
              </w:rPr>
            </m:ctrlPr>
          </m:sSubPr>
          <m:e>
            <m:r>
              <m:rPr>
                <m:sty m:val="p"/>
              </m:rPr>
              <w:rPr>
                <w:rFonts w:ascii="Cambria Math" w:hAnsi="Cambria Math"/>
              </w:rPr>
              <m:t>Γ</m:t>
            </m:r>
          </m:e>
          <m:sub>
            <m:r>
              <w:rPr>
                <w:rFonts w:ascii="Cambria Math" w:hAnsi="Cambria Math"/>
              </w:rPr>
              <m:t>l, 1</m:t>
            </m:r>
          </m:sub>
        </m:sSub>
      </m:oMath>
      <w:r w:rsidRPr="000B4378">
        <w:rPr>
          <w:i/>
          <w:iCs/>
        </w:rPr>
        <w:t xml:space="preserve"> </w:t>
      </w:r>
      <w:r w:rsidRPr="000B4378">
        <w:t xml:space="preserve">with </w:t>
      </w:r>
      <m:oMath>
        <m:sSub>
          <m:sSubPr>
            <m:ctrlPr>
              <w:rPr>
                <w:rFonts w:ascii="Cambria Math" w:hAnsi="Cambria Math"/>
                <w:i/>
                <w:iCs/>
              </w:rPr>
            </m:ctrlPr>
          </m:sSubPr>
          <m:e>
            <m:r>
              <m:rPr>
                <m:sty m:val="p"/>
              </m:rPr>
              <w:rPr>
                <w:rFonts w:ascii="Cambria Math" w:hAnsi="Cambria Math"/>
              </w:rPr>
              <m:t>Γ</m:t>
            </m:r>
          </m:e>
          <m:sub>
            <m:r>
              <w:rPr>
                <w:rFonts w:ascii="Cambria Math" w:hAnsi="Cambria Math"/>
              </w:rPr>
              <m:t>l, 1</m:t>
            </m:r>
          </m:sub>
        </m:sSub>
        <m:r>
          <w:rPr>
            <w:rFonts w:ascii="Cambria Math" w:hAnsi="Cambria Math"/>
          </w:rPr>
          <m:t>≤</m:t>
        </m:r>
        <m:r>
          <w:rPr>
            <w:rFonts w:ascii="Cambria Math"/>
          </w:rPr>
          <m:t>0</m:t>
        </m:r>
      </m:oMath>
      <w:r w:rsidRPr="000B4378">
        <w:rPr>
          <w:rFonts w:hint="eastAsia"/>
          <w:iCs/>
        </w:rPr>
        <w:t xml:space="preserve"> </w:t>
      </w:r>
      <w:r w:rsidRPr="000B4378">
        <w:t xml:space="preserve">is generated, we reject the sample and generate a new one to ensure that the underlying degradation process of any unit is increasing. The failure threshold is set to be </w:t>
      </w:r>
      <m:oMath>
        <m:r>
          <w:rPr>
            <w:rFonts w:ascii="Cambria Math" w:hAnsi="Cambria Math"/>
          </w:rPr>
          <m:t>D=400</m:t>
        </m:r>
      </m:oMath>
      <w:r w:rsidRPr="000B4378">
        <w:rPr>
          <w:rFonts w:hint="eastAsia"/>
        </w:rPr>
        <w:t xml:space="preserve"> </w:t>
      </w:r>
      <w:r w:rsidRPr="000B4378">
        <w:t xml:space="preserve">and we record the true failure time as </w:t>
      </w:r>
      <m:oMath>
        <m:sSub>
          <m:sSubPr>
            <m:ctrlPr>
              <w:rPr>
                <w:rFonts w:ascii="Cambria Math" w:hAnsi="Cambria Math"/>
                <w:iCs/>
              </w:rPr>
            </m:ctrlPr>
          </m:sSubPr>
          <m:e>
            <m:r>
              <w:rPr>
                <w:rFonts w:ascii="Cambria Math" w:hAnsi="Cambria Math"/>
              </w:rPr>
              <m:t>τ</m:t>
            </m:r>
          </m:e>
          <m:sub>
            <m:r>
              <w:rPr>
                <w:rFonts w:ascii="Cambria Math" w:hAnsi="Cambria Math"/>
              </w:rPr>
              <m:t>l</m:t>
            </m:r>
          </m:sub>
        </m:sSub>
      </m:oMath>
      <w:r w:rsidRPr="000B4378">
        <w:rPr>
          <w:i/>
          <w:iCs/>
        </w:rPr>
        <w:t xml:space="preserve"> </w:t>
      </w:r>
      <w:r w:rsidRPr="000B4378">
        <w:t xml:space="preserve">according to </w:t>
      </w:r>
      <m:oMath>
        <m:sSub>
          <m:sSubPr>
            <m:ctrlPr>
              <w:rPr>
                <w:rFonts w:ascii="Cambria Math" w:hAnsi="Cambria Math"/>
                <w:i/>
              </w:rPr>
            </m:ctrlPr>
          </m:sSubPr>
          <m:e>
            <m:r>
              <w:rPr>
                <w:rFonts w:ascii="Cambria Math" w:hAnsi="Cambria Math"/>
              </w:rPr>
              <m:t>τ</m:t>
            </m:r>
          </m:e>
          <m:sub>
            <m:r>
              <w:rPr>
                <w:rFonts w:ascii="Cambria Math" w:hAnsi="Cambria Math"/>
              </w:rPr>
              <m:t>l</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argmin</m:t>
                </m:r>
              </m:e>
              <m:lim>
                <m:r>
                  <w:rPr>
                    <w:rFonts w:ascii="Cambria Math" w:hAnsi="Cambria Math"/>
                  </w:rPr>
                  <m:t>t</m:t>
                </m:r>
              </m:lim>
            </m:limLow>
          </m:fName>
          <m:e>
            <m:sSub>
              <m:sSubPr>
                <m:ctrlPr>
                  <w:rPr>
                    <w:rFonts w:ascii="Cambria Math" w:hAnsi="Cambria Math"/>
                    <w:i/>
                    <w:iCs/>
                  </w:rPr>
                </m:ctrlPr>
              </m:sSubPr>
              <m:e>
                <m:r>
                  <w:rPr>
                    <w:rFonts w:ascii="Cambria Math" w:hAnsi="Cambria Math"/>
                  </w:rPr>
                  <m:t>g</m:t>
                </m:r>
              </m:e>
              <m:sub>
                <m:r>
                  <w:rPr>
                    <w:rFonts w:ascii="Cambria Math" w:hAnsi="Cambria Math"/>
                  </w:rPr>
                  <m:t>l</m:t>
                </m:r>
              </m:sub>
            </m:sSub>
            <m:d>
              <m:dPr>
                <m:ctrlPr>
                  <w:rPr>
                    <w:rFonts w:ascii="Cambria Math" w:hAnsi="Cambria Math"/>
                    <w:i/>
                  </w:rPr>
                </m:ctrlPr>
              </m:dPr>
              <m:e>
                <m:r>
                  <w:rPr>
                    <w:rFonts w:ascii="Cambria Math" w:hAnsi="Cambria Math"/>
                  </w:rPr>
                  <m:t>t</m:t>
                </m:r>
              </m:e>
            </m:d>
            <m:r>
              <m:rPr>
                <m:sty m:val="p"/>
              </m:rPr>
              <w:rPr>
                <w:rFonts w:ascii="Cambria Math" w:hAnsi="Cambria Math"/>
              </w:rPr>
              <m:t>≥</m:t>
            </m:r>
            <m:r>
              <w:rPr>
                <w:rFonts w:ascii="Cambria Math" w:hAnsi="Cambria Math"/>
              </w:rPr>
              <m:t>D</m:t>
            </m:r>
          </m:e>
        </m:func>
      </m:oMath>
      <w:r w:rsidRPr="00832369">
        <w:t>.</w:t>
      </w:r>
      <w:r w:rsidR="008A54A9" w:rsidRPr="008A54A9">
        <w:rPr>
          <w:noProof/>
          <w:lang w:eastAsia="zh-CN"/>
        </w:rPr>
        <w:t xml:space="preserve"> </w:t>
      </w:r>
    </w:p>
    <w:p w14:paraId="79B845FF" w14:textId="29BE0CBD" w:rsidR="001A0322" w:rsidRDefault="001A0322" w:rsidP="00A7631F">
      <w:pPr>
        <w:pStyle w:val="Text"/>
        <w:ind w:firstLine="0"/>
      </w:pPr>
    </w:p>
    <w:p w14:paraId="551F369F" w14:textId="7288E271" w:rsidR="00FB09D2" w:rsidRDefault="00FB09D2" w:rsidP="00FB09D2">
      <w:pPr>
        <w:pStyle w:val="Text"/>
        <w:ind w:firstLine="0"/>
        <w:rPr>
          <w:sz w:val="16"/>
          <w:szCs w:val="16"/>
        </w:rPr>
      </w:pPr>
      <w:r w:rsidRPr="000B4378">
        <w:rPr>
          <w:noProof/>
          <w:sz w:val="24"/>
          <w:szCs w:val="24"/>
        </w:rPr>
        <mc:AlternateContent>
          <mc:Choice Requires="wps">
            <w:drawing>
              <wp:anchor distT="0" distB="0" distL="114300" distR="114300" simplePos="0" relativeHeight="251680768" behindDoc="0" locked="0" layoutInCell="1" allowOverlap="1" wp14:anchorId="0863F819" wp14:editId="45F8A56A">
                <wp:simplePos x="0" y="0"/>
                <wp:positionH relativeFrom="column">
                  <wp:posOffset>0</wp:posOffset>
                </wp:positionH>
                <wp:positionV relativeFrom="paragraph">
                  <wp:posOffset>0</wp:posOffset>
                </wp:positionV>
                <wp:extent cx="6503670" cy="3186430"/>
                <wp:effectExtent l="0" t="0" r="0" b="0"/>
                <wp:wrapTopAndBottom/>
                <wp:docPr id="6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3670" cy="3186430"/>
                        </a:xfrm>
                        <a:prstGeom prst="rect">
                          <a:avLst/>
                        </a:prstGeom>
                        <a:solidFill>
                          <a:srgbClr val="FFFFFF"/>
                        </a:solidFill>
                        <a:ln>
                          <a:noFill/>
                        </a:ln>
                        <a:extLst>
                          <a:ext uri="{91240B29-F687-4f45-9708-019B960494DF}">
                            <a14:hiddenLine xmlns:mo="http://schemas.microsoft.com/office/mac/office/2008/main" xmlns:mv="urn:schemas-microsoft-com:mac:vml" xmlns="" xmlns:a14="http://schemas.microsoft.com/office/drawing/2010/main" xmlns:w="http://schemas.openxmlformats.org/wordprocessingml/2006/main" xmlns:w10="urn:schemas-microsoft-com:office:word" xmlns:v="urn:schemas-microsoft-com:vml" xmlns:o="urn:schemas-microsoft-com:office:office" xmlns:arto="http://schemas.microsoft.com/office/word/2006/arto" w="9525">
                              <a:solidFill>
                                <a:srgbClr val="000000"/>
                              </a:solidFill>
                              <a:miter lim="800000"/>
                              <a:headEnd/>
                              <a:tailEnd/>
                            </a14:hiddenLine>
                          </a:ext>
                        </a:extLst>
                      </wps:spPr>
                      <wps:txbx>
                        <w:txbxContent>
                          <w:p w14:paraId="7E37842D" w14:textId="77777777" w:rsidR="00FB09D2" w:rsidRDefault="00FB09D2" w:rsidP="00FB09D2">
                            <w:pPr>
                              <w:pStyle w:val="a5"/>
                              <w:ind w:firstLine="0"/>
                              <w:jc w:val="center"/>
                            </w:pPr>
                            <w:r>
                              <w:rPr>
                                <w:noProof/>
                              </w:rPr>
                              <w:drawing>
                                <wp:inline distT="0" distB="0" distL="0" distR="0" wp14:anchorId="722C25D4" wp14:editId="22B41B52">
                                  <wp:extent cx="6503670" cy="2492388"/>
                                  <wp:effectExtent l="0" t="0" r="0" b="317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03670" cy="2492388"/>
                                          </a:xfrm>
                                          <a:prstGeom prst="rect">
                                            <a:avLst/>
                                          </a:prstGeom>
                                          <a:noFill/>
                                          <a:ln>
                                            <a:noFill/>
                                          </a:ln>
                                        </pic:spPr>
                                      </pic:pic>
                                    </a:graphicData>
                                  </a:graphic>
                                </wp:inline>
                              </w:drawing>
                            </w:r>
                          </w:p>
                          <w:p w14:paraId="32D6B6B6" w14:textId="36F3E4EF" w:rsidR="00FB09D2" w:rsidRDefault="00FB09D2" w:rsidP="00FB09D2">
                            <w:pPr>
                              <w:pStyle w:val="a5"/>
                              <w:ind w:firstLine="0"/>
                            </w:pPr>
                            <w:r w:rsidRPr="008936A3">
                              <w:t xml:space="preserve">Fig. </w:t>
                            </w:r>
                            <w:r w:rsidR="00A77415">
                              <w:t>4</w:t>
                            </w:r>
                            <w:r w:rsidRPr="008936A3">
                              <w:t xml:space="preserve">. The convergence process of </w:t>
                            </w:r>
                            <w:r w:rsidRPr="00F1353A">
                              <w:t>the QOIEM</w:t>
                            </w:r>
                            <w:r w:rsidRPr="008936A3">
                              <w:t xml:space="preserve"> algorithm</w:t>
                            </w:r>
                            <w:r>
                              <w:t xml:space="preserve"> by </w:t>
                            </w:r>
                            <w:r>
                              <w:rPr>
                                <w:rFonts w:hint="eastAsia"/>
                                <w:lang w:eastAsia="zh-CN"/>
                              </w:rPr>
                              <w:t>tak</w:t>
                            </w:r>
                            <w:r>
                              <w:rPr>
                                <w:lang w:eastAsia="zh-CN"/>
                              </w:rPr>
                              <w:t>ing</w:t>
                            </w:r>
                            <w:r w:rsidRPr="000B4378">
                              <w:t xml:space="preserve"> the parameter </w:t>
                            </w:r>
                            <m:oMath>
                              <m:sSub>
                                <m:sSubPr>
                                  <m:ctrlPr>
                                    <w:rPr>
                                      <w:rFonts w:ascii="Cambria Math" w:hAnsi="Cambria Math"/>
                                      <w:i/>
                                      <w:iCs/>
                                    </w:rPr>
                                  </m:ctrlPr>
                                </m:sSubPr>
                                <m:e>
                                  <m:r>
                                    <m:rPr>
                                      <m:sty m:val="b"/>
                                    </m:rPr>
                                    <w:rPr>
                                      <w:rFonts w:ascii="Cambria Math" w:hAnsi="Cambria Math"/>
                                    </w:rPr>
                                    <m:t>Γ</m:t>
                                  </m:r>
                                </m:e>
                                <m:sub>
                                  <m:r>
                                    <w:rPr>
                                      <w:rFonts w:ascii="Cambria Math" w:hAnsi="Cambria Math"/>
                                    </w:rPr>
                                    <m:t>l</m:t>
                                  </m:r>
                                </m:sub>
                              </m:sSub>
                              <m:r>
                                <w:rPr>
                                  <w:rFonts w:ascii="Cambria Math" w:hAnsi="Cambria Math"/>
                                </w:rPr>
                                <m:t>=</m:t>
                              </m:r>
                              <m:sSup>
                                <m:sSupPr>
                                  <m:ctrlPr>
                                    <w:rPr>
                                      <w:rFonts w:ascii="Cambria Math" w:hAnsi="Cambria Math"/>
                                      <w:i/>
                                      <w:iCs/>
                                    </w:rPr>
                                  </m:ctrlPr>
                                </m:sSupPr>
                                <m:e>
                                  <m:d>
                                    <m:dPr>
                                      <m:begChr m:val="["/>
                                      <m:endChr m:val="]"/>
                                      <m:ctrlPr>
                                        <w:rPr>
                                          <w:rFonts w:ascii="Cambria Math" w:hAnsi="Cambria Math"/>
                                          <w:i/>
                                          <w:iCs/>
                                        </w:rPr>
                                      </m:ctrlPr>
                                    </m:dPr>
                                    <m:e>
                                      <m:sSub>
                                        <m:sSubPr>
                                          <m:ctrlPr>
                                            <w:rPr>
                                              <w:rFonts w:ascii="Cambria Math" w:hAnsi="Cambria Math"/>
                                              <w:i/>
                                              <w:iCs/>
                                            </w:rPr>
                                          </m:ctrlPr>
                                        </m:sSubPr>
                                        <m:e>
                                          <m:r>
                                            <m:rPr>
                                              <m:sty m:val="p"/>
                                            </m:rPr>
                                            <w:rPr>
                                              <w:rFonts w:ascii="Cambria Math" w:hAnsi="Cambria Math"/>
                                            </w:rPr>
                                            <m:t>Γ</m:t>
                                          </m:r>
                                        </m:e>
                                        <m:sub>
                                          <m:r>
                                            <w:rPr>
                                              <w:rFonts w:ascii="Cambria Math" w:hAnsi="Cambria Math"/>
                                            </w:rPr>
                                            <m:t>l, 0</m:t>
                                          </m:r>
                                        </m:sub>
                                      </m:sSub>
                                      <m:r>
                                        <w:rPr>
                                          <w:rFonts w:ascii="Cambria Math" w:hAnsi="Cambria Math"/>
                                        </w:rPr>
                                        <m:t xml:space="preserve">, </m:t>
                                      </m:r>
                                      <m:sSub>
                                        <m:sSubPr>
                                          <m:ctrlPr>
                                            <w:rPr>
                                              <w:rFonts w:ascii="Cambria Math" w:hAnsi="Cambria Math"/>
                                              <w:i/>
                                              <w:iCs/>
                                            </w:rPr>
                                          </m:ctrlPr>
                                        </m:sSubPr>
                                        <m:e>
                                          <m:r>
                                            <m:rPr>
                                              <m:sty m:val="p"/>
                                            </m:rPr>
                                            <w:rPr>
                                              <w:rFonts w:ascii="Cambria Math" w:hAnsi="Cambria Math"/>
                                            </w:rPr>
                                            <m:t>Γ</m:t>
                                          </m:r>
                                        </m:e>
                                        <m:sub>
                                          <m:r>
                                            <w:rPr>
                                              <w:rFonts w:ascii="Cambria Math" w:hAnsi="Cambria Math"/>
                                            </w:rPr>
                                            <m:t>l, 1</m:t>
                                          </m:r>
                                        </m:sub>
                                      </m:sSub>
                                    </m:e>
                                  </m:d>
                                </m:e>
                                <m:sup>
                                  <m:r>
                                    <m:rPr>
                                      <m:sty m:val="p"/>
                                    </m:rPr>
                                    <w:rPr>
                                      <w:rFonts w:ascii="Cambria Math" w:hAnsi="Cambria Math"/>
                                    </w:rPr>
                                    <m:t>T</m:t>
                                  </m:r>
                                </m:sup>
                              </m:sSup>
                            </m:oMath>
                            <w:r w:rsidRPr="000B4378">
                              <w:rPr>
                                <w:iCs/>
                              </w:rPr>
                              <w:t xml:space="preserve"> </w:t>
                            </w:r>
                            <w:r>
                              <w:rPr>
                                <w:iCs/>
                              </w:rPr>
                              <w:t xml:space="preserve">as a </w:t>
                            </w:r>
                            <w:r w:rsidRPr="00A06234">
                              <w:rPr>
                                <w:iCs/>
                              </w:rPr>
                              <w:t>demonstration</w:t>
                            </w:r>
                            <w:r w:rsidRPr="008936A3">
                              <w:t xml:space="preserve">. (Note: </w:t>
                            </w:r>
                            <m:oMath>
                              <m:sSub>
                                <m:sSubPr>
                                  <m:ctrlPr>
                                    <w:rPr>
                                      <w:rFonts w:ascii="Cambria Math" w:hAnsi="Cambria Math"/>
                                      <w:i/>
                                      <w:iCs/>
                                    </w:rPr>
                                  </m:ctrlPr>
                                </m:sSubPr>
                                <m:e>
                                  <m:r>
                                    <m:rPr>
                                      <m:sty m:val="b"/>
                                    </m:rPr>
                                    <w:rPr>
                                      <w:rFonts w:ascii="Cambria Math" w:hAnsi="Cambria Math"/>
                                    </w:rPr>
                                    <m:t>Γ</m:t>
                                  </m:r>
                                </m:e>
                                <m:sub>
                                  <m:r>
                                    <w:rPr>
                                      <w:rFonts w:ascii="Cambria Math" w:hAnsi="Cambria Math"/>
                                    </w:rPr>
                                    <m:t>l</m:t>
                                  </m:r>
                                </m:sub>
                              </m:sSub>
                            </m:oMath>
                            <w:r w:rsidRPr="008936A3">
                              <w:rPr>
                                <w:iCs/>
                              </w:rPr>
                              <w:t xml:space="preserve"> is a two-dimensional vector whose true value</w:t>
                            </w:r>
                            <w:r>
                              <w:rPr>
                                <w:iCs/>
                              </w:rPr>
                              <w:t>s</w:t>
                            </w:r>
                            <w:r w:rsidRPr="008936A3">
                              <w:rPr>
                                <w:iCs/>
                              </w:rPr>
                              <w:t xml:space="preserve"> </w:t>
                            </w:r>
                            <w:r>
                              <w:rPr>
                                <w:iCs/>
                              </w:rPr>
                              <w:t>for all of the historical units</w:t>
                            </w:r>
                            <w:r w:rsidRPr="008936A3">
                              <w:rPr>
                                <w:iCs/>
                              </w:rPr>
                              <w:t xml:space="preserve"> </w:t>
                            </w:r>
                            <w:r>
                              <w:rPr>
                                <w:iCs/>
                              </w:rPr>
                              <w:t>are</w:t>
                            </w:r>
                            <w:r w:rsidRPr="008936A3">
                              <w:rPr>
                                <w:iCs/>
                              </w:rPr>
                              <w:t xml:space="preserve"> displayed on a plane in the form of red scattered points. The yellow ellipse represents the confidence ellipse of </w:t>
                            </w:r>
                            <w:r>
                              <w:rPr>
                                <w:iCs/>
                              </w:rPr>
                              <w:t xml:space="preserve">the </w:t>
                            </w:r>
                            <w:r w:rsidRPr="008936A3">
                              <w:rPr>
                                <w:iCs/>
                              </w:rPr>
                              <w:t xml:space="preserve">multivariate normal distribution </w:t>
                            </w:r>
                            <m:oMath>
                              <m:r>
                                <w:rPr>
                                  <w:rFonts w:ascii="Cambria Math" w:hAnsi="Cambria Math"/>
                                </w:rPr>
                                <m:t>N</m:t>
                              </m:r>
                              <m:d>
                                <m:dPr>
                                  <m:ctrlPr>
                                    <w:rPr>
                                      <w:rFonts w:ascii="Cambria Math" w:hAnsi="Cambria Math"/>
                                      <w:i/>
                                      <w:iCs/>
                                    </w:rPr>
                                  </m:ctrlPr>
                                </m:dPr>
                                <m:e>
                                  <m:sSub>
                                    <m:sSubPr>
                                      <m:ctrlPr>
                                        <w:rPr>
                                          <w:rFonts w:ascii="Cambria Math" w:hAnsi="Cambria Math"/>
                                          <w:i/>
                                          <w:iCs/>
                                        </w:rPr>
                                      </m:ctrlPr>
                                    </m:sSubPr>
                                    <m:e>
                                      <m:r>
                                        <m:rPr>
                                          <m:sty m:val="b"/>
                                        </m:rPr>
                                        <w:rPr>
                                          <w:rFonts w:ascii="Cambria Math" w:hAnsi="Cambria Math"/>
                                        </w:rPr>
                                        <m:t>μ</m:t>
                                      </m:r>
                                    </m:e>
                                    <m:sub>
                                      <m:r>
                                        <m:rPr>
                                          <m:sty m:val="p"/>
                                        </m:rPr>
                                        <w:rPr>
                                          <w:rFonts w:ascii="Cambria Math" w:hAnsi="Cambria Math"/>
                                        </w:rPr>
                                        <m:t>Γ</m:t>
                                      </m:r>
                                    </m:sub>
                                  </m:sSub>
                                  <m:r>
                                    <w:rPr>
                                      <w:rFonts w:ascii="Cambria Math" w:hAnsi="Cambria Math"/>
                                    </w:rPr>
                                    <m:t xml:space="preserve">, </m:t>
                                  </m:r>
                                  <m:sSub>
                                    <m:sSubPr>
                                      <m:ctrlPr>
                                        <w:rPr>
                                          <w:rFonts w:ascii="Cambria Math" w:hAnsi="Cambria Math"/>
                                          <w:i/>
                                          <w:iCs/>
                                        </w:rPr>
                                      </m:ctrlPr>
                                    </m:sSubPr>
                                    <m:e>
                                      <m:r>
                                        <m:rPr>
                                          <m:sty m:val="b"/>
                                        </m:rPr>
                                        <w:rPr>
                                          <w:rFonts w:ascii="Cambria Math" w:hAnsi="Cambria Math"/>
                                        </w:rPr>
                                        <m:t>C</m:t>
                                      </m:r>
                                    </m:e>
                                    <m:sub>
                                      <m:r>
                                        <m:rPr>
                                          <m:sty m:val="p"/>
                                        </m:rPr>
                                        <w:rPr>
                                          <w:rFonts w:ascii="Cambria Math" w:hAnsi="Cambria Math"/>
                                        </w:rPr>
                                        <m:t>Γ</m:t>
                                      </m:r>
                                    </m:sub>
                                  </m:sSub>
                                </m:e>
                              </m:d>
                            </m:oMath>
                            <w:r w:rsidRPr="008936A3">
                              <w:rPr>
                                <w:iCs/>
                              </w:rPr>
                              <w:t xml:space="preserve"> and its mean </w:t>
                            </w:r>
                            <m:oMath>
                              <m:sSub>
                                <m:sSubPr>
                                  <m:ctrlPr>
                                    <w:rPr>
                                      <w:rFonts w:ascii="Cambria Math" w:hAnsi="Cambria Math"/>
                                      <w:i/>
                                      <w:iCs/>
                                    </w:rPr>
                                  </m:ctrlPr>
                                </m:sSubPr>
                                <m:e>
                                  <m:r>
                                    <m:rPr>
                                      <m:sty m:val="b"/>
                                    </m:rPr>
                                    <w:rPr>
                                      <w:rFonts w:ascii="Cambria Math" w:hAnsi="Cambria Math"/>
                                    </w:rPr>
                                    <m:t>μ</m:t>
                                  </m:r>
                                </m:e>
                                <m:sub>
                                  <m:r>
                                    <m:rPr>
                                      <m:sty m:val="p"/>
                                    </m:rPr>
                                    <w:rPr>
                                      <w:rFonts w:ascii="Cambria Math" w:hAnsi="Cambria Math"/>
                                    </w:rPr>
                                    <m:t>Γ</m:t>
                                  </m:r>
                                </m:sub>
                              </m:sSub>
                            </m:oMath>
                            <w:r>
                              <w:rPr>
                                <w:rFonts w:hint="eastAsia"/>
                                <w:iCs/>
                              </w:rPr>
                              <w:t xml:space="preserve"> </w:t>
                            </w:r>
                            <w:r w:rsidRPr="008936A3">
                              <w:rPr>
                                <w:iCs/>
                              </w:rPr>
                              <w:t xml:space="preserve">and covariance </w:t>
                            </w:r>
                            <m:oMath>
                              <m:sSub>
                                <m:sSubPr>
                                  <m:ctrlPr>
                                    <w:rPr>
                                      <w:rFonts w:ascii="Cambria Math" w:hAnsi="Cambria Math"/>
                                      <w:i/>
                                      <w:iCs/>
                                    </w:rPr>
                                  </m:ctrlPr>
                                </m:sSubPr>
                                <m:e>
                                  <m:r>
                                    <m:rPr>
                                      <m:sty m:val="b"/>
                                    </m:rPr>
                                    <w:rPr>
                                      <w:rFonts w:ascii="Cambria Math" w:hAnsi="Cambria Math"/>
                                    </w:rPr>
                                    <m:t>C</m:t>
                                  </m:r>
                                </m:e>
                                <m:sub>
                                  <m:r>
                                    <m:rPr>
                                      <m:sty m:val="p"/>
                                    </m:rPr>
                                    <w:rPr>
                                      <w:rFonts w:ascii="Cambria Math" w:hAnsi="Cambria Math"/>
                                    </w:rPr>
                                    <m:t>Γ</m:t>
                                  </m:r>
                                </m:sub>
                              </m:sSub>
                            </m:oMath>
                            <w:r>
                              <w:rPr>
                                <w:rFonts w:hint="eastAsia"/>
                                <w:iCs/>
                              </w:rPr>
                              <w:t xml:space="preserve"> </w:t>
                            </w:r>
                            <w:r w:rsidRPr="008936A3">
                              <w:rPr>
                                <w:iCs/>
                              </w:rPr>
                              <w:t xml:space="preserve">are being updated by the </w:t>
                            </w:r>
                            <w:r w:rsidR="00AA4425">
                              <w:rPr>
                                <w:iCs/>
                              </w:rPr>
                              <w:t>QOI</w:t>
                            </w:r>
                            <w:r w:rsidRPr="008936A3">
                              <w:rPr>
                                <w:iCs/>
                              </w:rPr>
                              <w:t>EM algorithm</w:t>
                            </w:r>
                            <w:r>
                              <w:rPr>
                                <w:iCs/>
                              </w:rPr>
                              <w:t>.</w:t>
                            </w:r>
                            <w:r w:rsidRPr="008936A3">
                              <w:rPr>
                                <w:iCs/>
                              </w:rPr>
                              <w:t xml:space="preserve"> The plots from left to right use the </w:t>
                            </w:r>
                            <w:r>
                              <w:rPr>
                                <w:iCs/>
                                <w:lang w:eastAsia="zh-CN"/>
                              </w:rPr>
                              <w:t xml:space="preserve">estimated </w:t>
                            </w:r>
                            <m:oMath>
                              <m:sSub>
                                <m:sSubPr>
                                  <m:ctrlPr>
                                    <w:rPr>
                                      <w:rFonts w:ascii="Cambria Math" w:hAnsi="Cambria Math"/>
                                      <w:i/>
                                      <w:iCs/>
                                    </w:rPr>
                                  </m:ctrlPr>
                                </m:sSubPr>
                                <m:e>
                                  <m:r>
                                    <m:rPr>
                                      <m:sty m:val="b"/>
                                    </m:rPr>
                                    <w:rPr>
                                      <w:rFonts w:ascii="Cambria Math" w:hAnsi="Cambria Math"/>
                                    </w:rPr>
                                    <m:t>μ</m:t>
                                  </m:r>
                                </m:e>
                                <m:sub>
                                  <m:r>
                                    <m:rPr>
                                      <m:sty m:val="p"/>
                                    </m:rPr>
                                    <w:rPr>
                                      <w:rFonts w:ascii="Cambria Math" w:hAnsi="Cambria Math"/>
                                      <w:color w:val="000000"/>
                                      <w:kern w:val="24"/>
                                      <w:lang w:eastAsia="zh-CN"/>
                                    </w:rPr>
                                    <m:t>Γ</m:t>
                                  </m:r>
                                </m:sub>
                              </m:sSub>
                            </m:oMath>
                            <w:r>
                              <w:rPr>
                                <w:rFonts w:hint="eastAsia"/>
                                <w:iCs/>
                              </w:rPr>
                              <w:t xml:space="preserve"> </w:t>
                            </w:r>
                            <w:r>
                              <w:rPr>
                                <w:iCs/>
                              </w:rPr>
                              <w:t xml:space="preserve">and </w:t>
                            </w:r>
                            <m:oMath>
                              <m:sSub>
                                <m:sSubPr>
                                  <m:ctrlPr>
                                    <w:rPr>
                                      <w:rFonts w:ascii="Cambria Math" w:hAnsi="Cambria Math"/>
                                      <w:i/>
                                      <w:iCs/>
                                    </w:rPr>
                                  </m:ctrlPr>
                                </m:sSubPr>
                                <m:e>
                                  <m:r>
                                    <m:rPr>
                                      <m:sty m:val="b"/>
                                    </m:rPr>
                                    <w:rPr>
                                      <w:rFonts w:ascii="Cambria Math" w:hAnsi="Cambria Math"/>
                                    </w:rPr>
                                    <m:t>C</m:t>
                                  </m:r>
                                </m:e>
                                <m:sub>
                                  <m:r>
                                    <m:rPr>
                                      <m:sty m:val="p"/>
                                    </m:rPr>
                                    <w:rPr>
                                      <w:rFonts w:ascii="Cambria Math" w:hAnsi="Cambria Math"/>
                                      <w:color w:val="000000"/>
                                      <w:kern w:val="24"/>
                                      <w:lang w:eastAsia="zh-CN"/>
                                    </w:rPr>
                                    <m:t>Γ</m:t>
                                  </m:r>
                                </m:sub>
                              </m:sSub>
                            </m:oMath>
                            <w:r>
                              <w:rPr>
                                <w:rFonts w:hint="eastAsia"/>
                                <w:iCs/>
                              </w:rPr>
                              <w:t xml:space="preserve"> </w:t>
                            </w:r>
                            <w:r>
                              <w:rPr>
                                <w:iCs/>
                              </w:rPr>
                              <w:t xml:space="preserve">at </w:t>
                            </w:r>
                            <w:r w:rsidRPr="000B4378">
                              <w:rPr>
                                <w:iCs/>
                                <w:lang w:eastAsia="zh-CN"/>
                              </w:rPr>
                              <w:t xml:space="preserve">the initial iteration, </w:t>
                            </w:r>
                            <w:r>
                              <w:rPr>
                                <w:iCs/>
                                <w:lang w:eastAsia="zh-CN"/>
                              </w:rPr>
                              <w:t xml:space="preserve">an </w:t>
                            </w:r>
                            <w:r w:rsidRPr="000B4378">
                              <w:rPr>
                                <w:iCs/>
                                <w:lang w:eastAsia="zh-CN"/>
                              </w:rPr>
                              <w:t xml:space="preserve">intermediate </w:t>
                            </w:r>
                            <w:r>
                              <w:rPr>
                                <w:iCs/>
                                <w:lang w:eastAsia="zh-CN"/>
                              </w:rPr>
                              <w:t>iteration</w:t>
                            </w:r>
                            <w:r w:rsidRPr="000B4378">
                              <w:rPr>
                                <w:iCs/>
                                <w:lang w:eastAsia="zh-CN"/>
                              </w:rPr>
                              <w:t xml:space="preserve">, and </w:t>
                            </w:r>
                            <w:r>
                              <w:rPr>
                                <w:iCs/>
                                <w:lang w:eastAsia="zh-CN"/>
                              </w:rPr>
                              <w:t xml:space="preserve">the </w:t>
                            </w:r>
                            <w:r w:rsidRPr="000B4378">
                              <w:rPr>
                                <w:iCs/>
                                <w:lang w:eastAsia="zh-CN"/>
                              </w:rPr>
                              <w:t>final iteration</w:t>
                            </w:r>
                            <w:r w:rsidRPr="008936A3">
                              <w:rPr>
                                <w:iCs/>
                              </w:rPr>
                              <w:t xml:space="preserve"> to draw the ellipse respectively.)</w:t>
                            </w:r>
                            <w:r>
                              <w:rPr>
                                <w:iCs/>
                              </w:rPr>
                              <w:t xml:space="preserve"> </w:t>
                            </w:r>
                          </w:p>
                        </w:txbxContent>
                      </wps:txbx>
                      <wps:bodyPr rot="0" vert="horz" wrap="square" lIns="0" tIns="0" rIns="0" bIns="0" anchor="t" anchorCtr="0" upright="1">
                        <a:noAutofit/>
                      </wps:bodyPr>
                    </wps:wsp>
                  </a:graphicData>
                </a:graphic>
              </wp:anchor>
            </w:drawing>
          </mc:Choice>
          <mc:Fallback>
            <w:pict>
              <v:shape w14:anchorId="0863F819" id="_x0000_s1028" type="#_x0000_t202" style="position:absolute;left:0;text-align:left;margin-left:0;margin-top:0;width:512.1pt;height:250.9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" stroked="f">
                <v:textbox inset="0,0,0,0">
                  <w:txbxContent>
                    <w:p w14:paraId="7E37842D" w14:textId="77777777" w:rsidR="00FB09D2" w:rsidRDefault="00FB09D2" w:rsidP="00FB09D2">
                      <w:pPr>
                        <w:pStyle w:val="a5"/>
                        <w:ind w:firstLine="0"/>
                        <w:jc w:val="center"/>
                      </w:pPr>
                      <w:r>
                        <w:rPr>
                          <w:noProof/>
                        </w:rPr>
                        <w:drawing>
                          <wp:inline distT="0" distB="0" distL="0" distR="0" wp14:anchorId="722C25D4" wp14:editId="22B41B52">
                            <wp:extent cx="6503670" cy="2492388"/>
                            <wp:effectExtent l="0" t="0" r="0" b="317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03670" cy="2492388"/>
                                    </a:xfrm>
                                    <a:prstGeom prst="rect">
                                      <a:avLst/>
                                    </a:prstGeom>
                                    <a:noFill/>
                                    <a:ln>
                                      <a:noFill/>
                                    </a:ln>
                                  </pic:spPr>
                                </pic:pic>
                              </a:graphicData>
                            </a:graphic>
                          </wp:inline>
                        </w:drawing>
                      </w:r>
                    </w:p>
                    <w:p w14:paraId="32D6B6B6" w14:textId="36F3E4EF" w:rsidR="00FB09D2" w:rsidRDefault="00FB09D2" w:rsidP="00FB09D2">
                      <w:pPr>
                        <w:pStyle w:val="a5"/>
                        <w:ind w:firstLine="0"/>
                      </w:pPr>
                      <w:r w:rsidRPr="008936A3">
                        <w:t xml:space="preserve">Fig. </w:t>
                      </w:r>
                      <w:r w:rsidR="00A77415">
                        <w:t>4</w:t>
                      </w:r>
                      <w:r w:rsidRPr="008936A3">
                        <w:t xml:space="preserve">. The convergence process of </w:t>
                      </w:r>
                      <w:r w:rsidRPr="00F1353A">
                        <w:t>the QOIEM</w:t>
                      </w:r>
                      <w:r w:rsidRPr="008936A3">
                        <w:t xml:space="preserve"> algorithm</w:t>
                      </w:r>
                      <w:r>
                        <w:t xml:space="preserve"> by </w:t>
                      </w:r>
                      <w:r>
                        <w:rPr>
                          <w:rFonts w:hint="eastAsia"/>
                          <w:lang w:eastAsia="zh-CN"/>
                        </w:rPr>
                        <w:t>tak</w:t>
                      </w:r>
                      <w:r>
                        <w:rPr>
                          <w:lang w:eastAsia="zh-CN"/>
                        </w:rPr>
                        <w:t>ing</w:t>
                      </w:r>
                      <w:r w:rsidRPr="000B4378">
                        <w:t xml:space="preserve"> the parameter </w:t>
                      </w:r>
                      <m:oMath>
                        <m:sSub>
                          <m:sSubPr>
                            <m:ctrlPr>
                              <w:rPr>
                                <w:rFonts w:ascii="Cambria Math" w:hAnsi="Cambria Math"/>
                                <w:i/>
                                <w:iCs/>
                              </w:rPr>
                            </m:ctrlPr>
                          </m:sSubPr>
                          <m:e>
                            <m:r>
                              <m:rPr>
                                <m:sty m:val="b"/>
                              </m:rPr>
                              <w:rPr>
                                <w:rFonts w:ascii="Cambria Math" w:hAnsi="Cambria Math"/>
                              </w:rPr>
                              <m:t>Γ</m:t>
                            </m:r>
                          </m:e>
                          <m:sub>
                            <m:r>
                              <w:rPr>
                                <w:rFonts w:ascii="Cambria Math" w:hAnsi="Cambria Math"/>
                              </w:rPr>
                              <m:t>l</m:t>
                            </m:r>
                          </m:sub>
                        </m:sSub>
                        <m:r>
                          <w:rPr>
                            <w:rFonts w:ascii="Cambria Math" w:hAnsi="Cambria Math"/>
                          </w:rPr>
                          <m:t>=</m:t>
                        </m:r>
                        <m:sSup>
                          <m:sSupPr>
                            <m:ctrlPr>
                              <w:rPr>
                                <w:rFonts w:ascii="Cambria Math" w:hAnsi="Cambria Math"/>
                                <w:i/>
                                <w:iCs/>
                              </w:rPr>
                            </m:ctrlPr>
                          </m:sSupPr>
                          <m:e>
                            <m:d>
                              <m:dPr>
                                <m:begChr m:val="["/>
                                <m:endChr m:val="]"/>
                                <m:ctrlPr>
                                  <w:rPr>
                                    <w:rFonts w:ascii="Cambria Math" w:hAnsi="Cambria Math"/>
                                    <w:i/>
                                    <w:iCs/>
                                  </w:rPr>
                                </m:ctrlPr>
                              </m:dPr>
                              <m:e>
                                <m:sSub>
                                  <m:sSubPr>
                                    <m:ctrlPr>
                                      <w:rPr>
                                        <w:rFonts w:ascii="Cambria Math" w:hAnsi="Cambria Math"/>
                                        <w:i/>
                                        <w:iCs/>
                                      </w:rPr>
                                    </m:ctrlPr>
                                  </m:sSubPr>
                                  <m:e>
                                    <m:r>
                                      <m:rPr>
                                        <m:sty m:val="p"/>
                                      </m:rPr>
                                      <w:rPr>
                                        <w:rFonts w:ascii="Cambria Math" w:hAnsi="Cambria Math"/>
                                      </w:rPr>
                                      <m:t>Γ</m:t>
                                    </m:r>
                                  </m:e>
                                  <m:sub>
                                    <m:r>
                                      <w:rPr>
                                        <w:rFonts w:ascii="Cambria Math" w:hAnsi="Cambria Math"/>
                                      </w:rPr>
                                      <m:t>l, 0</m:t>
                                    </m:r>
                                  </m:sub>
                                </m:sSub>
                                <m:r>
                                  <w:rPr>
                                    <w:rFonts w:ascii="Cambria Math" w:hAnsi="Cambria Math"/>
                                  </w:rPr>
                                  <m:t xml:space="preserve">, </m:t>
                                </m:r>
                                <m:sSub>
                                  <m:sSubPr>
                                    <m:ctrlPr>
                                      <w:rPr>
                                        <w:rFonts w:ascii="Cambria Math" w:hAnsi="Cambria Math"/>
                                        <w:i/>
                                        <w:iCs/>
                                      </w:rPr>
                                    </m:ctrlPr>
                                  </m:sSubPr>
                                  <m:e>
                                    <m:r>
                                      <m:rPr>
                                        <m:sty m:val="p"/>
                                      </m:rPr>
                                      <w:rPr>
                                        <w:rFonts w:ascii="Cambria Math" w:hAnsi="Cambria Math"/>
                                      </w:rPr>
                                      <m:t>Γ</m:t>
                                    </m:r>
                                  </m:e>
                                  <m:sub>
                                    <m:r>
                                      <w:rPr>
                                        <w:rFonts w:ascii="Cambria Math" w:hAnsi="Cambria Math"/>
                                      </w:rPr>
                                      <m:t>l, 1</m:t>
                                    </m:r>
                                  </m:sub>
                                </m:sSub>
                              </m:e>
                            </m:d>
                          </m:e>
                          <m:sup>
                            <m:r>
                              <m:rPr>
                                <m:sty m:val="p"/>
                              </m:rPr>
                              <w:rPr>
                                <w:rFonts w:ascii="Cambria Math" w:hAnsi="Cambria Math"/>
                              </w:rPr>
                              <m:t>T</m:t>
                            </m:r>
                          </m:sup>
                        </m:sSup>
                      </m:oMath>
                      <w:r w:rsidRPr="000B4378">
                        <w:rPr>
                          <w:iCs/>
                        </w:rPr>
                        <w:t xml:space="preserve"> </w:t>
                      </w:r>
                      <w:r>
                        <w:rPr>
                          <w:iCs/>
                        </w:rPr>
                        <w:t xml:space="preserve">as a </w:t>
                      </w:r>
                      <w:r w:rsidRPr="00A06234">
                        <w:rPr>
                          <w:iCs/>
                        </w:rPr>
                        <w:t>demonstration</w:t>
                      </w:r>
                      <w:r w:rsidRPr="008936A3">
                        <w:t xml:space="preserve">. (Note: </w:t>
                      </w:r>
                      <m:oMath>
                        <m:sSub>
                          <m:sSubPr>
                            <m:ctrlPr>
                              <w:rPr>
                                <w:rFonts w:ascii="Cambria Math" w:hAnsi="Cambria Math"/>
                                <w:i/>
                                <w:iCs/>
                              </w:rPr>
                            </m:ctrlPr>
                          </m:sSubPr>
                          <m:e>
                            <m:r>
                              <m:rPr>
                                <m:sty m:val="b"/>
                              </m:rPr>
                              <w:rPr>
                                <w:rFonts w:ascii="Cambria Math" w:hAnsi="Cambria Math"/>
                              </w:rPr>
                              <m:t>Γ</m:t>
                            </m:r>
                          </m:e>
                          <m:sub>
                            <m:r>
                              <w:rPr>
                                <w:rFonts w:ascii="Cambria Math" w:hAnsi="Cambria Math"/>
                              </w:rPr>
                              <m:t>l</m:t>
                            </m:r>
                          </m:sub>
                        </m:sSub>
                      </m:oMath>
                      <w:r w:rsidRPr="008936A3">
                        <w:rPr>
                          <w:iCs/>
                        </w:rPr>
                        <w:t xml:space="preserve"> is a two-dimensional vector whose true value</w:t>
                      </w:r>
                      <w:r>
                        <w:rPr>
                          <w:iCs/>
                        </w:rPr>
                        <w:t>s</w:t>
                      </w:r>
                      <w:r w:rsidRPr="008936A3">
                        <w:rPr>
                          <w:iCs/>
                        </w:rPr>
                        <w:t xml:space="preserve"> </w:t>
                      </w:r>
                      <w:r>
                        <w:rPr>
                          <w:iCs/>
                        </w:rPr>
                        <w:t>for all of the historical units</w:t>
                      </w:r>
                      <w:r w:rsidRPr="008936A3">
                        <w:rPr>
                          <w:iCs/>
                        </w:rPr>
                        <w:t xml:space="preserve"> </w:t>
                      </w:r>
                      <w:r>
                        <w:rPr>
                          <w:iCs/>
                        </w:rPr>
                        <w:t>are</w:t>
                      </w:r>
                      <w:r w:rsidRPr="008936A3">
                        <w:rPr>
                          <w:iCs/>
                        </w:rPr>
                        <w:t xml:space="preserve"> displayed on a plane in the form of red scattered points. The yellow ellipse represents the confidence ellipse of </w:t>
                      </w:r>
                      <w:r>
                        <w:rPr>
                          <w:iCs/>
                        </w:rPr>
                        <w:t xml:space="preserve">the </w:t>
                      </w:r>
                      <w:r w:rsidRPr="008936A3">
                        <w:rPr>
                          <w:iCs/>
                        </w:rPr>
                        <w:t xml:space="preserve">multivariate normal distribution </w:t>
                      </w:r>
                      <m:oMath>
                        <m:r>
                          <w:rPr>
                            <w:rFonts w:ascii="Cambria Math" w:hAnsi="Cambria Math"/>
                          </w:rPr>
                          <m:t>N</m:t>
                        </m:r>
                        <m:d>
                          <m:dPr>
                            <m:ctrlPr>
                              <w:rPr>
                                <w:rFonts w:ascii="Cambria Math" w:hAnsi="Cambria Math"/>
                                <w:i/>
                                <w:iCs/>
                              </w:rPr>
                            </m:ctrlPr>
                          </m:dPr>
                          <m:e>
                            <m:sSub>
                              <m:sSubPr>
                                <m:ctrlPr>
                                  <w:rPr>
                                    <w:rFonts w:ascii="Cambria Math" w:hAnsi="Cambria Math"/>
                                    <w:i/>
                                    <w:iCs/>
                                  </w:rPr>
                                </m:ctrlPr>
                              </m:sSubPr>
                              <m:e>
                                <m:r>
                                  <m:rPr>
                                    <m:sty m:val="b"/>
                                  </m:rPr>
                                  <w:rPr>
                                    <w:rFonts w:ascii="Cambria Math" w:hAnsi="Cambria Math"/>
                                  </w:rPr>
                                  <m:t>μ</m:t>
                                </m:r>
                              </m:e>
                              <m:sub>
                                <m:r>
                                  <m:rPr>
                                    <m:sty m:val="p"/>
                                  </m:rPr>
                                  <w:rPr>
                                    <w:rFonts w:ascii="Cambria Math" w:hAnsi="Cambria Math"/>
                                  </w:rPr>
                                  <m:t>Γ</m:t>
                                </m:r>
                              </m:sub>
                            </m:sSub>
                            <m:r>
                              <w:rPr>
                                <w:rFonts w:ascii="Cambria Math" w:hAnsi="Cambria Math"/>
                              </w:rPr>
                              <m:t xml:space="preserve">, </m:t>
                            </m:r>
                            <m:sSub>
                              <m:sSubPr>
                                <m:ctrlPr>
                                  <w:rPr>
                                    <w:rFonts w:ascii="Cambria Math" w:hAnsi="Cambria Math"/>
                                    <w:i/>
                                    <w:iCs/>
                                  </w:rPr>
                                </m:ctrlPr>
                              </m:sSubPr>
                              <m:e>
                                <m:r>
                                  <m:rPr>
                                    <m:sty m:val="b"/>
                                  </m:rPr>
                                  <w:rPr>
                                    <w:rFonts w:ascii="Cambria Math" w:hAnsi="Cambria Math"/>
                                  </w:rPr>
                                  <m:t>C</m:t>
                                </m:r>
                              </m:e>
                              <m:sub>
                                <m:r>
                                  <m:rPr>
                                    <m:sty m:val="p"/>
                                  </m:rPr>
                                  <w:rPr>
                                    <w:rFonts w:ascii="Cambria Math" w:hAnsi="Cambria Math"/>
                                  </w:rPr>
                                  <m:t>Γ</m:t>
                                </m:r>
                              </m:sub>
                            </m:sSub>
                          </m:e>
                        </m:d>
                      </m:oMath>
                      <w:r w:rsidRPr="008936A3">
                        <w:rPr>
                          <w:iCs/>
                        </w:rPr>
                        <w:t xml:space="preserve"> and its mean </w:t>
                      </w:r>
                      <m:oMath>
                        <m:sSub>
                          <m:sSubPr>
                            <m:ctrlPr>
                              <w:rPr>
                                <w:rFonts w:ascii="Cambria Math" w:hAnsi="Cambria Math"/>
                                <w:i/>
                                <w:iCs/>
                              </w:rPr>
                            </m:ctrlPr>
                          </m:sSubPr>
                          <m:e>
                            <m:r>
                              <m:rPr>
                                <m:sty m:val="b"/>
                              </m:rPr>
                              <w:rPr>
                                <w:rFonts w:ascii="Cambria Math" w:hAnsi="Cambria Math"/>
                              </w:rPr>
                              <m:t>μ</m:t>
                            </m:r>
                          </m:e>
                          <m:sub>
                            <m:r>
                              <m:rPr>
                                <m:sty m:val="p"/>
                              </m:rPr>
                              <w:rPr>
                                <w:rFonts w:ascii="Cambria Math" w:hAnsi="Cambria Math"/>
                              </w:rPr>
                              <m:t>Γ</m:t>
                            </m:r>
                          </m:sub>
                        </m:sSub>
                      </m:oMath>
                      <w:r>
                        <w:rPr>
                          <w:rFonts w:hint="eastAsia"/>
                          <w:iCs/>
                        </w:rPr>
                        <w:t xml:space="preserve"> </w:t>
                      </w:r>
                      <w:r w:rsidRPr="008936A3">
                        <w:rPr>
                          <w:iCs/>
                        </w:rPr>
                        <w:t xml:space="preserve">and covariance </w:t>
                      </w:r>
                      <m:oMath>
                        <m:sSub>
                          <m:sSubPr>
                            <m:ctrlPr>
                              <w:rPr>
                                <w:rFonts w:ascii="Cambria Math" w:hAnsi="Cambria Math"/>
                                <w:i/>
                                <w:iCs/>
                              </w:rPr>
                            </m:ctrlPr>
                          </m:sSubPr>
                          <m:e>
                            <m:r>
                              <m:rPr>
                                <m:sty m:val="b"/>
                              </m:rPr>
                              <w:rPr>
                                <w:rFonts w:ascii="Cambria Math" w:hAnsi="Cambria Math"/>
                              </w:rPr>
                              <m:t>C</m:t>
                            </m:r>
                          </m:e>
                          <m:sub>
                            <m:r>
                              <m:rPr>
                                <m:sty m:val="p"/>
                              </m:rPr>
                              <w:rPr>
                                <w:rFonts w:ascii="Cambria Math" w:hAnsi="Cambria Math"/>
                              </w:rPr>
                              <m:t>Γ</m:t>
                            </m:r>
                          </m:sub>
                        </m:sSub>
                      </m:oMath>
                      <w:r>
                        <w:rPr>
                          <w:rFonts w:hint="eastAsia"/>
                          <w:iCs/>
                        </w:rPr>
                        <w:t xml:space="preserve"> </w:t>
                      </w:r>
                      <w:r w:rsidRPr="008936A3">
                        <w:rPr>
                          <w:iCs/>
                        </w:rPr>
                        <w:t xml:space="preserve">are being updated by the </w:t>
                      </w:r>
                      <w:r w:rsidR="00AA4425">
                        <w:rPr>
                          <w:iCs/>
                        </w:rPr>
                        <w:t>QOI</w:t>
                      </w:r>
                      <w:r w:rsidRPr="008936A3">
                        <w:rPr>
                          <w:iCs/>
                        </w:rPr>
                        <w:t>EM algorithm</w:t>
                      </w:r>
                      <w:r>
                        <w:rPr>
                          <w:iCs/>
                        </w:rPr>
                        <w:t>.</w:t>
                      </w:r>
                      <w:r w:rsidRPr="008936A3">
                        <w:rPr>
                          <w:iCs/>
                        </w:rPr>
                        <w:t xml:space="preserve"> The plots from left to right use the </w:t>
                      </w:r>
                      <w:r>
                        <w:rPr>
                          <w:iCs/>
                          <w:lang w:eastAsia="zh-CN"/>
                        </w:rPr>
                        <w:t xml:space="preserve">estimated </w:t>
                      </w:r>
                      <m:oMath>
                        <m:sSub>
                          <m:sSubPr>
                            <m:ctrlPr>
                              <w:rPr>
                                <w:rFonts w:ascii="Cambria Math" w:hAnsi="Cambria Math"/>
                                <w:i/>
                                <w:iCs/>
                              </w:rPr>
                            </m:ctrlPr>
                          </m:sSubPr>
                          <m:e>
                            <m:r>
                              <m:rPr>
                                <m:sty m:val="b"/>
                              </m:rPr>
                              <w:rPr>
                                <w:rFonts w:ascii="Cambria Math" w:hAnsi="Cambria Math"/>
                              </w:rPr>
                              <m:t>μ</m:t>
                            </m:r>
                          </m:e>
                          <m:sub>
                            <m:r>
                              <m:rPr>
                                <m:sty m:val="p"/>
                              </m:rPr>
                              <w:rPr>
                                <w:rFonts w:ascii="Cambria Math" w:hAnsi="Cambria Math"/>
                                <w:color w:val="000000"/>
                                <w:kern w:val="24"/>
                                <w:lang w:eastAsia="zh-CN"/>
                              </w:rPr>
                              <m:t>Γ</m:t>
                            </m:r>
                          </m:sub>
                        </m:sSub>
                      </m:oMath>
                      <w:r>
                        <w:rPr>
                          <w:rFonts w:hint="eastAsia"/>
                          <w:iCs/>
                        </w:rPr>
                        <w:t xml:space="preserve"> </w:t>
                      </w:r>
                      <w:r>
                        <w:rPr>
                          <w:iCs/>
                        </w:rPr>
                        <w:t xml:space="preserve">and </w:t>
                      </w:r>
                      <m:oMath>
                        <m:sSub>
                          <m:sSubPr>
                            <m:ctrlPr>
                              <w:rPr>
                                <w:rFonts w:ascii="Cambria Math" w:hAnsi="Cambria Math"/>
                                <w:i/>
                                <w:iCs/>
                              </w:rPr>
                            </m:ctrlPr>
                          </m:sSubPr>
                          <m:e>
                            <m:r>
                              <m:rPr>
                                <m:sty m:val="b"/>
                              </m:rPr>
                              <w:rPr>
                                <w:rFonts w:ascii="Cambria Math" w:hAnsi="Cambria Math"/>
                              </w:rPr>
                              <m:t>C</m:t>
                            </m:r>
                          </m:e>
                          <m:sub>
                            <m:r>
                              <m:rPr>
                                <m:sty m:val="p"/>
                              </m:rPr>
                              <w:rPr>
                                <w:rFonts w:ascii="Cambria Math" w:hAnsi="Cambria Math"/>
                                <w:color w:val="000000"/>
                                <w:kern w:val="24"/>
                                <w:lang w:eastAsia="zh-CN"/>
                              </w:rPr>
                              <m:t>Γ</m:t>
                            </m:r>
                          </m:sub>
                        </m:sSub>
                      </m:oMath>
                      <w:r>
                        <w:rPr>
                          <w:rFonts w:hint="eastAsia"/>
                          <w:iCs/>
                        </w:rPr>
                        <w:t xml:space="preserve"> </w:t>
                      </w:r>
                      <w:r>
                        <w:rPr>
                          <w:iCs/>
                        </w:rPr>
                        <w:t xml:space="preserve">at </w:t>
                      </w:r>
                      <w:r w:rsidRPr="000B4378">
                        <w:rPr>
                          <w:iCs/>
                          <w:lang w:eastAsia="zh-CN"/>
                        </w:rPr>
                        <w:t xml:space="preserve">the initial iteration, </w:t>
                      </w:r>
                      <w:r>
                        <w:rPr>
                          <w:iCs/>
                          <w:lang w:eastAsia="zh-CN"/>
                        </w:rPr>
                        <w:t xml:space="preserve">an </w:t>
                      </w:r>
                      <w:r w:rsidRPr="000B4378">
                        <w:rPr>
                          <w:iCs/>
                          <w:lang w:eastAsia="zh-CN"/>
                        </w:rPr>
                        <w:t xml:space="preserve">intermediate </w:t>
                      </w:r>
                      <w:r>
                        <w:rPr>
                          <w:iCs/>
                          <w:lang w:eastAsia="zh-CN"/>
                        </w:rPr>
                        <w:t>iteration</w:t>
                      </w:r>
                      <w:r w:rsidRPr="000B4378">
                        <w:rPr>
                          <w:iCs/>
                          <w:lang w:eastAsia="zh-CN"/>
                        </w:rPr>
                        <w:t xml:space="preserve">, and </w:t>
                      </w:r>
                      <w:r>
                        <w:rPr>
                          <w:iCs/>
                          <w:lang w:eastAsia="zh-CN"/>
                        </w:rPr>
                        <w:t xml:space="preserve">the </w:t>
                      </w:r>
                      <w:r w:rsidRPr="000B4378">
                        <w:rPr>
                          <w:iCs/>
                          <w:lang w:eastAsia="zh-CN"/>
                        </w:rPr>
                        <w:t>final iteration</w:t>
                      </w:r>
                      <w:r w:rsidRPr="008936A3">
                        <w:rPr>
                          <w:iCs/>
                        </w:rPr>
                        <w:t xml:space="preserve"> to draw the ellipse respectively.)</w:t>
                      </w:r>
                      <w:r>
                        <w:rPr>
                          <w:iCs/>
                        </w:rPr>
                        <w:t xml:space="preserve"> </w:t>
                      </w:r>
                    </w:p>
                  </w:txbxContent>
                </v:textbox>
                <w10:wrap type="topAndBottom"/>
              </v:shape>
            </w:pict>
          </mc:Fallback>
        </mc:AlternateContent>
      </w:r>
    </w:p>
    <w:p w14:paraId="4A4CA6FF" w14:textId="583A7173" w:rsidR="00D238D9" w:rsidRPr="000B4378" w:rsidRDefault="00F1020C" w:rsidP="003D6098">
      <w:pPr>
        <w:pStyle w:val="Text"/>
        <w:ind w:firstLine="200"/>
      </w:pPr>
      <w:r w:rsidRPr="000B4378">
        <w:t xml:space="preserve">We generate the true HI by adding a random noise </w:t>
      </w:r>
      <m:oMath>
        <m:sSub>
          <m:sSubPr>
            <m:ctrlPr>
              <w:rPr>
                <w:rFonts w:ascii="Cambria Math" w:eastAsiaTheme="minorHAnsi" w:hAnsi="Cambria Math"/>
                <w:i/>
              </w:rPr>
            </m:ctrlPr>
          </m:sSubPr>
          <m:e>
            <m:r>
              <w:rPr>
                <w:rFonts w:ascii="Cambria Math" w:hAnsi="Cambria Math"/>
              </w:rPr>
              <m:t>ε</m:t>
            </m:r>
          </m:e>
          <m:sub>
            <m:r>
              <w:rPr>
                <w:rFonts w:ascii="Cambria Math" w:hAnsi="Cambria Math"/>
              </w:rPr>
              <m:t>l</m:t>
            </m:r>
          </m:sub>
        </m:sSub>
        <m:d>
          <m:dPr>
            <m:ctrlPr>
              <w:rPr>
                <w:rFonts w:ascii="Cambria Math" w:hAnsi="Cambria Math"/>
                <w:i/>
              </w:rPr>
            </m:ctrlPr>
          </m:dPr>
          <m:e>
            <m:r>
              <w:rPr>
                <w:rFonts w:ascii="Cambria Math" w:hAnsi="Cambria Math"/>
              </w:rPr>
              <m:t>t</m:t>
            </m:r>
          </m:e>
        </m:d>
      </m:oMath>
      <w:r w:rsidRPr="000B4378">
        <w:t xml:space="preserve"> to the degradation process </w:t>
      </w:r>
      <m:oMath>
        <m:sSub>
          <m:sSubPr>
            <m:ctrlPr>
              <w:rPr>
                <w:rFonts w:ascii="Cambria Math" w:hAnsi="Cambria Math"/>
                <w:i/>
              </w:rPr>
            </m:ctrlPr>
          </m:sSubPr>
          <m:e>
            <m:r>
              <w:rPr>
                <w:rFonts w:ascii="Cambria Math" w:hAnsi="Cambria Math"/>
              </w:rPr>
              <m:t>h</m:t>
            </m:r>
          </m:e>
          <m:sub>
            <m:r>
              <w:rPr>
                <w:rFonts w:ascii="Cambria Math" w:hAnsi="Cambria Math"/>
              </w:rPr>
              <m:t>l</m:t>
            </m:r>
          </m:sub>
        </m:sSub>
        <m:d>
          <m:dPr>
            <m:ctrlPr>
              <w:rPr>
                <w:rFonts w:ascii="Cambria Math" w:eastAsiaTheme="minorHAnsi" w:hAnsi="Cambria Math"/>
                <w:i/>
              </w:rPr>
            </m:ctrlPr>
          </m:dPr>
          <m:e>
            <m:r>
              <w:rPr>
                <w:rFonts w:ascii="Cambria Math" w:eastAsiaTheme="minorHAnsi" w:hAnsi="Cambria Math"/>
              </w:rPr>
              <m:t>t</m:t>
            </m:r>
          </m:e>
        </m:d>
        <m:r>
          <w:rPr>
            <w:rFonts w:ascii="Cambria Math" w:eastAsiaTheme="minorHAnsi" w:hAnsi="Cambria Math"/>
          </w:rPr>
          <m:t>=</m:t>
        </m:r>
        <m:sSub>
          <m:sSubPr>
            <m:ctrlPr>
              <w:rPr>
                <w:rFonts w:ascii="Cambria Math" w:eastAsiaTheme="minorHAnsi" w:hAnsi="Cambria Math"/>
                <w:i/>
              </w:rPr>
            </m:ctrlPr>
          </m:sSubPr>
          <m:e>
            <m:r>
              <w:rPr>
                <w:rFonts w:ascii="Cambria Math" w:hAnsi="Cambria Math"/>
              </w:rPr>
              <m:t>g</m:t>
            </m: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eastAsiaTheme="minorHAnsi" w:hAnsi="Cambria Math"/>
                <w:i/>
              </w:rPr>
            </m:ctrlPr>
          </m:sSubPr>
          <m:e>
            <m:r>
              <w:rPr>
                <w:rFonts w:ascii="Cambria Math" w:hAnsi="Cambria Math"/>
              </w:rPr>
              <m:t>ε</m:t>
            </m:r>
          </m:e>
          <m:sub>
            <m:r>
              <w:rPr>
                <w:rFonts w:ascii="Cambria Math" w:hAnsi="Cambria Math"/>
              </w:rPr>
              <m:t>l</m:t>
            </m:r>
          </m:sub>
        </m:sSub>
        <m:d>
          <m:dPr>
            <m:ctrlPr>
              <w:rPr>
                <w:rFonts w:ascii="Cambria Math" w:hAnsi="Cambria Math"/>
                <w:i/>
              </w:rPr>
            </m:ctrlPr>
          </m:dPr>
          <m:e>
            <m:r>
              <w:rPr>
                <w:rFonts w:ascii="Cambria Math" w:hAnsi="Cambria Math"/>
              </w:rPr>
              <m:t>t</m:t>
            </m:r>
          </m:e>
        </m:d>
      </m:oMath>
      <w:r w:rsidRPr="000B4378">
        <w:t xml:space="preserve">, where </w:t>
      </w:r>
      <m:oMath>
        <m:sSub>
          <m:sSubPr>
            <m:ctrlPr>
              <w:rPr>
                <w:rFonts w:ascii="Cambria Math" w:eastAsiaTheme="minorHAnsi" w:hAnsi="Cambria Math"/>
                <w:i/>
              </w:rPr>
            </m:ctrlPr>
          </m:sSubPr>
          <m:e>
            <m:r>
              <w:rPr>
                <w:rFonts w:ascii="Cambria Math" w:hAnsi="Cambria Math"/>
              </w:rPr>
              <m:t>ε</m:t>
            </m:r>
          </m:e>
          <m:sub>
            <m:r>
              <w:rPr>
                <w:rFonts w:ascii="Cambria Math" w:hAnsi="Cambria Math"/>
              </w:rPr>
              <m:t>l</m:t>
            </m:r>
          </m:sub>
        </m:sSub>
        <m:d>
          <m:dPr>
            <m:ctrlPr>
              <w:rPr>
                <w:rFonts w:ascii="Cambria Math" w:hAnsi="Cambria Math"/>
                <w:i/>
              </w:rPr>
            </m:ctrlPr>
          </m:dPr>
          <m:e>
            <m:r>
              <w:rPr>
                <w:rFonts w:ascii="Cambria Math" w:hAnsi="Cambria Math"/>
              </w:rPr>
              <m:t>t</m:t>
            </m:r>
          </m:e>
        </m:d>
      </m:oMath>
      <w:r w:rsidRPr="000B4378">
        <w:t xml:space="preserve"> </w:t>
      </w:r>
      <w:r w:rsidRPr="000B4378">
        <w:t xml:space="preserve">follows a normal distribution  </w:t>
      </w:r>
      <m:oMath>
        <m:sSub>
          <m:sSubPr>
            <m:ctrlPr>
              <w:rPr>
                <w:rFonts w:ascii="Cambria Math" w:eastAsiaTheme="minorHAnsi" w:hAnsi="Cambria Math"/>
                <w:i/>
              </w:rPr>
            </m:ctrlPr>
          </m:sSubPr>
          <m:e>
            <m:r>
              <w:rPr>
                <w:rFonts w:ascii="Cambria Math" w:hAnsi="Cambria Math"/>
              </w:rPr>
              <m:t>ε</m:t>
            </m: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~N</m:t>
        </m:r>
        <m:d>
          <m:dPr>
            <m:ctrlPr>
              <w:rPr>
                <w:rFonts w:ascii="Cambria Math" w:hAnsi="Cambria Math"/>
                <w:i/>
              </w:rPr>
            </m:ctrlPr>
          </m:dPr>
          <m:e>
            <m:r>
              <w:rPr>
                <w:rFonts w:ascii="Cambria Math" w:hAnsi="Cambria Math"/>
              </w:rPr>
              <m:t>0,</m:t>
            </m:r>
            <m:sSup>
              <m:sSupPr>
                <m:ctrlPr>
                  <w:rPr>
                    <w:rFonts w:ascii="Cambria Math" w:hAnsi="Cambria Math"/>
                    <w:i/>
                  </w:rPr>
                </m:ctrlPr>
              </m:sSupPr>
              <m:e>
                <m:r>
                  <w:rPr>
                    <w:rFonts w:ascii="Cambria Math" w:hAnsi="Cambria Math"/>
                  </w:rPr>
                  <m:t>5</m:t>
                </m:r>
              </m:e>
              <m:sup>
                <m:r>
                  <w:rPr>
                    <w:rFonts w:ascii="Cambria Math" w:hAnsi="Cambria Math"/>
                  </w:rPr>
                  <m:t>2</m:t>
                </m:r>
              </m:sup>
            </m:sSup>
          </m:e>
        </m:d>
      </m:oMath>
      <w:r w:rsidRPr="000B4378">
        <w:t xml:space="preserve">. </w:t>
      </w:r>
      <w:r w:rsidR="00D238D9" w:rsidRPr="000B4378">
        <w:t xml:space="preserve">Each unit has four sensors with the true value of fusion coefficients </w:t>
      </w:r>
      <m:oMath>
        <m:r>
          <m:rPr>
            <m:sty m:val="b"/>
          </m:rPr>
          <w:rPr>
            <w:rFonts w:ascii="Cambria Math" w:hAnsi="Cambria Math"/>
          </w:rPr>
          <m:t>w=</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4</m:t>
                    </m:r>
                  </m:sub>
                </m:sSub>
              </m:e>
            </m:d>
          </m:e>
          <m:sup>
            <m:r>
              <m:rPr>
                <m:sty m:val="p"/>
              </m:rPr>
              <w:rPr>
                <w:rFonts w:ascii="Cambria Math" w:hAnsi="Cambria Math"/>
              </w:rPr>
              <m:t>T</m:t>
            </m:r>
          </m:sup>
        </m:sSup>
        <m: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0.45,0.15,-0.4,0</m:t>
                </m:r>
              </m:e>
            </m:d>
          </m:e>
          <m:sup>
            <m:r>
              <m:rPr>
                <m:sty m:val="p"/>
              </m:rPr>
              <w:rPr>
                <w:rFonts w:ascii="Cambria Math" w:hAnsi="Cambria Math"/>
              </w:rPr>
              <m:t>T</m:t>
            </m:r>
          </m:sup>
        </m:sSup>
      </m:oMath>
      <w:r w:rsidR="00D238D9" w:rsidRPr="000B4378">
        <w:t>. Four sensor signals are randomly generated by</w:t>
      </w:r>
    </w:p>
    <w:p w14:paraId="41131979" w14:textId="77777777" w:rsidR="00D238D9" w:rsidRPr="000B4378" w:rsidRDefault="00D238D9" w:rsidP="00D238D9">
      <w:pPr>
        <w:pStyle w:val="Text"/>
        <w:ind w:firstLine="204"/>
      </w:pPr>
    </w:p>
    <w:p w14:paraId="14F1EF88" w14:textId="0A8B711A" w:rsidR="00D238D9" w:rsidRPr="000B4378" w:rsidRDefault="00BB5F27" w:rsidP="00D238D9">
      <w:pPr>
        <w:pStyle w:val="Equation"/>
        <w:spacing w:line="360" w:lineRule="auto"/>
        <w:jc w:val="center"/>
      </w:pPr>
      <m:oMath>
        <m:sSub>
          <m:sSubPr>
            <m:ctrlPr>
              <w:rPr>
                <w:rFonts w:ascii="Cambria Math" w:eastAsiaTheme="minorHAnsi" w:hAnsi="Cambria Math"/>
                <w:i/>
              </w:rPr>
            </m:ctrlPr>
          </m:sSubPr>
          <m:e>
            <m:r>
              <w:rPr>
                <w:rFonts w:ascii="Cambria Math" w:hAnsi="Cambria Math"/>
              </w:rPr>
              <m:t>x</m:t>
            </m:r>
          </m:e>
          <m:sub>
            <m:r>
              <w:rPr>
                <w:rFonts w:ascii="Cambria Math" w:hAnsi="Cambria Math"/>
              </w:rPr>
              <m:t>l,1</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rPr>
            </m:ctrlPr>
          </m:sSubSupPr>
          <m:e>
            <m:r>
              <m:rPr>
                <m:sty m:val="p"/>
              </m:rPr>
              <w:rPr>
                <w:rFonts w:ascii="Cambria Math" w:hAnsi="Cambria Math"/>
              </w:rPr>
              <m:t>Θ</m:t>
            </m:r>
          </m:e>
          <m:sub>
            <m:r>
              <w:rPr>
                <w:rFonts w:ascii="Cambria Math" w:hAnsi="Cambria Math"/>
              </w:rPr>
              <m:t>l,1</m:t>
            </m:r>
          </m:sub>
          <m:sup>
            <m:d>
              <m:dPr>
                <m:ctrlPr>
                  <w:rPr>
                    <w:rFonts w:ascii="Cambria Math" w:hAnsi="Cambria Math"/>
                    <w:i/>
                  </w:rPr>
                </m:ctrlPr>
              </m:dPr>
              <m:e>
                <m:r>
                  <w:rPr>
                    <w:rFonts w:ascii="Cambria Math" w:hAnsi="Cambria Math"/>
                  </w:rPr>
                  <m:t>1</m:t>
                </m:r>
              </m:e>
            </m:d>
          </m:sup>
        </m:sSubSup>
        <m:rad>
          <m:radPr>
            <m:degHide m:val="1"/>
            <m:ctrlPr>
              <w:rPr>
                <w:rFonts w:ascii="Cambria Math" w:hAnsi="Cambria Math"/>
                <w:i/>
              </w:rPr>
            </m:ctrlPr>
          </m:radPr>
          <m:deg/>
          <m:e>
            <m:r>
              <w:rPr>
                <w:rFonts w:ascii="Cambria Math" w:hAnsi="Cambria Math"/>
              </w:rPr>
              <m:t>t</m:t>
            </m:r>
          </m:e>
        </m:rad>
        <m:r>
          <w:rPr>
            <w:rFonts w:ascii="Cambria Math" w:hAnsi="Cambria Math"/>
          </w:rPr>
          <m:t>-</m:t>
        </m:r>
        <m:sSubSup>
          <m:sSubSupPr>
            <m:ctrlPr>
              <w:rPr>
                <w:rFonts w:ascii="Cambria Math" w:hAnsi="Cambria Math"/>
              </w:rPr>
            </m:ctrlPr>
          </m:sSubSupPr>
          <m:e>
            <m:r>
              <m:rPr>
                <m:sty m:val="p"/>
              </m:rPr>
              <w:rPr>
                <w:rFonts w:ascii="Cambria Math" w:hAnsi="Cambria Math"/>
              </w:rPr>
              <m:t>Θ</m:t>
            </m:r>
          </m:e>
          <m:sub>
            <m:r>
              <w:rPr>
                <w:rFonts w:ascii="Cambria Math" w:hAnsi="Cambria Math"/>
              </w:rPr>
              <m:t>l,1</m:t>
            </m:r>
          </m:sub>
          <m:sup>
            <m:d>
              <m:dPr>
                <m:ctrlPr>
                  <w:rPr>
                    <w:rFonts w:ascii="Cambria Math" w:hAnsi="Cambria Math"/>
                    <w:i/>
                  </w:rPr>
                </m:ctrlPr>
              </m:dPr>
              <m:e>
                <m:r>
                  <w:rPr>
                    <w:rFonts w:ascii="Cambria Math" w:hAnsi="Cambria Math"/>
                  </w:rPr>
                  <m:t>2</m:t>
                </m:r>
              </m:e>
            </m:d>
          </m:sup>
        </m:sSubSup>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0.05t</m:t>
                </m:r>
              </m:e>
            </m:d>
          </m:e>
        </m:func>
        <m:r>
          <w:rPr>
            <w:rFonts w:ascii="Cambria Math" w:hAnsi="Cambria Math"/>
          </w:rPr>
          <m:t>+</m:t>
        </m:r>
        <m:sSub>
          <m:sSubPr>
            <m:ctrlPr>
              <w:rPr>
                <w:rFonts w:ascii="Cambria Math" w:eastAsiaTheme="minorHAnsi" w:hAnsi="Cambria Math"/>
                <w:i/>
              </w:rPr>
            </m:ctrlPr>
          </m:sSubPr>
          <m:e>
            <m:r>
              <w:rPr>
                <w:rFonts w:ascii="Cambria Math" w:hAnsi="Cambria Math"/>
              </w:rPr>
              <m:t>ε</m:t>
            </m:r>
          </m:e>
          <m:sub>
            <m:r>
              <w:rPr>
                <w:rFonts w:ascii="Cambria Math" w:hAnsi="Cambria Math"/>
              </w:rPr>
              <m:t>l,1</m:t>
            </m:r>
          </m:sub>
        </m:sSub>
        <m:d>
          <m:dPr>
            <m:ctrlPr>
              <w:rPr>
                <w:rFonts w:ascii="Cambria Math" w:hAnsi="Cambria Math"/>
                <w:i/>
              </w:rPr>
            </m:ctrlPr>
          </m:dPr>
          <m:e>
            <m:r>
              <w:rPr>
                <w:rFonts w:ascii="Cambria Math" w:hAnsi="Cambria Math"/>
              </w:rPr>
              <m:t>t</m:t>
            </m:r>
          </m:e>
        </m:d>
      </m:oMath>
      <w:r w:rsidR="00D238D9" w:rsidRPr="000B4378">
        <w:t>,</w:t>
      </w:r>
    </w:p>
    <w:p w14:paraId="207EED21" w14:textId="2E767C5F" w:rsidR="00D238D9" w:rsidRPr="000B4378" w:rsidRDefault="00BB5F27" w:rsidP="00D238D9">
      <w:pPr>
        <w:pStyle w:val="Equation"/>
        <w:spacing w:line="360" w:lineRule="auto"/>
        <w:jc w:val="center"/>
      </w:pPr>
      <m:oMath>
        <m:sSub>
          <m:sSubPr>
            <m:ctrlPr>
              <w:rPr>
                <w:rFonts w:ascii="Cambria Math" w:eastAsiaTheme="minorHAnsi" w:hAnsi="Cambria Math"/>
                <w:i/>
              </w:rPr>
            </m:ctrlPr>
          </m:sSubPr>
          <m:e>
            <m:r>
              <w:rPr>
                <w:rFonts w:ascii="Cambria Math" w:hAnsi="Cambria Math"/>
              </w:rPr>
              <m:t>x</m:t>
            </m:r>
          </m:e>
          <m:sub>
            <m:r>
              <w:rPr>
                <w:rFonts w:ascii="Cambria Math" w:hAnsi="Cambria Math"/>
              </w:rPr>
              <m:t>l,2</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rPr>
            </m:ctrlPr>
          </m:sSubSupPr>
          <m:e>
            <m:r>
              <m:rPr>
                <m:sty m:val="p"/>
              </m:rPr>
              <w:rPr>
                <w:rFonts w:ascii="Cambria Math" w:hAnsi="Cambria Math"/>
              </w:rPr>
              <m:t>Θ</m:t>
            </m:r>
          </m:e>
          <m:sub>
            <m:r>
              <w:rPr>
                <w:rFonts w:ascii="Cambria Math" w:hAnsi="Cambria Math"/>
              </w:rPr>
              <m:t>l,2</m:t>
            </m:r>
          </m:sub>
          <m:sup>
            <m:d>
              <m:dPr>
                <m:ctrlPr>
                  <w:rPr>
                    <w:rFonts w:ascii="Cambria Math" w:hAnsi="Cambria Math"/>
                    <w:i/>
                  </w:rPr>
                </m:ctrlPr>
              </m:dPr>
              <m:e>
                <m:r>
                  <w:rPr>
                    <w:rFonts w:ascii="Cambria Math" w:hAnsi="Cambria Math"/>
                  </w:rPr>
                  <m:t>1</m:t>
                </m:r>
              </m:e>
            </m:d>
          </m:sup>
        </m:sSubSup>
        <m:r>
          <w:rPr>
            <w:rFonts w:ascii="Cambria Math" w:hAnsi="Cambria Math"/>
          </w:rPr>
          <m:t>t+</m:t>
        </m:r>
        <m:sSubSup>
          <m:sSubSupPr>
            <m:ctrlPr>
              <w:rPr>
                <w:rFonts w:ascii="Cambria Math" w:hAnsi="Cambria Math"/>
              </w:rPr>
            </m:ctrlPr>
          </m:sSubSupPr>
          <m:e>
            <m:r>
              <m:rPr>
                <m:sty m:val="p"/>
              </m:rPr>
              <w:rPr>
                <w:rFonts w:ascii="Cambria Math" w:hAnsi="Cambria Math"/>
              </w:rPr>
              <m:t>Θ</m:t>
            </m:r>
          </m:e>
          <m:sub>
            <m:r>
              <w:rPr>
                <w:rFonts w:ascii="Cambria Math" w:hAnsi="Cambria Math"/>
              </w:rPr>
              <m:t>l,2</m:t>
            </m:r>
          </m:sub>
          <m:sup>
            <m:d>
              <m:dPr>
                <m:ctrlPr>
                  <w:rPr>
                    <w:rFonts w:ascii="Cambria Math" w:hAnsi="Cambria Math"/>
                    <w:i/>
                  </w:rPr>
                </m:ctrlPr>
              </m:dPr>
              <m:e>
                <m:r>
                  <w:rPr>
                    <w:rFonts w:ascii="Cambria Math" w:hAnsi="Cambria Math"/>
                  </w:rPr>
                  <m:t>2</m:t>
                </m:r>
              </m:e>
            </m:d>
          </m:sup>
        </m:sSubSup>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0.1t</m:t>
                </m:r>
              </m:e>
            </m:d>
          </m:e>
        </m:func>
        <m:r>
          <w:rPr>
            <w:rFonts w:ascii="Cambria Math" w:hAnsi="Cambria Math"/>
          </w:rPr>
          <m:t>+</m:t>
        </m:r>
        <m:sSub>
          <m:sSubPr>
            <m:ctrlPr>
              <w:rPr>
                <w:rFonts w:ascii="Cambria Math" w:eastAsiaTheme="minorHAnsi" w:hAnsi="Cambria Math"/>
                <w:i/>
              </w:rPr>
            </m:ctrlPr>
          </m:sSubPr>
          <m:e>
            <m:r>
              <w:rPr>
                <w:rFonts w:ascii="Cambria Math" w:hAnsi="Cambria Math"/>
              </w:rPr>
              <m:t>ε</m:t>
            </m:r>
          </m:e>
          <m:sub>
            <m:r>
              <w:rPr>
                <w:rFonts w:ascii="Cambria Math" w:hAnsi="Cambria Math"/>
              </w:rPr>
              <m:t>l, 2</m:t>
            </m:r>
          </m:sub>
        </m:sSub>
        <m:d>
          <m:dPr>
            <m:ctrlPr>
              <w:rPr>
                <w:rFonts w:ascii="Cambria Math" w:hAnsi="Cambria Math"/>
                <w:i/>
              </w:rPr>
            </m:ctrlPr>
          </m:dPr>
          <m:e>
            <m:r>
              <w:rPr>
                <w:rFonts w:ascii="Cambria Math" w:hAnsi="Cambria Math"/>
              </w:rPr>
              <m:t>t</m:t>
            </m:r>
          </m:e>
        </m:d>
      </m:oMath>
      <w:r w:rsidR="00D238D9" w:rsidRPr="000B4378">
        <w:t>,</w:t>
      </w:r>
    </w:p>
    <w:p w14:paraId="405BD1B9" w14:textId="2C08D62B" w:rsidR="00D238D9" w:rsidRPr="000B4378" w:rsidRDefault="00BB5F27" w:rsidP="00D238D9">
      <w:pPr>
        <w:pStyle w:val="Equation"/>
        <w:spacing w:line="360" w:lineRule="auto"/>
        <w:jc w:val="center"/>
      </w:pPr>
      <m:oMath>
        <m:sSub>
          <m:sSubPr>
            <m:ctrlPr>
              <w:rPr>
                <w:rFonts w:ascii="Cambria Math" w:eastAsiaTheme="minorHAnsi" w:hAnsi="Cambria Math"/>
                <w:i/>
              </w:rPr>
            </m:ctrlPr>
          </m:sSubPr>
          <m:e>
            <m:r>
              <w:rPr>
                <w:rFonts w:ascii="Cambria Math" w:hAnsi="Cambria Math"/>
              </w:rPr>
              <m:t>x</m:t>
            </m:r>
          </m:e>
          <m:sub>
            <m:r>
              <w:rPr>
                <w:rFonts w:ascii="Cambria Math" w:hAnsi="Cambria Math"/>
              </w:rPr>
              <m:t>l,3</m:t>
            </m:r>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h</m:t>
                </m:r>
              </m:e>
              <m:sub>
                <m:r>
                  <w:rPr>
                    <w:rFonts w:ascii="Cambria Math" w:hAnsi="Cambria Math"/>
                  </w:rPr>
                  <m:t>l</m:t>
                </m:r>
              </m:sub>
            </m:sSub>
            <m:d>
              <m:dPr>
                <m:ctrlPr>
                  <w:rPr>
                    <w:rFonts w:ascii="Cambria Math" w:eastAsiaTheme="minorHAnsi" w:hAnsi="Cambria Math"/>
                    <w:i/>
                  </w:rPr>
                </m:ctrlPr>
              </m:dPr>
              <m:e>
                <m:r>
                  <w:rPr>
                    <w:rFonts w:ascii="Cambria Math" w:eastAsiaTheme="minorHAnsi" w:hAnsi="Cambria Math"/>
                  </w:rPr>
                  <m:t>t</m:t>
                </m:r>
              </m:e>
            </m:d>
            <m:r>
              <w:rPr>
                <w:rFonts w:ascii="Cambria Math" w:eastAsiaTheme="minorHAnsi" w:hAnsi="Cambria Math"/>
              </w:rPr>
              <m:t>-</m:t>
            </m:r>
            <m:sSub>
              <m:sSubPr>
                <m:ctrlPr>
                  <w:rPr>
                    <w:rFonts w:ascii="Cambria Math" w:hAnsi="Cambria Math"/>
                  </w:rPr>
                </m:ctrlPr>
              </m:sSubPr>
              <m:e>
                <m:r>
                  <w:rPr>
                    <w:rFonts w:ascii="Cambria Math" w:hAnsi="Cambria Math"/>
                  </w:rPr>
                  <m:t>ω</m:t>
                </m:r>
              </m:e>
              <m:sub>
                <m:r>
                  <w:rPr>
                    <w:rFonts w:ascii="Cambria Math" w:hAnsi="Cambria Math"/>
                  </w:rPr>
                  <m:t>1</m:t>
                </m:r>
              </m:sub>
            </m:sSub>
            <m:sSub>
              <m:sSubPr>
                <m:ctrlPr>
                  <w:rPr>
                    <w:rFonts w:ascii="Cambria Math" w:eastAsiaTheme="minorHAnsi" w:hAnsi="Cambria Math"/>
                    <w:i/>
                  </w:rPr>
                </m:ctrlPr>
              </m:sSubPr>
              <m:e>
                <m:r>
                  <w:rPr>
                    <w:rFonts w:ascii="Cambria Math" w:hAnsi="Cambria Math"/>
                  </w:rPr>
                  <m:t>x</m:t>
                </m:r>
              </m:e>
              <m:sub>
                <m:r>
                  <w:rPr>
                    <w:rFonts w:ascii="Cambria Math" w:hAnsi="Cambria Math"/>
                  </w:rPr>
                  <m:t>l,1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2</m:t>
                </m:r>
              </m:sub>
            </m:sSub>
            <m:sSub>
              <m:sSubPr>
                <m:ctrlPr>
                  <w:rPr>
                    <w:rFonts w:ascii="Cambria Math" w:eastAsiaTheme="minorHAnsi" w:hAnsi="Cambria Math"/>
                    <w:i/>
                  </w:rPr>
                </m:ctrlPr>
              </m:sSubPr>
              <m:e>
                <m:r>
                  <w:rPr>
                    <w:rFonts w:ascii="Cambria Math" w:hAnsi="Cambria Math"/>
                  </w:rPr>
                  <m:t>x</m:t>
                </m:r>
              </m:e>
              <m:sub>
                <m:r>
                  <w:rPr>
                    <w:rFonts w:ascii="Cambria Math" w:hAnsi="Cambria Math"/>
                  </w:rPr>
                  <m:t>l,2</m:t>
                </m:r>
              </m:sub>
            </m:sSub>
            <m:d>
              <m:dPr>
                <m:ctrlPr>
                  <w:rPr>
                    <w:rFonts w:ascii="Cambria Math" w:hAnsi="Cambria Math"/>
                    <w:i/>
                  </w:rPr>
                </m:ctrlPr>
              </m:dPr>
              <m:e>
                <m:r>
                  <w:rPr>
                    <w:rFonts w:ascii="Cambria Math" w:hAnsi="Cambria Math"/>
                  </w:rPr>
                  <m:t>t</m:t>
                </m:r>
              </m:e>
            </m:d>
          </m:e>
        </m:d>
        <m:r>
          <m:rPr>
            <m:lit/>
          </m:rP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3</m:t>
            </m:r>
          </m:sub>
        </m:sSub>
      </m:oMath>
      <w:r w:rsidR="00D238D9" w:rsidRPr="000B4378">
        <w:t>,</w:t>
      </w:r>
    </w:p>
    <w:p w14:paraId="1D896BAB" w14:textId="54225DAA" w:rsidR="00D238D9" w:rsidRPr="000B4378" w:rsidRDefault="00BB5F27" w:rsidP="001926FB">
      <w:pPr>
        <w:jc w:val="right"/>
        <w:rPr>
          <w:sz w:val="20"/>
          <w:szCs w:val="20"/>
        </w:rPr>
      </w:pPr>
      <m:oMath>
        <m:sSub>
          <m:sSubPr>
            <m:ctrlPr>
              <w:rPr>
                <w:rFonts w:ascii="Cambria Math" w:eastAsiaTheme="minorHAnsi" w:hAnsi="Cambria Math"/>
                <w:i/>
                <w:sz w:val="20"/>
                <w:szCs w:val="20"/>
              </w:rPr>
            </m:ctrlPr>
          </m:sSubPr>
          <m:e>
            <m:r>
              <w:rPr>
                <w:rFonts w:ascii="Cambria Math" w:hAnsi="Cambria Math"/>
                <w:sz w:val="20"/>
                <w:szCs w:val="20"/>
              </w:rPr>
              <m:t>x</m:t>
            </m:r>
          </m:e>
          <m:sub>
            <m:r>
              <w:rPr>
                <w:rFonts w:ascii="Cambria Math" w:hAnsi="Cambria Math"/>
                <w:sz w:val="20"/>
                <w:szCs w:val="20"/>
              </w:rPr>
              <m:t>l,4</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sSubSup>
          <m:sSubSupPr>
            <m:ctrlPr>
              <w:rPr>
                <w:rFonts w:ascii="Cambria Math" w:hAnsi="Cambria Math"/>
                <w:sz w:val="20"/>
                <w:szCs w:val="20"/>
              </w:rPr>
            </m:ctrlPr>
          </m:sSubSupPr>
          <m:e>
            <m:r>
              <m:rPr>
                <m:sty m:val="p"/>
              </m:rPr>
              <w:rPr>
                <w:rFonts w:ascii="Cambria Math" w:hAnsi="Cambria Math"/>
                <w:sz w:val="20"/>
                <w:szCs w:val="20"/>
              </w:rPr>
              <m:t>Θ</m:t>
            </m:r>
          </m:e>
          <m:sub>
            <m:r>
              <w:rPr>
                <w:rFonts w:ascii="Cambria Math" w:hAnsi="Cambria Math"/>
                <w:sz w:val="20"/>
                <w:szCs w:val="20"/>
              </w:rPr>
              <m:t>l,4</m:t>
            </m:r>
          </m:sub>
          <m:sup>
            <m:d>
              <m:dPr>
                <m:ctrlPr>
                  <w:rPr>
                    <w:rFonts w:ascii="Cambria Math" w:hAnsi="Cambria Math"/>
                    <w:i/>
                    <w:sz w:val="20"/>
                    <w:szCs w:val="20"/>
                  </w:rPr>
                </m:ctrlPr>
              </m:dPr>
              <m:e>
                <m:r>
                  <w:rPr>
                    <w:rFonts w:ascii="Cambria Math" w:hAnsi="Cambria Math"/>
                    <w:sz w:val="20"/>
                    <w:szCs w:val="20"/>
                  </w:rPr>
                  <m:t>1</m:t>
                </m:r>
              </m:e>
            </m:d>
          </m:sup>
        </m:sSubSup>
        <m:r>
          <w:rPr>
            <w:rFonts w:ascii="Cambria Math" w:hAnsi="Cambria Math"/>
            <w:sz w:val="20"/>
            <w:szCs w:val="20"/>
          </w:rPr>
          <m:t>t+</m:t>
        </m:r>
        <m:sSubSup>
          <m:sSubSupPr>
            <m:ctrlPr>
              <w:rPr>
                <w:rFonts w:ascii="Cambria Math" w:hAnsi="Cambria Math"/>
                <w:sz w:val="20"/>
                <w:szCs w:val="20"/>
              </w:rPr>
            </m:ctrlPr>
          </m:sSubSupPr>
          <m:e>
            <m:r>
              <m:rPr>
                <m:sty m:val="p"/>
              </m:rPr>
              <w:rPr>
                <w:rFonts w:ascii="Cambria Math" w:hAnsi="Cambria Math"/>
                <w:sz w:val="20"/>
                <w:szCs w:val="20"/>
              </w:rPr>
              <m:t>Θ</m:t>
            </m:r>
          </m:e>
          <m:sub>
            <m:r>
              <w:rPr>
                <w:rFonts w:ascii="Cambria Math" w:hAnsi="Cambria Math"/>
                <w:sz w:val="20"/>
                <w:szCs w:val="20"/>
              </w:rPr>
              <m:t>l,4</m:t>
            </m:r>
          </m:sub>
          <m:sup>
            <m:d>
              <m:dPr>
                <m:ctrlPr>
                  <w:rPr>
                    <w:rFonts w:ascii="Cambria Math" w:hAnsi="Cambria Math"/>
                    <w:i/>
                    <w:sz w:val="20"/>
                    <w:szCs w:val="20"/>
                  </w:rPr>
                </m:ctrlPr>
              </m:dPr>
              <m:e>
                <m:r>
                  <w:rPr>
                    <w:rFonts w:ascii="Cambria Math" w:hAnsi="Cambria Math"/>
                    <w:sz w:val="20"/>
                    <w:szCs w:val="20"/>
                  </w:rPr>
                  <m:t>2</m:t>
                </m:r>
              </m:e>
            </m:d>
          </m:sup>
        </m:sSubSup>
        <m:r>
          <w:rPr>
            <w:rFonts w:ascii="Cambria Math" w:hAnsi="Cambria Math"/>
            <w:sz w:val="20"/>
            <w:szCs w:val="20"/>
          </w:rPr>
          <m:t>+</m:t>
        </m:r>
        <m:sSub>
          <m:sSubPr>
            <m:ctrlPr>
              <w:rPr>
                <w:rFonts w:ascii="Cambria Math" w:eastAsiaTheme="minorHAnsi" w:hAnsi="Cambria Math"/>
                <w:i/>
                <w:sz w:val="20"/>
                <w:szCs w:val="20"/>
              </w:rPr>
            </m:ctrlPr>
          </m:sSubPr>
          <m:e>
            <m:r>
              <w:rPr>
                <w:rFonts w:ascii="Cambria Math" w:hAnsi="Cambria Math"/>
                <w:sz w:val="20"/>
                <w:szCs w:val="20"/>
              </w:rPr>
              <m:t>ε</m:t>
            </m:r>
          </m:e>
          <m:sub>
            <m:r>
              <w:rPr>
                <w:rFonts w:ascii="Cambria Math" w:hAnsi="Cambria Math"/>
                <w:sz w:val="20"/>
                <w:szCs w:val="20"/>
              </w:rPr>
              <m:t>l, 4</m:t>
            </m:r>
          </m:sub>
        </m:sSub>
        <m:d>
          <m:dPr>
            <m:ctrlPr>
              <w:rPr>
                <w:rFonts w:ascii="Cambria Math" w:hAnsi="Cambria Math"/>
                <w:i/>
                <w:sz w:val="20"/>
                <w:szCs w:val="20"/>
              </w:rPr>
            </m:ctrlPr>
          </m:dPr>
          <m:e>
            <m:r>
              <w:rPr>
                <w:rFonts w:ascii="Cambria Math" w:hAnsi="Cambria Math"/>
                <w:sz w:val="20"/>
                <w:szCs w:val="20"/>
              </w:rPr>
              <m:t>t</m:t>
            </m:r>
          </m:e>
        </m:d>
      </m:oMath>
      <w:proofErr w:type="gramStart"/>
      <w:r w:rsidR="00D238D9" w:rsidRPr="000B4378">
        <w:rPr>
          <w:sz w:val="20"/>
          <w:szCs w:val="20"/>
        </w:rPr>
        <w:t>,</w:t>
      </w:r>
      <w:r w:rsidR="001926FB" w:rsidRPr="000B4378">
        <w:rPr>
          <w:sz w:val="20"/>
          <w:szCs w:val="20"/>
        </w:rPr>
        <w:t xml:space="preserve">   </w:t>
      </w:r>
      <w:proofErr w:type="gramEnd"/>
      <w:r w:rsidR="001926FB" w:rsidRPr="000B4378">
        <w:rPr>
          <w:sz w:val="20"/>
          <w:szCs w:val="20"/>
        </w:rPr>
        <w:t xml:space="preserve">                 (2</w:t>
      </w:r>
      <w:r w:rsidR="00540B2D">
        <w:rPr>
          <w:sz w:val="20"/>
          <w:szCs w:val="20"/>
        </w:rPr>
        <w:t>6</w:t>
      </w:r>
      <w:r w:rsidR="001926FB" w:rsidRPr="000B4378">
        <w:rPr>
          <w:sz w:val="20"/>
          <w:szCs w:val="20"/>
        </w:rPr>
        <w:t>)</w:t>
      </w:r>
    </w:p>
    <w:p w14:paraId="5B0F0E00" w14:textId="77777777" w:rsidR="00D238D9" w:rsidRPr="000B4378" w:rsidRDefault="00D238D9" w:rsidP="00F1020C">
      <w:pPr>
        <w:pStyle w:val="Text"/>
        <w:ind w:firstLine="204"/>
      </w:pPr>
    </w:p>
    <w:p w14:paraId="437BF86D" w14:textId="3AA938F0" w:rsidR="0096161F" w:rsidRDefault="00A03665" w:rsidP="00F05A5A">
      <w:pPr>
        <w:jc w:val="both"/>
        <w:rPr>
          <w:sz w:val="20"/>
          <w:szCs w:val="20"/>
        </w:rPr>
      </w:pPr>
      <w:r w:rsidRPr="00524E37">
        <w:rPr>
          <w:sz w:val="20"/>
          <w:szCs w:val="20"/>
        </w:rPr>
        <w:t xml:space="preserve">where </w:t>
      </w:r>
      <m:oMath>
        <m:sSubSup>
          <m:sSubSupPr>
            <m:ctrlPr>
              <w:rPr>
                <w:rFonts w:ascii="Cambria Math" w:hAnsi="Cambria Math"/>
                <w:sz w:val="20"/>
                <w:szCs w:val="20"/>
              </w:rPr>
            </m:ctrlPr>
          </m:sSubSupPr>
          <m:e>
            <m:r>
              <m:rPr>
                <m:sty m:val="p"/>
              </m:rPr>
              <w:rPr>
                <w:rFonts w:ascii="Cambria Math" w:hAnsi="Cambria Math"/>
                <w:sz w:val="20"/>
                <w:szCs w:val="20"/>
              </w:rPr>
              <m:t>Θ</m:t>
            </m:r>
          </m:e>
          <m:sub>
            <m:r>
              <w:rPr>
                <w:rFonts w:ascii="Cambria Math" w:hAnsi="Cambria Math"/>
                <w:sz w:val="20"/>
                <w:szCs w:val="20"/>
              </w:rPr>
              <m:t>l,1</m:t>
            </m:r>
          </m:sub>
          <m:sup>
            <m:d>
              <m:dPr>
                <m:ctrlPr>
                  <w:rPr>
                    <w:rFonts w:ascii="Cambria Math" w:hAnsi="Cambria Math"/>
                    <w:i/>
                    <w:sz w:val="20"/>
                    <w:szCs w:val="20"/>
                  </w:rPr>
                </m:ctrlPr>
              </m:dPr>
              <m:e>
                <m:r>
                  <w:rPr>
                    <w:rFonts w:ascii="Cambria Math" w:hAnsi="Cambria Math"/>
                    <w:sz w:val="20"/>
                    <w:szCs w:val="20"/>
                  </w:rPr>
                  <m:t>1</m:t>
                </m:r>
              </m:e>
            </m:d>
          </m:sup>
        </m:sSubSup>
        <m:r>
          <w:rPr>
            <w:rFonts w:ascii="Cambria Math" w:hAnsi="Cambria Math"/>
            <w:sz w:val="20"/>
            <w:szCs w:val="20"/>
          </w:rPr>
          <m:t>,</m:t>
        </m:r>
        <m:sSubSup>
          <m:sSubSupPr>
            <m:ctrlPr>
              <w:rPr>
                <w:rFonts w:ascii="Cambria Math" w:hAnsi="Cambria Math"/>
                <w:sz w:val="20"/>
                <w:szCs w:val="20"/>
              </w:rPr>
            </m:ctrlPr>
          </m:sSubSupPr>
          <m:e>
            <m:r>
              <m:rPr>
                <m:sty m:val="p"/>
              </m:rPr>
              <w:rPr>
                <w:rFonts w:ascii="Cambria Math" w:hAnsi="Cambria Math"/>
                <w:sz w:val="20"/>
                <w:szCs w:val="20"/>
              </w:rPr>
              <m:t>Θ</m:t>
            </m:r>
          </m:e>
          <m:sub>
            <m:r>
              <w:rPr>
                <w:rFonts w:ascii="Cambria Math" w:hAnsi="Cambria Math"/>
                <w:sz w:val="20"/>
                <w:szCs w:val="20"/>
              </w:rPr>
              <m:t>l,1</m:t>
            </m:r>
          </m:sub>
          <m:sup>
            <m:d>
              <m:dPr>
                <m:ctrlPr>
                  <w:rPr>
                    <w:rFonts w:ascii="Cambria Math" w:hAnsi="Cambria Math"/>
                    <w:i/>
                    <w:sz w:val="20"/>
                    <w:szCs w:val="20"/>
                  </w:rPr>
                </m:ctrlPr>
              </m:dPr>
              <m:e>
                <m:r>
                  <w:rPr>
                    <w:rFonts w:ascii="Cambria Math" w:hAnsi="Cambria Math"/>
                    <w:sz w:val="20"/>
                    <w:szCs w:val="20"/>
                  </w:rPr>
                  <m:t>2</m:t>
                </m:r>
              </m:e>
            </m:d>
          </m:sup>
        </m:sSubSup>
        <m:r>
          <w:rPr>
            <w:rFonts w:ascii="Cambria Math" w:hAnsi="Cambria Math"/>
            <w:sz w:val="20"/>
            <w:szCs w:val="20"/>
          </w:rPr>
          <m:t>,</m:t>
        </m:r>
        <m:sSubSup>
          <m:sSubSupPr>
            <m:ctrlPr>
              <w:rPr>
                <w:rFonts w:ascii="Cambria Math" w:hAnsi="Cambria Math"/>
                <w:sz w:val="20"/>
                <w:szCs w:val="20"/>
              </w:rPr>
            </m:ctrlPr>
          </m:sSubSupPr>
          <m:e>
            <m:r>
              <m:rPr>
                <m:sty m:val="p"/>
              </m:rPr>
              <w:rPr>
                <w:rFonts w:ascii="Cambria Math" w:hAnsi="Cambria Math"/>
                <w:sz w:val="20"/>
                <w:szCs w:val="20"/>
              </w:rPr>
              <m:t>Θ</m:t>
            </m:r>
          </m:e>
          <m:sub>
            <m:r>
              <w:rPr>
                <w:rFonts w:ascii="Cambria Math" w:hAnsi="Cambria Math"/>
                <w:sz w:val="20"/>
                <w:szCs w:val="20"/>
              </w:rPr>
              <m:t>l,2</m:t>
            </m:r>
          </m:sub>
          <m:sup>
            <m:d>
              <m:dPr>
                <m:ctrlPr>
                  <w:rPr>
                    <w:rFonts w:ascii="Cambria Math" w:hAnsi="Cambria Math"/>
                    <w:i/>
                    <w:sz w:val="20"/>
                    <w:szCs w:val="20"/>
                  </w:rPr>
                </m:ctrlPr>
              </m:dPr>
              <m:e>
                <m:r>
                  <w:rPr>
                    <w:rFonts w:ascii="Cambria Math" w:hAnsi="Cambria Math"/>
                    <w:sz w:val="20"/>
                    <w:szCs w:val="20"/>
                  </w:rPr>
                  <m:t>2</m:t>
                </m:r>
              </m:e>
            </m:d>
          </m:sup>
        </m:sSubSup>
        <m:r>
          <w:rPr>
            <w:rFonts w:ascii="Cambria Math" w:hAnsi="Cambria Math"/>
            <w:sz w:val="20"/>
            <w:szCs w:val="20"/>
          </w:rPr>
          <m:t>,</m:t>
        </m:r>
        <m:sSubSup>
          <m:sSubSupPr>
            <m:ctrlPr>
              <w:rPr>
                <w:rFonts w:ascii="Cambria Math" w:hAnsi="Cambria Math"/>
                <w:sz w:val="20"/>
                <w:szCs w:val="20"/>
              </w:rPr>
            </m:ctrlPr>
          </m:sSubSupPr>
          <m:e>
            <m:r>
              <m:rPr>
                <m:sty m:val="p"/>
              </m:rPr>
              <w:rPr>
                <w:rFonts w:ascii="Cambria Math" w:hAnsi="Cambria Math"/>
                <w:sz w:val="20"/>
                <w:szCs w:val="20"/>
              </w:rPr>
              <m:t>Θ</m:t>
            </m:r>
          </m:e>
          <m:sub>
            <m:r>
              <w:rPr>
                <w:rFonts w:ascii="Cambria Math" w:hAnsi="Cambria Math"/>
                <w:sz w:val="20"/>
                <w:szCs w:val="20"/>
              </w:rPr>
              <m:t>l,4</m:t>
            </m:r>
          </m:sub>
          <m:sup>
            <m:d>
              <m:dPr>
                <m:ctrlPr>
                  <w:rPr>
                    <w:rFonts w:ascii="Cambria Math" w:hAnsi="Cambria Math"/>
                    <w:i/>
                    <w:sz w:val="20"/>
                    <w:szCs w:val="20"/>
                  </w:rPr>
                </m:ctrlPr>
              </m:dPr>
              <m:e>
                <m:r>
                  <w:rPr>
                    <w:rFonts w:ascii="Cambria Math" w:hAnsi="Cambria Math"/>
                    <w:sz w:val="20"/>
                    <w:szCs w:val="20"/>
                  </w:rPr>
                  <m:t>2</m:t>
                </m:r>
              </m:e>
            </m:d>
          </m:sup>
        </m:sSubSup>
        <m:r>
          <w:rPr>
            <w:rFonts w:ascii="Cambria Math" w:hAnsi="Cambria Math"/>
            <w:sz w:val="20"/>
            <w:szCs w:val="20"/>
          </w:rPr>
          <m:t>~</m:t>
        </m:r>
        <m:r>
          <m:rPr>
            <m:sty m:val="p"/>
          </m:rPr>
          <w:rPr>
            <w:rFonts w:ascii="Cambria Math" w:hAnsi="Cambria Math"/>
            <w:sz w:val="20"/>
            <w:szCs w:val="20"/>
          </w:rPr>
          <m:t>Uniform</m:t>
        </m:r>
        <m:d>
          <m:dPr>
            <m:ctrlPr>
              <w:rPr>
                <w:rFonts w:ascii="Cambria Math" w:hAnsi="Cambria Math"/>
                <w:i/>
                <w:sz w:val="20"/>
                <w:szCs w:val="20"/>
              </w:rPr>
            </m:ctrlPr>
          </m:dPr>
          <m:e>
            <m:r>
              <w:rPr>
                <w:rFonts w:ascii="Cambria Math" w:hAnsi="Cambria Math"/>
                <w:sz w:val="20"/>
                <w:szCs w:val="20"/>
              </w:rPr>
              <m:t>0,30</m:t>
            </m:r>
          </m:e>
        </m:d>
      </m:oMath>
      <w:r w:rsidR="009E4FBC">
        <w:rPr>
          <w:rFonts w:eastAsiaTheme="minorEastAsia" w:hint="eastAsia"/>
          <w:sz w:val="20"/>
          <w:szCs w:val="20"/>
        </w:rPr>
        <w:t>,</w:t>
      </w:r>
      <w:r w:rsidR="009E4FBC">
        <w:rPr>
          <w:rFonts w:eastAsiaTheme="minorEastAsia"/>
          <w:sz w:val="20"/>
          <w:szCs w:val="20"/>
        </w:rPr>
        <w:t xml:space="preserve"> </w:t>
      </w:r>
      <m:oMath>
        <m:sSubSup>
          <m:sSubSupPr>
            <m:ctrlPr>
              <w:rPr>
                <w:rFonts w:ascii="Cambria Math" w:hAnsi="Cambria Math"/>
                <w:sz w:val="20"/>
                <w:szCs w:val="20"/>
              </w:rPr>
            </m:ctrlPr>
          </m:sSubSupPr>
          <m:e>
            <m:r>
              <m:rPr>
                <m:sty m:val="p"/>
              </m:rPr>
              <w:rPr>
                <w:rFonts w:ascii="Cambria Math" w:hAnsi="Cambria Math"/>
                <w:sz w:val="20"/>
                <w:szCs w:val="20"/>
              </w:rPr>
              <m:t>Θ</m:t>
            </m:r>
          </m:e>
          <m:sub>
            <m:r>
              <w:rPr>
                <w:rFonts w:ascii="Cambria Math" w:hAnsi="Cambria Math"/>
                <w:sz w:val="20"/>
                <w:szCs w:val="20"/>
              </w:rPr>
              <m:t>l,2</m:t>
            </m:r>
          </m:sub>
          <m:sup>
            <m:d>
              <m:dPr>
                <m:ctrlPr>
                  <w:rPr>
                    <w:rFonts w:ascii="Cambria Math" w:hAnsi="Cambria Math"/>
                    <w:i/>
                    <w:sz w:val="20"/>
                    <w:szCs w:val="20"/>
                  </w:rPr>
                </m:ctrlPr>
              </m:dPr>
              <m:e>
                <m:r>
                  <w:rPr>
                    <w:rFonts w:ascii="Cambria Math" w:hAnsi="Cambria Math"/>
                    <w:sz w:val="20"/>
                    <w:szCs w:val="20"/>
                  </w:rPr>
                  <m:t>1</m:t>
                </m:r>
              </m:e>
            </m:d>
          </m:sup>
        </m:sSubSup>
        <m:r>
          <m:rPr>
            <m:sty m:val="p"/>
          </m:rPr>
          <w:rPr>
            <w:rFonts w:ascii="Cambria Math" w:hAnsi="Cambria Math"/>
            <w:sz w:val="20"/>
            <w:szCs w:val="20"/>
          </w:rPr>
          <m:t>,</m:t>
        </m:r>
        <m:sSubSup>
          <m:sSubSupPr>
            <m:ctrlPr>
              <w:rPr>
                <w:rFonts w:ascii="Cambria Math" w:hAnsi="Cambria Math"/>
                <w:sz w:val="20"/>
                <w:szCs w:val="20"/>
              </w:rPr>
            </m:ctrlPr>
          </m:sSubSupPr>
          <m:e>
            <m:r>
              <m:rPr>
                <m:sty m:val="p"/>
              </m:rPr>
              <w:rPr>
                <w:rFonts w:ascii="Cambria Math" w:hAnsi="Cambria Math"/>
                <w:sz w:val="20"/>
                <w:szCs w:val="20"/>
              </w:rPr>
              <m:t>Θ</m:t>
            </m:r>
          </m:e>
          <m:sub>
            <m:r>
              <w:rPr>
                <w:rFonts w:ascii="Cambria Math" w:hAnsi="Cambria Math"/>
                <w:sz w:val="20"/>
                <w:szCs w:val="20"/>
              </w:rPr>
              <m:t>l,4</m:t>
            </m:r>
          </m:sub>
          <m:sup>
            <m:d>
              <m:dPr>
                <m:ctrlPr>
                  <w:rPr>
                    <w:rFonts w:ascii="Cambria Math" w:hAnsi="Cambria Math"/>
                    <w:i/>
                    <w:sz w:val="20"/>
                    <w:szCs w:val="20"/>
                  </w:rPr>
                </m:ctrlPr>
              </m:dPr>
              <m:e>
                <m:r>
                  <w:rPr>
                    <w:rFonts w:ascii="Cambria Math" w:hAnsi="Cambria Math"/>
                    <w:sz w:val="20"/>
                    <w:szCs w:val="20"/>
                  </w:rPr>
                  <m:t>1</m:t>
                </m:r>
              </m:e>
            </m:d>
          </m:sup>
        </m:sSubSup>
        <m:r>
          <w:rPr>
            <w:rFonts w:ascii="Cambria Math" w:hAnsi="Cambria Math"/>
            <w:sz w:val="20"/>
            <w:szCs w:val="20"/>
          </w:rPr>
          <m:t>~</m:t>
        </m:r>
        <m:r>
          <m:rPr>
            <m:sty m:val="p"/>
          </m:rPr>
          <w:rPr>
            <w:rFonts w:ascii="Cambria Math" w:hAnsi="Cambria Math"/>
            <w:sz w:val="20"/>
            <w:szCs w:val="20"/>
          </w:rPr>
          <m:t>Uniform</m:t>
        </m:r>
        <m:d>
          <m:dPr>
            <m:ctrlPr>
              <w:rPr>
                <w:rFonts w:ascii="Cambria Math" w:hAnsi="Cambria Math"/>
                <w:i/>
                <w:sz w:val="20"/>
                <w:szCs w:val="20"/>
              </w:rPr>
            </m:ctrlPr>
          </m:dPr>
          <m:e>
            <m:r>
              <w:rPr>
                <w:rFonts w:ascii="Cambria Math" w:hAnsi="Cambria Math"/>
                <w:sz w:val="20"/>
                <w:szCs w:val="20"/>
              </w:rPr>
              <m:t>0,2</m:t>
            </m:r>
          </m:e>
        </m:d>
      </m:oMath>
      <w:r w:rsidR="009E4FBC">
        <w:rPr>
          <w:rFonts w:eastAsiaTheme="minorEastAsia" w:hint="eastAsia"/>
          <w:sz w:val="20"/>
          <w:szCs w:val="20"/>
        </w:rPr>
        <w:t xml:space="preserve"> </w:t>
      </w:r>
      <w:r w:rsidRPr="00524E37">
        <w:rPr>
          <w:sz w:val="20"/>
          <w:szCs w:val="20"/>
        </w:rPr>
        <w:t>and</w:t>
      </w:r>
      <w:r w:rsidRPr="00524E37">
        <w:rPr>
          <w:noProof/>
          <w:sz w:val="20"/>
          <w:szCs w:val="20"/>
        </w:rPr>
        <w:t xml:space="preserve"> </w:t>
      </w:r>
      <w:r w:rsidRPr="00524E37">
        <w:rPr>
          <w:sz w:val="20"/>
          <w:szCs w:val="20"/>
        </w:rPr>
        <w:t xml:space="preserve"> </w:t>
      </w:r>
      <m:oMath>
        <m:sSub>
          <m:sSubPr>
            <m:ctrlPr>
              <w:rPr>
                <w:rFonts w:ascii="Cambria Math" w:eastAsiaTheme="minorHAnsi" w:hAnsi="Cambria Math"/>
                <w:i/>
                <w:sz w:val="20"/>
                <w:szCs w:val="20"/>
              </w:rPr>
            </m:ctrlPr>
          </m:sSubPr>
          <m:e>
            <m:r>
              <w:rPr>
                <w:rFonts w:ascii="Cambria Math" w:hAnsi="Cambria Math"/>
                <w:sz w:val="20"/>
                <w:szCs w:val="20"/>
              </w:rPr>
              <m:t>ε</m:t>
            </m:r>
          </m:e>
          <m:sub>
            <m:r>
              <w:rPr>
                <w:rFonts w:ascii="Cambria Math" w:hAnsi="Cambria Math"/>
                <w:sz w:val="20"/>
                <w:szCs w:val="20"/>
              </w:rPr>
              <m:t>l,1</m:t>
            </m:r>
          </m:sub>
        </m:sSub>
        <m:r>
          <w:rPr>
            <w:rFonts w:ascii="Cambria Math" w:eastAsiaTheme="minorHAnsi" w:hAnsi="Cambria Math"/>
            <w:sz w:val="20"/>
            <w:szCs w:val="20"/>
          </w:rPr>
          <m:t>,</m:t>
        </m:r>
        <m:sSub>
          <m:sSubPr>
            <m:ctrlPr>
              <w:rPr>
                <w:rFonts w:ascii="Cambria Math" w:eastAsiaTheme="minorHAnsi" w:hAnsi="Cambria Math"/>
                <w:i/>
                <w:sz w:val="20"/>
                <w:szCs w:val="20"/>
              </w:rPr>
            </m:ctrlPr>
          </m:sSubPr>
          <m:e>
            <m:r>
              <w:rPr>
                <w:rFonts w:ascii="Cambria Math" w:hAnsi="Cambria Math"/>
                <w:sz w:val="20"/>
                <w:szCs w:val="20"/>
              </w:rPr>
              <m:t>ε</m:t>
            </m:r>
          </m:e>
          <m:sub>
            <m:r>
              <w:rPr>
                <w:rFonts w:ascii="Cambria Math" w:hAnsi="Cambria Math"/>
                <w:sz w:val="20"/>
                <w:szCs w:val="20"/>
              </w:rPr>
              <m:t>l,2</m:t>
            </m:r>
          </m:sub>
        </m:sSub>
        <m:r>
          <w:rPr>
            <w:rFonts w:ascii="Cambria Math" w:eastAsiaTheme="minorHAnsi" w:hAnsi="Cambria Math"/>
            <w:sz w:val="20"/>
            <w:szCs w:val="20"/>
          </w:rPr>
          <m:t>,</m:t>
        </m:r>
        <m:sSub>
          <m:sSubPr>
            <m:ctrlPr>
              <w:rPr>
                <w:rFonts w:ascii="Cambria Math" w:eastAsiaTheme="minorHAnsi" w:hAnsi="Cambria Math"/>
                <w:i/>
                <w:sz w:val="20"/>
                <w:szCs w:val="20"/>
              </w:rPr>
            </m:ctrlPr>
          </m:sSubPr>
          <m:e>
            <m:r>
              <w:rPr>
                <w:rFonts w:ascii="Cambria Math" w:hAnsi="Cambria Math"/>
                <w:sz w:val="20"/>
                <w:szCs w:val="20"/>
              </w:rPr>
              <m:t>ε</m:t>
            </m:r>
          </m:e>
          <m:sub>
            <m:r>
              <w:rPr>
                <w:rFonts w:ascii="Cambria Math" w:hAnsi="Cambria Math"/>
                <w:sz w:val="20"/>
                <w:szCs w:val="20"/>
              </w:rPr>
              <m:t>l,4</m:t>
            </m:r>
          </m:sub>
        </m:sSub>
        <m:r>
          <w:rPr>
            <w:rFonts w:ascii="Cambria Math" w:hAnsi="Cambria Math"/>
            <w:sz w:val="20"/>
            <w:szCs w:val="20"/>
          </w:rPr>
          <m:t>~N</m:t>
        </m:r>
        <m:d>
          <m:dPr>
            <m:ctrlPr>
              <w:rPr>
                <w:rFonts w:ascii="Cambria Math" w:hAnsi="Cambria Math"/>
                <w:i/>
                <w:sz w:val="20"/>
                <w:szCs w:val="20"/>
              </w:rPr>
            </m:ctrlPr>
          </m:dPr>
          <m:e>
            <m:r>
              <w:rPr>
                <w:rFonts w:ascii="Cambria Math" w:hAnsi="Cambria Math"/>
                <w:sz w:val="20"/>
                <w:szCs w:val="20"/>
              </w:rPr>
              <m:t>0,</m:t>
            </m:r>
            <m:sSup>
              <m:sSupPr>
                <m:ctrlPr>
                  <w:rPr>
                    <w:rFonts w:ascii="Cambria Math" w:hAnsi="Cambria Math"/>
                    <w:i/>
                    <w:sz w:val="20"/>
                    <w:szCs w:val="20"/>
                  </w:rPr>
                </m:ctrlPr>
              </m:sSupPr>
              <m:e>
                <m:r>
                  <w:rPr>
                    <w:rFonts w:ascii="Cambria Math" w:hAnsi="Cambria Math"/>
                    <w:sz w:val="20"/>
                    <w:szCs w:val="20"/>
                  </w:rPr>
                  <m:t>5</m:t>
                </m:r>
              </m:e>
              <m:sup>
                <m:r>
                  <w:rPr>
                    <w:rFonts w:ascii="Cambria Math" w:hAnsi="Cambria Math"/>
                    <w:sz w:val="20"/>
                    <w:szCs w:val="20"/>
                  </w:rPr>
                  <m:t>2</m:t>
                </m:r>
              </m:sup>
            </m:sSup>
          </m:e>
        </m:d>
      </m:oMath>
      <w:r w:rsidRPr="00524E37">
        <w:rPr>
          <w:sz w:val="20"/>
          <w:szCs w:val="20"/>
        </w:rPr>
        <w:t xml:space="preserve">. Here, the sensor signal </w:t>
      </w:r>
      <m:oMath>
        <m:sSub>
          <m:sSubPr>
            <m:ctrlPr>
              <w:rPr>
                <w:rFonts w:ascii="Cambria Math" w:eastAsiaTheme="minorHAnsi" w:hAnsi="Cambria Math"/>
                <w:i/>
                <w:sz w:val="20"/>
                <w:szCs w:val="20"/>
              </w:rPr>
            </m:ctrlPr>
          </m:sSubPr>
          <m:e>
            <m:r>
              <w:rPr>
                <w:rFonts w:ascii="Cambria Math" w:hAnsi="Cambria Math"/>
                <w:sz w:val="20"/>
                <w:szCs w:val="20"/>
              </w:rPr>
              <m:t>x</m:t>
            </m:r>
          </m:e>
          <m:sub>
            <m:r>
              <w:rPr>
                <w:rFonts w:ascii="Cambria Math" w:hAnsi="Cambria Math"/>
                <w:sz w:val="20"/>
                <w:szCs w:val="20"/>
              </w:rPr>
              <m:t>l,3</m:t>
            </m:r>
          </m:sub>
        </m:sSub>
        <m:d>
          <m:dPr>
            <m:ctrlPr>
              <w:rPr>
                <w:rFonts w:ascii="Cambria Math" w:hAnsi="Cambria Math"/>
                <w:i/>
                <w:sz w:val="20"/>
                <w:szCs w:val="20"/>
              </w:rPr>
            </m:ctrlPr>
          </m:dPr>
          <m:e>
            <m:r>
              <w:rPr>
                <w:rFonts w:ascii="Cambria Math" w:hAnsi="Cambria Math"/>
                <w:sz w:val="20"/>
                <w:szCs w:val="20"/>
              </w:rPr>
              <m:t>t</m:t>
            </m:r>
          </m:e>
        </m:d>
      </m:oMath>
      <w:r w:rsidRPr="00524E37">
        <w:rPr>
          <w:sz w:val="20"/>
          <w:szCs w:val="20"/>
        </w:rPr>
        <w:t xml:space="preserve"> is generated from the true HI </w:t>
      </w:r>
      <m:oMath>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l</m:t>
            </m:r>
          </m:sub>
        </m:sSub>
        <m:d>
          <m:dPr>
            <m:ctrlPr>
              <w:rPr>
                <w:rFonts w:ascii="Cambria Math" w:eastAsiaTheme="minorHAnsi" w:hAnsi="Cambria Math"/>
                <w:i/>
                <w:sz w:val="20"/>
                <w:szCs w:val="20"/>
              </w:rPr>
            </m:ctrlPr>
          </m:dPr>
          <m:e>
            <m:r>
              <w:rPr>
                <w:rFonts w:ascii="Cambria Math" w:eastAsiaTheme="minorHAnsi" w:hAnsi="Cambria Math"/>
                <w:sz w:val="20"/>
                <w:szCs w:val="20"/>
              </w:rPr>
              <m:t>t</m:t>
            </m:r>
          </m:e>
        </m:d>
      </m:oMath>
      <w:r w:rsidRPr="00524E37">
        <w:rPr>
          <w:sz w:val="20"/>
          <w:szCs w:val="20"/>
        </w:rPr>
        <w:t xml:space="preserve"> subtracting the sensor signals </w:t>
      </w:r>
      <m:oMath>
        <m:sSub>
          <m:sSubPr>
            <m:ctrlPr>
              <w:rPr>
                <w:rFonts w:ascii="Cambria Math" w:eastAsiaTheme="minorHAnsi" w:hAnsi="Cambria Math"/>
                <w:i/>
                <w:sz w:val="20"/>
                <w:szCs w:val="20"/>
              </w:rPr>
            </m:ctrlPr>
          </m:sSubPr>
          <m:e>
            <m:r>
              <w:rPr>
                <w:rFonts w:ascii="Cambria Math" w:hAnsi="Cambria Math"/>
                <w:sz w:val="20"/>
                <w:szCs w:val="20"/>
              </w:rPr>
              <m:t>x</m:t>
            </m:r>
          </m:e>
          <m:sub>
            <m:r>
              <w:rPr>
                <w:rFonts w:ascii="Cambria Math" w:hAnsi="Cambria Math"/>
                <w:sz w:val="20"/>
                <w:szCs w:val="20"/>
              </w:rPr>
              <m:t>l,1</m:t>
            </m:r>
          </m:sub>
        </m:sSub>
        <m:d>
          <m:dPr>
            <m:ctrlPr>
              <w:rPr>
                <w:rFonts w:ascii="Cambria Math" w:hAnsi="Cambria Math"/>
                <w:i/>
                <w:sz w:val="20"/>
                <w:szCs w:val="20"/>
              </w:rPr>
            </m:ctrlPr>
          </m:dPr>
          <m:e>
            <m:r>
              <w:rPr>
                <w:rFonts w:ascii="Cambria Math" w:hAnsi="Cambria Math"/>
                <w:sz w:val="20"/>
                <w:szCs w:val="20"/>
              </w:rPr>
              <m:t>t</m:t>
            </m:r>
          </m:e>
        </m:d>
      </m:oMath>
      <w:r w:rsidRPr="00524E37">
        <w:rPr>
          <w:sz w:val="20"/>
          <w:szCs w:val="20"/>
        </w:rPr>
        <w:t xml:space="preserve"> and </w:t>
      </w:r>
      <m:oMath>
        <m:sSub>
          <m:sSubPr>
            <m:ctrlPr>
              <w:rPr>
                <w:rFonts w:ascii="Cambria Math" w:eastAsiaTheme="minorHAnsi" w:hAnsi="Cambria Math"/>
                <w:i/>
                <w:sz w:val="20"/>
                <w:szCs w:val="20"/>
              </w:rPr>
            </m:ctrlPr>
          </m:sSubPr>
          <m:e>
            <m:r>
              <w:rPr>
                <w:rFonts w:ascii="Cambria Math" w:hAnsi="Cambria Math"/>
                <w:sz w:val="20"/>
                <w:szCs w:val="20"/>
              </w:rPr>
              <m:t>x</m:t>
            </m:r>
          </m:e>
          <m:sub>
            <m:r>
              <w:rPr>
                <w:rFonts w:ascii="Cambria Math" w:hAnsi="Cambria Math"/>
                <w:sz w:val="20"/>
                <w:szCs w:val="20"/>
              </w:rPr>
              <m:t>l,2</m:t>
            </m:r>
          </m:sub>
        </m:sSub>
        <m:d>
          <m:dPr>
            <m:ctrlPr>
              <w:rPr>
                <w:rFonts w:ascii="Cambria Math" w:hAnsi="Cambria Math"/>
                <w:i/>
                <w:sz w:val="20"/>
                <w:szCs w:val="20"/>
              </w:rPr>
            </m:ctrlPr>
          </m:dPr>
          <m:e>
            <m:r>
              <w:rPr>
                <w:rFonts w:ascii="Cambria Math" w:hAnsi="Cambria Math"/>
                <w:sz w:val="20"/>
                <w:szCs w:val="20"/>
              </w:rPr>
              <m:t>t</m:t>
            </m:r>
          </m:e>
        </m:d>
      </m:oMath>
      <w:r w:rsidRPr="00524E37">
        <w:rPr>
          <w:sz w:val="20"/>
          <w:szCs w:val="20"/>
        </w:rPr>
        <w:t xml:space="preserve"> to satisfy </w:t>
      </w:r>
      <m:oMath>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l</m:t>
            </m:r>
          </m:sub>
        </m:sSub>
        <m:d>
          <m:dPr>
            <m:ctrlPr>
              <w:rPr>
                <w:rFonts w:ascii="Cambria Math" w:eastAsiaTheme="minorHAnsi" w:hAnsi="Cambria Math"/>
                <w:i/>
                <w:sz w:val="20"/>
                <w:szCs w:val="20"/>
              </w:rPr>
            </m:ctrlPr>
          </m:dPr>
          <m:e>
            <m:r>
              <w:rPr>
                <w:rFonts w:ascii="Cambria Math" w:eastAsiaTheme="minorHAnsi" w:hAnsi="Cambria Math"/>
                <w:sz w:val="20"/>
                <w:szCs w:val="20"/>
              </w:rPr>
              <m:t>t</m:t>
            </m:r>
          </m:e>
        </m:d>
        <m:r>
          <w:rPr>
            <w:rFonts w:ascii="Cambria Math" w:eastAsiaTheme="minorHAnsi" w:hAnsi="Cambria Math"/>
            <w:sz w:val="20"/>
            <w:szCs w:val="20"/>
          </w:rPr>
          <m:t>=</m:t>
        </m:r>
        <m:sSub>
          <m:sSubPr>
            <m:ctrlPr>
              <w:rPr>
                <w:rFonts w:ascii="Cambria Math" w:eastAsiaTheme="minorHAnsi" w:hAnsi="Cambria Math"/>
                <w:i/>
                <w:sz w:val="20"/>
                <w:szCs w:val="20"/>
              </w:rPr>
            </m:ctrlPr>
          </m:sSubPr>
          <m:e>
            <m:r>
              <m:rPr>
                <m:sty m:val="b"/>
              </m:rPr>
              <w:rPr>
                <w:rFonts w:ascii="Cambria Math" w:hAnsi="Cambria Math"/>
                <w:sz w:val="20"/>
                <w:szCs w:val="20"/>
              </w:rPr>
              <m:t>x</m:t>
            </m:r>
          </m:e>
          <m:sub>
            <m:r>
              <w:rPr>
                <w:rFonts w:ascii="Cambria Math" w:hAnsi="Cambria Math"/>
                <w:sz w:val="20"/>
                <w:szCs w:val="20"/>
              </w:rPr>
              <m:t>l</m:t>
            </m:r>
          </m:sub>
        </m:sSub>
        <m:d>
          <m:dPr>
            <m:ctrlPr>
              <w:rPr>
                <w:rFonts w:ascii="Cambria Math" w:hAnsi="Cambria Math"/>
                <w:i/>
                <w:sz w:val="20"/>
                <w:szCs w:val="20"/>
              </w:rPr>
            </m:ctrlPr>
          </m:dPr>
          <m:e>
            <m:r>
              <w:rPr>
                <w:rFonts w:ascii="Cambria Math" w:hAnsi="Cambria Math"/>
                <w:sz w:val="20"/>
                <w:szCs w:val="20"/>
              </w:rPr>
              <m:t>t</m:t>
            </m:r>
          </m:e>
        </m:d>
        <m:r>
          <m:rPr>
            <m:sty m:val="b"/>
          </m:rPr>
          <w:rPr>
            <w:rFonts w:ascii="Cambria Math" w:hAnsi="Cambria Math"/>
            <w:sz w:val="20"/>
            <w:szCs w:val="20"/>
          </w:rPr>
          <m:t>w</m:t>
        </m:r>
      </m:oMath>
      <w:r w:rsidRPr="00524E37">
        <w:rPr>
          <w:sz w:val="20"/>
          <w:szCs w:val="20"/>
        </w:rPr>
        <w:t xml:space="preserve">. Since the fusion parameter </w:t>
      </w:r>
      <m:oMath>
        <m:sSub>
          <m:sSubPr>
            <m:ctrlPr>
              <w:rPr>
                <w:rFonts w:ascii="Cambria Math" w:hAnsi="Cambria Math"/>
                <w:sz w:val="20"/>
                <w:szCs w:val="20"/>
              </w:rPr>
            </m:ctrlPr>
          </m:sSubPr>
          <m:e>
            <m:r>
              <m:rPr>
                <m:sty m:val="p"/>
              </m:rPr>
              <w:rPr>
                <w:rFonts w:ascii="Cambria Math" w:hAnsi="Cambria Math"/>
                <w:sz w:val="20"/>
                <w:szCs w:val="20"/>
              </w:rPr>
              <m:t>w</m:t>
            </m:r>
          </m:e>
          <m:sub>
            <m:r>
              <w:rPr>
                <w:rFonts w:ascii="Cambria Math" w:hAnsi="Cambria Math"/>
                <w:sz w:val="20"/>
                <w:szCs w:val="20"/>
              </w:rPr>
              <m:t>4</m:t>
            </m:r>
          </m:sub>
        </m:sSub>
        <m:r>
          <w:rPr>
            <w:rFonts w:ascii="Cambria Math" w:hAnsi="Cambria Math"/>
            <w:sz w:val="20"/>
            <w:szCs w:val="20"/>
          </w:rPr>
          <m:t>=0</m:t>
        </m:r>
      </m:oMath>
      <w:r w:rsidRPr="00524E37">
        <w:rPr>
          <w:sz w:val="20"/>
          <w:szCs w:val="20"/>
        </w:rPr>
        <w:t xml:space="preserve">, the sensor signal </w:t>
      </w:r>
      <m:oMath>
        <m:sSub>
          <m:sSubPr>
            <m:ctrlPr>
              <w:rPr>
                <w:rFonts w:ascii="Cambria Math" w:eastAsiaTheme="minorHAnsi" w:hAnsi="Cambria Math"/>
                <w:i/>
                <w:sz w:val="20"/>
                <w:szCs w:val="20"/>
              </w:rPr>
            </m:ctrlPr>
          </m:sSubPr>
          <m:e>
            <m:r>
              <w:rPr>
                <w:rFonts w:ascii="Cambria Math" w:hAnsi="Cambria Math"/>
                <w:sz w:val="20"/>
                <w:szCs w:val="20"/>
              </w:rPr>
              <m:t>x</m:t>
            </m:r>
          </m:e>
          <m:sub>
            <m:r>
              <w:rPr>
                <w:rFonts w:ascii="Cambria Math" w:hAnsi="Cambria Math"/>
                <w:sz w:val="20"/>
                <w:szCs w:val="20"/>
              </w:rPr>
              <m:t>l,4</m:t>
            </m:r>
          </m:sub>
        </m:sSub>
        <m:d>
          <m:dPr>
            <m:ctrlPr>
              <w:rPr>
                <w:rFonts w:ascii="Cambria Math" w:hAnsi="Cambria Math"/>
                <w:i/>
                <w:sz w:val="20"/>
                <w:szCs w:val="20"/>
              </w:rPr>
            </m:ctrlPr>
          </m:dPr>
          <m:e>
            <m:r>
              <w:rPr>
                <w:rFonts w:ascii="Cambria Math" w:hAnsi="Cambria Math"/>
                <w:sz w:val="20"/>
                <w:szCs w:val="20"/>
              </w:rPr>
              <m:t>t</m:t>
            </m:r>
          </m:e>
        </m:d>
      </m:oMath>
      <w:r w:rsidRPr="00524E37">
        <w:rPr>
          <w:sz w:val="20"/>
          <w:szCs w:val="20"/>
        </w:rPr>
        <w:t xml:space="preserve"> is not related to the underlying degradation process.</w:t>
      </w:r>
      <w:r w:rsidR="00322ECF" w:rsidRPr="00524E37">
        <w:rPr>
          <w:sz w:val="20"/>
          <w:szCs w:val="20"/>
        </w:rPr>
        <w:t xml:space="preserve"> Fig. </w:t>
      </w:r>
      <w:r w:rsidR="00333155">
        <w:rPr>
          <w:sz w:val="20"/>
          <w:szCs w:val="20"/>
        </w:rPr>
        <w:t>2</w:t>
      </w:r>
      <w:r w:rsidR="00322ECF" w:rsidRPr="00524E37">
        <w:rPr>
          <w:sz w:val="20"/>
          <w:szCs w:val="20"/>
        </w:rPr>
        <w:t xml:space="preserve"> presents an example of the </w:t>
      </w:r>
      <w:r w:rsidR="006C7ACD" w:rsidRPr="00524E37">
        <w:rPr>
          <w:sz w:val="20"/>
          <w:szCs w:val="20"/>
        </w:rPr>
        <w:t xml:space="preserve">sensor </w:t>
      </w:r>
      <w:r w:rsidR="00322ECF" w:rsidRPr="00524E37">
        <w:rPr>
          <w:sz w:val="20"/>
          <w:szCs w:val="20"/>
        </w:rPr>
        <w:t>signals and true H</w:t>
      </w:r>
      <w:r w:rsidR="00756CAE" w:rsidRPr="00524E37">
        <w:rPr>
          <w:sz w:val="20"/>
          <w:szCs w:val="20"/>
        </w:rPr>
        <w:t>I</w:t>
      </w:r>
      <w:r w:rsidR="00322ECF" w:rsidRPr="00524E37">
        <w:rPr>
          <w:sz w:val="20"/>
          <w:szCs w:val="20"/>
        </w:rPr>
        <w:t>s for three randomly generated units.</w:t>
      </w:r>
    </w:p>
    <w:p w14:paraId="1BBC6A30" w14:textId="698C483F" w:rsidR="00160005" w:rsidRDefault="00160005" w:rsidP="00A04CA4">
      <w:pPr>
        <w:jc w:val="both"/>
        <w:rPr>
          <w:sz w:val="20"/>
          <w:szCs w:val="20"/>
        </w:rPr>
      </w:pPr>
      <w:r w:rsidRPr="000B4378">
        <w:rPr>
          <w:noProof/>
        </w:rPr>
        <w:lastRenderedPageBreak/>
        <mc:AlternateContent>
          <mc:Choice Requires="wps">
            <w:drawing>
              <wp:inline distT="0" distB="0" distL="0" distR="0" wp14:anchorId="45BC9724" wp14:editId="6EFF1C63">
                <wp:extent cx="3154680" cy="3463290"/>
                <wp:effectExtent l="0" t="0" r="7620" b="3810"/>
                <wp:docPr id="7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3463290"/>
                        </a:xfrm>
                        <a:prstGeom prst="rect">
                          <a:avLst/>
                        </a:prstGeom>
                        <a:solidFill>
                          <a:srgbClr val="FFFFFF"/>
                        </a:solidFill>
                        <a:ln>
                          <a:noFill/>
                        </a:ln>
                        <a:extLst>
                          <a:ext uri="{91240B29-F687-4f45-9708-019B960494DF}">
                            <a14:hiddenLine xmlns:mo="http://schemas.microsoft.com/office/mac/office/2008/main" xmlns:mv="urn:schemas-microsoft-com:mac:vml" xmlns="" xmlns:a14="http://schemas.microsoft.com/office/drawing/2010/main" xmlns:w="http://schemas.openxmlformats.org/wordprocessingml/2006/main" xmlns:w10="urn:schemas-microsoft-com:office:word" xmlns:v="urn:schemas-microsoft-com:vml" xmlns:o="urn:schemas-microsoft-com:office:office" xmlns:arto="http://schemas.microsoft.com/office/word/2006/arto" w="9525">
                              <a:solidFill>
                                <a:srgbClr val="000000"/>
                              </a:solidFill>
                              <a:miter lim="800000"/>
                              <a:headEnd/>
                              <a:tailEnd/>
                            </a14:hiddenLine>
                          </a:ext>
                        </a:extLst>
                      </wps:spPr>
                      <wps:txbx>
                        <w:txbxContent>
                          <w:p w14:paraId="2AA3670B" w14:textId="77777777" w:rsidR="00160005" w:rsidRDefault="00160005" w:rsidP="00160005">
                            <w:pPr>
                              <w:pStyle w:val="a5"/>
                              <w:ind w:firstLine="0"/>
                            </w:pPr>
                            <w:r>
                              <w:rPr>
                                <w:noProof/>
                              </w:rPr>
                              <w:drawing>
                                <wp:inline distT="0" distB="0" distL="0" distR="0" wp14:anchorId="0C1ACB7F" wp14:editId="7AFD7C08">
                                  <wp:extent cx="3154680" cy="3156647"/>
                                  <wp:effectExtent l="0" t="0" r="7620" b="571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54680" cy="3156647"/>
                                          </a:xfrm>
                                          <a:prstGeom prst="rect">
                                            <a:avLst/>
                                          </a:prstGeom>
                                          <a:noFill/>
                                          <a:ln>
                                            <a:noFill/>
                                          </a:ln>
                                        </pic:spPr>
                                      </pic:pic>
                                    </a:graphicData>
                                  </a:graphic>
                                </wp:inline>
                              </w:drawing>
                            </w:r>
                          </w:p>
                          <w:p w14:paraId="59B4E750" w14:textId="23AB5E64" w:rsidR="00160005" w:rsidRDefault="00160005" w:rsidP="00160005">
                            <w:pPr>
                              <w:pStyle w:val="a5"/>
                              <w:ind w:firstLine="0"/>
                            </w:pPr>
                            <w:r w:rsidRPr="0096161F">
                              <w:t xml:space="preserve">Fig. </w:t>
                            </w:r>
                            <w:r w:rsidR="00333155">
                              <w:t>2</w:t>
                            </w:r>
                            <w:r w:rsidRPr="0096161F">
                              <w:t xml:space="preserve">.  An example of the </w:t>
                            </w:r>
                            <w:r>
                              <w:t>sensor</w:t>
                            </w:r>
                            <w:r w:rsidRPr="0096161F">
                              <w:t xml:space="preserve"> signals and true HIs for three randomly generated units.</w:t>
                            </w:r>
                          </w:p>
                        </w:txbxContent>
                      </wps:txbx>
                      <wps:bodyPr rot="0" vert="horz" wrap="square" lIns="0" tIns="0" rIns="0" bIns="0" anchor="t" anchorCtr="0" upright="1">
                        <a:noAutofit/>
                      </wps:bodyPr>
                    </wps:wsp>
                  </a:graphicData>
                </a:graphic>
              </wp:inline>
            </w:drawing>
          </mc:Choice>
          <mc:Fallback>
            <w:pict>
              <v:shape w14:anchorId="45BC9724" id="_x0000_s1029" type="#_x0000_t202" style="width:248.4pt;height:27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" stroked="f">
                <v:textbox inset="0,0,0,0">
                  <w:txbxContent>
                    <w:p w14:paraId="2AA3670B" w14:textId="77777777" w:rsidR="00160005" w:rsidRDefault="00160005" w:rsidP="00160005">
                      <w:pPr>
                        <w:pStyle w:val="a5"/>
                        <w:ind w:firstLine="0"/>
                      </w:pPr>
                      <w:r>
                        <w:rPr>
                          <w:noProof/>
                        </w:rPr>
                        <w:drawing>
                          <wp:inline distT="0" distB="0" distL="0" distR="0" wp14:anchorId="0C1ACB7F" wp14:editId="7AFD7C08">
                            <wp:extent cx="3154680" cy="3156647"/>
                            <wp:effectExtent l="0" t="0" r="7620" b="571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54680" cy="3156647"/>
                                    </a:xfrm>
                                    <a:prstGeom prst="rect">
                                      <a:avLst/>
                                    </a:prstGeom>
                                    <a:noFill/>
                                    <a:ln>
                                      <a:noFill/>
                                    </a:ln>
                                  </pic:spPr>
                                </pic:pic>
                              </a:graphicData>
                            </a:graphic>
                          </wp:inline>
                        </w:drawing>
                      </w:r>
                    </w:p>
                    <w:p w14:paraId="59B4E750" w14:textId="23AB5E64" w:rsidR="00160005" w:rsidRDefault="00160005" w:rsidP="00160005">
                      <w:pPr>
                        <w:pStyle w:val="a5"/>
                        <w:ind w:firstLine="0"/>
                      </w:pPr>
                      <w:r w:rsidRPr="0096161F">
                        <w:t xml:space="preserve">Fig. </w:t>
                      </w:r>
                      <w:r w:rsidR="00333155">
                        <w:t>2</w:t>
                      </w:r>
                      <w:r w:rsidRPr="0096161F">
                        <w:t xml:space="preserve">.  An example of the </w:t>
                      </w:r>
                      <w:r>
                        <w:t>sensor</w:t>
                      </w:r>
                      <w:r w:rsidRPr="0096161F">
                        <w:t xml:space="preserve"> signals and true HIs for three randomly generated units.</w:t>
                      </w:r>
                    </w:p>
                  </w:txbxContent>
                </v:textbox>
                <w10:anchorlock/>
              </v:shape>
            </w:pict>
          </mc:Fallback>
        </mc:AlternateContent>
      </w:r>
    </w:p>
    <w:p w14:paraId="52B0CD47" w14:textId="6771C21A" w:rsidR="0065168A" w:rsidRPr="00524E37" w:rsidRDefault="0065168A" w:rsidP="00A04CA4">
      <w:pPr>
        <w:jc w:val="both"/>
        <w:rPr>
          <w:rFonts w:eastAsia="宋体"/>
          <w:sz w:val="20"/>
          <w:szCs w:val="20"/>
          <w:lang w:eastAsia="en-US"/>
        </w:rPr>
      </w:pPr>
    </w:p>
    <w:p w14:paraId="72178AED" w14:textId="3FFBABD6" w:rsidR="00154E2F" w:rsidRPr="000B4378" w:rsidRDefault="00154E2F" w:rsidP="00154E2F">
      <w:pPr>
        <w:pStyle w:val="2"/>
        <w:rPr>
          <w:noProof/>
          <w:lang w:eastAsia="zh-CN"/>
        </w:rPr>
      </w:pPr>
      <w:r w:rsidRPr="000B4378">
        <w:rPr>
          <w:noProof/>
          <w:lang w:eastAsia="zh-CN"/>
        </w:rPr>
        <w:t>Model performance of ideal scenario</w:t>
      </w:r>
    </w:p>
    <w:p w14:paraId="1A4E5030" w14:textId="486C3242" w:rsidR="00F1353A" w:rsidRDefault="00047171">
      <w:pPr>
        <w:ind w:firstLineChars="100" w:firstLine="200"/>
        <w:jc w:val="both"/>
        <w:rPr>
          <w:rFonts w:eastAsia="宋体"/>
          <w:sz w:val="20"/>
          <w:szCs w:val="20"/>
        </w:rPr>
      </w:pPr>
      <w:r w:rsidRPr="000B4378">
        <w:rPr>
          <w:rFonts w:eastAsia="宋体"/>
          <w:sz w:val="20"/>
          <w:szCs w:val="20"/>
          <w:lang w:eastAsia="en-US"/>
        </w:rPr>
        <w:t>We r</w:t>
      </w:r>
      <w:r w:rsidR="006A048D" w:rsidRPr="000B4378">
        <w:rPr>
          <w:rFonts w:eastAsia="宋体"/>
          <w:sz w:val="20"/>
          <w:szCs w:val="20"/>
          <w:lang w:eastAsia="en-US"/>
        </w:rPr>
        <w:t xml:space="preserve">andomly select </w:t>
      </w:r>
      <w:r w:rsidR="00492846">
        <w:rPr>
          <w:rFonts w:eastAsia="宋体"/>
          <w:sz w:val="20"/>
          <w:szCs w:val="20"/>
          <w:lang w:eastAsia="en-US"/>
        </w:rPr>
        <w:t>part of generated</w:t>
      </w:r>
      <w:r w:rsidR="00492846" w:rsidRPr="000B4378">
        <w:rPr>
          <w:rFonts w:eastAsia="宋体"/>
          <w:i/>
          <w:iCs/>
          <w:sz w:val="20"/>
          <w:szCs w:val="20"/>
          <w:lang w:eastAsia="en-US"/>
        </w:rPr>
        <w:t xml:space="preserve"> </w:t>
      </w:r>
      <w:r w:rsidR="006A048D" w:rsidRPr="000B4378">
        <w:rPr>
          <w:rFonts w:eastAsia="宋体"/>
          <w:sz w:val="20"/>
          <w:szCs w:val="20"/>
          <w:lang w:eastAsia="en-US"/>
        </w:rPr>
        <w:t xml:space="preserve">units as the historical units, and the </w:t>
      </w:r>
      <w:r w:rsidR="00EA2CC7">
        <w:rPr>
          <w:rFonts w:eastAsia="宋体"/>
          <w:sz w:val="20"/>
          <w:szCs w:val="20"/>
          <w:lang w:eastAsia="en-US"/>
        </w:rPr>
        <w:t>remaining</w:t>
      </w:r>
      <w:r w:rsidR="00EA2CC7" w:rsidRPr="000B4378">
        <w:rPr>
          <w:rFonts w:eastAsia="宋体"/>
          <w:sz w:val="20"/>
          <w:szCs w:val="20"/>
          <w:lang w:eastAsia="en-US"/>
        </w:rPr>
        <w:t xml:space="preserve"> units</w:t>
      </w:r>
      <w:r w:rsidR="00FC612F" w:rsidRPr="000B4378">
        <w:rPr>
          <w:rFonts w:eastAsia="宋体"/>
          <w:sz w:val="20"/>
          <w:szCs w:val="20"/>
          <w:lang w:eastAsia="en-US"/>
        </w:rPr>
        <w:t xml:space="preserve"> </w:t>
      </w:r>
      <w:r w:rsidR="006A048D" w:rsidRPr="000B4378">
        <w:rPr>
          <w:rFonts w:eastAsia="宋体"/>
          <w:sz w:val="20"/>
          <w:szCs w:val="20"/>
          <w:lang w:eastAsia="en-US"/>
        </w:rPr>
        <w:t xml:space="preserve">as </w:t>
      </w:r>
      <w:r w:rsidR="001443E3">
        <w:rPr>
          <w:rFonts w:eastAsia="宋体"/>
          <w:sz w:val="20"/>
          <w:szCs w:val="20"/>
          <w:lang w:eastAsia="en-US"/>
        </w:rPr>
        <w:t xml:space="preserve">the </w:t>
      </w:r>
      <w:r w:rsidR="006A048D" w:rsidRPr="000B4378">
        <w:rPr>
          <w:rFonts w:eastAsia="宋体"/>
          <w:sz w:val="20"/>
          <w:szCs w:val="20"/>
          <w:lang w:eastAsia="en-US"/>
        </w:rPr>
        <w:t>in-service units.</w:t>
      </w:r>
      <w:r w:rsidRPr="000B4378">
        <w:rPr>
          <w:rFonts w:eastAsia="宋体" w:hint="eastAsia"/>
          <w:sz w:val="20"/>
          <w:szCs w:val="20"/>
        </w:rPr>
        <w:t xml:space="preserve"> </w:t>
      </w:r>
      <w:r w:rsidR="00EC61B1" w:rsidRPr="000B4378">
        <w:rPr>
          <w:rFonts w:eastAsia="宋体"/>
          <w:sz w:val="20"/>
          <w:szCs w:val="20"/>
        </w:rPr>
        <w:t xml:space="preserve">Our aim is to use the </w:t>
      </w:r>
      <w:r w:rsidR="00A732A0" w:rsidRPr="000B4378">
        <w:rPr>
          <w:rFonts w:eastAsia="宋体"/>
          <w:sz w:val="20"/>
          <w:szCs w:val="20"/>
        </w:rPr>
        <w:t>historical</w:t>
      </w:r>
      <w:r w:rsidR="00EC61B1" w:rsidRPr="000B4378">
        <w:rPr>
          <w:rFonts w:eastAsia="宋体"/>
          <w:sz w:val="20"/>
          <w:szCs w:val="20"/>
        </w:rPr>
        <w:t xml:space="preserve"> units to fit our </w:t>
      </w:r>
      <w:r w:rsidR="0000598D">
        <w:rPr>
          <w:rFonts w:eastAsia="宋体"/>
          <w:sz w:val="20"/>
          <w:szCs w:val="20"/>
        </w:rPr>
        <w:t>proposed</w:t>
      </w:r>
      <w:r w:rsidR="00A732A0" w:rsidRPr="000B4378">
        <w:rPr>
          <w:rFonts w:eastAsia="宋体"/>
          <w:sz w:val="20"/>
          <w:szCs w:val="20"/>
        </w:rPr>
        <w:t xml:space="preserve"> </w:t>
      </w:r>
      <w:r w:rsidR="00EC61B1" w:rsidRPr="000B4378">
        <w:rPr>
          <w:rFonts w:eastAsia="宋体"/>
          <w:sz w:val="20"/>
          <w:szCs w:val="20"/>
        </w:rPr>
        <w:t xml:space="preserve">model and </w:t>
      </w:r>
      <w:r w:rsidR="0000598D">
        <w:rPr>
          <w:rFonts w:eastAsia="宋体"/>
          <w:sz w:val="20"/>
          <w:szCs w:val="20"/>
        </w:rPr>
        <w:t>predict the RUL of</w:t>
      </w:r>
      <w:r w:rsidR="0000598D" w:rsidRPr="000B4378">
        <w:rPr>
          <w:rFonts w:eastAsia="宋体"/>
          <w:sz w:val="20"/>
          <w:szCs w:val="20"/>
        </w:rPr>
        <w:t xml:space="preserve"> </w:t>
      </w:r>
      <w:r w:rsidR="00A732A0" w:rsidRPr="000B4378">
        <w:rPr>
          <w:rFonts w:eastAsia="宋体"/>
          <w:sz w:val="20"/>
          <w:szCs w:val="20"/>
        </w:rPr>
        <w:t xml:space="preserve">the </w:t>
      </w:r>
      <w:r w:rsidR="00EC61B1" w:rsidRPr="000B4378">
        <w:rPr>
          <w:rFonts w:eastAsia="宋体"/>
          <w:sz w:val="20"/>
          <w:szCs w:val="20"/>
        </w:rPr>
        <w:t xml:space="preserve">in-service </w:t>
      </w:r>
      <w:r w:rsidR="00A732A0" w:rsidRPr="000B4378">
        <w:rPr>
          <w:rFonts w:eastAsia="宋体"/>
          <w:sz w:val="20"/>
          <w:szCs w:val="20"/>
        </w:rPr>
        <w:t xml:space="preserve">units for </w:t>
      </w:r>
      <w:r w:rsidR="008D0D91">
        <w:rPr>
          <w:rFonts w:eastAsia="宋体"/>
          <w:sz w:val="20"/>
          <w:szCs w:val="20"/>
        </w:rPr>
        <w:t xml:space="preserve">model </w:t>
      </w:r>
      <w:r w:rsidR="00C94D07">
        <w:rPr>
          <w:rFonts w:eastAsia="宋体"/>
          <w:sz w:val="20"/>
          <w:szCs w:val="20"/>
        </w:rPr>
        <w:t>evaluation</w:t>
      </w:r>
      <w:r w:rsidR="00A732A0" w:rsidRPr="000B4378">
        <w:rPr>
          <w:rFonts w:eastAsia="宋体"/>
          <w:sz w:val="20"/>
          <w:szCs w:val="20"/>
        </w:rPr>
        <w:t xml:space="preserve">. </w:t>
      </w:r>
    </w:p>
    <w:p w14:paraId="68EE13C5" w14:textId="60CA4ECA" w:rsidR="00492846" w:rsidRDefault="00492846" w:rsidP="00337EDE">
      <w:pPr>
        <w:ind w:firstLineChars="100" w:firstLine="200"/>
        <w:jc w:val="both"/>
        <w:rPr>
          <w:rFonts w:eastAsia="宋体"/>
          <w:sz w:val="20"/>
          <w:szCs w:val="20"/>
        </w:rPr>
      </w:pPr>
      <w:r>
        <w:rPr>
          <w:rFonts w:eastAsia="宋体" w:hint="eastAsia"/>
          <w:sz w:val="20"/>
          <w:szCs w:val="20"/>
        </w:rPr>
        <w:t>T</w:t>
      </w:r>
      <w:r>
        <w:rPr>
          <w:rFonts w:eastAsia="宋体"/>
          <w:sz w:val="20"/>
          <w:szCs w:val="20"/>
        </w:rPr>
        <w:t xml:space="preserve">o explore the </w:t>
      </w:r>
      <w:r w:rsidR="00154964">
        <w:rPr>
          <w:rFonts w:eastAsia="宋体"/>
          <w:sz w:val="20"/>
          <w:szCs w:val="20"/>
        </w:rPr>
        <w:t xml:space="preserve">required </w:t>
      </w:r>
      <w:r w:rsidR="00E2267D">
        <w:rPr>
          <w:rFonts w:eastAsia="宋体"/>
          <w:sz w:val="20"/>
          <w:szCs w:val="20"/>
        </w:rPr>
        <w:t xml:space="preserve">number </w:t>
      </w:r>
      <w:r w:rsidR="00154964">
        <w:rPr>
          <w:rFonts w:eastAsia="宋体"/>
          <w:sz w:val="20"/>
          <w:szCs w:val="20"/>
        </w:rPr>
        <w:t xml:space="preserve">of historical units for </w:t>
      </w:r>
      <w:r w:rsidR="00E93FAF">
        <w:rPr>
          <w:rFonts w:eastAsia="宋体"/>
          <w:sz w:val="20"/>
          <w:szCs w:val="20"/>
        </w:rPr>
        <w:t>s</w:t>
      </w:r>
      <w:r w:rsidR="00E93FAF" w:rsidRPr="00E93FAF">
        <w:rPr>
          <w:rFonts w:eastAsia="宋体"/>
          <w:sz w:val="20"/>
          <w:szCs w:val="20"/>
        </w:rPr>
        <w:t xml:space="preserve">table </w:t>
      </w:r>
      <w:r w:rsidR="00494AAE">
        <w:rPr>
          <w:rFonts w:eastAsia="宋体"/>
          <w:sz w:val="20"/>
          <w:szCs w:val="20"/>
        </w:rPr>
        <w:t xml:space="preserve">and accurate </w:t>
      </w:r>
      <w:r w:rsidR="00E93FAF" w:rsidRPr="00E93FAF">
        <w:rPr>
          <w:rFonts w:eastAsia="宋体"/>
          <w:sz w:val="20"/>
          <w:szCs w:val="20"/>
        </w:rPr>
        <w:t>parameter estimat</w:t>
      </w:r>
      <w:r w:rsidR="00E93FAF">
        <w:rPr>
          <w:rFonts w:eastAsia="宋体"/>
          <w:sz w:val="20"/>
          <w:szCs w:val="20"/>
        </w:rPr>
        <w:t>ion</w:t>
      </w:r>
      <w:r w:rsidR="00652F57">
        <w:rPr>
          <w:rFonts w:eastAsia="宋体"/>
          <w:sz w:val="20"/>
          <w:szCs w:val="20"/>
        </w:rPr>
        <w:t xml:space="preserve"> in our </w:t>
      </w:r>
      <w:r w:rsidR="009A0F41">
        <w:rPr>
          <w:rFonts w:eastAsia="宋体"/>
          <w:sz w:val="20"/>
          <w:szCs w:val="20"/>
        </w:rPr>
        <w:t xml:space="preserve">proposed </w:t>
      </w:r>
      <w:r w:rsidR="00652F57">
        <w:rPr>
          <w:rFonts w:eastAsia="宋体"/>
          <w:sz w:val="20"/>
          <w:szCs w:val="20"/>
        </w:rPr>
        <w:t>model</w:t>
      </w:r>
      <w:r w:rsidR="003336CA">
        <w:rPr>
          <w:rFonts w:eastAsia="宋体"/>
          <w:sz w:val="20"/>
          <w:szCs w:val="20"/>
        </w:rPr>
        <w:t xml:space="preserve">, we estimate the </w:t>
      </w:r>
      <w:r w:rsidR="003336CA" w:rsidRPr="000B4378">
        <w:rPr>
          <w:rFonts w:eastAsia="宋体"/>
          <w:sz w:val="20"/>
          <w:szCs w:val="20"/>
          <w:lang w:eastAsia="en-US"/>
        </w:rPr>
        <w:t xml:space="preserve">weight coefficient </w:t>
      </w:r>
      <m:oMath>
        <m:r>
          <m:rPr>
            <m:sty m:val="b"/>
          </m:rPr>
          <w:rPr>
            <w:rFonts w:ascii="Cambria Math" w:eastAsia="宋体" w:hAnsi="Cambria Math"/>
            <w:sz w:val="20"/>
            <w:szCs w:val="20"/>
            <w:shd w:val="clear" w:color="auto" w:fill="FFFFFF"/>
          </w:rPr>
          <m:t>w</m:t>
        </m:r>
      </m:oMath>
      <w:r w:rsidR="003336CA">
        <w:rPr>
          <w:rFonts w:eastAsia="宋体" w:hint="eastAsia"/>
          <w:b/>
          <w:sz w:val="20"/>
          <w:szCs w:val="20"/>
          <w:shd w:val="clear" w:color="auto" w:fill="FFFFFF"/>
        </w:rPr>
        <w:t xml:space="preserve"> </w:t>
      </w:r>
      <w:r w:rsidR="009A0F41">
        <w:rPr>
          <w:rFonts w:eastAsia="宋体"/>
          <w:bCs/>
          <w:sz w:val="20"/>
          <w:szCs w:val="20"/>
          <w:shd w:val="clear" w:color="auto" w:fill="FFFFFF"/>
        </w:rPr>
        <w:t>using the</w:t>
      </w:r>
      <w:r w:rsidR="009A0F41" w:rsidRPr="000B70CF">
        <w:rPr>
          <w:rFonts w:eastAsia="宋体"/>
          <w:bCs/>
          <w:sz w:val="20"/>
          <w:szCs w:val="20"/>
          <w:shd w:val="clear" w:color="auto" w:fill="FFFFFF"/>
        </w:rPr>
        <w:t xml:space="preserve"> </w:t>
      </w:r>
      <w:r w:rsidR="00356079" w:rsidRPr="000B70CF">
        <w:rPr>
          <w:rFonts w:eastAsia="宋体"/>
          <w:bCs/>
          <w:sz w:val="20"/>
          <w:szCs w:val="20"/>
          <w:shd w:val="clear" w:color="auto" w:fill="FFFFFF"/>
        </w:rPr>
        <w:t>QOIEM algorithm</w:t>
      </w:r>
      <w:r w:rsidR="00356079">
        <w:rPr>
          <w:rFonts w:eastAsia="宋体"/>
          <w:bCs/>
          <w:sz w:val="20"/>
          <w:szCs w:val="20"/>
          <w:shd w:val="clear" w:color="auto" w:fill="FFFFFF"/>
        </w:rPr>
        <w:t xml:space="preserve"> </w:t>
      </w:r>
      <w:r w:rsidR="009A0F41">
        <w:rPr>
          <w:rFonts w:eastAsia="宋体"/>
          <w:bCs/>
          <w:sz w:val="20"/>
          <w:szCs w:val="20"/>
          <w:shd w:val="clear" w:color="auto" w:fill="FFFFFF"/>
        </w:rPr>
        <w:t>based on</w:t>
      </w:r>
      <w:r w:rsidR="009A0F41" w:rsidRPr="000B70CF">
        <w:rPr>
          <w:rFonts w:eastAsia="宋体"/>
          <w:bCs/>
          <w:sz w:val="20"/>
          <w:szCs w:val="20"/>
          <w:shd w:val="clear" w:color="auto" w:fill="FFFFFF"/>
        </w:rPr>
        <w:t xml:space="preserve"> </w:t>
      </w:r>
      <w:r w:rsidR="009A0F41">
        <w:rPr>
          <w:rFonts w:eastAsia="宋体"/>
          <w:bCs/>
          <w:sz w:val="20"/>
          <w:szCs w:val="20"/>
          <w:shd w:val="clear" w:color="auto" w:fill="FFFFFF"/>
        </w:rPr>
        <w:t xml:space="preserve">different </w:t>
      </w:r>
      <w:r w:rsidR="009A0F41">
        <w:rPr>
          <w:rFonts w:eastAsia="宋体"/>
          <w:sz w:val="20"/>
          <w:szCs w:val="20"/>
        </w:rPr>
        <w:t>number of historical units</w:t>
      </w:r>
      <w:r w:rsidR="00337EDE">
        <w:rPr>
          <w:rFonts w:eastAsia="宋体"/>
          <w:sz w:val="20"/>
          <w:szCs w:val="20"/>
        </w:rPr>
        <w:t xml:space="preserve">. Specifically, </w:t>
      </w:r>
      <w:r w:rsidR="00337EDE" w:rsidRPr="00337EDE">
        <w:rPr>
          <w:rFonts w:eastAsia="宋体"/>
          <w:sz w:val="20"/>
          <w:szCs w:val="20"/>
        </w:rPr>
        <w:t xml:space="preserve">we randomly select </w:t>
      </w:r>
      <m:oMath>
        <m:r>
          <w:rPr>
            <w:rFonts w:ascii="Cambria Math" w:eastAsia="宋体" w:hAnsi="Cambria Math"/>
            <w:sz w:val="20"/>
            <w:szCs w:val="20"/>
          </w:rPr>
          <m:t>L</m:t>
        </m:r>
      </m:oMath>
      <w:r w:rsidR="00337EDE" w:rsidRPr="00337EDE">
        <w:rPr>
          <w:rFonts w:eastAsia="宋体"/>
          <w:sz w:val="20"/>
          <w:szCs w:val="20"/>
        </w:rPr>
        <w:t xml:space="preserve"> historical units </w:t>
      </w:r>
      <w:r w:rsidR="00337EDE">
        <w:rPr>
          <w:rFonts w:eastAsia="宋体"/>
          <w:sz w:val="20"/>
          <w:szCs w:val="20"/>
        </w:rPr>
        <w:t xml:space="preserve">to </w:t>
      </w:r>
      <w:r w:rsidR="00337EDE" w:rsidRPr="00337EDE">
        <w:rPr>
          <w:rFonts w:eastAsia="宋体"/>
          <w:sz w:val="20"/>
          <w:szCs w:val="20"/>
        </w:rPr>
        <w:t xml:space="preserve">estimate </w:t>
      </w:r>
      <m:oMath>
        <m:r>
          <m:rPr>
            <m:sty m:val="b"/>
          </m:rPr>
          <w:rPr>
            <w:rFonts w:ascii="Cambria Math" w:eastAsia="宋体" w:hAnsi="Cambria Math"/>
            <w:sz w:val="20"/>
            <w:szCs w:val="20"/>
            <w:shd w:val="clear" w:color="auto" w:fill="FFFFFF"/>
          </w:rPr>
          <m:t>w</m:t>
        </m:r>
      </m:oMath>
      <w:r w:rsidR="00337EDE">
        <w:rPr>
          <w:rFonts w:eastAsia="宋体"/>
          <w:sz w:val="20"/>
          <w:szCs w:val="20"/>
        </w:rPr>
        <w:t xml:space="preserve"> and </w:t>
      </w:r>
      <w:r w:rsidR="00337EDE" w:rsidRPr="00337EDE">
        <w:rPr>
          <w:rFonts w:eastAsia="宋体"/>
          <w:sz w:val="20"/>
          <w:szCs w:val="20"/>
        </w:rPr>
        <w:t>repeat the above procedure 50 times to obtain the mean and standard deviation of our estimations</w:t>
      </w:r>
      <w:r w:rsidR="00337EDE">
        <w:rPr>
          <w:rFonts w:eastAsia="宋体"/>
          <w:sz w:val="20"/>
          <w:szCs w:val="20"/>
        </w:rPr>
        <w:t>.</w:t>
      </w:r>
      <w:r w:rsidR="00337EDE">
        <w:rPr>
          <w:rFonts w:eastAsia="宋体" w:hint="eastAsia"/>
          <w:sz w:val="20"/>
          <w:szCs w:val="20"/>
        </w:rPr>
        <w:t xml:space="preserve"> </w:t>
      </w:r>
      <w:r w:rsidR="00337EDE">
        <w:rPr>
          <w:rFonts w:eastAsia="宋体"/>
          <w:sz w:val="20"/>
          <w:szCs w:val="20"/>
        </w:rPr>
        <w:t>T</w:t>
      </w:r>
      <w:r w:rsidR="007A501B">
        <w:rPr>
          <w:rFonts w:eastAsia="宋体"/>
          <w:bCs/>
          <w:sz w:val="20"/>
          <w:szCs w:val="20"/>
          <w:shd w:val="clear" w:color="auto" w:fill="FFFFFF"/>
        </w:rPr>
        <w:t xml:space="preserve">he results are shown in Fig. </w:t>
      </w:r>
      <w:r w:rsidR="00333155">
        <w:rPr>
          <w:rFonts w:eastAsia="宋体"/>
          <w:bCs/>
          <w:sz w:val="20"/>
          <w:szCs w:val="20"/>
          <w:shd w:val="clear" w:color="auto" w:fill="FFFFFF"/>
        </w:rPr>
        <w:t>3</w:t>
      </w:r>
      <w:r w:rsidR="00337EDE">
        <w:rPr>
          <w:rFonts w:eastAsia="宋体"/>
          <w:bCs/>
          <w:sz w:val="20"/>
          <w:szCs w:val="20"/>
          <w:shd w:val="clear" w:color="auto" w:fill="FFFFFF"/>
        </w:rPr>
        <w:t xml:space="preserve">, where </w:t>
      </w:r>
      <w:r w:rsidR="00337EDE" w:rsidRPr="00337EDE">
        <w:rPr>
          <w:rFonts w:eastAsia="宋体"/>
          <w:bCs/>
          <w:sz w:val="20"/>
          <w:szCs w:val="20"/>
          <w:shd w:val="clear" w:color="auto" w:fill="FFFFFF"/>
        </w:rPr>
        <w:t xml:space="preserve">X-axis indicates the number of units involved in </w:t>
      </w:r>
      <w:r w:rsidR="00337EDE">
        <w:rPr>
          <w:rFonts w:eastAsia="宋体"/>
          <w:bCs/>
          <w:sz w:val="20"/>
          <w:szCs w:val="20"/>
          <w:shd w:val="clear" w:color="auto" w:fill="FFFFFF"/>
        </w:rPr>
        <w:t xml:space="preserve">parameter </w:t>
      </w:r>
      <w:r w:rsidR="00337EDE" w:rsidRPr="00337EDE">
        <w:rPr>
          <w:rFonts w:eastAsia="宋体"/>
          <w:bCs/>
          <w:sz w:val="20"/>
          <w:szCs w:val="20"/>
          <w:shd w:val="clear" w:color="auto" w:fill="FFFFFF"/>
        </w:rPr>
        <w:t xml:space="preserve">estimation. Black dashed horizontal lines represent the true values of </w:t>
      </w:r>
      <m:oMath>
        <m:r>
          <m:rPr>
            <m:sty m:val="b"/>
          </m:rPr>
          <w:rPr>
            <w:rFonts w:ascii="Cambria Math" w:eastAsia="宋体" w:hAnsi="Cambria Math"/>
            <w:sz w:val="20"/>
            <w:szCs w:val="20"/>
            <w:shd w:val="clear" w:color="auto" w:fill="FFFFFF"/>
          </w:rPr>
          <m:t>w</m:t>
        </m:r>
      </m:oMath>
      <w:r w:rsidR="00337EDE" w:rsidRPr="00337EDE">
        <w:rPr>
          <w:rFonts w:eastAsia="宋体"/>
          <w:bCs/>
          <w:sz w:val="20"/>
          <w:szCs w:val="20"/>
          <w:shd w:val="clear" w:color="auto" w:fill="FFFFFF"/>
        </w:rPr>
        <w:t xml:space="preserve"> of each sensor. Red solid lines represent the mean values of the estimated </w:t>
      </w:r>
      <m:oMath>
        <m:r>
          <m:rPr>
            <m:sty m:val="b"/>
          </m:rPr>
          <w:rPr>
            <w:rFonts w:ascii="Cambria Math" w:eastAsia="宋体" w:hAnsi="Cambria Math"/>
            <w:sz w:val="20"/>
            <w:szCs w:val="20"/>
            <w:shd w:val="clear" w:color="auto" w:fill="FFFFFF"/>
          </w:rPr>
          <m:t>w</m:t>
        </m:r>
      </m:oMath>
      <w:r w:rsidR="00337EDE" w:rsidRPr="00337EDE">
        <w:rPr>
          <w:rFonts w:eastAsia="宋体"/>
          <w:bCs/>
          <w:sz w:val="20"/>
          <w:szCs w:val="20"/>
          <w:shd w:val="clear" w:color="auto" w:fill="FFFFFF"/>
        </w:rPr>
        <w:t>. Blue dotted lines represent corresponding 95% confidence intervals</w:t>
      </w:r>
      <w:r w:rsidR="00337EDE">
        <w:rPr>
          <w:rFonts w:eastAsia="宋体"/>
          <w:bCs/>
          <w:sz w:val="20"/>
          <w:szCs w:val="20"/>
          <w:shd w:val="clear" w:color="auto" w:fill="FFFFFF"/>
        </w:rPr>
        <w:t xml:space="preserve"> of </w:t>
      </w:r>
      <w:r w:rsidR="00337EDE" w:rsidRPr="00337EDE">
        <w:rPr>
          <w:rFonts w:eastAsia="宋体"/>
          <w:bCs/>
          <w:sz w:val="20"/>
          <w:szCs w:val="20"/>
          <w:shd w:val="clear" w:color="auto" w:fill="FFFFFF"/>
        </w:rPr>
        <w:t xml:space="preserve">the estimated </w:t>
      </w:r>
      <m:oMath>
        <m:r>
          <m:rPr>
            <m:sty m:val="b"/>
          </m:rPr>
          <w:rPr>
            <w:rFonts w:ascii="Cambria Math" w:eastAsia="宋体" w:hAnsi="Cambria Math"/>
            <w:sz w:val="20"/>
            <w:szCs w:val="20"/>
            <w:shd w:val="clear" w:color="auto" w:fill="FFFFFF"/>
          </w:rPr>
          <m:t>w</m:t>
        </m:r>
      </m:oMath>
      <w:r w:rsidR="00337EDE" w:rsidRPr="00337EDE">
        <w:rPr>
          <w:rFonts w:eastAsia="宋体"/>
          <w:bCs/>
          <w:sz w:val="20"/>
          <w:szCs w:val="20"/>
          <w:shd w:val="clear" w:color="auto" w:fill="FFFFFF"/>
        </w:rPr>
        <w:t>.</w:t>
      </w:r>
      <w:r w:rsidR="00A42E41">
        <w:rPr>
          <w:rFonts w:eastAsia="宋体"/>
          <w:bCs/>
          <w:sz w:val="20"/>
          <w:szCs w:val="20"/>
          <w:shd w:val="clear" w:color="auto" w:fill="FFFFFF"/>
        </w:rPr>
        <w:t xml:space="preserve"> A</w:t>
      </w:r>
      <w:r w:rsidR="00A42E41" w:rsidRPr="00A42E41">
        <w:rPr>
          <w:rFonts w:eastAsia="宋体"/>
          <w:bCs/>
          <w:sz w:val="20"/>
          <w:szCs w:val="20"/>
          <w:shd w:val="clear" w:color="auto" w:fill="FFFFFF"/>
        </w:rPr>
        <w:t xml:space="preserve">s the number of units involved in </w:t>
      </w:r>
      <w:r w:rsidR="002B33D3" w:rsidRPr="00E93FAF">
        <w:rPr>
          <w:rFonts w:eastAsia="宋体"/>
          <w:sz w:val="20"/>
          <w:szCs w:val="20"/>
        </w:rPr>
        <w:t>parameter estimat</w:t>
      </w:r>
      <w:r w:rsidR="002B33D3">
        <w:rPr>
          <w:rFonts w:eastAsia="宋体"/>
          <w:sz w:val="20"/>
          <w:szCs w:val="20"/>
        </w:rPr>
        <w:t>ion</w:t>
      </w:r>
      <w:r w:rsidR="00A42E41" w:rsidRPr="00A42E41">
        <w:rPr>
          <w:rFonts w:eastAsia="宋体"/>
          <w:bCs/>
          <w:sz w:val="20"/>
          <w:szCs w:val="20"/>
          <w:shd w:val="clear" w:color="auto" w:fill="FFFFFF"/>
        </w:rPr>
        <w:t xml:space="preserve"> increases, </w:t>
      </w:r>
      <w:r w:rsidR="002E1872">
        <w:rPr>
          <w:rFonts w:eastAsia="宋体"/>
          <w:bCs/>
          <w:sz w:val="20"/>
          <w:szCs w:val="20"/>
          <w:shd w:val="clear" w:color="auto" w:fill="FFFFFF"/>
        </w:rPr>
        <w:t xml:space="preserve">the </w:t>
      </w:r>
      <w:r w:rsidR="00A42E41" w:rsidRPr="00A42E41">
        <w:rPr>
          <w:rFonts w:eastAsia="宋体"/>
          <w:bCs/>
          <w:sz w:val="20"/>
          <w:szCs w:val="20"/>
          <w:shd w:val="clear" w:color="auto" w:fill="FFFFFF"/>
        </w:rPr>
        <w:t xml:space="preserve">estimated </w:t>
      </w:r>
      <m:oMath>
        <m:sSub>
          <m:sSubPr>
            <m:ctrlPr>
              <w:rPr>
                <w:rFonts w:ascii="Cambria Math" w:eastAsia="宋体" w:hAnsi="Cambria Math"/>
                <w:bCs/>
                <w:i/>
                <w:sz w:val="20"/>
                <w:szCs w:val="20"/>
                <w:shd w:val="clear" w:color="auto" w:fill="FFFFFF"/>
              </w:rPr>
            </m:ctrlPr>
          </m:sSubPr>
          <m:e>
            <m:r>
              <w:rPr>
                <w:rFonts w:ascii="Cambria Math" w:eastAsia="宋体" w:hAnsi="Cambria Math"/>
                <w:sz w:val="20"/>
                <w:szCs w:val="20"/>
                <w:shd w:val="clear" w:color="auto" w:fill="FFFFFF"/>
              </w:rPr>
              <m:t>w</m:t>
            </m:r>
          </m:e>
          <m:sub>
            <m:r>
              <w:rPr>
                <w:rFonts w:ascii="Cambria Math" w:eastAsia="宋体" w:hAnsi="Cambria Math"/>
                <w:sz w:val="20"/>
                <w:szCs w:val="20"/>
                <w:shd w:val="clear" w:color="auto" w:fill="FFFFFF"/>
              </w:rPr>
              <m:t>1</m:t>
            </m:r>
          </m:sub>
        </m:sSub>
        <m:r>
          <w:rPr>
            <w:rFonts w:ascii="Cambria Math" w:eastAsia="宋体" w:hAnsi="Cambria Math"/>
            <w:sz w:val="20"/>
            <w:szCs w:val="20"/>
            <w:shd w:val="clear" w:color="auto" w:fill="FFFFFF"/>
          </w:rPr>
          <m:t>,</m:t>
        </m:r>
        <m:sSub>
          <m:sSubPr>
            <m:ctrlPr>
              <w:rPr>
                <w:rFonts w:ascii="Cambria Math" w:eastAsia="宋体" w:hAnsi="Cambria Math"/>
                <w:bCs/>
                <w:i/>
                <w:sz w:val="20"/>
                <w:szCs w:val="20"/>
                <w:shd w:val="clear" w:color="auto" w:fill="FFFFFF"/>
              </w:rPr>
            </m:ctrlPr>
          </m:sSubPr>
          <m:e>
            <m:r>
              <w:rPr>
                <w:rFonts w:ascii="Cambria Math" w:eastAsia="宋体" w:hAnsi="Cambria Math"/>
                <w:sz w:val="20"/>
                <w:szCs w:val="20"/>
                <w:shd w:val="clear" w:color="auto" w:fill="FFFFFF"/>
              </w:rPr>
              <m:t>w</m:t>
            </m:r>
          </m:e>
          <m:sub>
            <m:r>
              <w:rPr>
                <w:rFonts w:ascii="Cambria Math" w:eastAsia="宋体" w:hAnsi="Cambria Math"/>
                <w:sz w:val="20"/>
                <w:szCs w:val="20"/>
                <w:shd w:val="clear" w:color="auto" w:fill="FFFFFF"/>
              </w:rPr>
              <m:t>2</m:t>
            </m:r>
          </m:sub>
        </m:sSub>
        <m:r>
          <w:rPr>
            <w:rFonts w:ascii="Cambria Math" w:eastAsia="宋体" w:hAnsi="Cambria Math"/>
            <w:sz w:val="20"/>
            <w:szCs w:val="20"/>
            <w:shd w:val="clear" w:color="auto" w:fill="FFFFFF"/>
          </w:rPr>
          <m:t>,</m:t>
        </m:r>
        <m:sSub>
          <m:sSubPr>
            <m:ctrlPr>
              <w:rPr>
                <w:rFonts w:ascii="Cambria Math" w:eastAsia="宋体" w:hAnsi="Cambria Math"/>
                <w:bCs/>
                <w:i/>
                <w:sz w:val="20"/>
                <w:szCs w:val="20"/>
                <w:shd w:val="clear" w:color="auto" w:fill="FFFFFF"/>
              </w:rPr>
            </m:ctrlPr>
          </m:sSubPr>
          <m:e>
            <m:r>
              <w:rPr>
                <w:rFonts w:ascii="Cambria Math" w:eastAsia="宋体" w:hAnsi="Cambria Math"/>
                <w:sz w:val="20"/>
                <w:szCs w:val="20"/>
                <w:shd w:val="clear" w:color="auto" w:fill="FFFFFF"/>
              </w:rPr>
              <m:t>w</m:t>
            </m:r>
          </m:e>
          <m:sub>
            <m:r>
              <w:rPr>
                <w:rFonts w:ascii="Cambria Math" w:eastAsia="宋体" w:hAnsi="Cambria Math"/>
                <w:sz w:val="20"/>
                <w:szCs w:val="20"/>
                <w:shd w:val="clear" w:color="auto" w:fill="FFFFFF"/>
              </w:rPr>
              <m:t>3</m:t>
            </m:r>
          </m:sub>
        </m:sSub>
      </m:oMath>
      <w:r w:rsidR="002B33D3">
        <w:rPr>
          <w:rFonts w:eastAsia="宋体"/>
          <w:bCs/>
          <w:sz w:val="20"/>
          <w:szCs w:val="20"/>
          <w:shd w:val="clear" w:color="auto" w:fill="FFFFFF"/>
        </w:rPr>
        <w:t xml:space="preserve"> and </w:t>
      </w:r>
      <m:oMath>
        <m:sSub>
          <m:sSubPr>
            <m:ctrlPr>
              <w:rPr>
                <w:rFonts w:ascii="Cambria Math" w:eastAsia="宋体" w:hAnsi="Cambria Math"/>
                <w:bCs/>
                <w:i/>
                <w:sz w:val="20"/>
                <w:szCs w:val="20"/>
                <w:shd w:val="clear" w:color="auto" w:fill="FFFFFF"/>
              </w:rPr>
            </m:ctrlPr>
          </m:sSubPr>
          <m:e>
            <m:r>
              <w:rPr>
                <w:rFonts w:ascii="Cambria Math" w:eastAsia="宋体" w:hAnsi="Cambria Math"/>
                <w:sz w:val="20"/>
                <w:szCs w:val="20"/>
                <w:shd w:val="clear" w:color="auto" w:fill="FFFFFF"/>
              </w:rPr>
              <m:t>w</m:t>
            </m:r>
          </m:e>
          <m:sub>
            <m:r>
              <w:rPr>
                <w:rFonts w:ascii="Cambria Math" w:eastAsia="宋体" w:hAnsi="Cambria Math"/>
                <w:sz w:val="20"/>
                <w:szCs w:val="20"/>
                <w:shd w:val="clear" w:color="auto" w:fill="FFFFFF"/>
              </w:rPr>
              <m:t>4</m:t>
            </m:r>
          </m:sub>
        </m:sSub>
      </m:oMath>
      <w:r w:rsidR="002B33D3" w:rsidRPr="00A42E41" w:rsidDel="002B33D3">
        <w:rPr>
          <w:rFonts w:eastAsia="宋体"/>
          <w:bCs/>
          <w:sz w:val="20"/>
          <w:szCs w:val="20"/>
          <w:shd w:val="clear" w:color="auto" w:fill="FFFFFF"/>
        </w:rPr>
        <w:t xml:space="preserve"> </w:t>
      </w:r>
      <w:r w:rsidR="002B33D3">
        <w:rPr>
          <w:rFonts w:eastAsia="宋体"/>
          <w:bCs/>
          <w:sz w:val="20"/>
          <w:szCs w:val="20"/>
          <w:shd w:val="clear" w:color="auto" w:fill="FFFFFF"/>
        </w:rPr>
        <w:t>(</w:t>
      </w:r>
      <w:r w:rsidR="00A42E41" w:rsidRPr="00A42E41">
        <w:rPr>
          <w:rFonts w:eastAsia="宋体"/>
          <w:bCs/>
          <w:sz w:val="20"/>
          <w:szCs w:val="20"/>
          <w:shd w:val="clear" w:color="auto" w:fill="FFFFFF"/>
        </w:rPr>
        <w:t xml:space="preserve">red solid lines) are getting closer to </w:t>
      </w:r>
      <w:r w:rsidR="00356079">
        <w:rPr>
          <w:rFonts w:eastAsia="宋体"/>
          <w:bCs/>
          <w:sz w:val="20"/>
          <w:szCs w:val="20"/>
          <w:shd w:val="clear" w:color="auto" w:fill="FFFFFF"/>
        </w:rPr>
        <w:t>their</w:t>
      </w:r>
      <w:r w:rsidR="00A42E41" w:rsidRPr="00A42E41">
        <w:rPr>
          <w:rFonts w:eastAsia="宋体"/>
          <w:bCs/>
          <w:sz w:val="20"/>
          <w:szCs w:val="20"/>
          <w:shd w:val="clear" w:color="auto" w:fill="FFFFFF"/>
        </w:rPr>
        <w:t xml:space="preserve"> true value</w:t>
      </w:r>
      <w:r w:rsidR="002B33D3">
        <w:rPr>
          <w:rFonts w:eastAsia="宋体"/>
          <w:bCs/>
          <w:sz w:val="20"/>
          <w:szCs w:val="20"/>
          <w:shd w:val="clear" w:color="auto" w:fill="FFFFFF"/>
        </w:rPr>
        <w:t>s</w:t>
      </w:r>
      <w:r w:rsidR="00A42E41" w:rsidRPr="00A42E41">
        <w:rPr>
          <w:rFonts w:eastAsia="宋体"/>
          <w:bCs/>
          <w:sz w:val="20"/>
          <w:szCs w:val="20"/>
          <w:shd w:val="clear" w:color="auto" w:fill="FFFFFF"/>
        </w:rPr>
        <w:t xml:space="preserve"> (</w:t>
      </w:r>
      <w:r w:rsidR="00E13B4B">
        <w:rPr>
          <w:rFonts w:eastAsia="宋体"/>
          <w:bCs/>
          <w:sz w:val="20"/>
          <w:szCs w:val="20"/>
          <w:shd w:val="clear" w:color="auto" w:fill="FFFFFF"/>
        </w:rPr>
        <w:t>b</w:t>
      </w:r>
      <w:r w:rsidR="00A42E41" w:rsidRPr="00A42E41">
        <w:rPr>
          <w:rFonts w:eastAsia="宋体"/>
          <w:bCs/>
          <w:sz w:val="20"/>
          <w:szCs w:val="20"/>
          <w:shd w:val="clear" w:color="auto" w:fill="FFFFFF"/>
        </w:rPr>
        <w:t>lack dashed horizontal lines) and their variance</w:t>
      </w:r>
      <w:r w:rsidR="00E337F6">
        <w:rPr>
          <w:rFonts w:eastAsia="宋体"/>
          <w:bCs/>
          <w:sz w:val="20"/>
          <w:szCs w:val="20"/>
          <w:shd w:val="clear" w:color="auto" w:fill="FFFFFF"/>
        </w:rPr>
        <w:t>s</w:t>
      </w:r>
      <w:r w:rsidR="00A42E41" w:rsidRPr="00A42E41">
        <w:rPr>
          <w:rFonts w:eastAsia="宋体"/>
          <w:bCs/>
          <w:sz w:val="20"/>
          <w:szCs w:val="20"/>
          <w:shd w:val="clear" w:color="auto" w:fill="FFFFFF"/>
        </w:rPr>
        <w:t xml:space="preserve"> (</w:t>
      </w:r>
      <w:r w:rsidR="00E337F6">
        <w:rPr>
          <w:rFonts w:eastAsia="宋体"/>
          <w:bCs/>
          <w:sz w:val="20"/>
          <w:szCs w:val="20"/>
          <w:shd w:val="clear" w:color="auto" w:fill="FFFFFF"/>
        </w:rPr>
        <w:t>b</w:t>
      </w:r>
      <w:r w:rsidR="00A42E41" w:rsidRPr="00A42E41">
        <w:rPr>
          <w:rFonts w:eastAsia="宋体"/>
          <w:bCs/>
          <w:sz w:val="20"/>
          <w:szCs w:val="20"/>
          <w:shd w:val="clear" w:color="auto" w:fill="FFFFFF"/>
        </w:rPr>
        <w:t xml:space="preserve">lue dotted lines) keep decreasing. </w:t>
      </w:r>
      <w:r w:rsidR="00B0286C">
        <w:rPr>
          <w:rFonts w:eastAsia="宋体"/>
          <w:bCs/>
          <w:sz w:val="20"/>
          <w:szCs w:val="20"/>
          <w:shd w:val="clear" w:color="auto" w:fill="FFFFFF"/>
        </w:rPr>
        <w:t xml:space="preserve">Therefore, </w:t>
      </w:r>
      <w:r w:rsidR="00A42E41" w:rsidRPr="00A42E41">
        <w:rPr>
          <w:rFonts w:eastAsia="宋体"/>
          <w:bCs/>
          <w:sz w:val="20"/>
          <w:szCs w:val="20"/>
          <w:shd w:val="clear" w:color="auto" w:fill="FFFFFF"/>
        </w:rPr>
        <w:t xml:space="preserve">to obtain the </w:t>
      </w:r>
      <w:r w:rsidR="00B0286C">
        <w:rPr>
          <w:rFonts w:eastAsia="宋体"/>
          <w:bCs/>
          <w:sz w:val="20"/>
          <w:szCs w:val="20"/>
          <w:shd w:val="clear" w:color="auto" w:fill="FFFFFF"/>
        </w:rPr>
        <w:t xml:space="preserve">stable </w:t>
      </w:r>
      <w:r w:rsidR="00652F57">
        <w:rPr>
          <w:rFonts w:eastAsia="宋体"/>
          <w:bCs/>
          <w:sz w:val="20"/>
          <w:szCs w:val="20"/>
          <w:shd w:val="clear" w:color="auto" w:fill="FFFFFF"/>
        </w:rPr>
        <w:t xml:space="preserve">and accurate </w:t>
      </w:r>
      <w:r w:rsidR="00A42E41" w:rsidRPr="00A42E41">
        <w:rPr>
          <w:rFonts w:eastAsia="宋体"/>
          <w:bCs/>
          <w:sz w:val="20"/>
          <w:szCs w:val="20"/>
          <w:shd w:val="clear" w:color="auto" w:fill="FFFFFF"/>
        </w:rPr>
        <w:t xml:space="preserve">estimation of weight coefficient </w:t>
      </w:r>
      <m:oMath>
        <m:r>
          <m:rPr>
            <m:sty m:val="b"/>
          </m:rPr>
          <w:rPr>
            <w:rFonts w:ascii="Cambria Math" w:eastAsia="宋体" w:hAnsi="Cambria Math"/>
            <w:sz w:val="20"/>
            <w:szCs w:val="20"/>
            <w:shd w:val="clear" w:color="auto" w:fill="FFFFFF"/>
          </w:rPr>
          <m:t>w</m:t>
        </m:r>
      </m:oMath>
      <w:r w:rsidR="00A42E41" w:rsidRPr="00A42E41">
        <w:rPr>
          <w:rFonts w:eastAsia="宋体"/>
          <w:bCs/>
          <w:sz w:val="20"/>
          <w:szCs w:val="20"/>
          <w:shd w:val="clear" w:color="auto" w:fill="FFFFFF"/>
        </w:rPr>
        <w:t xml:space="preserve">, </w:t>
      </w:r>
      <w:r w:rsidR="00F47609">
        <w:rPr>
          <w:rFonts w:eastAsia="宋体"/>
          <w:bCs/>
          <w:sz w:val="20"/>
          <w:szCs w:val="20"/>
          <w:shd w:val="clear" w:color="auto" w:fill="FFFFFF"/>
        </w:rPr>
        <w:t xml:space="preserve">it is </w:t>
      </w:r>
      <w:r w:rsidR="00781854">
        <w:rPr>
          <w:rFonts w:eastAsia="宋体"/>
          <w:bCs/>
          <w:sz w:val="20"/>
          <w:szCs w:val="20"/>
          <w:shd w:val="clear" w:color="auto" w:fill="FFFFFF"/>
        </w:rPr>
        <w:t>recommended</w:t>
      </w:r>
      <w:r w:rsidR="00F47609">
        <w:rPr>
          <w:rFonts w:eastAsia="宋体"/>
          <w:bCs/>
          <w:sz w:val="20"/>
          <w:szCs w:val="20"/>
          <w:shd w:val="clear" w:color="auto" w:fill="FFFFFF"/>
        </w:rPr>
        <w:t xml:space="preserve"> that </w:t>
      </w:r>
      <w:r w:rsidR="00A42E41" w:rsidRPr="00A42E41">
        <w:rPr>
          <w:rFonts w:eastAsia="宋体"/>
          <w:bCs/>
          <w:sz w:val="20"/>
          <w:szCs w:val="20"/>
          <w:shd w:val="clear" w:color="auto" w:fill="FFFFFF"/>
        </w:rPr>
        <w:t xml:space="preserve">the </w:t>
      </w:r>
      <w:r w:rsidR="00BA7492">
        <w:rPr>
          <w:rFonts w:eastAsia="宋体"/>
          <w:sz w:val="20"/>
          <w:szCs w:val="20"/>
        </w:rPr>
        <w:t xml:space="preserve">number </w:t>
      </w:r>
      <w:r w:rsidR="00C62EA9">
        <w:rPr>
          <w:rFonts w:eastAsia="宋体"/>
          <w:sz w:val="20"/>
          <w:szCs w:val="20"/>
        </w:rPr>
        <w:t xml:space="preserve">of historical </w:t>
      </w:r>
      <w:r w:rsidR="00BA7492">
        <w:rPr>
          <w:rFonts w:eastAsia="宋体"/>
          <w:sz w:val="20"/>
          <w:szCs w:val="20"/>
        </w:rPr>
        <w:t xml:space="preserve">units </w:t>
      </w:r>
      <w:r w:rsidR="00356079">
        <w:rPr>
          <w:rFonts w:eastAsia="宋体"/>
          <w:sz w:val="20"/>
          <w:szCs w:val="20"/>
        </w:rPr>
        <w:t>exceed</w:t>
      </w:r>
      <w:r w:rsidR="00372707">
        <w:rPr>
          <w:rFonts w:eastAsia="宋体"/>
          <w:sz w:val="20"/>
          <w:szCs w:val="20"/>
        </w:rPr>
        <w:t>s</w:t>
      </w:r>
      <w:r w:rsidR="00356079">
        <w:rPr>
          <w:rFonts w:eastAsia="宋体"/>
          <w:sz w:val="20"/>
          <w:szCs w:val="20"/>
        </w:rPr>
        <w:t xml:space="preserve"> 4</w:t>
      </w:r>
      <w:r w:rsidR="00BA7492">
        <w:rPr>
          <w:rFonts w:eastAsia="宋体"/>
          <w:sz w:val="20"/>
          <w:szCs w:val="20"/>
        </w:rPr>
        <w:t>0</w:t>
      </w:r>
      <w:r w:rsidR="00652F57">
        <w:rPr>
          <w:rFonts w:eastAsia="宋体"/>
          <w:sz w:val="20"/>
          <w:szCs w:val="20"/>
        </w:rPr>
        <w:t>.</w:t>
      </w:r>
      <w:r w:rsidR="002E1872">
        <w:rPr>
          <w:rFonts w:eastAsia="宋体"/>
          <w:bCs/>
          <w:sz w:val="20"/>
          <w:szCs w:val="20"/>
          <w:shd w:val="clear" w:color="auto" w:fill="FFFFFF"/>
        </w:rPr>
        <w:t xml:space="preserve"> </w:t>
      </w:r>
    </w:p>
    <w:p w14:paraId="1EC401BA" w14:textId="1A102606" w:rsidR="00661B33" w:rsidRPr="007A501B" w:rsidRDefault="00661B33" w:rsidP="00661B33">
      <w:pPr>
        <w:jc w:val="both"/>
        <w:rPr>
          <w:rFonts w:eastAsia="宋体"/>
          <w:bCs/>
          <w:sz w:val="20"/>
          <w:szCs w:val="20"/>
        </w:rPr>
      </w:pPr>
      <w:r w:rsidRPr="000B4378">
        <w:rPr>
          <w:rFonts w:ascii="等线" w:eastAsia="等线" w:hAnsi="等线"/>
          <w:noProof/>
          <w:kern w:val="2"/>
          <w:sz w:val="21"/>
          <w:szCs w:val="22"/>
        </w:rPr>
        <mc:AlternateContent>
          <mc:Choice Requires="wps">
            <w:drawing>
              <wp:inline distT="0" distB="0" distL="0" distR="0" wp14:anchorId="788F6A46" wp14:editId="73051658">
                <wp:extent cx="3200400" cy="3587262"/>
                <wp:effectExtent l="0" t="0" r="0" b="0"/>
                <wp:docPr id="1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3587262"/>
                        </a:xfrm>
                        <a:prstGeom prst="rect">
                          <a:avLst/>
                        </a:prstGeom>
                        <a:solidFill>
                          <a:srgbClr val="FFFFFF"/>
                        </a:solidFill>
                        <a:ln>
                          <a:noFill/>
                        </a:ln>
                        <a:extLst>
                          <a:ext uri="{91240B29-F687-4f45-9708-019B960494DF}">
                            <a14:hiddenLine xmlns:arto="http://schemas.microsoft.com/office/word/2006/arto" xmlns:o="urn:schemas-microsoft-com:office:office" xmlns:v="urn:schemas-microsoft-com:vml" xmlns:w10="urn:schemas-microsoft-com:office:word" xmlns:w="http://schemas.openxmlformats.org/wordprocessingml/2006/main" xmlns:a14="http://schemas.microsoft.com/office/drawing/2010/main" xmlns="" xmlns:mv="urn:schemas-microsoft-com:mac:vml" xmlns:mo="http://schemas.microsoft.com/office/mac/office/2008/main" w="9525">
                              <a:solidFill>
                                <a:srgbClr val="000000"/>
                              </a:solidFill>
                              <a:miter lim="800000"/>
                              <a:headEnd/>
                              <a:tailEnd/>
                            </a14:hiddenLine>
                          </a:ext>
                        </a:extLst>
                      </wps:spPr>
                      <wps:txbx>
                        <w:txbxContent>
                          <w:p w14:paraId="3BAC0CFA" w14:textId="77777777" w:rsidR="00661B33" w:rsidRDefault="00661B33" w:rsidP="00661B33">
                            <w:pPr>
                              <w:pStyle w:val="a5"/>
                              <w:ind w:firstLine="0"/>
                              <w:jc w:val="center"/>
                            </w:pPr>
                            <w:r>
                              <w:rPr>
                                <w:noProof/>
                              </w:rPr>
                              <w:drawing>
                                <wp:inline distT="0" distB="0" distL="0" distR="0" wp14:anchorId="1BFE7C3E" wp14:editId="0CF12474">
                                  <wp:extent cx="3211195" cy="2741064"/>
                                  <wp:effectExtent l="0" t="0" r="8255" b="254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11195" cy="2741064"/>
                                          </a:xfrm>
                                          <a:prstGeom prst="rect">
                                            <a:avLst/>
                                          </a:prstGeom>
                                          <a:noFill/>
                                          <a:ln>
                                            <a:noFill/>
                                          </a:ln>
                                        </pic:spPr>
                                      </pic:pic>
                                    </a:graphicData>
                                  </a:graphic>
                                </wp:inline>
                              </w:drawing>
                            </w:r>
                          </w:p>
                          <w:p w14:paraId="527A9595" w14:textId="08E6006F" w:rsidR="00661B33" w:rsidRDefault="00661B33" w:rsidP="00661B33">
                            <w:pPr>
                              <w:pStyle w:val="a5"/>
                              <w:ind w:firstLine="0"/>
                            </w:pPr>
                            <w:r w:rsidRPr="007E51BA">
                              <w:t xml:space="preserve">Fig. </w:t>
                            </w:r>
                            <w:r w:rsidR="00A77415">
                              <w:t>3</w:t>
                            </w:r>
                            <w:r w:rsidRPr="007E51BA">
                              <w:t>. The estimated fusion coefficients by considering different number</w:t>
                            </w:r>
                            <w:r w:rsidR="0070516B">
                              <w:t>s</w:t>
                            </w:r>
                            <w:r w:rsidRPr="007E51BA">
                              <w:t xml:space="preserve"> of units. (Note: X-axis indicates the number of units involved in estimation. </w:t>
                            </w:r>
                            <w:bookmarkStart w:id="283" w:name="_Hlk93830514"/>
                            <w:r w:rsidRPr="007E51BA">
                              <w:t>Black dashed horizontal lines</w:t>
                            </w:r>
                            <w:bookmarkEnd w:id="283"/>
                            <w:r w:rsidRPr="007E51BA">
                              <w:t xml:space="preserve"> represent the true values of coefficients of each sensor. Red solid lines represent the mean values of the estimated fusion coefficients by considering different number of units. </w:t>
                            </w:r>
                            <w:bookmarkStart w:id="284" w:name="_Hlk93830541"/>
                            <w:r w:rsidRPr="007E51BA">
                              <w:t>Blue dotted lines</w:t>
                            </w:r>
                            <w:bookmarkEnd w:id="284"/>
                            <w:r w:rsidRPr="007E51BA">
                              <w:t xml:space="preserve"> represent </w:t>
                            </w:r>
                            <w:r w:rsidR="0070516B">
                              <w:t xml:space="preserve">the </w:t>
                            </w:r>
                            <w:r w:rsidRPr="007E51BA">
                              <w:t>corresponding 95% confidence intervals.)</w:t>
                            </w:r>
                          </w:p>
                          <w:p w14:paraId="43C948E6" w14:textId="77777777" w:rsidR="00661B33" w:rsidRDefault="00661B33" w:rsidP="00661B33">
                            <w:pPr>
                              <w:pStyle w:val="a5"/>
                              <w:ind w:firstLine="0"/>
                            </w:pPr>
                            <w:r>
                              <w:t xml:space="preserve"> </w:t>
                            </w:r>
                          </w:p>
                        </w:txbxContent>
                      </wps:txbx>
                      <wps:bodyPr rot="0" vert="horz" wrap="square" lIns="0" tIns="0" rIns="0" bIns="0" anchor="t" anchorCtr="0" upright="1">
                        <a:noAutofit/>
                      </wps:bodyPr>
                    </wps:wsp>
                  </a:graphicData>
                </a:graphic>
              </wp:inline>
            </w:drawing>
          </mc:Choice>
          <mc:Fallback>
            <w:pict>
              <v:shape w14:anchorId="788F6A46" id="_x0000_s1030" type="#_x0000_t202" style="width:252pt;height:28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" stroked="f">
                <v:textbox inset="0,0,0,0">
                  <w:txbxContent>
                    <w:p w14:paraId="3BAC0CFA" w14:textId="77777777" w:rsidR="00661B33" w:rsidRDefault="00661B33" w:rsidP="00661B33">
                      <w:pPr>
                        <w:pStyle w:val="a5"/>
                        <w:ind w:firstLine="0"/>
                        <w:jc w:val="center"/>
                      </w:pPr>
                      <w:r>
                        <w:rPr>
                          <w:noProof/>
                        </w:rPr>
                        <w:drawing>
                          <wp:inline distT="0" distB="0" distL="0" distR="0" wp14:anchorId="1BFE7C3E" wp14:editId="0CF12474">
                            <wp:extent cx="3211195" cy="2741064"/>
                            <wp:effectExtent l="0" t="0" r="8255" b="254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11195" cy="2741064"/>
                                    </a:xfrm>
                                    <a:prstGeom prst="rect">
                                      <a:avLst/>
                                    </a:prstGeom>
                                    <a:noFill/>
                                    <a:ln>
                                      <a:noFill/>
                                    </a:ln>
                                  </pic:spPr>
                                </pic:pic>
                              </a:graphicData>
                            </a:graphic>
                          </wp:inline>
                        </w:drawing>
                      </w:r>
                    </w:p>
                    <w:p w14:paraId="527A9595" w14:textId="08E6006F" w:rsidR="00661B33" w:rsidRDefault="00661B33" w:rsidP="00661B33">
                      <w:pPr>
                        <w:pStyle w:val="a5"/>
                        <w:ind w:firstLine="0"/>
                      </w:pPr>
                      <w:r w:rsidRPr="007E51BA">
                        <w:t xml:space="preserve">Fig. </w:t>
                      </w:r>
                      <w:r w:rsidR="00A77415">
                        <w:t>3</w:t>
                      </w:r>
                      <w:r w:rsidRPr="007E51BA">
                        <w:t>. The estimated fusion coefficients by considering different number</w:t>
                      </w:r>
                      <w:r w:rsidR="0070516B">
                        <w:t>s</w:t>
                      </w:r>
                      <w:r w:rsidRPr="007E51BA">
                        <w:t xml:space="preserve"> of units. (Note: X-axis indicates the number of units involved in estimation. </w:t>
                      </w:r>
                      <w:bookmarkStart w:id="285" w:name="_Hlk93830514"/>
                      <w:r w:rsidRPr="007E51BA">
                        <w:t>Black dashed horizontal lines</w:t>
                      </w:r>
                      <w:bookmarkEnd w:id="285"/>
                      <w:r w:rsidRPr="007E51BA">
                        <w:t xml:space="preserve"> represent the true values of coefficients of each sensor. Red solid lines represent the mean values of the estimated fusion coefficients by considering different number of units. </w:t>
                      </w:r>
                      <w:bookmarkStart w:id="286" w:name="_Hlk93830541"/>
                      <w:r w:rsidRPr="007E51BA">
                        <w:t>Blue dotted lines</w:t>
                      </w:r>
                      <w:bookmarkEnd w:id="286"/>
                      <w:r w:rsidRPr="007E51BA">
                        <w:t xml:space="preserve"> represent </w:t>
                      </w:r>
                      <w:r w:rsidR="0070516B">
                        <w:t xml:space="preserve">the </w:t>
                      </w:r>
                      <w:r w:rsidRPr="007E51BA">
                        <w:t>corresponding 95% confidence intervals.)</w:t>
                      </w:r>
                    </w:p>
                    <w:p w14:paraId="43C948E6" w14:textId="77777777" w:rsidR="00661B33" w:rsidRDefault="00661B33" w:rsidP="00661B33">
                      <w:pPr>
                        <w:pStyle w:val="a5"/>
                        <w:ind w:firstLine="0"/>
                      </w:pPr>
                      <w:r>
                        <w:t xml:space="preserve"> </w:t>
                      </w:r>
                    </w:p>
                  </w:txbxContent>
                </v:textbox>
                <w10:anchorlock/>
              </v:shape>
            </w:pict>
          </mc:Fallback>
        </mc:AlternateContent>
      </w:r>
    </w:p>
    <w:p w14:paraId="41CD89E6" w14:textId="408C554A" w:rsidR="007728E4" w:rsidRPr="000B4378" w:rsidRDefault="00BA7492" w:rsidP="00171D3F">
      <w:pPr>
        <w:ind w:firstLineChars="100" w:firstLine="200"/>
        <w:jc w:val="both"/>
      </w:pPr>
      <w:r>
        <w:rPr>
          <w:rFonts w:eastAsia="宋体"/>
          <w:bCs/>
          <w:sz w:val="20"/>
          <w:szCs w:val="20"/>
          <w:shd w:val="clear" w:color="auto" w:fill="FFFFFF"/>
        </w:rPr>
        <w:t xml:space="preserve">In our experiments, we choose 500 units from 1000 generated units as the </w:t>
      </w:r>
      <w:r w:rsidRPr="000B4378">
        <w:rPr>
          <w:rFonts w:eastAsia="宋体"/>
          <w:sz w:val="20"/>
          <w:szCs w:val="20"/>
          <w:lang w:eastAsia="en-US"/>
        </w:rPr>
        <w:t xml:space="preserve">historical units, and the </w:t>
      </w:r>
      <w:r>
        <w:rPr>
          <w:rFonts w:eastAsia="宋体"/>
          <w:sz w:val="20"/>
          <w:szCs w:val="20"/>
          <w:lang w:eastAsia="en-US"/>
        </w:rPr>
        <w:t>remaining</w:t>
      </w:r>
      <w:r w:rsidRPr="000B4378">
        <w:rPr>
          <w:rFonts w:eastAsia="宋体"/>
          <w:sz w:val="20"/>
          <w:szCs w:val="20"/>
          <w:lang w:eastAsia="en-US"/>
        </w:rPr>
        <w:t xml:space="preserve"> 500</w:t>
      </w:r>
      <w:r>
        <w:rPr>
          <w:rFonts w:eastAsia="宋体"/>
          <w:sz w:val="20"/>
          <w:szCs w:val="20"/>
          <w:lang w:eastAsia="en-US"/>
        </w:rPr>
        <w:t xml:space="preserve"> </w:t>
      </w:r>
      <w:r w:rsidRPr="000B4378">
        <w:rPr>
          <w:rFonts w:eastAsia="宋体"/>
          <w:sz w:val="20"/>
          <w:szCs w:val="20"/>
          <w:lang w:eastAsia="en-US"/>
        </w:rPr>
        <w:t xml:space="preserve">units as </w:t>
      </w:r>
      <w:r>
        <w:rPr>
          <w:rFonts w:eastAsia="宋体"/>
          <w:sz w:val="20"/>
          <w:szCs w:val="20"/>
          <w:lang w:eastAsia="en-US"/>
        </w:rPr>
        <w:t xml:space="preserve">the </w:t>
      </w:r>
      <w:r w:rsidRPr="000B4378">
        <w:rPr>
          <w:rFonts w:eastAsia="宋体"/>
          <w:sz w:val="20"/>
          <w:szCs w:val="20"/>
          <w:lang w:eastAsia="en-US"/>
        </w:rPr>
        <w:t>in-service units.</w:t>
      </w:r>
      <w:r>
        <w:rPr>
          <w:rFonts w:eastAsia="宋体"/>
          <w:sz w:val="20"/>
          <w:szCs w:val="20"/>
          <w:lang w:eastAsia="en-US"/>
        </w:rPr>
        <w:t xml:space="preserve"> </w:t>
      </w:r>
      <w:r w:rsidR="00692B7F" w:rsidRPr="000B4378">
        <w:rPr>
          <w:rFonts w:eastAsia="宋体" w:hint="eastAsia"/>
          <w:sz w:val="20"/>
          <w:szCs w:val="20"/>
        </w:rPr>
        <w:t>B</w:t>
      </w:r>
      <w:r w:rsidR="00692B7F" w:rsidRPr="000B4378">
        <w:rPr>
          <w:rFonts w:eastAsia="宋体"/>
          <w:sz w:val="20"/>
          <w:szCs w:val="20"/>
        </w:rPr>
        <w:t xml:space="preserve">ased on the </w:t>
      </w:r>
      <w:r w:rsidR="00692B7F" w:rsidRPr="000B4378">
        <w:rPr>
          <w:rFonts w:eastAsia="宋体"/>
          <w:sz w:val="20"/>
          <w:szCs w:val="20"/>
          <w:lang w:eastAsia="en-US"/>
        </w:rPr>
        <w:t xml:space="preserve">historical units, we </w:t>
      </w:r>
      <w:r w:rsidR="00FB2877" w:rsidRPr="000B4378">
        <w:rPr>
          <w:rFonts w:eastAsia="宋体"/>
          <w:sz w:val="20"/>
          <w:szCs w:val="20"/>
          <w:lang w:eastAsia="en-US"/>
        </w:rPr>
        <w:t xml:space="preserve">use the </w:t>
      </w:r>
      <w:bookmarkStart w:id="287" w:name="_Hlk93473075"/>
      <w:bookmarkStart w:id="288" w:name="_Hlk93524669"/>
      <w:r w:rsidR="00F01369">
        <w:rPr>
          <w:rFonts w:eastAsia="宋体"/>
          <w:sz w:val="20"/>
          <w:szCs w:val="20"/>
          <w:lang w:eastAsia="en-US"/>
        </w:rPr>
        <w:t>QOI</w:t>
      </w:r>
      <w:bookmarkEnd w:id="287"/>
      <w:r w:rsidR="00CA3F01" w:rsidRPr="000B4378">
        <w:rPr>
          <w:rFonts w:eastAsia="宋体"/>
          <w:sz w:val="20"/>
          <w:szCs w:val="20"/>
          <w:lang w:eastAsia="en-US"/>
        </w:rPr>
        <w:t>EM algorithm</w:t>
      </w:r>
      <w:bookmarkEnd w:id="288"/>
      <w:r w:rsidR="00FB2877" w:rsidRPr="000B4378">
        <w:rPr>
          <w:rFonts w:eastAsia="宋体"/>
          <w:sz w:val="20"/>
          <w:szCs w:val="20"/>
          <w:lang w:eastAsia="en-US"/>
        </w:rPr>
        <w:t xml:space="preserve"> to </w:t>
      </w:r>
      <w:r w:rsidR="00CB673B" w:rsidRPr="000B4378">
        <w:rPr>
          <w:rFonts w:eastAsia="宋体"/>
          <w:sz w:val="20"/>
          <w:szCs w:val="20"/>
          <w:lang w:eastAsia="en-US"/>
        </w:rPr>
        <w:t xml:space="preserve">estimate </w:t>
      </w:r>
      <w:r w:rsidR="00FB2877" w:rsidRPr="000B4378">
        <w:rPr>
          <w:rFonts w:eastAsia="宋体"/>
          <w:sz w:val="20"/>
          <w:szCs w:val="20"/>
          <w:lang w:eastAsia="en-US"/>
        </w:rPr>
        <w:t>the parameter</w:t>
      </w:r>
      <w:r w:rsidR="00F01369">
        <w:rPr>
          <w:rFonts w:eastAsia="宋体"/>
          <w:sz w:val="20"/>
          <w:szCs w:val="20"/>
          <w:lang w:eastAsia="en-US"/>
        </w:rPr>
        <w:t xml:space="preserve">s </w:t>
      </w:r>
      <m:oMath>
        <m:r>
          <m:rPr>
            <m:sty m:val="b"/>
          </m:rPr>
          <w:rPr>
            <w:rFonts w:ascii="Cambria Math" w:eastAsia="宋体" w:hAnsi="Cambria Math"/>
            <w:sz w:val="20"/>
            <w:szCs w:val="20"/>
            <w:lang w:eastAsia="en-US"/>
          </w:rPr>
          <m:t>Θ</m:t>
        </m:r>
        <m:r>
          <m:rPr>
            <m:sty m:val="p"/>
          </m:rPr>
          <w:rPr>
            <w:rFonts w:ascii="Cambria Math" w:eastAsia="宋体" w:hAnsi="Cambria Math"/>
            <w:sz w:val="20"/>
            <w:szCs w:val="20"/>
            <w:lang w:eastAsia="en-US"/>
          </w:rPr>
          <m:t>=</m:t>
        </m:r>
        <m:d>
          <m:dPr>
            <m:begChr m:val="["/>
            <m:endChr m:val="]"/>
            <m:ctrlPr>
              <w:rPr>
                <w:rFonts w:ascii="Cambria Math" w:eastAsia="宋体" w:hAnsi="Cambria Math"/>
                <w:sz w:val="20"/>
                <w:szCs w:val="20"/>
                <w:lang w:eastAsia="en-US"/>
              </w:rPr>
            </m:ctrlPr>
          </m:dPr>
          <m:e>
            <m:sSub>
              <m:sSubPr>
                <m:ctrlPr>
                  <w:rPr>
                    <w:rFonts w:ascii="Cambria Math" w:eastAsia="宋体" w:hAnsi="Cambria Math"/>
                    <w:sz w:val="20"/>
                    <w:szCs w:val="20"/>
                    <w:lang w:eastAsia="en-US"/>
                  </w:rPr>
                </m:ctrlPr>
              </m:sSubPr>
              <m:e>
                <m:r>
                  <m:rPr>
                    <m:sty m:val="b"/>
                  </m:rPr>
                  <w:rPr>
                    <w:rFonts w:ascii="Cambria Math" w:eastAsia="宋体" w:hAnsi="Cambria Math"/>
                    <w:sz w:val="20"/>
                    <w:szCs w:val="20"/>
                    <w:lang w:eastAsia="en-US"/>
                  </w:rPr>
                  <m:t>μ</m:t>
                </m:r>
              </m:e>
              <m:sub>
                <m:r>
                  <m:rPr>
                    <m:sty m:val="p"/>
                  </m:rPr>
                  <w:rPr>
                    <w:rFonts w:ascii="Cambria Math" w:eastAsia="宋体" w:hAnsi="Cambria Math"/>
                    <w:sz w:val="20"/>
                    <w:szCs w:val="20"/>
                    <w:lang w:eastAsia="en-US"/>
                  </w:rPr>
                  <m:t>Γ</m:t>
                </m:r>
              </m:sub>
            </m:sSub>
            <m:r>
              <m:rPr>
                <m:sty m:val="p"/>
              </m:rPr>
              <w:rPr>
                <w:rFonts w:ascii="Cambria Math" w:eastAsia="宋体" w:hAnsi="Cambria Math"/>
                <w:sz w:val="20"/>
                <w:szCs w:val="20"/>
                <w:lang w:eastAsia="en-US"/>
              </w:rPr>
              <m:t>,</m:t>
            </m:r>
            <m:sSub>
              <m:sSubPr>
                <m:ctrlPr>
                  <w:rPr>
                    <w:rFonts w:ascii="Cambria Math" w:eastAsia="宋体" w:hAnsi="Cambria Math"/>
                    <w:sz w:val="20"/>
                    <w:szCs w:val="20"/>
                    <w:lang w:eastAsia="en-US"/>
                  </w:rPr>
                </m:ctrlPr>
              </m:sSubPr>
              <m:e>
                <m:r>
                  <m:rPr>
                    <m:sty m:val="b"/>
                  </m:rPr>
                  <w:rPr>
                    <w:rFonts w:ascii="Cambria Math" w:eastAsia="宋体" w:hAnsi="Cambria Math"/>
                    <w:sz w:val="20"/>
                    <w:szCs w:val="20"/>
                    <w:lang w:eastAsia="en-US"/>
                  </w:rPr>
                  <m:t>C</m:t>
                </m:r>
              </m:e>
              <m:sub>
                <m:r>
                  <m:rPr>
                    <m:sty m:val="p"/>
                  </m:rPr>
                  <w:rPr>
                    <w:rFonts w:ascii="Cambria Math" w:eastAsia="宋体" w:hAnsi="Cambria Math"/>
                    <w:sz w:val="20"/>
                    <w:szCs w:val="20"/>
                    <w:lang w:eastAsia="en-US"/>
                  </w:rPr>
                  <m:t>Γ</m:t>
                </m:r>
              </m:sub>
            </m:sSub>
            <m:r>
              <m:rPr>
                <m:sty m:val="p"/>
              </m:rPr>
              <w:rPr>
                <w:rFonts w:ascii="Cambria Math" w:eastAsia="宋体" w:hAnsi="Cambria Math"/>
                <w:sz w:val="20"/>
                <w:szCs w:val="20"/>
                <w:lang w:eastAsia="en-US"/>
              </w:rPr>
              <m:t>,</m:t>
            </m:r>
            <m:sSup>
              <m:sSupPr>
                <m:ctrlPr>
                  <w:rPr>
                    <w:rFonts w:ascii="Cambria Math" w:eastAsia="宋体" w:hAnsi="Cambria Math"/>
                    <w:sz w:val="20"/>
                    <w:szCs w:val="20"/>
                    <w:lang w:eastAsia="en-US"/>
                  </w:rPr>
                </m:ctrlPr>
              </m:sSupPr>
              <m:e>
                <m:r>
                  <w:rPr>
                    <w:rFonts w:ascii="Cambria Math" w:eastAsia="宋体" w:hAnsi="Cambria Math"/>
                    <w:sz w:val="20"/>
                    <w:szCs w:val="20"/>
                    <w:lang w:eastAsia="en-US"/>
                  </w:rPr>
                  <m:t>σ</m:t>
                </m:r>
              </m:e>
              <m:sup>
                <m:r>
                  <m:rPr>
                    <m:sty m:val="p"/>
                  </m:rPr>
                  <w:rPr>
                    <w:rFonts w:ascii="Cambria Math" w:eastAsia="宋体" w:hAnsi="Cambria Math"/>
                    <w:sz w:val="20"/>
                    <w:szCs w:val="20"/>
                    <w:lang w:eastAsia="en-US"/>
                  </w:rPr>
                  <m:t>2</m:t>
                </m:r>
              </m:sup>
            </m:sSup>
          </m:e>
        </m:d>
      </m:oMath>
      <w:r w:rsidR="006808D8" w:rsidRPr="000B4378">
        <w:rPr>
          <w:rFonts w:eastAsia="宋体"/>
          <w:shd w:val="clear" w:color="auto" w:fill="FFFFFF"/>
        </w:rPr>
        <w:t xml:space="preserve"> </w:t>
      </w:r>
      <w:r w:rsidR="00F01369">
        <w:rPr>
          <w:rFonts w:eastAsia="宋体"/>
          <w:sz w:val="20"/>
          <w:szCs w:val="20"/>
          <w:lang w:eastAsia="en-US"/>
        </w:rPr>
        <w:t>of the degradation model</w:t>
      </w:r>
      <w:r w:rsidR="006808D8">
        <w:rPr>
          <w:rFonts w:eastAsia="宋体"/>
          <w:shd w:val="clear" w:color="auto" w:fill="FFFFFF"/>
        </w:rPr>
        <w:t xml:space="preserve"> </w:t>
      </w:r>
      <w:r w:rsidR="00FB2877" w:rsidRPr="000B4378">
        <w:rPr>
          <w:rFonts w:eastAsia="宋体"/>
          <w:sz w:val="20"/>
          <w:szCs w:val="20"/>
          <w:lang w:eastAsia="en-US"/>
        </w:rPr>
        <w:t>and</w:t>
      </w:r>
      <w:r w:rsidR="00441679" w:rsidRPr="000B4378">
        <w:rPr>
          <w:rFonts w:eastAsia="宋体"/>
          <w:sz w:val="20"/>
          <w:szCs w:val="20"/>
          <w:lang w:eastAsia="en-US"/>
        </w:rPr>
        <w:t xml:space="preserve"> </w:t>
      </w:r>
      <w:r w:rsidR="00F01369">
        <w:rPr>
          <w:rFonts w:eastAsia="宋体"/>
          <w:sz w:val="20"/>
          <w:szCs w:val="20"/>
          <w:lang w:eastAsia="en-US"/>
        </w:rPr>
        <w:t>the</w:t>
      </w:r>
      <w:r w:rsidR="00FB2877" w:rsidRPr="000B4378">
        <w:rPr>
          <w:rFonts w:eastAsia="宋体"/>
          <w:sz w:val="20"/>
          <w:szCs w:val="20"/>
          <w:lang w:eastAsia="en-US"/>
        </w:rPr>
        <w:t xml:space="preserve"> </w:t>
      </w:r>
      <w:r w:rsidR="00441679" w:rsidRPr="000B4378">
        <w:rPr>
          <w:rFonts w:eastAsia="宋体"/>
          <w:sz w:val="20"/>
          <w:szCs w:val="20"/>
          <w:lang w:eastAsia="en-US"/>
        </w:rPr>
        <w:t>weight coefficient</w:t>
      </w:r>
      <w:r w:rsidR="00FB2877" w:rsidRPr="000B4378">
        <w:rPr>
          <w:rFonts w:eastAsia="宋体"/>
          <w:sz w:val="20"/>
          <w:szCs w:val="20"/>
          <w:lang w:eastAsia="en-US"/>
        </w:rPr>
        <w:t xml:space="preserve"> </w:t>
      </w:r>
      <m:oMath>
        <m:r>
          <m:rPr>
            <m:sty m:val="b"/>
          </m:rPr>
          <w:rPr>
            <w:rFonts w:ascii="Cambria Math" w:eastAsia="宋体" w:hAnsi="Cambria Math"/>
            <w:sz w:val="20"/>
            <w:szCs w:val="20"/>
            <w:shd w:val="clear" w:color="auto" w:fill="FFFFFF"/>
          </w:rPr>
          <m:t>w</m:t>
        </m:r>
      </m:oMath>
      <w:r w:rsidR="00F01369">
        <w:rPr>
          <w:rFonts w:eastAsia="宋体" w:hint="eastAsia"/>
          <w:b/>
          <w:sz w:val="20"/>
          <w:szCs w:val="20"/>
          <w:shd w:val="clear" w:color="auto" w:fill="FFFFFF"/>
        </w:rPr>
        <w:t xml:space="preserve"> </w:t>
      </w:r>
      <w:r w:rsidR="00E56A22" w:rsidRPr="00171D3F">
        <w:rPr>
          <w:rFonts w:eastAsia="宋体"/>
          <w:bCs/>
          <w:sz w:val="20"/>
          <w:szCs w:val="20"/>
          <w:shd w:val="clear" w:color="auto" w:fill="FFFFFF"/>
        </w:rPr>
        <w:t>i</w:t>
      </w:r>
      <w:r w:rsidR="00E56A22">
        <w:rPr>
          <w:rFonts w:eastAsia="宋体"/>
          <w:bCs/>
          <w:sz w:val="20"/>
          <w:szCs w:val="20"/>
          <w:shd w:val="clear" w:color="auto" w:fill="FFFFFF"/>
        </w:rPr>
        <w:t>n the linear fusion function</w:t>
      </w:r>
      <w:r w:rsidR="00701D08" w:rsidRPr="000B4378">
        <w:rPr>
          <w:rFonts w:eastAsia="宋体"/>
          <w:shd w:val="clear" w:color="auto" w:fill="FFFFFF"/>
        </w:rPr>
        <w:t>.</w:t>
      </w:r>
    </w:p>
    <w:p w14:paraId="44F7A2D9" w14:textId="4C3D74D9" w:rsidR="00441679" w:rsidRPr="008A2374" w:rsidRDefault="00A06234" w:rsidP="002D7FE1">
      <w:pPr>
        <w:pStyle w:val="Text"/>
        <w:ind w:firstLine="204"/>
        <w:rPr>
          <w:lang w:eastAsia="zh-CN"/>
        </w:rPr>
      </w:pPr>
      <w:r>
        <w:t>We present</w:t>
      </w:r>
      <w:r w:rsidR="00F1353A" w:rsidRPr="00F1353A">
        <w:t xml:space="preserve"> </w:t>
      </w:r>
      <w:r w:rsidR="00F1353A">
        <w:t>t</w:t>
      </w:r>
      <w:r w:rsidR="00F1353A" w:rsidRPr="008936A3">
        <w:t xml:space="preserve">he convergence process of </w:t>
      </w:r>
      <w:r w:rsidR="00F1353A" w:rsidRPr="00F1353A">
        <w:t xml:space="preserve">the </w:t>
      </w:r>
      <w:r w:rsidR="00121B5E">
        <w:t xml:space="preserve">proposed </w:t>
      </w:r>
      <w:r w:rsidR="00F1353A" w:rsidRPr="00F1353A">
        <w:t>QOIEM</w:t>
      </w:r>
      <w:r w:rsidR="00F1353A" w:rsidRPr="008936A3">
        <w:t xml:space="preserve"> algorithm</w:t>
      </w:r>
      <w:r>
        <w:t xml:space="preserve"> in Fig. </w:t>
      </w:r>
      <w:r w:rsidR="00A77415">
        <w:t>4</w:t>
      </w:r>
      <w:r>
        <w:t xml:space="preserve"> by </w:t>
      </w:r>
      <w:r>
        <w:rPr>
          <w:rFonts w:hint="eastAsia"/>
          <w:lang w:eastAsia="zh-CN"/>
        </w:rPr>
        <w:t>tak</w:t>
      </w:r>
      <w:r>
        <w:rPr>
          <w:lang w:eastAsia="zh-CN"/>
        </w:rPr>
        <w:t>ing</w:t>
      </w:r>
      <w:r w:rsidR="00D4145C" w:rsidRPr="000B4378">
        <w:t xml:space="preserve"> </w:t>
      </w:r>
      <w:bookmarkStart w:id="289" w:name="_Hlk93469994"/>
      <w:r w:rsidR="00D4145C" w:rsidRPr="000B4378">
        <w:t>the</w:t>
      </w:r>
      <w:r w:rsidR="003C3A8D" w:rsidRPr="000B4378">
        <w:t xml:space="preserve"> parameter</w:t>
      </w:r>
      <w:r w:rsidR="00D4145C" w:rsidRPr="000B4378">
        <w:t xml:space="preserve"> </w:t>
      </w:r>
      <m:oMath>
        <m:sSub>
          <m:sSubPr>
            <m:ctrlPr>
              <w:rPr>
                <w:rFonts w:ascii="Cambria Math" w:hAnsi="Cambria Math"/>
                <w:i/>
                <w:iCs/>
              </w:rPr>
            </m:ctrlPr>
          </m:sSubPr>
          <m:e>
            <m:r>
              <m:rPr>
                <m:sty m:val="b"/>
              </m:rPr>
              <w:rPr>
                <w:rFonts w:ascii="Cambria Math" w:hAnsi="Cambria Math"/>
              </w:rPr>
              <m:t>Γ</m:t>
            </m:r>
          </m:e>
          <m:sub>
            <m:r>
              <w:rPr>
                <w:rFonts w:ascii="Cambria Math" w:hAnsi="Cambria Math"/>
              </w:rPr>
              <m:t>l</m:t>
            </m:r>
          </m:sub>
        </m:sSub>
        <m:r>
          <w:rPr>
            <w:rFonts w:ascii="Cambria Math" w:hAnsi="Cambria Math"/>
          </w:rPr>
          <m:t>=</m:t>
        </m:r>
        <m:sSup>
          <m:sSupPr>
            <m:ctrlPr>
              <w:rPr>
                <w:rFonts w:ascii="Cambria Math" w:hAnsi="Cambria Math"/>
                <w:i/>
                <w:iCs/>
              </w:rPr>
            </m:ctrlPr>
          </m:sSupPr>
          <m:e>
            <m:d>
              <m:dPr>
                <m:begChr m:val="["/>
                <m:endChr m:val="]"/>
                <m:ctrlPr>
                  <w:rPr>
                    <w:rFonts w:ascii="Cambria Math" w:hAnsi="Cambria Math"/>
                    <w:i/>
                    <w:iCs/>
                  </w:rPr>
                </m:ctrlPr>
              </m:dPr>
              <m:e>
                <m:sSub>
                  <m:sSubPr>
                    <m:ctrlPr>
                      <w:rPr>
                        <w:rFonts w:ascii="Cambria Math" w:hAnsi="Cambria Math"/>
                        <w:i/>
                        <w:iCs/>
                      </w:rPr>
                    </m:ctrlPr>
                  </m:sSubPr>
                  <m:e>
                    <m:r>
                      <m:rPr>
                        <m:sty m:val="p"/>
                      </m:rPr>
                      <w:rPr>
                        <w:rFonts w:ascii="Cambria Math" w:hAnsi="Cambria Math"/>
                      </w:rPr>
                      <m:t>Γ</m:t>
                    </m:r>
                  </m:e>
                  <m:sub>
                    <m:r>
                      <w:rPr>
                        <w:rFonts w:ascii="Cambria Math" w:hAnsi="Cambria Math"/>
                      </w:rPr>
                      <m:t>l, 0</m:t>
                    </m:r>
                  </m:sub>
                </m:sSub>
                <m:r>
                  <w:rPr>
                    <w:rFonts w:ascii="Cambria Math" w:hAnsi="Cambria Math"/>
                  </w:rPr>
                  <m:t xml:space="preserve">, </m:t>
                </m:r>
                <m:sSub>
                  <m:sSubPr>
                    <m:ctrlPr>
                      <w:rPr>
                        <w:rFonts w:ascii="Cambria Math" w:hAnsi="Cambria Math"/>
                        <w:i/>
                        <w:iCs/>
                      </w:rPr>
                    </m:ctrlPr>
                  </m:sSubPr>
                  <m:e>
                    <m:r>
                      <m:rPr>
                        <m:sty m:val="p"/>
                      </m:rPr>
                      <w:rPr>
                        <w:rFonts w:ascii="Cambria Math" w:hAnsi="Cambria Math"/>
                      </w:rPr>
                      <m:t>Γ</m:t>
                    </m:r>
                  </m:e>
                  <m:sub>
                    <m:r>
                      <w:rPr>
                        <w:rFonts w:ascii="Cambria Math" w:hAnsi="Cambria Math"/>
                      </w:rPr>
                      <m:t>l, 1</m:t>
                    </m:r>
                  </m:sub>
                </m:sSub>
              </m:e>
            </m:d>
          </m:e>
          <m:sup>
            <m:r>
              <m:rPr>
                <m:sty m:val="p"/>
              </m:rPr>
              <w:rPr>
                <w:rFonts w:ascii="Cambria Math" w:hAnsi="Cambria Math"/>
              </w:rPr>
              <m:t>T</m:t>
            </m:r>
          </m:sup>
        </m:sSup>
      </m:oMath>
      <w:r w:rsidR="003C3A8D" w:rsidRPr="000B4378">
        <w:rPr>
          <w:iCs/>
        </w:rPr>
        <w:t xml:space="preserve"> </w:t>
      </w:r>
      <w:r>
        <w:rPr>
          <w:iCs/>
        </w:rPr>
        <w:t xml:space="preserve">as a </w:t>
      </w:r>
      <w:r w:rsidRPr="00A06234">
        <w:rPr>
          <w:iCs/>
        </w:rPr>
        <w:t>demonstration</w:t>
      </w:r>
      <w:r>
        <w:rPr>
          <w:iCs/>
        </w:rPr>
        <w:t xml:space="preserve">. </w:t>
      </w:r>
      <w:r w:rsidR="002C0C34">
        <w:rPr>
          <w:iCs/>
        </w:rPr>
        <w:t xml:space="preserve">Recall that the true value of </w:t>
      </w:r>
      <m:oMath>
        <m:sSub>
          <m:sSubPr>
            <m:ctrlPr>
              <w:rPr>
                <w:rFonts w:ascii="Cambria Math" w:hAnsi="Cambria Math"/>
                <w:i/>
                <w:iCs/>
              </w:rPr>
            </m:ctrlPr>
          </m:sSubPr>
          <m:e>
            <m:r>
              <m:rPr>
                <m:sty m:val="b"/>
              </m:rPr>
              <w:rPr>
                <w:rFonts w:ascii="Cambria Math" w:hAnsi="Cambria Math"/>
              </w:rPr>
              <m:t>Γ</m:t>
            </m:r>
          </m:e>
          <m:sub>
            <m:r>
              <w:rPr>
                <w:rFonts w:ascii="Cambria Math" w:hAnsi="Cambria Math"/>
              </w:rPr>
              <m:t>l</m:t>
            </m:r>
          </m:sub>
        </m:sSub>
      </m:oMath>
      <w:r w:rsidR="008A79B3" w:rsidRPr="000B4378">
        <w:rPr>
          <w:iCs/>
        </w:rPr>
        <w:t xml:space="preserve"> </w:t>
      </w:r>
      <w:r w:rsidR="003C3A8D" w:rsidRPr="000B4378">
        <w:rPr>
          <w:iCs/>
        </w:rPr>
        <w:t xml:space="preserve">is a two-dimensional vector </w:t>
      </w:r>
      <w:r w:rsidR="002C0C34">
        <w:rPr>
          <w:iCs/>
        </w:rPr>
        <w:t xml:space="preserve">generated by (19) and (20) for each historical unit </w:t>
      </w:r>
      <m:oMath>
        <m:r>
          <w:rPr>
            <w:rFonts w:ascii="Cambria Math" w:hAnsi="Cambria Math"/>
          </w:rPr>
          <m:t>l</m:t>
        </m:r>
      </m:oMath>
      <w:r w:rsidR="002C0C34">
        <w:rPr>
          <w:rFonts w:hint="eastAsia"/>
          <w:iCs/>
        </w:rPr>
        <w:t>.</w:t>
      </w:r>
      <w:r w:rsidR="002C0C34">
        <w:rPr>
          <w:iCs/>
        </w:rPr>
        <w:t xml:space="preserve"> We </w:t>
      </w:r>
      <w:r w:rsidR="002C0C34" w:rsidRPr="000B4378">
        <w:rPr>
          <w:iCs/>
        </w:rPr>
        <w:t>display</w:t>
      </w:r>
      <w:r w:rsidR="002C0C34">
        <w:rPr>
          <w:iCs/>
        </w:rPr>
        <w:t xml:space="preserve"> the </w:t>
      </w:r>
      <w:r w:rsidR="003C3A8D" w:rsidRPr="000B4378">
        <w:rPr>
          <w:iCs/>
        </w:rPr>
        <w:t>true value</w:t>
      </w:r>
      <w:r w:rsidR="002C0C34">
        <w:rPr>
          <w:iCs/>
        </w:rPr>
        <w:t xml:space="preserve">s of </w:t>
      </w:r>
      <m:oMath>
        <m:sSub>
          <m:sSubPr>
            <m:ctrlPr>
              <w:rPr>
                <w:rFonts w:ascii="Cambria Math" w:hAnsi="Cambria Math"/>
                <w:i/>
                <w:iCs/>
              </w:rPr>
            </m:ctrlPr>
          </m:sSubPr>
          <m:e>
            <m:r>
              <m:rPr>
                <m:sty m:val="b"/>
              </m:rPr>
              <w:rPr>
                <w:rFonts w:ascii="Cambria Math" w:hAnsi="Cambria Math"/>
              </w:rPr>
              <m:t>Γ</m:t>
            </m:r>
          </m:e>
          <m:sub>
            <m:r>
              <w:rPr>
                <w:rFonts w:ascii="Cambria Math" w:hAnsi="Cambria Math"/>
              </w:rPr>
              <m:t>l</m:t>
            </m:r>
          </m:sub>
        </m:sSub>
      </m:oMath>
      <w:r w:rsidR="002C0C34">
        <w:rPr>
          <w:rFonts w:hint="eastAsia"/>
          <w:iCs/>
        </w:rPr>
        <w:t xml:space="preserve"> </w:t>
      </w:r>
      <w:r w:rsidR="002C0C34">
        <w:rPr>
          <w:iCs/>
        </w:rPr>
        <w:t xml:space="preserve">for </w:t>
      </w:r>
      <w:r w:rsidR="00EA35AB">
        <w:rPr>
          <w:iCs/>
        </w:rPr>
        <w:t xml:space="preserve">all </w:t>
      </w:r>
      <w:r w:rsidR="00AE4A47">
        <w:rPr>
          <w:iCs/>
        </w:rPr>
        <w:t xml:space="preserve">of the 500 </w:t>
      </w:r>
      <w:r w:rsidR="00EA35AB">
        <w:rPr>
          <w:iCs/>
        </w:rPr>
        <w:t>historical units</w:t>
      </w:r>
      <w:r w:rsidR="003C3A8D" w:rsidRPr="000B4378">
        <w:rPr>
          <w:iCs/>
        </w:rPr>
        <w:t xml:space="preserve"> on a plane in the form of </w:t>
      </w:r>
      <w:r w:rsidR="008A79B3" w:rsidRPr="000B4378">
        <w:rPr>
          <w:iCs/>
        </w:rPr>
        <w:t xml:space="preserve">red </w:t>
      </w:r>
      <w:r w:rsidR="003C3A8D" w:rsidRPr="000B4378">
        <w:rPr>
          <w:iCs/>
        </w:rPr>
        <w:t>scattered points.</w:t>
      </w:r>
      <w:bookmarkEnd w:id="289"/>
      <w:r w:rsidR="003C3A8D" w:rsidRPr="000B4378">
        <w:rPr>
          <w:iCs/>
        </w:rPr>
        <w:t xml:space="preserve"> I</w:t>
      </w:r>
      <w:r w:rsidR="0092509E" w:rsidRPr="000B4378">
        <w:rPr>
          <w:iCs/>
        </w:rPr>
        <w:t xml:space="preserve">n the </w:t>
      </w:r>
      <w:r w:rsidR="007201E0" w:rsidRPr="00F1353A">
        <w:t>QOIEM</w:t>
      </w:r>
      <w:r w:rsidR="007201E0">
        <w:rPr>
          <w:iCs/>
        </w:rPr>
        <w:t>,</w:t>
      </w:r>
      <w:r w:rsidR="0092509E" w:rsidRPr="000B4378">
        <w:rPr>
          <w:iCs/>
        </w:rPr>
        <w:t xml:space="preserve"> we assume </w:t>
      </w:r>
      <m:oMath>
        <m:sSub>
          <m:sSubPr>
            <m:ctrlPr>
              <w:rPr>
                <w:rFonts w:ascii="Cambria Math" w:hAnsi="Cambria Math"/>
                <w:i/>
                <w:iCs/>
              </w:rPr>
            </m:ctrlPr>
          </m:sSubPr>
          <m:e>
            <m:r>
              <m:rPr>
                <m:sty m:val="b"/>
              </m:rPr>
              <w:rPr>
                <w:rFonts w:ascii="Cambria Math" w:hAnsi="Cambria Math"/>
              </w:rPr>
              <m:t>Γ</m:t>
            </m:r>
          </m:e>
          <m:sub>
            <m:r>
              <w:rPr>
                <w:rFonts w:ascii="Cambria Math" w:hAnsi="Cambria Math"/>
              </w:rPr>
              <m:t>l</m:t>
            </m:r>
          </m:sub>
        </m:sSub>
        <m:r>
          <w:rPr>
            <w:rFonts w:ascii="Cambria Math" w:hAnsi="Cambria Math"/>
          </w:rPr>
          <m:t>~N</m:t>
        </m:r>
        <m:d>
          <m:dPr>
            <m:ctrlPr>
              <w:rPr>
                <w:rFonts w:ascii="Cambria Math" w:hAnsi="Cambria Math"/>
                <w:i/>
                <w:iCs/>
              </w:rPr>
            </m:ctrlPr>
          </m:dPr>
          <m:e>
            <m:sSub>
              <m:sSubPr>
                <m:ctrlPr>
                  <w:rPr>
                    <w:rFonts w:ascii="Cambria Math" w:hAnsi="Cambria Math"/>
                    <w:i/>
                    <w:iCs/>
                  </w:rPr>
                </m:ctrlPr>
              </m:sSubPr>
              <m:e>
                <m:r>
                  <m:rPr>
                    <m:sty m:val="b"/>
                  </m:rPr>
                  <w:rPr>
                    <w:rFonts w:ascii="Cambria Math" w:hAnsi="Cambria Math"/>
                  </w:rPr>
                  <m:t>μ</m:t>
                </m:r>
              </m:e>
              <m:sub>
                <m:r>
                  <m:rPr>
                    <m:sty m:val="p"/>
                  </m:rPr>
                  <w:rPr>
                    <w:rFonts w:ascii="Cambria Math" w:hAnsi="Cambria Math"/>
                    <w:color w:val="000000"/>
                    <w:kern w:val="24"/>
                    <w:lang w:eastAsia="zh-CN"/>
                  </w:rPr>
                  <m:t>Γ</m:t>
                </m:r>
              </m:sub>
            </m:sSub>
            <m:r>
              <w:rPr>
                <w:rFonts w:ascii="Cambria Math" w:hAnsi="Cambria Math"/>
              </w:rPr>
              <m:t xml:space="preserve">, </m:t>
            </m:r>
            <m:sSub>
              <m:sSubPr>
                <m:ctrlPr>
                  <w:rPr>
                    <w:rFonts w:ascii="Cambria Math" w:hAnsi="Cambria Math"/>
                    <w:i/>
                    <w:iCs/>
                  </w:rPr>
                </m:ctrlPr>
              </m:sSubPr>
              <m:e>
                <m:r>
                  <m:rPr>
                    <m:sty m:val="b"/>
                  </m:rPr>
                  <w:rPr>
                    <w:rFonts w:ascii="Cambria Math" w:hAnsi="Cambria Math"/>
                  </w:rPr>
                  <m:t>C</m:t>
                </m:r>
              </m:e>
              <m:sub>
                <m:r>
                  <m:rPr>
                    <m:sty m:val="p"/>
                  </m:rPr>
                  <w:rPr>
                    <w:rFonts w:ascii="Cambria Math" w:hAnsi="Cambria Math"/>
                    <w:color w:val="000000"/>
                    <w:kern w:val="24"/>
                    <w:lang w:eastAsia="zh-CN"/>
                  </w:rPr>
                  <m:t>Γ</m:t>
                </m:r>
              </m:sub>
            </m:sSub>
          </m:e>
        </m:d>
      </m:oMath>
      <w:r w:rsidR="0092509E" w:rsidRPr="000B4378">
        <w:rPr>
          <w:rFonts w:hint="eastAsia"/>
          <w:iCs/>
          <w:lang w:eastAsia="zh-CN"/>
        </w:rPr>
        <w:t xml:space="preserve"> </w:t>
      </w:r>
      <w:r w:rsidR="0092509E" w:rsidRPr="000B4378">
        <w:rPr>
          <w:iCs/>
          <w:lang w:eastAsia="zh-CN"/>
        </w:rPr>
        <w:t xml:space="preserve">and </w:t>
      </w:r>
      <w:r w:rsidR="00F024CB" w:rsidRPr="000B4378">
        <w:rPr>
          <w:iCs/>
          <w:lang w:eastAsia="zh-CN"/>
        </w:rPr>
        <w:t>its</w:t>
      </w:r>
      <w:r w:rsidR="0092509E" w:rsidRPr="000B4378">
        <w:rPr>
          <w:iCs/>
          <w:lang w:eastAsia="zh-CN"/>
        </w:rPr>
        <w:t xml:space="preserve"> mean</w:t>
      </w:r>
      <w:r w:rsidR="00990528">
        <w:rPr>
          <w:iCs/>
          <w:lang w:eastAsia="zh-CN"/>
        </w:rPr>
        <w:t xml:space="preserve"> </w:t>
      </w:r>
      <m:oMath>
        <m:sSub>
          <m:sSubPr>
            <m:ctrlPr>
              <w:rPr>
                <w:rFonts w:ascii="Cambria Math" w:hAnsi="Cambria Math"/>
                <w:i/>
                <w:iCs/>
              </w:rPr>
            </m:ctrlPr>
          </m:sSubPr>
          <m:e>
            <m:r>
              <m:rPr>
                <m:sty m:val="b"/>
              </m:rPr>
              <w:rPr>
                <w:rFonts w:ascii="Cambria Math" w:hAnsi="Cambria Math"/>
              </w:rPr>
              <m:t>μ</m:t>
            </m:r>
          </m:e>
          <m:sub>
            <m:r>
              <m:rPr>
                <m:sty m:val="p"/>
              </m:rPr>
              <w:rPr>
                <w:rFonts w:ascii="Cambria Math" w:hAnsi="Cambria Math"/>
                <w:color w:val="000000"/>
                <w:kern w:val="24"/>
                <w:lang w:eastAsia="zh-CN"/>
              </w:rPr>
              <m:t>Γ</m:t>
            </m:r>
          </m:sub>
        </m:sSub>
      </m:oMath>
      <w:r w:rsidR="0092509E" w:rsidRPr="000B4378">
        <w:rPr>
          <w:iCs/>
          <w:lang w:eastAsia="zh-CN"/>
        </w:rPr>
        <w:t xml:space="preserve"> and covariance</w:t>
      </w:r>
      <w:r w:rsidR="00990528">
        <w:rPr>
          <w:iCs/>
          <w:lang w:eastAsia="zh-CN"/>
        </w:rPr>
        <w:t xml:space="preserve"> </w:t>
      </w:r>
      <m:oMath>
        <m:sSub>
          <m:sSubPr>
            <m:ctrlPr>
              <w:rPr>
                <w:rFonts w:ascii="Cambria Math" w:hAnsi="Cambria Math"/>
                <w:i/>
                <w:iCs/>
              </w:rPr>
            </m:ctrlPr>
          </m:sSubPr>
          <m:e>
            <m:r>
              <m:rPr>
                <m:sty m:val="b"/>
              </m:rPr>
              <w:rPr>
                <w:rFonts w:ascii="Cambria Math" w:hAnsi="Cambria Math"/>
              </w:rPr>
              <m:t>C</m:t>
            </m:r>
          </m:e>
          <m:sub>
            <m:r>
              <m:rPr>
                <m:sty m:val="p"/>
              </m:rPr>
              <w:rPr>
                <w:rFonts w:ascii="Cambria Math" w:hAnsi="Cambria Math"/>
                <w:color w:val="000000"/>
                <w:kern w:val="24"/>
                <w:lang w:eastAsia="zh-CN"/>
              </w:rPr>
              <m:t>Γ</m:t>
            </m:r>
          </m:sub>
        </m:sSub>
      </m:oMath>
      <w:r w:rsidR="0092509E" w:rsidRPr="000B4378">
        <w:rPr>
          <w:iCs/>
          <w:lang w:eastAsia="zh-CN"/>
        </w:rPr>
        <w:t xml:space="preserve"> are updated by the EM algorithm</w:t>
      </w:r>
      <w:r w:rsidR="00EE4D85" w:rsidRPr="000B4378">
        <w:rPr>
          <w:iCs/>
          <w:lang w:eastAsia="zh-CN"/>
        </w:rPr>
        <w:t xml:space="preserve">. </w:t>
      </w:r>
      <w:r w:rsidR="00806666" w:rsidRPr="000B4378">
        <w:rPr>
          <w:iCs/>
          <w:lang w:eastAsia="zh-CN"/>
        </w:rPr>
        <w:t xml:space="preserve">The </w:t>
      </w:r>
      <w:r w:rsidR="00E03102">
        <w:rPr>
          <w:iCs/>
          <w:lang w:eastAsia="zh-CN"/>
        </w:rPr>
        <w:t xml:space="preserve">yellow </w:t>
      </w:r>
      <w:r w:rsidR="00605287" w:rsidRPr="008936A3">
        <w:rPr>
          <w:iCs/>
        </w:rPr>
        <w:t>ellipse</w:t>
      </w:r>
      <w:r w:rsidR="00E03102">
        <w:rPr>
          <w:iCs/>
          <w:lang w:eastAsia="zh-CN"/>
        </w:rPr>
        <w:t>s</w:t>
      </w:r>
      <w:r w:rsidR="00E03102" w:rsidRPr="000B4378">
        <w:rPr>
          <w:iCs/>
          <w:lang w:eastAsia="zh-CN"/>
        </w:rPr>
        <w:t xml:space="preserve"> </w:t>
      </w:r>
      <w:r w:rsidR="00806666" w:rsidRPr="000B4378">
        <w:rPr>
          <w:iCs/>
          <w:lang w:eastAsia="zh-CN"/>
        </w:rPr>
        <w:t xml:space="preserve">show the </w:t>
      </w:r>
      <w:r w:rsidR="00205650" w:rsidRPr="000B4378">
        <w:rPr>
          <w:iCs/>
          <w:lang w:eastAsia="zh-CN"/>
        </w:rPr>
        <w:t>confidence ellipse</w:t>
      </w:r>
      <w:r w:rsidR="00E03102">
        <w:rPr>
          <w:iCs/>
          <w:lang w:eastAsia="zh-CN"/>
        </w:rPr>
        <w:t>s</w:t>
      </w:r>
      <w:r w:rsidR="00205650" w:rsidRPr="000B4378">
        <w:rPr>
          <w:iCs/>
          <w:lang w:eastAsia="zh-CN"/>
        </w:rPr>
        <w:t xml:space="preserve"> of </w:t>
      </w:r>
      <w:r w:rsidR="00E03102">
        <w:rPr>
          <w:iCs/>
          <w:lang w:eastAsia="zh-CN"/>
        </w:rPr>
        <w:t xml:space="preserve">the </w:t>
      </w:r>
      <w:r w:rsidR="00205650" w:rsidRPr="000B4378">
        <w:rPr>
          <w:iCs/>
          <w:lang w:eastAsia="zh-CN"/>
        </w:rPr>
        <w:t>multivariate normal distribution</w:t>
      </w:r>
      <w:r w:rsidR="00F024CB" w:rsidRPr="000B4378">
        <w:rPr>
          <w:iCs/>
          <w:lang w:eastAsia="zh-CN"/>
        </w:rPr>
        <w:t xml:space="preserve"> </w:t>
      </w:r>
      <m:oMath>
        <m:r>
          <w:rPr>
            <w:rFonts w:ascii="Cambria Math" w:hAnsi="Cambria Math"/>
          </w:rPr>
          <m:t>N</m:t>
        </m:r>
        <m:d>
          <m:dPr>
            <m:ctrlPr>
              <w:rPr>
                <w:rFonts w:ascii="Cambria Math" w:hAnsi="Cambria Math"/>
                <w:i/>
                <w:iCs/>
              </w:rPr>
            </m:ctrlPr>
          </m:dPr>
          <m:e>
            <m:sSub>
              <m:sSubPr>
                <m:ctrlPr>
                  <w:rPr>
                    <w:rFonts w:ascii="Cambria Math" w:hAnsi="Cambria Math"/>
                    <w:i/>
                    <w:iCs/>
                  </w:rPr>
                </m:ctrlPr>
              </m:sSubPr>
              <m:e>
                <m:r>
                  <m:rPr>
                    <m:sty m:val="b"/>
                  </m:rPr>
                  <w:rPr>
                    <w:rFonts w:ascii="Cambria Math" w:hAnsi="Cambria Math"/>
                  </w:rPr>
                  <m:t>μ</m:t>
                </m:r>
              </m:e>
              <m:sub>
                <m:r>
                  <m:rPr>
                    <m:sty m:val="p"/>
                  </m:rPr>
                  <w:rPr>
                    <w:rFonts w:ascii="Cambria Math" w:hAnsi="Cambria Math"/>
                    <w:color w:val="000000"/>
                    <w:kern w:val="24"/>
                    <w:lang w:eastAsia="zh-CN"/>
                  </w:rPr>
                  <m:t>Γ</m:t>
                </m:r>
              </m:sub>
            </m:sSub>
            <m:r>
              <w:rPr>
                <w:rFonts w:ascii="Cambria Math" w:hAnsi="Cambria Math"/>
              </w:rPr>
              <m:t xml:space="preserve">, </m:t>
            </m:r>
            <m:sSub>
              <m:sSubPr>
                <m:ctrlPr>
                  <w:rPr>
                    <w:rFonts w:ascii="Cambria Math" w:hAnsi="Cambria Math"/>
                    <w:i/>
                    <w:iCs/>
                  </w:rPr>
                </m:ctrlPr>
              </m:sSubPr>
              <m:e>
                <m:r>
                  <m:rPr>
                    <m:sty m:val="b"/>
                  </m:rPr>
                  <w:rPr>
                    <w:rFonts w:ascii="Cambria Math" w:hAnsi="Cambria Math"/>
                  </w:rPr>
                  <m:t>C</m:t>
                </m:r>
              </m:e>
              <m:sub>
                <m:r>
                  <m:rPr>
                    <m:sty m:val="p"/>
                  </m:rPr>
                  <w:rPr>
                    <w:rFonts w:ascii="Cambria Math" w:hAnsi="Cambria Math"/>
                    <w:color w:val="000000"/>
                    <w:kern w:val="24"/>
                    <w:lang w:eastAsia="zh-CN"/>
                  </w:rPr>
                  <m:t>Γ</m:t>
                </m:r>
              </m:sub>
            </m:sSub>
          </m:e>
        </m:d>
      </m:oMath>
      <w:r w:rsidR="0044107A" w:rsidRPr="000B4378">
        <w:rPr>
          <w:iCs/>
          <w:lang w:eastAsia="zh-CN"/>
        </w:rPr>
        <w:t xml:space="preserve"> </w:t>
      </w:r>
      <w:r w:rsidR="00493915" w:rsidRPr="000B4378">
        <w:rPr>
          <w:iCs/>
          <w:lang w:eastAsia="zh-CN"/>
        </w:rPr>
        <w:t xml:space="preserve">using </w:t>
      </w:r>
      <w:r w:rsidR="00D41A73">
        <w:rPr>
          <w:iCs/>
          <w:lang w:eastAsia="zh-CN"/>
        </w:rPr>
        <w:t xml:space="preserve">the estimated </w:t>
      </w:r>
      <m:oMath>
        <m:sSub>
          <m:sSubPr>
            <m:ctrlPr>
              <w:rPr>
                <w:rFonts w:ascii="Cambria Math" w:hAnsi="Cambria Math"/>
                <w:i/>
                <w:iCs/>
              </w:rPr>
            </m:ctrlPr>
          </m:sSubPr>
          <m:e>
            <m:r>
              <m:rPr>
                <m:sty m:val="b"/>
              </m:rPr>
              <w:rPr>
                <w:rFonts w:ascii="Cambria Math" w:hAnsi="Cambria Math"/>
              </w:rPr>
              <m:t>μ</m:t>
            </m:r>
          </m:e>
          <m:sub>
            <m:r>
              <m:rPr>
                <m:sty m:val="p"/>
              </m:rPr>
              <w:rPr>
                <w:rFonts w:ascii="Cambria Math" w:hAnsi="Cambria Math"/>
                <w:color w:val="000000"/>
                <w:kern w:val="24"/>
                <w:lang w:eastAsia="zh-CN"/>
              </w:rPr>
              <m:t>Γ</m:t>
            </m:r>
          </m:sub>
        </m:sSub>
      </m:oMath>
      <w:r w:rsidR="00D41A73">
        <w:rPr>
          <w:rFonts w:hint="eastAsia"/>
          <w:iCs/>
        </w:rPr>
        <w:t xml:space="preserve"> </w:t>
      </w:r>
      <w:r w:rsidR="00D41A73">
        <w:rPr>
          <w:iCs/>
        </w:rPr>
        <w:t xml:space="preserve">and </w:t>
      </w:r>
      <m:oMath>
        <m:sSub>
          <m:sSubPr>
            <m:ctrlPr>
              <w:rPr>
                <w:rFonts w:ascii="Cambria Math" w:hAnsi="Cambria Math"/>
                <w:i/>
                <w:iCs/>
              </w:rPr>
            </m:ctrlPr>
          </m:sSubPr>
          <m:e>
            <m:r>
              <m:rPr>
                <m:sty m:val="b"/>
              </m:rPr>
              <w:rPr>
                <w:rFonts w:ascii="Cambria Math" w:hAnsi="Cambria Math"/>
              </w:rPr>
              <m:t>C</m:t>
            </m:r>
          </m:e>
          <m:sub>
            <m:r>
              <m:rPr>
                <m:sty m:val="p"/>
              </m:rPr>
              <w:rPr>
                <w:rFonts w:ascii="Cambria Math" w:hAnsi="Cambria Math"/>
                <w:color w:val="000000"/>
                <w:kern w:val="24"/>
                <w:lang w:eastAsia="zh-CN"/>
              </w:rPr>
              <m:t>Γ</m:t>
            </m:r>
          </m:sub>
        </m:sSub>
      </m:oMath>
      <w:r w:rsidR="00D41A73">
        <w:rPr>
          <w:rFonts w:hint="eastAsia"/>
          <w:iCs/>
        </w:rPr>
        <w:t xml:space="preserve"> </w:t>
      </w:r>
      <w:r w:rsidR="00D41A73">
        <w:rPr>
          <w:iCs/>
        </w:rPr>
        <w:t xml:space="preserve">at </w:t>
      </w:r>
      <w:r w:rsidR="0044107A" w:rsidRPr="000B4378">
        <w:rPr>
          <w:iCs/>
          <w:lang w:eastAsia="zh-CN"/>
        </w:rPr>
        <w:t xml:space="preserve">the </w:t>
      </w:r>
      <w:r w:rsidR="00806666" w:rsidRPr="000B4378">
        <w:rPr>
          <w:iCs/>
          <w:lang w:eastAsia="zh-CN"/>
        </w:rPr>
        <w:t xml:space="preserve">initial </w:t>
      </w:r>
      <w:r w:rsidR="00D41A73" w:rsidRPr="000B4378">
        <w:rPr>
          <w:iCs/>
          <w:lang w:eastAsia="zh-CN"/>
        </w:rPr>
        <w:t>iteration</w:t>
      </w:r>
      <w:r w:rsidR="00806666" w:rsidRPr="000B4378">
        <w:rPr>
          <w:iCs/>
          <w:lang w:eastAsia="zh-CN"/>
        </w:rPr>
        <w:t xml:space="preserve">, </w:t>
      </w:r>
      <w:r w:rsidR="00D41A73">
        <w:rPr>
          <w:iCs/>
          <w:lang w:eastAsia="zh-CN"/>
        </w:rPr>
        <w:t xml:space="preserve">an </w:t>
      </w:r>
      <w:r w:rsidR="00806666" w:rsidRPr="000B4378">
        <w:rPr>
          <w:iCs/>
          <w:lang w:eastAsia="zh-CN"/>
        </w:rPr>
        <w:t xml:space="preserve">intermediate </w:t>
      </w:r>
      <w:r w:rsidR="00D41A73">
        <w:rPr>
          <w:iCs/>
          <w:lang w:eastAsia="zh-CN"/>
        </w:rPr>
        <w:t>iteration</w:t>
      </w:r>
      <w:r w:rsidR="00806666" w:rsidRPr="000B4378">
        <w:rPr>
          <w:iCs/>
          <w:lang w:eastAsia="zh-CN"/>
        </w:rPr>
        <w:t xml:space="preserve">, and </w:t>
      </w:r>
      <w:r w:rsidR="00D41A73">
        <w:rPr>
          <w:iCs/>
          <w:lang w:eastAsia="zh-CN"/>
        </w:rPr>
        <w:t xml:space="preserve">the </w:t>
      </w:r>
      <w:r w:rsidR="00806666" w:rsidRPr="000B4378">
        <w:rPr>
          <w:iCs/>
          <w:lang w:eastAsia="zh-CN"/>
        </w:rPr>
        <w:t xml:space="preserve">final </w:t>
      </w:r>
      <w:r w:rsidR="00D41A73" w:rsidRPr="000B4378">
        <w:rPr>
          <w:iCs/>
          <w:lang w:eastAsia="zh-CN"/>
        </w:rPr>
        <w:t>iteratio</w:t>
      </w:r>
      <w:r w:rsidR="00F923F1">
        <w:rPr>
          <w:iCs/>
          <w:lang w:eastAsia="zh-CN"/>
        </w:rPr>
        <w:t>n</w:t>
      </w:r>
      <w:r w:rsidR="00806666" w:rsidRPr="000B4378">
        <w:rPr>
          <w:iCs/>
          <w:lang w:eastAsia="zh-CN"/>
        </w:rPr>
        <w:t xml:space="preserve"> </w:t>
      </w:r>
      <w:r w:rsidR="0044107A" w:rsidRPr="000B4378">
        <w:rPr>
          <w:iCs/>
          <w:lang w:eastAsia="zh-CN"/>
        </w:rPr>
        <w:t>respectively.</w:t>
      </w:r>
      <w:r w:rsidR="00B93718" w:rsidRPr="000B4378">
        <w:rPr>
          <w:iCs/>
          <w:lang w:eastAsia="zh-CN"/>
        </w:rPr>
        <w:t xml:space="preserve"> It can be seen that </w:t>
      </w:r>
      <w:r w:rsidR="00E677E6">
        <w:rPr>
          <w:iCs/>
          <w:lang w:eastAsia="zh-CN"/>
        </w:rPr>
        <w:t xml:space="preserve">the </w:t>
      </w:r>
      <w:r w:rsidR="00E677E6" w:rsidRPr="000B4378">
        <w:rPr>
          <w:iCs/>
          <w:lang w:eastAsia="zh-CN"/>
        </w:rPr>
        <w:t>confidence ellipse</w:t>
      </w:r>
      <w:r w:rsidR="00E677E6">
        <w:rPr>
          <w:iCs/>
          <w:lang w:eastAsia="zh-CN"/>
        </w:rPr>
        <w:t xml:space="preserve"> </w:t>
      </w:r>
      <w:r w:rsidR="00E677E6" w:rsidRPr="00E677E6">
        <w:rPr>
          <w:iCs/>
          <w:lang w:eastAsia="zh-CN"/>
        </w:rPr>
        <w:t xml:space="preserve">gradually </w:t>
      </w:r>
      <w:r w:rsidR="00E677E6" w:rsidRPr="000B4378">
        <w:rPr>
          <w:iCs/>
          <w:lang w:eastAsia="zh-CN"/>
        </w:rPr>
        <w:t>approach</w:t>
      </w:r>
      <w:r w:rsidR="00E677E6">
        <w:rPr>
          <w:rFonts w:hint="eastAsia"/>
          <w:iCs/>
          <w:lang w:eastAsia="zh-CN"/>
        </w:rPr>
        <w:t>es</w:t>
      </w:r>
      <w:r w:rsidR="00E677E6" w:rsidRPr="000B4378">
        <w:rPr>
          <w:iCs/>
          <w:lang w:eastAsia="zh-CN"/>
        </w:rPr>
        <w:t xml:space="preserve"> the true value</w:t>
      </w:r>
      <w:r w:rsidR="00E677E6">
        <w:rPr>
          <w:iCs/>
          <w:lang w:eastAsia="zh-CN"/>
        </w:rPr>
        <w:t xml:space="preserve">s of </w:t>
      </w:r>
      <m:oMath>
        <m:sSub>
          <m:sSubPr>
            <m:ctrlPr>
              <w:rPr>
                <w:rFonts w:ascii="Cambria Math" w:hAnsi="Cambria Math"/>
                <w:i/>
                <w:iCs/>
              </w:rPr>
            </m:ctrlPr>
          </m:sSubPr>
          <m:e>
            <m:r>
              <m:rPr>
                <m:sty m:val="b"/>
              </m:rPr>
              <w:rPr>
                <w:rFonts w:ascii="Cambria Math" w:hAnsi="Cambria Math"/>
              </w:rPr>
              <m:t>Γ</m:t>
            </m:r>
          </m:e>
          <m:sub>
            <m:r>
              <w:rPr>
                <w:rFonts w:ascii="Cambria Math" w:hAnsi="Cambria Math"/>
              </w:rPr>
              <m:t>l</m:t>
            </m:r>
          </m:sub>
        </m:sSub>
      </m:oMath>
      <w:r w:rsidR="00E677E6">
        <w:rPr>
          <w:iCs/>
          <w:lang w:eastAsia="zh-CN"/>
        </w:rPr>
        <w:t xml:space="preserve"> as the </w:t>
      </w:r>
      <w:r w:rsidR="00436F36" w:rsidRPr="000B4378">
        <w:rPr>
          <w:iCs/>
          <w:lang w:eastAsia="zh-CN"/>
        </w:rPr>
        <w:t>iteration</w:t>
      </w:r>
      <w:r w:rsidR="00E677E6">
        <w:rPr>
          <w:iCs/>
          <w:lang w:eastAsia="zh-CN"/>
        </w:rPr>
        <w:t xml:space="preserve"> goes</w:t>
      </w:r>
      <w:r w:rsidR="00173991">
        <w:rPr>
          <w:iCs/>
          <w:lang w:eastAsia="zh-CN"/>
        </w:rPr>
        <w:t xml:space="preserve"> and </w:t>
      </w:r>
      <w:r w:rsidR="00E10CCA" w:rsidRPr="000B4378">
        <w:rPr>
          <w:iCs/>
          <w:lang w:eastAsia="zh-CN"/>
        </w:rPr>
        <w:t>the final confidence ellipse</w:t>
      </w:r>
      <w:r w:rsidR="00092AB1" w:rsidRPr="000B4378">
        <w:rPr>
          <w:iCs/>
          <w:lang w:eastAsia="zh-CN"/>
        </w:rPr>
        <w:t xml:space="preserve"> (yellow ellipse)</w:t>
      </w:r>
      <w:r w:rsidR="00E10CCA" w:rsidRPr="000B4378">
        <w:rPr>
          <w:iCs/>
          <w:lang w:eastAsia="zh-CN"/>
        </w:rPr>
        <w:t xml:space="preserve"> is </w:t>
      </w:r>
      <w:r w:rsidR="00612B2E" w:rsidRPr="000B4378">
        <w:rPr>
          <w:iCs/>
          <w:lang w:eastAsia="zh-CN"/>
        </w:rPr>
        <w:t xml:space="preserve">dovetail with the true </w:t>
      </w:r>
      <w:r w:rsidR="0006447F">
        <w:rPr>
          <w:iCs/>
          <w:lang w:eastAsia="zh-CN"/>
        </w:rPr>
        <w:t>values</w:t>
      </w:r>
      <w:r w:rsidR="0006447F" w:rsidRPr="000B4378">
        <w:rPr>
          <w:iCs/>
          <w:lang w:eastAsia="zh-CN"/>
        </w:rPr>
        <w:t xml:space="preserve"> </w:t>
      </w:r>
      <w:r w:rsidR="00612B2E" w:rsidRPr="000B4378">
        <w:rPr>
          <w:iCs/>
          <w:lang w:eastAsia="zh-CN"/>
        </w:rPr>
        <w:t xml:space="preserve">of </w:t>
      </w:r>
      <m:oMath>
        <m:sSub>
          <m:sSubPr>
            <m:ctrlPr>
              <w:rPr>
                <w:rFonts w:ascii="Cambria Math" w:hAnsi="Cambria Math"/>
                <w:i/>
                <w:iCs/>
              </w:rPr>
            </m:ctrlPr>
          </m:sSubPr>
          <m:e>
            <m:r>
              <m:rPr>
                <m:sty m:val="b"/>
              </m:rPr>
              <w:rPr>
                <w:rFonts w:ascii="Cambria Math" w:hAnsi="Cambria Math"/>
              </w:rPr>
              <m:t>Γ</m:t>
            </m:r>
          </m:e>
          <m:sub>
            <m:r>
              <w:rPr>
                <w:rFonts w:ascii="Cambria Math" w:hAnsi="Cambria Math"/>
              </w:rPr>
              <m:t>l</m:t>
            </m:r>
          </m:sub>
        </m:sSub>
      </m:oMath>
      <w:r w:rsidR="00C30AFF">
        <w:rPr>
          <w:rFonts w:hint="eastAsia"/>
          <w:iCs/>
          <w:lang w:eastAsia="zh-CN"/>
        </w:rPr>
        <w:t xml:space="preserve"> </w:t>
      </w:r>
      <w:r w:rsidR="00092AB1" w:rsidRPr="000B4378">
        <w:rPr>
          <w:rFonts w:hint="eastAsia"/>
          <w:iCs/>
          <w:lang w:eastAsia="zh-CN"/>
        </w:rPr>
        <w:t>(</w:t>
      </w:r>
      <w:r w:rsidR="00092AB1" w:rsidRPr="000B4378">
        <w:rPr>
          <w:iCs/>
          <w:lang w:eastAsia="zh-CN"/>
        </w:rPr>
        <w:t>red scatters)</w:t>
      </w:r>
      <w:r w:rsidR="00612B2E" w:rsidRPr="000B4378">
        <w:rPr>
          <w:rFonts w:hint="eastAsia"/>
          <w:iCs/>
          <w:lang w:eastAsia="zh-CN"/>
        </w:rPr>
        <w:t>,</w:t>
      </w:r>
      <w:r w:rsidR="00612B2E" w:rsidRPr="000B4378">
        <w:rPr>
          <w:iCs/>
          <w:lang w:eastAsia="zh-CN"/>
        </w:rPr>
        <w:t xml:space="preserve"> which indicates </w:t>
      </w:r>
      <w:r w:rsidR="00E96E23">
        <w:rPr>
          <w:iCs/>
          <w:lang w:eastAsia="zh-CN"/>
        </w:rPr>
        <w:t xml:space="preserve">superior convergence performance of the proposed </w:t>
      </w:r>
      <w:r w:rsidR="00E96E23" w:rsidRPr="00F1353A">
        <w:t>QOIEM</w:t>
      </w:r>
      <w:r w:rsidR="00E96E23" w:rsidRPr="008936A3">
        <w:t xml:space="preserve"> algorithm</w:t>
      </w:r>
      <w:r w:rsidR="00E96E23" w:rsidRPr="000B4378">
        <w:rPr>
          <w:iCs/>
          <w:lang w:eastAsia="zh-CN"/>
        </w:rPr>
        <w:t xml:space="preserve"> </w:t>
      </w:r>
      <w:r w:rsidR="00E96E23">
        <w:rPr>
          <w:iCs/>
          <w:lang w:eastAsia="zh-CN"/>
        </w:rPr>
        <w:t xml:space="preserve">and </w:t>
      </w:r>
      <w:r w:rsidR="005E098C">
        <w:rPr>
          <w:iCs/>
          <w:lang w:eastAsia="zh-CN"/>
        </w:rPr>
        <w:t>high</w:t>
      </w:r>
      <w:r w:rsidR="005E098C" w:rsidRPr="000B4378">
        <w:rPr>
          <w:iCs/>
          <w:lang w:eastAsia="zh-CN"/>
        </w:rPr>
        <w:t xml:space="preserve"> </w:t>
      </w:r>
      <w:r w:rsidR="003115C5" w:rsidRPr="000B4378">
        <w:rPr>
          <w:iCs/>
          <w:lang w:eastAsia="zh-CN"/>
        </w:rPr>
        <w:t>accuracy</w:t>
      </w:r>
      <w:r w:rsidR="00612B2E" w:rsidRPr="000B4378">
        <w:rPr>
          <w:iCs/>
          <w:lang w:eastAsia="zh-CN"/>
        </w:rPr>
        <w:t xml:space="preserve"> of </w:t>
      </w:r>
      <w:r w:rsidR="003111D0">
        <w:rPr>
          <w:iCs/>
          <w:lang w:eastAsia="zh-CN"/>
        </w:rPr>
        <w:t xml:space="preserve">the </w:t>
      </w:r>
      <w:r w:rsidR="00612B2E" w:rsidRPr="000B4378">
        <w:rPr>
          <w:iCs/>
          <w:lang w:eastAsia="zh-CN"/>
        </w:rPr>
        <w:t>estimated parameters</w:t>
      </w:r>
      <w:r w:rsidR="003115C5" w:rsidRPr="000B4378">
        <w:rPr>
          <w:iCs/>
          <w:lang w:eastAsia="zh-CN"/>
        </w:rPr>
        <w:t>.</w:t>
      </w:r>
      <w:r w:rsidR="00FF77C3">
        <w:rPr>
          <w:iCs/>
          <w:lang w:eastAsia="zh-CN"/>
        </w:rPr>
        <w:t xml:space="preserve"> </w:t>
      </w:r>
      <w:r w:rsidR="00FF77C3" w:rsidRPr="000B4378">
        <w:rPr>
          <w:rFonts w:hint="eastAsia"/>
          <w:lang w:eastAsia="zh-CN"/>
        </w:rPr>
        <w:t>T</w:t>
      </w:r>
      <w:r w:rsidR="00FF77C3" w:rsidRPr="000B4378">
        <w:rPr>
          <w:lang w:eastAsia="zh-CN"/>
        </w:rPr>
        <w:t xml:space="preserve">able Ⅰ shows the </w:t>
      </w:r>
      <w:r w:rsidR="00FF77C3">
        <w:rPr>
          <w:lang w:eastAsia="zh-CN"/>
        </w:rPr>
        <w:t xml:space="preserve">true values and </w:t>
      </w:r>
      <w:r w:rsidR="00FF77C3" w:rsidRPr="000B4378">
        <w:rPr>
          <w:lang w:eastAsia="zh-CN"/>
        </w:rPr>
        <w:t xml:space="preserve">estimated </w:t>
      </w:r>
      <w:r w:rsidR="00FF77C3">
        <w:rPr>
          <w:lang w:eastAsia="zh-CN"/>
        </w:rPr>
        <w:t xml:space="preserve">values of the model </w:t>
      </w:r>
      <w:r w:rsidR="00FF77C3" w:rsidRPr="000B4378">
        <w:rPr>
          <w:lang w:eastAsia="zh-CN"/>
        </w:rPr>
        <w:t>parameters</w:t>
      </w:r>
      <w:r w:rsidR="00FF77C3" w:rsidRPr="000B4378">
        <w:rPr>
          <w:rFonts w:hint="eastAsia"/>
          <w:shd w:val="clear" w:color="auto" w:fill="FFFFFF"/>
        </w:rPr>
        <w:t>.</w:t>
      </w:r>
      <w:r w:rsidR="00FF77C3" w:rsidRPr="000B4378">
        <w:rPr>
          <w:shd w:val="clear" w:color="auto" w:fill="FFFFFF"/>
        </w:rPr>
        <w:t xml:space="preserve"> The estimated value</w:t>
      </w:r>
      <w:r w:rsidR="00FF77C3">
        <w:rPr>
          <w:shd w:val="clear" w:color="auto" w:fill="FFFFFF"/>
        </w:rPr>
        <w:t>s</w:t>
      </w:r>
      <w:r w:rsidR="00FF77C3" w:rsidRPr="000B4378">
        <w:rPr>
          <w:shd w:val="clear" w:color="auto" w:fill="FFFFFF"/>
        </w:rPr>
        <w:t xml:space="preserve"> </w:t>
      </w:r>
      <w:r w:rsidR="00FF77C3">
        <w:rPr>
          <w:shd w:val="clear" w:color="auto" w:fill="FFFFFF"/>
        </w:rPr>
        <w:t>are</w:t>
      </w:r>
      <w:r w:rsidR="00FF77C3" w:rsidRPr="000B4378">
        <w:rPr>
          <w:shd w:val="clear" w:color="auto" w:fill="FFFFFF"/>
        </w:rPr>
        <w:t xml:space="preserve"> very close to the true </w:t>
      </w:r>
      <w:r w:rsidR="00FF77C3">
        <w:rPr>
          <w:shd w:val="clear" w:color="auto" w:fill="FFFFFF"/>
        </w:rPr>
        <w:t>ones</w:t>
      </w:r>
      <w:r w:rsidR="00FF77C3" w:rsidRPr="000B4378">
        <w:rPr>
          <w:shd w:val="clear" w:color="auto" w:fill="FFFFFF"/>
        </w:rPr>
        <w:t>, which verif</w:t>
      </w:r>
      <w:r w:rsidR="00FF77C3">
        <w:rPr>
          <w:shd w:val="clear" w:color="auto" w:fill="FFFFFF"/>
        </w:rPr>
        <w:t>ies</w:t>
      </w:r>
      <w:r w:rsidR="00FF77C3" w:rsidRPr="000B4378">
        <w:rPr>
          <w:shd w:val="clear" w:color="auto" w:fill="FFFFFF"/>
        </w:rPr>
        <w:t xml:space="preserve"> the </w:t>
      </w:r>
      <w:r w:rsidR="00FF77C3">
        <w:rPr>
          <w:shd w:val="clear" w:color="auto" w:fill="FFFFFF"/>
        </w:rPr>
        <w:t>efficiency</w:t>
      </w:r>
      <w:r w:rsidR="00FF77C3" w:rsidRPr="000B4378">
        <w:rPr>
          <w:shd w:val="clear" w:color="auto" w:fill="FFFFFF"/>
        </w:rPr>
        <w:t xml:space="preserve"> of </w:t>
      </w:r>
      <w:r w:rsidR="00FF77C3">
        <w:rPr>
          <w:shd w:val="clear" w:color="auto" w:fill="FFFFFF"/>
        </w:rPr>
        <w:t>the proposed QOI</w:t>
      </w:r>
      <w:r w:rsidR="00FF77C3" w:rsidRPr="000B4378">
        <w:rPr>
          <w:shd w:val="clear" w:color="auto" w:fill="FFFFFF"/>
        </w:rPr>
        <w:t>EM algorithm.</w:t>
      </w:r>
    </w:p>
    <w:p w14:paraId="64EDBDFE" w14:textId="0AB10DA7" w:rsidR="00E77A38" w:rsidRPr="000B4378" w:rsidRDefault="00D23C02" w:rsidP="00F1108C">
      <w:pPr>
        <w:pStyle w:val="Text"/>
        <w:ind w:firstLine="204"/>
      </w:pPr>
      <w:r w:rsidRPr="000B4378">
        <w:rPr>
          <w:rFonts w:eastAsia="Times New Roman"/>
          <w:noProof/>
          <w:sz w:val="24"/>
          <w:szCs w:val="24"/>
          <w:lang w:eastAsia="zh-CN"/>
        </w:rPr>
        <w:lastRenderedPageBreak/>
        <mc:AlternateContent>
          <mc:Choice Requires="wps">
            <w:drawing>
              <wp:inline distT="0" distB="0" distL="0" distR="0" wp14:anchorId="456577A4" wp14:editId="01617F09">
                <wp:extent cx="3071446" cy="1568669"/>
                <wp:effectExtent l="0" t="0" r="2540" b="635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1446" cy="1568669"/>
                        </a:xfrm>
                        <a:prstGeom prst="rect">
                          <a:avLst/>
                        </a:prstGeom>
                        <a:solidFill>
                          <a:srgbClr val="FFFFFF"/>
                        </a:solidFill>
                        <a:ln>
                          <a:noFill/>
                        </a:ln>
                        <a:extLst>
                          <a:ext uri="{91240B29-F687-4f45-9708-019B960494DF}">
                            <a14:hiddenLine xmlns:arto="http://schemas.microsoft.com/office/word/2006/arto" xmln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w="9525">
                              <a:solidFill>
                                <a:srgbClr val="000000"/>
                              </a:solidFill>
                              <a:miter lim="800000"/>
                              <a:headEnd/>
                              <a:tailEnd/>
                            </a14:hiddenLine>
                          </a:ext>
                        </a:extLst>
                      </wps:spPr>
                      <wps:txbx>
                        <w:txbxContent>
                          <w:p w14:paraId="15234F76" w14:textId="77777777" w:rsidR="00D23C02" w:rsidRDefault="00D23C02" w:rsidP="00D23C02">
                            <w:pPr>
                              <w:pStyle w:val="TableTitle"/>
                            </w:pPr>
                            <w:r>
                              <w:t>TABLE I</w:t>
                            </w:r>
                          </w:p>
                          <w:p w14:paraId="06AC180B" w14:textId="58917A11" w:rsidR="00D23C02" w:rsidRDefault="00407FA3" w:rsidP="00D23C02">
                            <w:pPr>
                              <w:pStyle w:val="TableTitle"/>
                            </w:pPr>
                            <w:r>
                              <w:t>C</w:t>
                            </w:r>
                            <w:r w:rsidRPr="002A00A8">
                              <w:t>omparison</w:t>
                            </w:r>
                            <w:r>
                              <w:t xml:space="preserve"> of model </w:t>
                            </w:r>
                            <w:r w:rsidR="00D23C02" w:rsidRPr="002A00A8">
                              <w:t>parameters</w:t>
                            </w:r>
                            <w:r w:rsidR="00AF351B">
                              <w:t xml:space="preserve"> in numerical experiments</w:t>
                            </w:r>
                            <w:r>
                              <w:t>.</w:t>
                            </w:r>
                            <w:r w:rsidR="00D23C02" w:rsidRPr="002A00A8">
                              <w:t xml:space="preserve"> </w:t>
                            </w:r>
                          </w:p>
                          <w:tbl>
                            <w:tblPr>
                              <w:tblW w:w="4428" w:type="dxa"/>
                              <w:jc w:val="center"/>
                              <w:tblBorders>
                                <w:top w:val="double" w:sz="4" w:space="0" w:color="auto"/>
                                <w:bottom w:val="double" w:sz="4" w:space="0" w:color="auto"/>
                              </w:tblBorders>
                              <w:tblLayout w:type="fixed"/>
                              <w:tblLook w:val="04A0" w:firstRow="1" w:lastRow="0" w:firstColumn="1" w:lastColumn="0" w:noHBand="0" w:noVBand="1"/>
                            </w:tblPr>
                            <w:tblGrid>
                              <w:gridCol w:w="1093"/>
                              <w:gridCol w:w="1667"/>
                              <w:gridCol w:w="1668"/>
                            </w:tblGrid>
                            <w:tr w:rsidR="00D23C02" w:rsidRPr="00A1006E" w14:paraId="55066CD3" w14:textId="77777777" w:rsidTr="00B17BBC">
                              <w:trPr>
                                <w:trHeight w:val="203"/>
                                <w:jc w:val="center"/>
                              </w:trPr>
                              <w:tc>
                                <w:tcPr>
                                  <w:tcW w:w="1093" w:type="dxa"/>
                                  <w:tcBorders>
                                    <w:top w:val="double" w:sz="4" w:space="0" w:color="auto"/>
                                    <w:bottom w:val="single" w:sz="4" w:space="0" w:color="auto"/>
                                  </w:tcBorders>
                                  <w:shd w:val="clear" w:color="auto" w:fill="auto"/>
                                  <w:noWrap/>
                                  <w:vAlign w:val="bottom"/>
                                  <w:hideMark/>
                                </w:tcPr>
                                <w:p w14:paraId="13231DFD" w14:textId="13D17507" w:rsidR="00D23C02" w:rsidRPr="00A1006E" w:rsidRDefault="003272E1" w:rsidP="00425FD0">
                                  <w:pPr>
                                    <w:jc w:val="center"/>
                                    <w:rPr>
                                      <w:color w:val="000000"/>
                                      <w:sz w:val="16"/>
                                      <w:szCs w:val="16"/>
                                    </w:rPr>
                                  </w:pPr>
                                  <w:r>
                                    <w:rPr>
                                      <w:color w:val="000000"/>
                                      <w:sz w:val="16"/>
                                      <w:szCs w:val="16"/>
                                    </w:rPr>
                                    <w:t>P</w:t>
                                  </w:r>
                                  <w:r w:rsidR="00D23C02" w:rsidRPr="009220FD">
                                    <w:rPr>
                                      <w:color w:val="000000"/>
                                      <w:sz w:val="16"/>
                                      <w:szCs w:val="16"/>
                                    </w:rPr>
                                    <w:t>arameters</w:t>
                                  </w:r>
                                </w:p>
                              </w:tc>
                              <w:tc>
                                <w:tcPr>
                                  <w:tcW w:w="1667" w:type="dxa"/>
                                  <w:tcBorders>
                                    <w:top w:val="double" w:sz="4" w:space="0" w:color="auto"/>
                                    <w:bottom w:val="single" w:sz="4" w:space="0" w:color="auto"/>
                                  </w:tcBorders>
                                  <w:shd w:val="clear" w:color="auto" w:fill="auto"/>
                                  <w:noWrap/>
                                  <w:vAlign w:val="bottom"/>
                                  <w:hideMark/>
                                </w:tcPr>
                                <w:p w14:paraId="45422B08" w14:textId="74F18DF5" w:rsidR="00D23C02" w:rsidRPr="00A1006E" w:rsidRDefault="003272E1" w:rsidP="00425FD0">
                                  <w:pPr>
                                    <w:jc w:val="center"/>
                                    <w:rPr>
                                      <w:color w:val="000000"/>
                                      <w:sz w:val="16"/>
                                      <w:szCs w:val="16"/>
                                    </w:rPr>
                                  </w:pPr>
                                  <w:r>
                                    <w:rPr>
                                      <w:color w:val="000000"/>
                                      <w:sz w:val="16"/>
                                      <w:szCs w:val="16"/>
                                    </w:rPr>
                                    <w:t>True</w:t>
                                  </w:r>
                                  <w:r w:rsidRPr="009220FD">
                                    <w:rPr>
                                      <w:color w:val="000000"/>
                                      <w:sz w:val="16"/>
                                      <w:szCs w:val="16"/>
                                    </w:rPr>
                                    <w:t xml:space="preserve"> </w:t>
                                  </w:r>
                                  <w:r w:rsidR="00D23C02" w:rsidRPr="009220FD">
                                    <w:rPr>
                                      <w:color w:val="000000"/>
                                      <w:sz w:val="16"/>
                                      <w:szCs w:val="16"/>
                                    </w:rPr>
                                    <w:t>value</w:t>
                                  </w:r>
                                </w:p>
                              </w:tc>
                              <w:tc>
                                <w:tcPr>
                                  <w:tcW w:w="1668" w:type="dxa"/>
                                  <w:tcBorders>
                                    <w:top w:val="double" w:sz="4" w:space="0" w:color="auto"/>
                                    <w:bottom w:val="single" w:sz="4" w:space="0" w:color="auto"/>
                                  </w:tcBorders>
                                  <w:shd w:val="clear" w:color="auto" w:fill="auto"/>
                                  <w:noWrap/>
                                  <w:vAlign w:val="bottom"/>
                                  <w:hideMark/>
                                </w:tcPr>
                                <w:p w14:paraId="1679AD9F" w14:textId="77777777" w:rsidR="00D23C02" w:rsidRPr="00A1006E" w:rsidRDefault="00D23C02" w:rsidP="00425FD0">
                                  <w:pPr>
                                    <w:jc w:val="center"/>
                                    <w:rPr>
                                      <w:color w:val="000000"/>
                                      <w:sz w:val="16"/>
                                      <w:szCs w:val="16"/>
                                    </w:rPr>
                                  </w:pPr>
                                  <w:r w:rsidRPr="009220FD">
                                    <w:rPr>
                                      <w:rFonts w:hint="eastAsia"/>
                                      <w:color w:val="000000"/>
                                      <w:sz w:val="16"/>
                                      <w:szCs w:val="16"/>
                                    </w:rPr>
                                    <w:t>E</w:t>
                                  </w:r>
                                  <w:r w:rsidRPr="009220FD">
                                    <w:rPr>
                                      <w:color w:val="000000"/>
                                      <w:sz w:val="16"/>
                                      <w:szCs w:val="16"/>
                                    </w:rPr>
                                    <w:t>sti</w:t>
                                  </w:r>
                                  <w:r>
                                    <w:rPr>
                                      <w:color w:val="000000"/>
                                      <w:sz w:val="16"/>
                                      <w:szCs w:val="16"/>
                                    </w:rPr>
                                    <w:t>mated</w:t>
                                  </w:r>
                                  <w:r w:rsidRPr="009220FD">
                                    <w:rPr>
                                      <w:color w:val="000000"/>
                                      <w:sz w:val="16"/>
                                      <w:szCs w:val="16"/>
                                    </w:rPr>
                                    <w:t xml:space="preserve"> value</w:t>
                                  </w:r>
                                </w:p>
                              </w:tc>
                            </w:tr>
                            <w:tr w:rsidR="00D23C02" w:rsidRPr="00A1006E" w14:paraId="52F1A15C" w14:textId="77777777" w:rsidTr="009B0066">
                              <w:trPr>
                                <w:trHeight w:val="525"/>
                                <w:jc w:val="center"/>
                              </w:trPr>
                              <w:tc>
                                <w:tcPr>
                                  <w:tcW w:w="1093" w:type="dxa"/>
                                  <w:tcBorders>
                                    <w:top w:val="single" w:sz="4" w:space="0" w:color="auto"/>
                                  </w:tcBorders>
                                  <w:shd w:val="clear" w:color="auto" w:fill="auto"/>
                                  <w:noWrap/>
                                  <w:vAlign w:val="center"/>
                                  <w:hideMark/>
                                </w:tcPr>
                                <w:p w14:paraId="7289C01A" w14:textId="77777777" w:rsidR="00D23C02" w:rsidRPr="00CD54B2" w:rsidRDefault="00D23C02" w:rsidP="001567D3">
                                  <w:pPr>
                                    <w:jc w:val="center"/>
                                    <w:rPr>
                                      <w:color w:val="000000"/>
                                      <w:sz w:val="16"/>
                                      <w:szCs w:val="16"/>
                                    </w:rPr>
                                  </w:pPr>
                                  <m:oMathPara>
                                    <m:oMath>
                                      <m:r>
                                        <m:rPr>
                                          <m:sty m:val="b"/>
                                        </m:rPr>
                                        <w:rPr>
                                          <w:rFonts w:ascii="Cambria Math" w:hAnsi="Cambria Math"/>
                                          <w:sz w:val="16"/>
                                          <w:szCs w:val="16"/>
                                        </w:rPr>
                                        <m:t>w</m:t>
                                      </m:r>
                                    </m:oMath>
                                  </m:oMathPara>
                                </w:p>
                              </w:tc>
                              <w:tc>
                                <w:tcPr>
                                  <w:tcW w:w="1667" w:type="dxa"/>
                                  <w:tcBorders>
                                    <w:top w:val="single" w:sz="4" w:space="0" w:color="auto"/>
                                  </w:tcBorders>
                                  <w:shd w:val="clear" w:color="auto" w:fill="auto"/>
                                  <w:noWrap/>
                                  <w:vAlign w:val="center"/>
                                </w:tcPr>
                                <w:p w14:paraId="6BFC024C" w14:textId="77777777" w:rsidR="00AE2DE0" w:rsidRPr="00AE2DE0" w:rsidRDefault="00AE2DE0" w:rsidP="001567D3">
                                  <w:pPr>
                                    <w:jc w:val="center"/>
                                    <w:rPr>
                                      <w:rFonts w:eastAsiaTheme="minorEastAsia"/>
                                      <w:color w:val="000000"/>
                                      <w:sz w:val="16"/>
                                      <w:szCs w:val="16"/>
                                    </w:rPr>
                                  </w:pPr>
                                  <m:oMathPara>
                                    <m:oMath>
                                      <m:r>
                                        <m:rPr>
                                          <m:sty m:val="p"/>
                                        </m:rPr>
                                        <w:rPr>
                                          <w:rFonts w:ascii="Cambria Math" w:hAnsi="Cambria Math"/>
                                          <w:color w:val="000000"/>
                                          <w:sz w:val="16"/>
                                          <w:szCs w:val="16"/>
                                        </w:rPr>
                                        <m:t>(0.45,0.15,</m:t>
                                      </m:r>
                                    </m:oMath>
                                  </m:oMathPara>
                                </w:p>
                                <w:p w14:paraId="299BA367" w14:textId="332B11CB" w:rsidR="00D23C02" w:rsidRPr="00A1006E" w:rsidRDefault="00BB5F27" w:rsidP="001567D3">
                                  <w:pPr>
                                    <w:jc w:val="center"/>
                                    <w:rPr>
                                      <w:color w:val="000000"/>
                                      <w:sz w:val="16"/>
                                      <w:szCs w:val="16"/>
                                    </w:rPr>
                                  </w:pPr>
                                  <m:oMathPara>
                                    <m:oMath>
                                      <m:sSup>
                                        <m:sSupPr>
                                          <m:ctrlPr>
                                            <w:rPr>
                                              <w:rFonts w:ascii="Cambria Math" w:hAnsi="Cambria Math"/>
                                              <w:color w:val="000000"/>
                                              <w:sz w:val="16"/>
                                              <w:szCs w:val="16"/>
                                            </w:rPr>
                                          </m:ctrlPr>
                                        </m:sSupPr>
                                        <m:e>
                                          <m:r>
                                            <m:rPr>
                                              <m:sty m:val="p"/>
                                            </m:rPr>
                                            <w:rPr>
                                              <w:rFonts w:ascii="Cambria Math" w:hAnsi="Cambria Math"/>
                                              <w:color w:val="000000"/>
                                              <w:sz w:val="16"/>
                                              <w:szCs w:val="16"/>
                                            </w:rPr>
                                            <m:t>-0.4,0)</m:t>
                                          </m:r>
                                        </m:e>
                                        <m:sup>
                                          <m:r>
                                            <m:rPr>
                                              <m:sty m:val="p"/>
                                            </m:rPr>
                                            <w:rPr>
                                              <w:rFonts w:ascii="Cambria Math" w:hAnsi="Cambria Math"/>
                                              <w:color w:val="000000"/>
                                              <w:sz w:val="16"/>
                                              <w:szCs w:val="16"/>
                                            </w:rPr>
                                            <m:t>T</m:t>
                                          </m:r>
                                        </m:sup>
                                      </m:sSup>
                                    </m:oMath>
                                  </m:oMathPara>
                                </w:p>
                              </w:tc>
                              <w:tc>
                                <w:tcPr>
                                  <w:tcW w:w="1668" w:type="dxa"/>
                                  <w:tcBorders>
                                    <w:top w:val="single" w:sz="4" w:space="0" w:color="auto"/>
                                  </w:tcBorders>
                                  <w:shd w:val="clear" w:color="auto" w:fill="auto"/>
                                  <w:noWrap/>
                                  <w:vAlign w:val="center"/>
                                </w:tcPr>
                                <w:p w14:paraId="1D7D5222" w14:textId="67228F1F" w:rsidR="00CD54B2" w:rsidRPr="00CD54B2" w:rsidRDefault="00CD54B2" w:rsidP="001567D3">
                                  <w:pPr>
                                    <w:jc w:val="center"/>
                                    <w:rPr>
                                      <w:color w:val="000000"/>
                                      <w:sz w:val="16"/>
                                      <w:szCs w:val="16"/>
                                    </w:rPr>
                                  </w:pPr>
                                  <m:oMathPara>
                                    <m:oMath>
                                      <m:r>
                                        <m:rPr>
                                          <m:sty m:val="p"/>
                                        </m:rPr>
                                        <w:rPr>
                                          <w:rFonts w:ascii="Cambria Math" w:hAnsi="Cambria Math"/>
                                          <w:color w:val="000000"/>
                                          <w:sz w:val="16"/>
                                          <w:szCs w:val="16"/>
                                        </w:rPr>
                                        <m:t>(0.4503,0.1488,</m:t>
                                      </m:r>
                                    </m:oMath>
                                  </m:oMathPara>
                                </w:p>
                                <w:p w14:paraId="52D866EE" w14:textId="0DCA126B" w:rsidR="00D23C02" w:rsidRPr="00A1006E" w:rsidRDefault="00BB5F27" w:rsidP="001567D3">
                                  <w:pPr>
                                    <w:jc w:val="center"/>
                                    <w:rPr>
                                      <w:color w:val="000000"/>
                                      <w:sz w:val="16"/>
                                      <w:szCs w:val="16"/>
                                    </w:rPr>
                                  </w:pPr>
                                  <m:oMathPara>
                                    <m:oMath>
                                      <m:sSup>
                                        <m:sSupPr>
                                          <m:ctrlPr>
                                            <w:rPr>
                                              <w:rFonts w:ascii="Cambria Math" w:hAnsi="Cambria Math"/>
                                              <w:color w:val="000000"/>
                                              <w:sz w:val="16"/>
                                              <w:szCs w:val="16"/>
                                            </w:rPr>
                                          </m:ctrlPr>
                                        </m:sSupPr>
                                        <m:e>
                                          <m:r>
                                            <m:rPr>
                                              <m:sty m:val="p"/>
                                            </m:rPr>
                                            <w:rPr>
                                              <w:rFonts w:ascii="Cambria Math" w:hAnsi="Cambria Math"/>
                                              <w:color w:val="000000"/>
                                              <w:sz w:val="16"/>
                                              <w:szCs w:val="16"/>
                                            </w:rPr>
                                            <m:t>-0.4009,0)</m:t>
                                          </m:r>
                                        </m:e>
                                        <m:sup>
                                          <m:r>
                                            <m:rPr>
                                              <m:sty m:val="p"/>
                                            </m:rPr>
                                            <w:rPr>
                                              <w:rFonts w:ascii="Cambria Math" w:hAnsi="Cambria Math"/>
                                              <w:color w:val="000000"/>
                                              <w:sz w:val="16"/>
                                              <w:szCs w:val="16"/>
                                            </w:rPr>
                                            <m:t>T</m:t>
                                          </m:r>
                                        </m:sup>
                                      </m:sSup>
                                    </m:oMath>
                                  </m:oMathPara>
                                </w:p>
                              </w:tc>
                            </w:tr>
                            <w:tr w:rsidR="00D23C02" w:rsidRPr="00A1006E" w14:paraId="65D2D3BA" w14:textId="77777777" w:rsidTr="001567D3">
                              <w:trPr>
                                <w:trHeight w:val="284"/>
                                <w:jc w:val="center"/>
                              </w:trPr>
                              <w:tc>
                                <w:tcPr>
                                  <w:tcW w:w="1093" w:type="dxa"/>
                                  <w:shd w:val="clear" w:color="auto" w:fill="auto"/>
                                  <w:noWrap/>
                                  <w:vAlign w:val="center"/>
                                  <w:hideMark/>
                                </w:tcPr>
                                <w:p w14:paraId="1AC82BA7" w14:textId="77777777" w:rsidR="00D23C02" w:rsidRPr="00C32D28" w:rsidRDefault="00BB5F27" w:rsidP="003F6DE6">
                                  <w:pPr>
                                    <w:jc w:val="center"/>
                                    <w:rPr>
                                      <w:color w:val="000000"/>
                                      <w:sz w:val="16"/>
                                      <w:szCs w:val="16"/>
                                    </w:rPr>
                                  </w:pPr>
                                  <m:oMathPara>
                                    <m:oMath>
                                      <m:sSub>
                                        <m:sSubPr>
                                          <m:ctrlPr>
                                            <w:rPr>
                                              <w:rFonts w:ascii="Cambria Math" w:hAnsi="Cambria Math"/>
                                              <w:i/>
                                              <w:iCs/>
                                              <w:sz w:val="16"/>
                                              <w:szCs w:val="16"/>
                                            </w:rPr>
                                          </m:ctrlPr>
                                        </m:sSubPr>
                                        <m:e>
                                          <m:r>
                                            <m:rPr>
                                              <m:sty m:val="b"/>
                                            </m:rPr>
                                            <w:rPr>
                                              <w:rFonts w:ascii="Cambria Math" w:hAnsi="Cambria Math"/>
                                              <w:sz w:val="16"/>
                                              <w:szCs w:val="16"/>
                                            </w:rPr>
                                            <m:t>μ</m:t>
                                          </m:r>
                                        </m:e>
                                        <m:sub>
                                          <m:r>
                                            <m:rPr>
                                              <m:sty m:val="p"/>
                                            </m:rPr>
                                            <w:rPr>
                                              <w:rFonts w:ascii="Cambria Math" w:hAnsi="Cambria Math"/>
                                              <w:color w:val="000000"/>
                                              <w:kern w:val="24"/>
                                              <w:sz w:val="16"/>
                                              <w:szCs w:val="16"/>
                                            </w:rPr>
                                            <m:t>Γ</m:t>
                                          </m:r>
                                        </m:sub>
                                      </m:sSub>
                                    </m:oMath>
                                  </m:oMathPara>
                                </w:p>
                              </w:tc>
                              <w:tc>
                                <w:tcPr>
                                  <w:tcW w:w="1667" w:type="dxa"/>
                                  <w:shd w:val="clear" w:color="auto" w:fill="auto"/>
                                  <w:noWrap/>
                                  <w:vAlign w:val="center"/>
                                </w:tcPr>
                                <w:p w14:paraId="0C3F685C" w14:textId="77777777" w:rsidR="00D23C02" w:rsidRPr="00A1006E" w:rsidRDefault="00BB5F27" w:rsidP="001567D3">
                                  <w:pPr>
                                    <w:jc w:val="center"/>
                                    <w:rPr>
                                      <w:color w:val="000000"/>
                                      <w:sz w:val="16"/>
                                      <w:szCs w:val="16"/>
                                    </w:rPr>
                                  </w:pPr>
                                  <m:oMathPara>
                                    <m:oMath>
                                      <m:sSup>
                                        <m:sSupPr>
                                          <m:ctrlPr>
                                            <w:rPr>
                                              <w:rFonts w:ascii="Cambria Math" w:hAnsi="Cambria Math"/>
                                              <w:color w:val="000000"/>
                                              <w:sz w:val="16"/>
                                              <w:szCs w:val="16"/>
                                            </w:rPr>
                                          </m:ctrlPr>
                                        </m:sSupPr>
                                        <m:e>
                                          <m:d>
                                            <m:dPr>
                                              <m:ctrlPr>
                                                <w:rPr>
                                                  <w:rFonts w:ascii="Cambria Math" w:hAnsi="Cambria Math"/>
                                                  <w:color w:val="000000"/>
                                                  <w:sz w:val="16"/>
                                                  <w:szCs w:val="16"/>
                                                </w:rPr>
                                              </m:ctrlPr>
                                            </m:dPr>
                                            <m:e>
                                              <m:r>
                                                <m:rPr>
                                                  <m:sty m:val="p"/>
                                                </m:rPr>
                                                <w:rPr>
                                                  <w:rFonts w:ascii="Cambria Math" w:hAnsi="Cambria Math"/>
                                                  <w:color w:val="000000"/>
                                                  <w:sz w:val="16"/>
                                                  <w:szCs w:val="16"/>
                                                </w:rPr>
                                                <m:t>-1,2</m:t>
                                              </m:r>
                                            </m:e>
                                          </m:d>
                                        </m:e>
                                        <m:sup>
                                          <m:r>
                                            <m:rPr>
                                              <m:sty m:val="p"/>
                                            </m:rPr>
                                            <w:rPr>
                                              <w:rFonts w:ascii="Cambria Math" w:hAnsi="Cambria Math"/>
                                              <w:color w:val="000000"/>
                                              <w:sz w:val="16"/>
                                              <w:szCs w:val="16"/>
                                            </w:rPr>
                                            <m:t>T</m:t>
                                          </m:r>
                                        </m:sup>
                                      </m:sSup>
                                    </m:oMath>
                                  </m:oMathPara>
                                </w:p>
                              </w:tc>
                              <w:tc>
                                <w:tcPr>
                                  <w:tcW w:w="1668" w:type="dxa"/>
                                  <w:shd w:val="clear" w:color="auto" w:fill="auto"/>
                                  <w:noWrap/>
                                  <w:vAlign w:val="center"/>
                                </w:tcPr>
                                <w:p w14:paraId="779337DB" w14:textId="77777777" w:rsidR="00D23C02" w:rsidRPr="00A1006E" w:rsidRDefault="00BB5F27" w:rsidP="001567D3">
                                  <w:pPr>
                                    <w:jc w:val="center"/>
                                    <w:rPr>
                                      <w:color w:val="000000"/>
                                      <w:sz w:val="16"/>
                                      <w:szCs w:val="16"/>
                                    </w:rPr>
                                  </w:pPr>
                                  <m:oMathPara>
                                    <m:oMath>
                                      <m:sSup>
                                        <m:sSupPr>
                                          <m:ctrlPr>
                                            <w:rPr>
                                              <w:rFonts w:ascii="Cambria Math" w:hAnsi="Cambria Math"/>
                                              <w:color w:val="000000"/>
                                              <w:sz w:val="16"/>
                                              <w:szCs w:val="16"/>
                                            </w:rPr>
                                          </m:ctrlPr>
                                        </m:sSupPr>
                                        <m:e>
                                          <m:d>
                                            <m:dPr>
                                              <m:ctrlPr>
                                                <w:rPr>
                                                  <w:rFonts w:ascii="Cambria Math" w:hAnsi="Cambria Math"/>
                                                  <w:color w:val="000000"/>
                                                  <w:sz w:val="16"/>
                                                  <w:szCs w:val="16"/>
                                                </w:rPr>
                                              </m:ctrlPr>
                                            </m:dPr>
                                            <m:e>
                                              <m:r>
                                                <m:rPr>
                                                  <m:sty m:val="p"/>
                                                </m:rPr>
                                                <w:rPr>
                                                  <w:rFonts w:ascii="Cambria Math" w:hAnsi="Cambria Math"/>
                                                  <w:color w:val="000000"/>
                                                  <w:sz w:val="16"/>
                                                  <w:szCs w:val="16"/>
                                                </w:rPr>
                                                <m:t>-1.23,1.97</m:t>
                                              </m:r>
                                            </m:e>
                                          </m:d>
                                        </m:e>
                                        <m:sup>
                                          <m:r>
                                            <m:rPr>
                                              <m:sty m:val="p"/>
                                            </m:rPr>
                                            <w:rPr>
                                              <w:rFonts w:ascii="Cambria Math" w:hAnsi="Cambria Math"/>
                                              <w:color w:val="000000"/>
                                              <w:sz w:val="16"/>
                                              <w:szCs w:val="16"/>
                                            </w:rPr>
                                            <m:t>T</m:t>
                                          </m:r>
                                        </m:sup>
                                      </m:sSup>
                                    </m:oMath>
                                  </m:oMathPara>
                                </w:p>
                              </w:tc>
                            </w:tr>
                            <w:tr w:rsidR="00D23C02" w:rsidRPr="00A1006E" w14:paraId="3C1E2C37" w14:textId="77777777" w:rsidTr="001567D3">
                              <w:trPr>
                                <w:trHeight w:val="431"/>
                                <w:jc w:val="center"/>
                              </w:trPr>
                              <w:tc>
                                <w:tcPr>
                                  <w:tcW w:w="1093" w:type="dxa"/>
                                  <w:shd w:val="clear" w:color="auto" w:fill="auto"/>
                                  <w:noWrap/>
                                  <w:vAlign w:val="center"/>
                                  <w:hideMark/>
                                </w:tcPr>
                                <w:p w14:paraId="64117A7C" w14:textId="77777777" w:rsidR="00D23C02" w:rsidRPr="00C32D28" w:rsidRDefault="00BB5F27" w:rsidP="003F6DE6">
                                  <w:pPr>
                                    <w:jc w:val="center"/>
                                    <w:rPr>
                                      <w:color w:val="000000"/>
                                      <w:sz w:val="16"/>
                                      <w:szCs w:val="16"/>
                                    </w:rPr>
                                  </w:pPr>
                                  <m:oMathPara>
                                    <m:oMath>
                                      <m:sSub>
                                        <m:sSubPr>
                                          <m:ctrlPr>
                                            <w:rPr>
                                              <w:rFonts w:ascii="Cambria Math" w:hAnsi="Cambria Math"/>
                                              <w:i/>
                                              <w:iCs/>
                                              <w:sz w:val="16"/>
                                              <w:szCs w:val="16"/>
                                            </w:rPr>
                                          </m:ctrlPr>
                                        </m:sSubPr>
                                        <m:e>
                                          <m:r>
                                            <m:rPr>
                                              <m:sty m:val="b"/>
                                            </m:rPr>
                                            <w:rPr>
                                              <w:rFonts w:ascii="Cambria Math" w:hAnsi="Cambria Math"/>
                                              <w:sz w:val="16"/>
                                              <w:szCs w:val="16"/>
                                            </w:rPr>
                                            <m:t>C</m:t>
                                          </m:r>
                                        </m:e>
                                        <m:sub>
                                          <m:r>
                                            <m:rPr>
                                              <m:sty m:val="p"/>
                                            </m:rPr>
                                            <w:rPr>
                                              <w:rFonts w:ascii="Cambria Math" w:hAnsi="Cambria Math"/>
                                              <w:color w:val="000000"/>
                                              <w:kern w:val="24"/>
                                              <w:sz w:val="16"/>
                                              <w:szCs w:val="16"/>
                                            </w:rPr>
                                            <m:t>Γ</m:t>
                                          </m:r>
                                        </m:sub>
                                      </m:sSub>
                                    </m:oMath>
                                  </m:oMathPara>
                                </w:p>
                              </w:tc>
                              <w:tc>
                                <w:tcPr>
                                  <w:tcW w:w="1667" w:type="dxa"/>
                                  <w:shd w:val="clear" w:color="auto" w:fill="auto"/>
                                  <w:noWrap/>
                                  <w:vAlign w:val="center"/>
                                </w:tcPr>
                                <w:p w14:paraId="0D94C0D0" w14:textId="77777777" w:rsidR="00D23C02" w:rsidRPr="00A1006E" w:rsidRDefault="00BB5F27" w:rsidP="001567D3">
                                  <w:pPr>
                                    <w:jc w:val="center"/>
                                    <w:rPr>
                                      <w:color w:val="000000"/>
                                      <w:sz w:val="16"/>
                                      <w:szCs w:val="16"/>
                                    </w:rPr>
                                  </w:pPr>
                                  <m:oMathPara>
                                    <m:oMath>
                                      <m:d>
                                        <m:dPr>
                                          <m:ctrlPr>
                                            <w:rPr>
                                              <w:rFonts w:ascii="Cambria Math" w:hAnsi="Cambria Math"/>
                                              <w:i/>
                                              <w:color w:val="000000"/>
                                              <w:sz w:val="16"/>
                                              <w:szCs w:val="16"/>
                                            </w:rPr>
                                          </m:ctrlPr>
                                        </m:dPr>
                                        <m:e>
                                          <m:m>
                                            <m:mPr>
                                              <m:mcs>
                                                <m:mc>
                                                  <m:mcPr>
                                                    <m:count m:val="2"/>
                                                    <m:mcJc m:val="center"/>
                                                  </m:mcPr>
                                                </m:mc>
                                              </m:mcs>
                                              <m:ctrlPr>
                                                <w:rPr>
                                                  <w:rFonts w:ascii="Cambria Math" w:hAnsi="Cambria Math"/>
                                                  <w:i/>
                                                  <w:color w:val="000000"/>
                                                  <w:sz w:val="16"/>
                                                  <w:szCs w:val="16"/>
                                                </w:rPr>
                                              </m:ctrlPr>
                                            </m:mPr>
                                            <m:mr>
                                              <m:e>
                                                <m:r>
                                                  <w:rPr>
                                                    <w:rFonts w:ascii="Cambria Math" w:hAnsi="Cambria Math"/>
                                                    <w:color w:val="000000"/>
                                                    <w:sz w:val="16"/>
                                                    <w:szCs w:val="16"/>
                                                  </w:rPr>
                                                  <m:t>10</m:t>
                                                </m:r>
                                              </m:e>
                                              <m:e>
                                                <m:r>
                                                  <w:rPr>
                                                    <w:rFonts w:ascii="Cambria Math" w:hAnsi="Cambria Math"/>
                                                    <w:color w:val="000000"/>
                                                    <w:sz w:val="16"/>
                                                    <w:szCs w:val="16"/>
                                                  </w:rPr>
                                                  <m:t>1</m:t>
                                                </m:r>
                                              </m:e>
                                            </m:mr>
                                            <m:mr>
                                              <m:e>
                                                <m:r>
                                                  <w:rPr>
                                                    <w:rFonts w:ascii="Cambria Math" w:hAnsi="Cambria Math"/>
                                                    <w:color w:val="000000"/>
                                                    <w:sz w:val="16"/>
                                                    <w:szCs w:val="16"/>
                                                  </w:rPr>
                                                  <m:t>1</m:t>
                                                </m:r>
                                              </m:e>
                                              <m:e>
                                                <m:r>
                                                  <w:rPr>
                                                    <w:rFonts w:ascii="Cambria Math" w:hAnsi="Cambria Math"/>
                                                    <w:color w:val="000000"/>
                                                    <w:sz w:val="16"/>
                                                    <w:szCs w:val="16"/>
                                                  </w:rPr>
                                                  <m:t>0.5</m:t>
                                                </m:r>
                                              </m:e>
                                            </m:mr>
                                          </m:m>
                                        </m:e>
                                      </m:d>
                                    </m:oMath>
                                  </m:oMathPara>
                                </w:p>
                              </w:tc>
                              <w:tc>
                                <w:tcPr>
                                  <w:tcW w:w="1668" w:type="dxa"/>
                                  <w:shd w:val="clear" w:color="auto" w:fill="auto"/>
                                  <w:noWrap/>
                                  <w:vAlign w:val="center"/>
                                </w:tcPr>
                                <w:p w14:paraId="1EB5B645" w14:textId="77777777" w:rsidR="00D23C02" w:rsidRPr="00A1006E" w:rsidRDefault="00BB5F27" w:rsidP="001567D3">
                                  <w:pPr>
                                    <w:jc w:val="center"/>
                                    <w:rPr>
                                      <w:color w:val="000000"/>
                                      <w:sz w:val="16"/>
                                      <w:szCs w:val="16"/>
                                    </w:rPr>
                                  </w:pPr>
                                  <m:oMathPara>
                                    <m:oMath>
                                      <m:d>
                                        <m:dPr>
                                          <m:ctrlPr>
                                            <w:rPr>
                                              <w:rFonts w:ascii="Cambria Math" w:hAnsi="Cambria Math"/>
                                              <w:i/>
                                              <w:color w:val="000000"/>
                                              <w:sz w:val="16"/>
                                              <w:szCs w:val="16"/>
                                            </w:rPr>
                                          </m:ctrlPr>
                                        </m:dPr>
                                        <m:e>
                                          <m:m>
                                            <m:mPr>
                                              <m:mcs>
                                                <m:mc>
                                                  <m:mcPr>
                                                    <m:count m:val="2"/>
                                                    <m:mcJc m:val="center"/>
                                                  </m:mcPr>
                                                </m:mc>
                                              </m:mcs>
                                              <m:ctrlPr>
                                                <w:rPr>
                                                  <w:rFonts w:ascii="Cambria Math" w:hAnsi="Cambria Math"/>
                                                  <w:i/>
                                                  <w:color w:val="000000"/>
                                                  <w:sz w:val="16"/>
                                                  <w:szCs w:val="16"/>
                                                </w:rPr>
                                              </m:ctrlPr>
                                            </m:mPr>
                                            <m:mr>
                                              <m:e>
                                                <m:r>
                                                  <w:rPr>
                                                    <w:rFonts w:ascii="Cambria Math" w:hAnsi="Cambria Math"/>
                                                    <w:color w:val="000000"/>
                                                    <w:sz w:val="16"/>
                                                    <w:szCs w:val="16"/>
                                                  </w:rPr>
                                                  <m:t>9.77</m:t>
                                                </m:r>
                                              </m:e>
                                              <m:e>
                                                <m:r>
                                                  <w:rPr>
                                                    <w:rFonts w:ascii="Cambria Math" w:hAnsi="Cambria Math"/>
                                                    <w:color w:val="000000"/>
                                                    <w:sz w:val="16"/>
                                                    <w:szCs w:val="16"/>
                                                  </w:rPr>
                                                  <m:t>0.93</m:t>
                                                </m:r>
                                              </m:e>
                                            </m:mr>
                                            <m:mr>
                                              <m:e>
                                                <m:r>
                                                  <w:rPr>
                                                    <w:rFonts w:ascii="Cambria Math" w:hAnsi="Cambria Math"/>
                                                    <w:color w:val="000000"/>
                                                    <w:sz w:val="16"/>
                                                    <w:szCs w:val="16"/>
                                                  </w:rPr>
                                                  <m:t>0.93</m:t>
                                                </m:r>
                                              </m:e>
                                              <m:e>
                                                <m:r>
                                                  <w:rPr>
                                                    <w:rFonts w:ascii="Cambria Math" w:hAnsi="Cambria Math"/>
                                                    <w:color w:val="000000"/>
                                                    <w:sz w:val="16"/>
                                                    <w:szCs w:val="16"/>
                                                  </w:rPr>
                                                  <m:t>0.42</m:t>
                                                </m:r>
                                              </m:e>
                                            </m:mr>
                                          </m:m>
                                        </m:e>
                                      </m:d>
                                    </m:oMath>
                                  </m:oMathPara>
                                </w:p>
                              </w:tc>
                            </w:tr>
                            <w:tr w:rsidR="00D23C02" w:rsidRPr="00A1006E" w14:paraId="7AF24DFF" w14:textId="77777777" w:rsidTr="009B0066">
                              <w:trPr>
                                <w:trHeight w:val="281"/>
                                <w:jc w:val="center"/>
                              </w:trPr>
                              <w:tc>
                                <w:tcPr>
                                  <w:tcW w:w="1093" w:type="dxa"/>
                                  <w:shd w:val="clear" w:color="auto" w:fill="auto"/>
                                  <w:noWrap/>
                                  <w:vAlign w:val="center"/>
                                  <w:hideMark/>
                                </w:tcPr>
                                <w:p w14:paraId="6C9307D4" w14:textId="026FD01C" w:rsidR="00D23C02" w:rsidRPr="00C32D28" w:rsidRDefault="00BB5F27" w:rsidP="00387F81">
                                  <w:pPr>
                                    <w:spacing w:beforeLines="50" w:before="120"/>
                                    <w:jc w:val="center"/>
                                    <w:rPr>
                                      <w:color w:val="000000"/>
                                      <w:sz w:val="16"/>
                                      <w:szCs w:val="16"/>
                                    </w:rPr>
                                  </w:pPr>
                                  <m:oMathPara>
                                    <m:oMath>
                                      <m:sSup>
                                        <m:sSupPr>
                                          <m:ctrlPr>
                                            <w:rPr>
                                              <w:rFonts w:ascii="Cambria Math" w:hAnsi="Cambria Math"/>
                                              <w:sz w:val="16"/>
                                              <w:szCs w:val="16"/>
                                            </w:rPr>
                                          </m:ctrlPr>
                                        </m:sSupPr>
                                        <m:e>
                                          <m:r>
                                            <w:rPr>
                                              <w:rFonts w:ascii="Cambria Math" w:hAnsi="Cambria Math"/>
                                              <w:sz w:val="16"/>
                                              <w:szCs w:val="16"/>
                                            </w:rPr>
                                            <m:t>σ</m:t>
                                          </m:r>
                                        </m:e>
                                        <m:sup>
                                          <m:r>
                                            <m:rPr>
                                              <m:sty m:val="p"/>
                                            </m:rPr>
                                            <w:rPr>
                                              <w:rFonts w:ascii="Cambria Math" w:hAnsi="Cambria Math"/>
                                              <w:sz w:val="16"/>
                                              <w:szCs w:val="16"/>
                                            </w:rPr>
                                            <m:t>2</m:t>
                                          </m:r>
                                        </m:sup>
                                      </m:sSup>
                                    </m:oMath>
                                  </m:oMathPara>
                                </w:p>
                              </w:tc>
                              <w:tc>
                                <w:tcPr>
                                  <w:tcW w:w="1667" w:type="dxa"/>
                                  <w:shd w:val="clear" w:color="auto" w:fill="auto"/>
                                  <w:noWrap/>
                                  <w:vAlign w:val="center"/>
                                </w:tcPr>
                                <w:p w14:paraId="5FA045A7" w14:textId="77777777" w:rsidR="00D23C02" w:rsidRPr="00A1006E" w:rsidRDefault="00D23C02" w:rsidP="001567D3">
                                  <w:pPr>
                                    <w:spacing w:beforeLines="50" w:before="120"/>
                                    <w:jc w:val="center"/>
                                    <w:rPr>
                                      <w:color w:val="000000"/>
                                      <w:sz w:val="16"/>
                                      <w:szCs w:val="16"/>
                                    </w:rPr>
                                  </w:pPr>
                                  <w:r w:rsidRPr="00B6044B">
                                    <w:rPr>
                                      <w:color w:val="000000"/>
                                      <w:sz w:val="16"/>
                                      <w:szCs w:val="16"/>
                                    </w:rPr>
                                    <w:t>25</w:t>
                                  </w:r>
                                </w:p>
                              </w:tc>
                              <w:tc>
                                <w:tcPr>
                                  <w:tcW w:w="1668" w:type="dxa"/>
                                  <w:shd w:val="clear" w:color="auto" w:fill="auto"/>
                                  <w:noWrap/>
                                  <w:vAlign w:val="center"/>
                                </w:tcPr>
                                <w:p w14:paraId="229CF867" w14:textId="77777777" w:rsidR="00D23C02" w:rsidRPr="00A1006E" w:rsidRDefault="00D23C02" w:rsidP="001567D3">
                                  <w:pPr>
                                    <w:spacing w:beforeLines="50" w:before="120"/>
                                    <w:jc w:val="center"/>
                                    <w:rPr>
                                      <w:color w:val="000000"/>
                                      <w:sz w:val="16"/>
                                      <w:szCs w:val="16"/>
                                    </w:rPr>
                                  </w:pPr>
                                  <w:r w:rsidRPr="00B6044B">
                                    <w:rPr>
                                      <w:color w:val="000000"/>
                                      <w:sz w:val="16"/>
                                      <w:szCs w:val="16"/>
                                    </w:rPr>
                                    <w:t>24.65</w:t>
                                  </w:r>
                                </w:p>
                              </w:tc>
                            </w:tr>
                          </w:tbl>
                          <w:p w14:paraId="3CA733E3" w14:textId="77777777" w:rsidR="00D23C02" w:rsidRDefault="00D23C02" w:rsidP="00D23C02"/>
                        </w:txbxContent>
                      </wps:txbx>
                      <wps:bodyPr rot="0" vert="horz" wrap="square" lIns="0" tIns="0" rIns="0" bIns="0" anchor="t" anchorCtr="0" upright="1">
                        <a:noAutofit/>
                      </wps:bodyPr>
                    </wps:wsp>
                  </a:graphicData>
                </a:graphic>
              </wp:inline>
            </w:drawing>
          </mc:Choice>
          <mc:Fallback>
            <w:pict>
              <v:shape w14:anchorId="456577A4" id="Text Box 2" o:spid="_x0000_s1031" type="#_x0000_t202" style="width:241.85pt;height:1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" stroked="f">
                <v:textbox inset="0,0,0,0">
                  <w:txbxContent>
                    <w:p w14:paraId="15234F76" w14:textId="77777777" w:rsidR="00D23C02" w:rsidRDefault="00D23C02" w:rsidP="00D23C02">
                      <w:pPr>
                        <w:pStyle w:val="TableTitle"/>
                      </w:pPr>
                      <w:r>
                        <w:t>TABLE I</w:t>
                      </w:r>
                    </w:p>
                    <w:p w14:paraId="06AC180B" w14:textId="58917A11" w:rsidR="00D23C02" w:rsidRDefault="00407FA3" w:rsidP="00D23C02">
                      <w:pPr>
                        <w:pStyle w:val="TableTitle"/>
                      </w:pPr>
                      <w:r>
                        <w:t>C</w:t>
                      </w:r>
                      <w:r w:rsidRPr="002A00A8">
                        <w:t>omparison</w:t>
                      </w:r>
                      <w:r>
                        <w:t xml:space="preserve"> of model </w:t>
                      </w:r>
                      <w:r w:rsidR="00D23C02" w:rsidRPr="002A00A8">
                        <w:t>parameters</w:t>
                      </w:r>
                      <w:r w:rsidR="00AF351B">
                        <w:t xml:space="preserve"> in numerical experiments</w:t>
                      </w:r>
                      <w:r>
                        <w:t>.</w:t>
                      </w:r>
                      <w:r w:rsidR="00D23C02" w:rsidRPr="002A00A8">
                        <w:t xml:space="preserve"> </w:t>
                      </w:r>
                    </w:p>
                    <w:tbl>
                      <w:tblPr>
                        <w:tblW w:w="4428" w:type="dxa"/>
                        <w:jc w:val="center"/>
                        <w:tblBorders>
                          <w:top w:val="double" w:sz="4" w:space="0" w:color="auto"/>
                          <w:bottom w:val="double" w:sz="4" w:space="0" w:color="auto"/>
                        </w:tblBorders>
                        <w:tblLayout w:type="fixed"/>
                        <w:tblLook w:val="04A0" w:firstRow="1" w:lastRow="0" w:firstColumn="1" w:lastColumn="0" w:noHBand="0" w:noVBand="1"/>
                      </w:tblPr>
                      <w:tblGrid>
                        <w:gridCol w:w="1093"/>
                        <w:gridCol w:w="1667"/>
                        <w:gridCol w:w="1668"/>
                      </w:tblGrid>
                      <w:tr w:rsidR="00D23C02" w:rsidRPr="00A1006E" w14:paraId="55066CD3" w14:textId="77777777" w:rsidTr="00B17BBC">
                        <w:trPr>
                          <w:trHeight w:val="203"/>
                          <w:jc w:val="center"/>
                        </w:trPr>
                        <w:tc>
                          <w:tcPr>
                            <w:tcW w:w="1093" w:type="dxa"/>
                            <w:tcBorders>
                              <w:top w:val="double" w:sz="4" w:space="0" w:color="auto"/>
                              <w:bottom w:val="single" w:sz="4" w:space="0" w:color="auto"/>
                            </w:tcBorders>
                            <w:shd w:val="clear" w:color="auto" w:fill="auto"/>
                            <w:noWrap/>
                            <w:vAlign w:val="bottom"/>
                            <w:hideMark/>
                          </w:tcPr>
                          <w:p w14:paraId="13231DFD" w14:textId="13D17507" w:rsidR="00D23C02" w:rsidRPr="00A1006E" w:rsidRDefault="003272E1" w:rsidP="00425FD0">
                            <w:pPr>
                              <w:jc w:val="center"/>
                              <w:rPr>
                                <w:color w:val="000000"/>
                                <w:sz w:val="16"/>
                                <w:szCs w:val="16"/>
                              </w:rPr>
                            </w:pPr>
                            <w:r>
                              <w:rPr>
                                <w:color w:val="000000"/>
                                <w:sz w:val="16"/>
                                <w:szCs w:val="16"/>
                              </w:rPr>
                              <w:t>P</w:t>
                            </w:r>
                            <w:r w:rsidR="00D23C02" w:rsidRPr="009220FD">
                              <w:rPr>
                                <w:color w:val="000000"/>
                                <w:sz w:val="16"/>
                                <w:szCs w:val="16"/>
                              </w:rPr>
                              <w:t>arameters</w:t>
                            </w:r>
                          </w:p>
                        </w:tc>
                        <w:tc>
                          <w:tcPr>
                            <w:tcW w:w="1667" w:type="dxa"/>
                            <w:tcBorders>
                              <w:top w:val="double" w:sz="4" w:space="0" w:color="auto"/>
                              <w:bottom w:val="single" w:sz="4" w:space="0" w:color="auto"/>
                            </w:tcBorders>
                            <w:shd w:val="clear" w:color="auto" w:fill="auto"/>
                            <w:noWrap/>
                            <w:vAlign w:val="bottom"/>
                            <w:hideMark/>
                          </w:tcPr>
                          <w:p w14:paraId="45422B08" w14:textId="74F18DF5" w:rsidR="00D23C02" w:rsidRPr="00A1006E" w:rsidRDefault="003272E1" w:rsidP="00425FD0">
                            <w:pPr>
                              <w:jc w:val="center"/>
                              <w:rPr>
                                <w:color w:val="000000"/>
                                <w:sz w:val="16"/>
                                <w:szCs w:val="16"/>
                              </w:rPr>
                            </w:pPr>
                            <w:r>
                              <w:rPr>
                                <w:color w:val="000000"/>
                                <w:sz w:val="16"/>
                                <w:szCs w:val="16"/>
                              </w:rPr>
                              <w:t>True</w:t>
                            </w:r>
                            <w:r w:rsidRPr="009220FD">
                              <w:rPr>
                                <w:color w:val="000000"/>
                                <w:sz w:val="16"/>
                                <w:szCs w:val="16"/>
                              </w:rPr>
                              <w:t xml:space="preserve"> </w:t>
                            </w:r>
                            <w:r w:rsidR="00D23C02" w:rsidRPr="009220FD">
                              <w:rPr>
                                <w:color w:val="000000"/>
                                <w:sz w:val="16"/>
                                <w:szCs w:val="16"/>
                              </w:rPr>
                              <w:t>value</w:t>
                            </w:r>
                          </w:p>
                        </w:tc>
                        <w:tc>
                          <w:tcPr>
                            <w:tcW w:w="1668" w:type="dxa"/>
                            <w:tcBorders>
                              <w:top w:val="double" w:sz="4" w:space="0" w:color="auto"/>
                              <w:bottom w:val="single" w:sz="4" w:space="0" w:color="auto"/>
                            </w:tcBorders>
                            <w:shd w:val="clear" w:color="auto" w:fill="auto"/>
                            <w:noWrap/>
                            <w:vAlign w:val="bottom"/>
                            <w:hideMark/>
                          </w:tcPr>
                          <w:p w14:paraId="1679AD9F" w14:textId="77777777" w:rsidR="00D23C02" w:rsidRPr="00A1006E" w:rsidRDefault="00D23C02" w:rsidP="00425FD0">
                            <w:pPr>
                              <w:jc w:val="center"/>
                              <w:rPr>
                                <w:color w:val="000000"/>
                                <w:sz w:val="16"/>
                                <w:szCs w:val="16"/>
                              </w:rPr>
                            </w:pPr>
                            <w:r w:rsidRPr="009220FD">
                              <w:rPr>
                                <w:rFonts w:hint="eastAsia"/>
                                <w:color w:val="000000"/>
                                <w:sz w:val="16"/>
                                <w:szCs w:val="16"/>
                              </w:rPr>
                              <w:t>E</w:t>
                            </w:r>
                            <w:r w:rsidRPr="009220FD">
                              <w:rPr>
                                <w:color w:val="000000"/>
                                <w:sz w:val="16"/>
                                <w:szCs w:val="16"/>
                              </w:rPr>
                              <w:t>sti</w:t>
                            </w:r>
                            <w:r>
                              <w:rPr>
                                <w:color w:val="000000"/>
                                <w:sz w:val="16"/>
                                <w:szCs w:val="16"/>
                              </w:rPr>
                              <w:t>mated</w:t>
                            </w:r>
                            <w:r w:rsidRPr="009220FD">
                              <w:rPr>
                                <w:color w:val="000000"/>
                                <w:sz w:val="16"/>
                                <w:szCs w:val="16"/>
                              </w:rPr>
                              <w:t xml:space="preserve"> value</w:t>
                            </w:r>
                          </w:p>
                        </w:tc>
                      </w:tr>
                      <w:tr w:rsidR="00D23C02" w:rsidRPr="00A1006E" w14:paraId="52F1A15C" w14:textId="77777777" w:rsidTr="009B0066">
                        <w:trPr>
                          <w:trHeight w:val="525"/>
                          <w:jc w:val="center"/>
                        </w:trPr>
                        <w:tc>
                          <w:tcPr>
                            <w:tcW w:w="1093" w:type="dxa"/>
                            <w:tcBorders>
                              <w:top w:val="single" w:sz="4" w:space="0" w:color="auto"/>
                            </w:tcBorders>
                            <w:shd w:val="clear" w:color="auto" w:fill="auto"/>
                            <w:noWrap/>
                            <w:vAlign w:val="center"/>
                            <w:hideMark/>
                          </w:tcPr>
                          <w:p w14:paraId="7289C01A" w14:textId="77777777" w:rsidR="00D23C02" w:rsidRPr="00CD54B2" w:rsidRDefault="00D23C02" w:rsidP="001567D3">
                            <w:pPr>
                              <w:jc w:val="center"/>
                              <w:rPr>
                                <w:color w:val="000000"/>
                                <w:sz w:val="16"/>
                                <w:szCs w:val="16"/>
                              </w:rPr>
                            </w:pPr>
                            <m:oMathPara>
                              <m:oMath>
                                <m:r>
                                  <m:rPr>
                                    <m:sty m:val="b"/>
                                  </m:rPr>
                                  <w:rPr>
                                    <w:rFonts w:ascii="Cambria Math" w:hAnsi="Cambria Math"/>
                                    <w:sz w:val="16"/>
                                    <w:szCs w:val="16"/>
                                  </w:rPr>
                                  <m:t>w</m:t>
                                </m:r>
                              </m:oMath>
                            </m:oMathPara>
                          </w:p>
                        </w:tc>
                        <w:tc>
                          <w:tcPr>
                            <w:tcW w:w="1667" w:type="dxa"/>
                            <w:tcBorders>
                              <w:top w:val="single" w:sz="4" w:space="0" w:color="auto"/>
                            </w:tcBorders>
                            <w:shd w:val="clear" w:color="auto" w:fill="auto"/>
                            <w:noWrap/>
                            <w:vAlign w:val="center"/>
                          </w:tcPr>
                          <w:p w14:paraId="6BFC024C" w14:textId="77777777" w:rsidR="00AE2DE0" w:rsidRPr="00AE2DE0" w:rsidRDefault="00AE2DE0" w:rsidP="001567D3">
                            <w:pPr>
                              <w:jc w:val="center"/>
                              <w:rPr>
                                <w:rFonts w:eastAsiaTheme="minorEastAsia"/>
                                <w:color w:val="000000"/>
                                <w:sz w:val="16"/>
                                <w:szCs w:val="16"/>
                              </w:rPr>
                            </w:pPr>
                            <m:oMathPara>
                              <m:oMath>
                                <m:r>
                                  <m:rPr>
                                    <m:sty m:val="p"/>
                                  </m:rPr>
                                  <w:rPr>
                                    <w:rFonts w:ascii="Cambria Math" w:hAnsi="Cambria Math"/>
                                    <w:color w:val="000000"/>
                                    <w:sz w:val="16"/>
                                    <w:szCs w:val="16"/>
                                  </w:rPr>
                                  <m:t>(0.45,0.15,</m:t>
                                </m:r>
                              </m:oMath>
                            </m:oMathPara>
                          </w:p>
                          <w:p w14:paraId="299BA367" w14:textId="332B11CB" w:rsidR="00D23C02" w:rsidRPr="00A1006E" w:rsidRDefault="00BB5F27" w:rsidP="001567D3">
                            <w:pPr>
                              <w:jc w:val="center"/>
                              <w:rPr>
                                <w:color w:val="000000"/>
                                <w:sz w:val="16"/>
                                <w:szCs w:val="16"/>
                              </w:rPr>
                            </w:pPr>
                            <m:oMathPara>
                              <m:oMath>
                                <m:sSup>
                                  <m:sSupPr>
                                    <m:ctrlPr>
                                      <w:rPr>
                                        <w:rFonts w:ascii="Cambria Math" w:hAnsi="Cambria Math"/>
                                        <w:color w:val="000000"/>
                                        <w:sz w:val="16"/>
                                        <w:szCs w:val="16"/>
                                      </w:rPr>
                                    </m:ctrlPr>
                                  </m:sSupPr>
                                  <m:e>
                                    <m:r>
                                      <m:rPr>
                                        <m:sty m:val="p"/>
                                      </m:rPr>
                                      <w:rPr>
                                        <w:rFonts w:ascii="Cambria Math" w:hAnsi="Cambria Math"/>
                                        <w:color w:val="000000"/>
                                        <w:sz w:val="16"/>
                                        <w:szCs w:val="16"/>
                                      </w:rPr>
                                      <m:t>-0.4,0)</m:t>
                                    </m:r>
                                  </m:e>
                                  <m:sup>
                                    <m:r>
                                      <m:rPr>
                                        <m:sty m:val="p"/>
                                      </m:rPr>
                                      <w:rPr>
                                        <w:rFonts w:ascii="Cambria Math" w:hAnsi="Cambria Math"/>
                                        <w:color w:val="000000"/>
                                        <w:sz w:val="16"/>
                                        <w:szCs w:val="16"/>
                                      </w:rPr>
                                      <m:t>T</m:t>
                                    </m:r>
                                  </m:sup>
                                </m:sSup>
                              </m:oMath>
                            </m:oMathPara>
                          </w:p>
                        </w:tc>
                        <w:tc>
                          <w:tcPr>
                            <w:tcW w:w="1668" w:type="dxa"/>
                            <w:tcBorders>
                              <w:top w:val="single" w:sz="4" w:space="0" w:color="auto"/>
                            </w:tcBorders>
                            <w:shd w:val="clear" w:color="auto" w:fill="auto"/>
                            <w:noWrap/>
                            <w:vAlign w:val="center"/>
                          </w:tcPr>
                          <w:p w14:paraId="1D7D5222" w14:textId="67228F1F" w:rsidR="00CD54B2" w:rsidRPr="00CD54B2" w:rsidRDefault="00CD54B2" w:rsidP="001567D3">
                            <w:pPr>
                              <w:jc w:val="center"/>
                              <w:rPr>
                                <w:color w:val="000000"/>
                                <w:sz w:val="16"/>
                                <w:szCs w:val="16"/>
                              </w:rPr>
                            </w:pPr>
                            <m:oMathPara>
                              <m:oMath>
                                <m:r>
                                  <m:rPr>
                                    <m:sty m:val="p"/>
                                  </m:rPr>
                                  <w:rPr>
                                    <w:rFonts w:ascii="Cambria Math" w:hAnsi="Cambria Math"/>
                                    <w:color w:val="000000"/>
                                    <w:sz w:val="16"/>
                                    <w:szCs w:val="16"/>
                                  </w:rPr>
                                  <m:t>(0.4503,0.1488,</m:t>
                                </m:r>
                              </m:oMath>
                            </m:oMathPara>
                          </w:p>
                          <w:p w14:paraId="52D866EE" w14:textId="0DCA126B" w:rsidR="00D23C02" w:rsidRPr="00A1006E" w:rsidRDefault="00BB5F27" w:rsidP="001567D3">
                            <w:pPr>
                              <w:jc w:val="center"/>
                              <w:rPr>
                                <w:color w:val="000000"/>
                                <w:sz w:val="16"/>
                                <w:szCs w:val="16"/>
                              </w:rPr>
                            </w:pPr>
                            <m:oMathPara>
                              <m:oMath>
                                <m:sSup>
                                  <m:sSupPr>
                                    <m:ctrlPr>
                                      <w:rPr>
                                        <w:rFonts w:ascii="Cambria Math" w:hAnsi="Cambria Math"/>
                                        <w:color w:val="000000"/>
                                        <w:sz w:val="16"/>
                                        <w:szCs w:val="16"/>
                                      </w:rPr>
                                    </m:ctrlPr>
                                  </m:sSupPr>
                                  <m:e>
                                    <m:r>
                                      <m:rPr>
                                        <m:sty m:val="p"/>
                                      </m:rPr>
                                      <w:rPr>
                                        <w:rFonts w:ascii="Cambria Math" w:hAnsi="Cambria Math"/>
                                        <w:color w:val="000000"/>
                                        <w:sz w:val="16"/>
                                        <w:szCs w:val="16"/>
                                      </w:rPr>
                                      <m:t>-0.4009,0)</m:t>
                                    </m:r>
                                  </m:e>
                                  <m:sup>
                                    <m:r>
                                      <m:rPr>
                                        <m:sty m:val="p"/>
                                      </m:rPr>
                                      <w:rPr>
                                        <w:rFonts w:ascii="Cambria Math" w:hAnsi="Cambria Math"/>
                                        <w:color w:val="000000"/>
                                        <w:sz w:val="16"/>
                                        <w:szCs w:val="16"/>
                                      </w:rPr>
                                      <m:t>T</m:t>
                                    </m:r>
                                  </m:sup>
                                </m:sSup>
                              </m:oMath>
                            </m:oMathPara>
                          </w:p>
                        </w:tc>
                      </w:tr>
                      <w:tr w:rsidR="00D23C02" w:rsidRPr="00A1006E" w14:paraId="65D2D3BA" w14:textId="77777777" w:rsidTr="001567D3">
                        <w:trPr>
                          <w:trHeight w:val="284"/>
                          <w:jc w:val="center"/>
                        </w:trPr>
                        <w:tc>
                          <w:tcPr>
                            <w:tcW w:w="1093" w:type="dxa"/>
                            <w:shd w:val="clear" w:color="auto" w:fill="auto"/>
                            <w:noWrap/>
                            <w:vAlign w:val="center"/>
                            <w:hideMark/>
                          </w:tcPr>
                          <w:p w14:paraId="1AC82BA7" w14:textId="77777777" w:rsidR="00D23C02" w:rsidRPr="00C32D28" w:rsidRDefault="00BB5F27" w:rsidP="003F6DE6">
                            <w:pPr>
                              <w:jc w:val="center"/>
                              <w:rPr>
                                <w:color w:val="000000"/>
                                <w:sz w:val="16"/>
                                <w:szCs w:val="16"/>
                              </w:rPr>
                            </w:pPr>
                            <m:oMathPara>
                              <m:oMath>
                                <m:sSub>
                                  <m:sSubPr>
                                    <m:ctrlPr>
                                      <w:rPr>
                                        <w:rFonts w:ascii="Cambria Math" w:hAnsi="Cambria Math"/>
                                        <w:i/>
                                        <w:iCs/>
                                        <w:sz w:val="16"/>
                                        <w:szCs w:val="16"/>
                                      </w:rPr>
                                    </m:ctrlPr>
                                  </m:sSubPr>
                                  <m:e>
                                    <m:r>
                                      <m:rPr>
                                        <m:sty m:val="b"/>
                                      </m:rPr>
                                      <w:rPr>
                                        <w:rFonts w:ascii="Cambria Math" w:hAnsi="Cambria Math"/>
                                        <w:sz w:val="16"/>
                                        <w:szCs w:val="16"/>
                                      </w:rPr>
                                      <m:t>μ</m:t>
                                    </m:r>
                                  </m:e>
                                  <m:sub>
                                    <m:r>
                                      <m:rPr>
                                        <m:sty m:val="p"/>
                                      </m:rPr>
                                      <w:rPr>
                                        <w:rFonts w:ascii="Cambria Math" w:hAnsi="Cambria Math"/>
                                        <w:color w:val="000000"/>
                                        <w:kern w:val="24"/>
                                        <w:sz w:val="16"/>
                                        <w:szCs w:val="16"/>
                                      </w:rPr>
                                      <m:t>Γ</m:t>
                                    </m:r>
                                  </m:sub>
                                </m:sSub>
                              </m:oMath>
                            </m:oMathPara>
                          </w:p>
                        </w:tc>
                        <w:tc>
                          <w:tcPr>
                            <w:tcW w:w="1667" w:type="dxa"/>
                            <w:shd w:val="clear" w:color="auto" w:fill="auto"/>
                            <w:noWrap/>
                            <w:vAlign w:val="center"/>
                          </w:tcPr>
                          <w:p w14:paraId="0C3F685C" w14:textId="77777777" w:rsidR="00D23C02" w:rsidRPr="00A1006E" w:rsidRDefault="00BB5F27" w:rsidP="001567D3">
                            <w:pPr>
                              <w:jc w:val="center"/>
                              <w:rPr>
                                <w:color w:val="000000"/>
                                <w:sz w:val="16"/>
                                <w:szCs w:val="16"/>
                              </w:rPr>
                            </w:pPr>
                            <m:oMathPara>
                              <m:oMath>
                                <m:sSup>
                                  <m:sSupPr>
                                    <m:ctrlPr>
                                      <w:rPr>
                                        <w:rFonts w:ascii="Cambria Math" w:hAnsi="Cambria Math"/>
                                        <w:color w:val="000000"/>
                                        <w:sz w:val="16"/>
                                        <w:szCs w:val="16"/>
                                      </w:rPr>
                                    </m:ctrlPr>
                                  </m:sSupPr>
                                  <m:e>
                                    <m:d>
                                      <m:dPr>
                                        <m:ctrlPr>
                                          <w:rPr>
                                            <w:rFonts w:ascii="Cambria Math" w:hAnsi="Cambria Math"/>
                                            <w:color w:val="000000"/>
                                            <w:sz w:val="16"/>
                                            <w:szCs w:val="16"/>
                                          </w:rPr>
                                        </m:ctrlPr>
                                      </m:dPr>
                                      <m:e>
                                        <m:r>
                                          <m:rPr>
                                            <m:sty m:val="p"/>
                                          </m:rPr>
                                          <w:rPr>
                                            <w:rFonts w:ascii="Cambria Math" w:hAnsi="Cambria Math"/>
                                            <w:color w:val="000000"/>
                                            <w:sz w:val="16"/>
                                            <w:szCs w:val="16"/>
                                          </w:rPr>
                                          <m:t>-1,2</m:t>
                                        </m:r>
                                      </m:e>
                                    </m:d>
                                  </m:e>
                                  <m:sup>
                                    <m:r>
                                      <m:rPr>
                                        <m:sty m:val="p"/>
                                      </m:rPr>
                                      <w:rPr>
                                        <w:rFonts w:ascii="Cambria Math" w:hAnsi="Cambria Math"/>
                                        <w:color w:val="000000"/>
                                        <w:sz w:val="16"/>
                                        <w:szCs w:val="16"/>
                                      </w:rPr>
                                      <m:t>T</m:t>
                                    </m:r>
                                  </m:sup>
                                </m:sSup>
                              </m:oMath>
                            </m:oMathPara>
                          </w:p>
                        </w:tc>
                        <w:tc>
                          <w:tcPr>
                            <w:tcW w:w="1668" w:type="dxa"/>
                            <w:shd w:val="clear" w:color="auto" w:fill="auto"/>
                            <w:noWrap/>
                            <w:vAlign w:val="center"/>
                          </w:tcPr>
                          <w:p w14:paraId="779337DB" w14:textId="77777777" w:rsidR="00D23C02" w:rsidRPr="00A1006E" w:rsidRDefault="00BB5F27" w:rsidP="001567D3">
                            <w:pPr>
                              <w:jc w:val="center"/>
                              <w:rPr>
                                <w:color w:val="000000"/>
                                <w:sz w:val="16"/>
                                <w:szCs w:val="16"/>
                              </w:rPr>
                            </w:pPr>
                            <m:oMathPara>
                              <m:oMath>
                                <m:sSup>
                                  <m:sSupPr>
                                    <m:ctrlPr>
                                      <w:rPr>
                                        <w:rFonts w:ascii="Cambria Math" w:hAnsi="Cambria Math"/>
                                        <w:color w:val="000000"/>
                                        <w:sz w:val="16"/>
                                        <w:szCs w:val="16"/>
                                      </w:rPr>
                                    </m:ctrlPr>
                                  </m:sSupPr>
                                  <m:e>
                                    <m:d>
                                      <m:dPr>
                                        <m:ctrlPr>
                                          <w:rPr>
                                            <w:rFonts w:ascii="Cambria Math" w:hAnsi="Cambria Math"/>
                                            <w:color w:val="000000"/>
                                            <w:sz w:val="16"/>
                                            <w:szCs w:val="16"/>
                                          </w:rPr>
                                        </m:ctrlPr>
                                      </m:dPr>
                                      <m:e>
                                        <m:r>
                                          <m:rPr>
                                            <m:sty m:val="p"/>
                                          </m:rPr>
                                          <w:rPr>
                                            <w:rFonts w:ascii="Cambria Math" w:hAnsi="Cambria Math"/>
                                            <w:color w:val="000000"/>
                                            <w:sz w:val="16"/>
                                            <w:szCs w:val="16"/>
                                          </w:rPr>
                                          <m:t>-1.23,1.97</m:t>
                                        </m:r>
                                      </m:e>
                                    </m:d>
                                  </m:e>
                                  <m:sup>
                                    <m:r>
                                      <m:rPr>
                                        <m:sty m:val="p"/>
                                      </m:rPr>
                                      <w:rPr>
                                        <w:rFonts w:ascii="Cambria Math" w:hAnsi="Cambria Math"/>
                                        <w:color w:val="000000"/>
                                        <w:sz w:val="16"/>
                                        <w:szCs w:val="16"/>
                                      </w:rPr>
                                      <m:t>T</m:t>
                                    </m:r>
                                  </m:sup>
                                </m:sSup>
                              </m:oMath>
                            </m:oMathPara>
                          </w:p>
                        </w:tc>
                      </w:tr>
                      <w:tr w:rsidR="00D23C02" w:rsidRPr="00A1006E" w14:paraId="3C1E2C37" w14:textId="77777777" w:rsidTr="001567D3">
                        <w:trPr>
                          <w:trHeight w:val="431"/>
                          <w:jc w:val="center"/>
                        </w:trPr>
                        <w:tc>
                          <w:tcPr>
                            <w:tcW w:w="1093" w:type="dxa"/>
                            <w:shd w:val="clear" w:color="auto" w:fill="auto"/>
                            <w:noWrap/>
                            <w:vAlign w:val="center"/>
                            <w:hideMark/>
                          </w:tcPr>
                          <w:p w14:paraId="64117A7C" w14:textId="77777777" w:rsidR="00D23C02" w:rsidRPr="00C32D28" w:rsidRDefault="00BB5F27" w:rsidP="003F6DE6">
                            <w:pPr>
                              <w:jc w:val="center"/>
                              <w:rPr>
                                <w:color w:val="000000"/>
                                <w:sz w:val="16"/>
                                <w:szCs w:val="16"/>
                              </w:rPr>
                            </w:pPr>
                            <m:oMathPara>
                              <m:oMath>
                                <m:sSub>
                                  <m:sSubPr>
                                    <m:ctrlPr>
                                      <w:rPr>
                                        <w:rFonts w:ascii="Cambria Math" w:hAnsi="Cambria Math"/>
                                        <w:i/>
                                        <w:iCs/>
                                        <w:sz w:val="16"/>
                                        <w:szCs w:val="16"/>
                                      </w:rPr>
                                    </m:ctrlPr>
                                  </m:sSubPr>
                                  <m:e>
                                    <m:r>
                                      <m:rPr>
                                        <m:sty m:val="b"/>
                                      </m:rPr>
                                      <w:rPr>
                                        <w:rFonts w:ascii="Cambria Math" w:hAnsi="Cambria Math"/>
                                        <w:sz w:val="16"/>
                                        <w:szCs w:val="16"/>
                                      </w:rPr>
                                      <m:t>C</m:t>
                                    </m:r>
                                  </m:e>
                                  <m:sub>
                                    <m:r>
                                      <m:rPr>
                                        <m:sty m:val="p"/>
                                      </m:rPr>
                                      <w:rPr>
                                        <w:rFonts w:ascii="Cambria Math" w:hAnsi="Cambria Math"/>
                                        <w:color w:val="000000"/>
                                        <w:kern w:val="24"/>
                                        <w:sz w:val="16"/>
                                        <w:szCs w:val="16"/>
                                      </w:rPr>
                                      <m:t>Γ</m:t>
                                    </m:r>
                                  </m:sub>
                                </m:sSub>
                              </m:oMath>
                            </m:oMathPara>
                          </w:p>
                        </w:tc>
                        <w:tc>
                          <w:tcPr>
                            <w:tcW w:w="1667" w:type="dxa"/>
                            <w:shd w:val="clear" w:color="auto" w:fill="auto"/>
                            <w:noWrap/>
                            <w:vAlign w:val="center"/>
                          </w:tcPr>
                          <w:p w14:paraId="0D94C0D0" w14:textId="77777777" w:rsidR="00D23C02" w:rsidRPr="00A1006E" w:rsidRDefault="00BB5F27" w:rsidP="001567D3">
                            <w:pPr>
                              <w:jc w:val="center"/>
                              <w:rPr>
                                <w:color w:val="000000"/>
                                <w:sz w:val="16"/>
                                <w:szCs w:val="16"/>
                              </w:rPr>
                            </w:pPr>
                            <m:oMathPara>
                              <m:oMath>
                                <m:d>
                                  <m:dPr>
                                    <m:ctrlPr>
                                      <w:rPr>
                                        <w:rFonts w:ascii="Cambria Math" w:hAnsi="Cambria Math"/>
                                        <w:i/>
                                        <w:color w:val="000000"/>
                                        <w:sz w:val="16"/>
                                        <w:szCs w:val="16"/>
                                      </w:rPr>
                                    </m:ctrlPr>
                                  </m:dPr>
                                  <m:e>
                                    <m:m>
                                      <m:mPr>
                                        <m:mcs>
                                          <m:mc>
                                            <m:mcPr>
                                              <m:count m:val="2"/>
                                              <m:mcJc m:val="center"/>
                                            </m:mcPr>
                                          </m:mc>
                                        </m:mcs>
                                        <m:ctrlPr>
                                          <w:rPr>
                                            <w:rFonts w:ascii="Cambria Math" w:hAnsi="Cambria Math"/>
                                            <w:i/>
                                            <w:color w:val="000000"/>
                                            <w:sz w:val="16"/>
                                            <w:szCs w:val="16"/>
                                          </w:rPr>
                                        </m:ctrlPr>
                                      </m:mPr>
                                      <m:mr>
                                        <m:e>
                                          <m:r>
                                            <w:rPr>
                                              <w:rFonts w:ascii="Cambria Math" w:hAnsi="Cambria Math"/>
                                              <w:color w:val="000000"/>
                                              <w:sz w:val="16"/>
                                              <w:szCs w:val="16"/>
                                            </w:rPr>
                                            <m:t>10</m:t>
                                          </m:r>
                                        </m:e>
                                        <m:e>
                                          <m:r>
                                            <w:rPr>
                                              <w:rFonts w:ascii="Cambria Math" w:hAnsi="Cambria Math"/>
                                              <w:color w:val="000000"/>
                                              <w:sz w:val="16"/>
                                              <w:szCs w:val="16"/>
                                            </w:rPr>
                                            <m:t>1</m:t>
                                          </m:r>
                                        </m:e>
                                      </m:mr>
                                      <m:mr>
                                        <m:e>
                                          <m:r>
                                            <w:rPr>
                                              <w:rFonts w:ascii="Cambria Math" w:hAnsi="Cambria Math"/>
                                              <w:color w:val="000000"/>
                                              <w:sz w:val="16"/>
                                              <w:szCs w:val="16"/>
                                            </w:rPr>
                                            <m:t>1</m:t>
                                          </m:r>
                                        </m:e>
                                        <m:e>
                                          <m:r>
                                            <w:rPr>
                                              <w:rFonts w:ascii="Cambria Math" w:hAnsi="Cambria Math"/>
                                              <w:color w:val="000000"/>
                                              <w:sz w:val="16"/>
                                              <w:szCs w:val="16"/>
                                            </w:rPr>
                                            <m:t>0.5</m:t>
                                          </m:r>
                                        </m:e>
                                      </m:mr>
                                    </m:m>
                                  </m:e>
                                </m:d>
                              </m:oMath>
                            </m:oMathPara>
                          </w:p>
                        </w:tc>
                        <w:tc>
                          <w:tcPr>
                            <w:tcW w:w="1668" w:type="dxa"/>
                            <w:shd w:val="clear" w:color="auto" w:fill="auto"/>
                            <w:noWrap/>
                            <w:vAlign w:val="center"/>
                          </w:tcPr>
                          <w:p w14:paraId="1EB5B645" w14:textId="77777777" w:rsidR="00D23C02" w:rsidRPr="00A1006E" w:rsidRDefault="00BB5F27" w:rsidP="001567D3">
                            <w:pPr>
                              <w:jc w:val="center"/>
                              <w:rPr>
                                <w:color w:val="000000"/>
                                <w:sz w:val="16"/>
                                <w:szCs w:val="16"/>
                              </w:rPr>
                            </w:pPr>
                            <m:oMathPara>
                              <m:oMath>
                                <m:d>
                                  <m:dPr>
                                    <m:ctrlPr>
                                      <w:rPr>
                                        <w:rFonts w:ascii="Cambria Math" w:hAnsi="Cambria Math"/>
                                        <w:i/>
                                        <w:color w:val="000000"/>
                                        <w:sz w:val="16"/>
                                        <w:szCs w:val="16"/>
                                      </w:rPr>
                                    </m:ctrlPr>
                                  </m:dPr>
                                  <m:e>
                                    <m:m>
                                      <m:mPr>
                                        <m:mcs>
                                          <m:mc>
                                            <m:mcPr>
                                              <m:count m:val="2"/>
                                              <m:mcJc m:val="center"/>
                                            </m:mcPr>
                                          </m:mc>
                                        </m:mcs>
                                        <m:ctrlPr>
                                          <w:rPr>
                                            <w:rFonts w:ascii="Cambria Math" w:hAnsi="Cambria Math"/>
                                            <w:i/>
                                            <w:color w:val="000000"/>
                                            <w:sz w:val="16"/>
                                            <w:szCs w:val="16"/>
                                          </w:rPr>
                                        </m:ctrlPr>
                                      </m:mPr>
                                      <m:mr>
                                        <m:e>
                                          <m:r>
                                            <w:rPr>
                                              <w:rFonts w:ascii="Cambria Math" w:hAnsi="Cambria Math"/>
                                              <w:color w:val="000000"/>
                                              <w:sz w:val="16"/>
                                              <w:szCs w:val="16"/>
                                            </w:rPr>
                                            <m:t>9.77</m:t>
                                          </m:r>
                                        </m:e>
                                        <m:e>
                                          <m:r>
                                            <w:rPr>
                                              <w:rFonts w:ascii="Cambria Math" w:hAnsi="Cambria Math"/>
                                              <w:color w:val="000000"/>
                                              <w:sz w:val="16"/>
                                              <w:szCs w:val="16"/>
                                            </w:rPr>
                                            <m:t>0.93</m:t>
                                          </m:r>
                                        </m:e>
                                      </m:mr>
                                      <m:mr>
                                        <m:e>
                                          <m:r>
                                            <w:rPr>
                                              <w:rFonts w:ascii="Cambria Math" w:hAnsi="Cambria Math"/>
                                              <w:color w:val="000000"/>
                                              <w:sz w:val="16"/>
                                              <w:szCs w:val="16"/>
                                            </w:rPr>
                                            <m:t>0.93</m:t>
                                          </m:r>
                                        </m:e>
                                        <m:e>
                                          <m:r>
                                            <w:rPr>
                                              <w:rFonts w:ascii="Cambria Math" w:hAnsi="Cambria Math"/>
                                              <w:color w:val="000000"/>
                                              <w:sz w:val="16"/>
                                              <w:szCs w:val="16"/>
                                            </w:rPr>
                                            <m:t>0.42</m:t>
                                          </m:r>
                                        </m:e>
                                      </m:mr>
                                    </m:m>
                                  </m:e>
                                </m:d>
                              </m:oMath>
                            </m:oMathPara>
                          </w:p>
                        </w:tc>
                      </w:tr>
                      <w:tr w:rsidR="00D23C02" w:rsidRPr="00A1006E" w14:paraId="7AF24DFF" w14:textId="77777777" w:rsidTr="009B0066">
                        <w:trPr>
                          <w:trHeight w:val="281"/>
                          <w:jc w:val="center"/>
                        </w:trPr>
                        <w:tc>
                          <w:tcPr>
                            <w:tcW w:w="1093" w:type="dxa"/>
                            <w:shd w:val="clear" w:color="auto" w:fill="auto"/>
                            <w:noWrap/>
                            <w:vAlign w:val="center"/>
                            <w:hideMark/>
                          </w:tcPr>
                          <w:p w14:paraId="6C9307D4" w14:textId="026FD01C" w:rsidR="00D23C02" w:rsidRPr="00C32D28" w:rsidRDefault="00BB5F27" w:rsidP="00387F81">
                            <w:pPr>
                              <w:spacing w:beforeLines="50" w:before="120"/>
                              <w:jc w:val="center"/>
                              <w:rPr>
                                <w:color w:val="000000"/>
                                <w:sz w:val="16"/>
                                <w:szCs w:val="16"/>
                              </w:rPr>
                            </w:pPr>
                            <m:oMathPara>
                              <m:oMath>
                                <m:sSup>
                                  <m:sSupPr>
                                    <m:ctrlPr>
                                      <w:rPr>
                                        <w:rFonts w:ascii="Cambria Math" w:hAnsi="Cambria Math"/>
                                        <w:sz w:val="16"/>
                                        <w:szCs w:val="16"/>
                                      </w:rPr>
                                    </m:ctrlPr>
                                  </m:sSupPr>
                                  <m:e>
                                    <m:r>
                                      <w:rPr>
                                        <w:rFonts w:ascii="Cambria Math" w:hAnsi="Cambria Math"/>
                                        <w:sz w:val="16"/>
                                        <w:szCs w:val="16"/>
                                      </w:rPr>
                                      <m:t>σ</m:t>
                                    </m:r>
                                  </m:e>
                                  <m:sup>
                                    <m:r>
                                      <m:rPr>
                                        <m:sty m:val="p"/>
                                      </m:rPr>
                                      <w:rPr>
                                        <w:rFonts w:ascii="Cambria Math" w:hAnsi="Cambria Math"/>
                                        <w:sz w:val="16"/>
                                        <w:szCs w:val="16"/>
                                      </w:rPr>
                                      <m:t>2</m:t>
                                    </m:r>
                                  </m:sup>
                                </m:sSup>
                              </m:oMath>
                            </m:oMathPara>
                          </w:p>
                        </w:tc>
                        <w:tc>
                          <w:tcPr>
                            <w:tcW w:w="1667" w:type="dxa"/>
                            <w:shd w:val="clear" w:color="auto" w:fill="auto"/>
                            <w:noWrap/>
                            <w:vAlign w:val="center"/>
                          </w:tcPr>
                          <w:p w14:paraId="5FA045A7" w14:textId="77777777" w:rsidR="00D23C02" w:rsidRPr="00A1006E" w:rsidRDefault="00D23C02" w:rsidP="001567D3">
                            <w:pPr>
                              <w:spacing w:beforeLines="50" w:before="120"/>
                              <w:jc w:val="center"/>
                              <w:rPr>
                                <w:color w:val="000000"/>
                                <w:sz w:val="16"/>
                                <w:szCs w:val="16"/>
                              </w:rPr>
                            </w:pPr>
                            <w:r w:rsidRPr="00B6044B">
                              <w:rPr>
                                <w:color w:val="000000"/>
                                <w:sz w:val="16"/>
                                <w:szCs w:val="16"/>
                              </w:rPr>
                              <w:t>25</w:t>
                            </w:r>
                          </w:p>
                        </w:tc>
                        <w:tc>
                          <w:tcPr>
                            <w:tcW w:w="1668" w:type="dxa"/>
                            <w:shd w:val="clear" w:color="auto" w:fill="auto"/>
                            <w:noWrap/>
                            <w:vAlign w:val="center"/>
                          </w:tcPr>
                          <w:p w14:paraId="229CF867" w14:textId="77777777" w:rsidR="00D23C02" w:rsidRPr="00A1006E" w:rsidRDefault="00D23C02" w:rsidP="001567D3">
                            <w:pPr>
                              <w:spacing w:beforeLines="50" w:before="120"/>
                              <w:jc w:val="center"/>
                              <w:rPr>
                                <w:color w:val="000000"/>
                                <w:sz w:val="16"/>
                                <w:szCs w:val="16"/>
                              </w:rPr>
                            </w:pPr>
                            <w:r w:rsidRPr="00B6044B">
                              <w:rPr>
                                <w:color w:val="000000"/>
                                <w:sz w:val="16"/>
                                <w:szCs w:val="16"/>
                              </w:rPr>
                              <w:t>24.65</w:t>
                            </w:r>
                          </w:p>
                        </w:tc>
                      </w:tr>
                    </w:tbl>
                    <w:p w14:paraId="3CA733E3" w14:textId="77777777" w:rsidR="00D23C02" w:rsidRDefault="00D23C02" w:rsidP="00D23C02"/>
                  </w:txbxContent>
                </v:textbox>
                <w10:anchorlock/>
              </v:shape>
            </w:pict>
          </mc:Fallback>
        </mc:AlternateContent>
      </w:r>
    </w:p>
    <w:p w14:paraId="39A20752" w14:textId="1319394B" w:rsidR="00D543FE" w:rsidRPr="000B4378" w:rsidRDefault="00D543FE" w:rsidP="009C20D0">
      <w:pPr>
        <w:pStyle w:val="Text"/>
        <w:ind w:firstLine="204"/>
        <w:rPr>
          <w:lang w:eastAsia="zh-CN"/>
        </w:rPr>
      </w:pPr>
    </w:p>
    <w:p w14:paraId="3E6C12C0" w14:textId="7458915A" w:rsidR="006A048D" w:rsidRPr="000B4378" w:rsidRDefault="006A048D" w:rsidP="006A048D">
      <w:pPr>
        <w:pStyle w:val="Text"/>
        <w:ind w:firstLine="204"/>
        <w:rPr>
          <w:lang w:eastAsia="zh-CN"/>
        </w:rPr>
      </w:pPr>
      <w:r w:rsidRPr="000B4378">
        <w:rPr>
          <w:lang w:eastAsia="zh-CN"/>
        </w:rPr>
        <w:t>After estimating</w:t>
      </w:r>
      <w:r w:rsidR="008B53A4">
        <w:rPr>
          <w:lang w:eastAsia="zh-CN"/>
        </w:rPr>
        <w:t xml:space="preserve"> </w:t>
      </w:r>
      <w:r w:rsidR="00015D02">
        <w:rPr>
          <w:lang w:eastAsia="zh-CN"/>
        </w:rPr>
        <w:t xml:space="preserve">model </w:t>
      </w:r>
      <w:r w:rsidRPr="000B4378">
        <w:rPr>
          <w:lang w:eastAsia="zh-CN"/>
        </w:rPr>
        <w:t xml:space="preserve">parameters, we predict the RUL of </w:t>
      </w:r>
      <w:r w:rsidR="00912BEC" w:rsidRPr="000B4378">
        <w:rPr>
          <w:noProof/>
        </w:rPr>
        <mc:AlternateContent>
          <mc:Choice Requires="wps">
            <w:drawing>
              <wp:anchor distT="0" distB="0" distL="114300" distR="114300" simplePos="0" relativeHeight="251669504" behindDoc="0" locked="0" layoutInCell="1" allowOverlap="1" wp14:anchorId="7F8D1980" wp14:editId="30265A2C">
                <wp:simplePos x="0" y="0"/>
                <wp:positionH relativeFrom="margin">
                  <wp:posOffset>30480</wp:posOffset>
                </wp:positionH>
                <wp:positionV relativeFrom="margin">
                  <wp:posOffset>15875</wp:posOffset>
                </wp:positionV>
                <wp:extent cx="6503670" cy="4775200"/>
                <wp:effectExtent l="0" t="0" r="0" b="0"/>
                <wp:wrapTopAndBottom/>
                <wp:docPr id="5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3670" cy="4775200"/>
                        </a:xfrm>
                        <a:prstGeom prst="rect">
                          <a:avLst/>
                        </a:prstGeom>
                        <a:solidFill>
                          <a:srgbClr val="FFFFFF"/>
                        </a:solidFill>
                        <a:ln>
                          <a:noFill/>
                        </a:ln>
                        <a:extLst>
                          <a:ext uri="{91240B29-F687-4f45-9708-019B960494DF}">
                            <a14:hiddenLine xmlns:mo="http://schemas.microsoft.com/office/mac/office/2008/main" xmlns:mv="urn:schemas-microsoft-com:mac:vml" xmlns="" xmlns:a14="http://schemas.microsoft.com/office/drawing/2010/main" xmlns:w="http://schemas.openxmlformats.org/wordprocessingml/2006/main" xmlns:w10="urn:schemas-microsoft-com:office:word" xmlns:v="urn:schemas-microsoft-com:vml" xmlns:o="urn:schemas-microsoft-com:office:office" xmlns:arto="http://schemas.microsoft.com/office/word/2006/arto" w="9525">
                              <a:solidFill>
                                <a:srgbClr val="000000"/>
                              </a:solidFill>
                              <a:miter lim="800000"/>
                              <a:headEnd/>
                              <a:tailEnd/>
                            </a14:hiddenLine>
                          </a:ext>
                        </a:extLst>
                      </wps:spPr>
                      <wps:txbx>
                        <w:txbxContent>
                          <w:p w14:paraId="34C1BDEF" w14:textId="26F0D782" w:rsidR="00496B97" w:rsidRDefault="00905579" w:rsidP="00496B97">
                            <w:pPr>
                              <w:pStyle w:val="a5"/>
                              <w:ind w:firstLine="0"/>
                              <w:jc w:val="center"/>
                            </w:pPr>
                            <w:r>
                              <w:rPr>
                                <w:noProof/>
                              </w:rPr>
                              <w:drawing>
                                <wp:inline distT="0" distB="0" distL="0" distR="0" wp14:anchorId="072AF0EE" wp14:editId="0975ED67">
                                  <wp:extent cx="6503670" cy="43065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03670" cy="4306570"/>
                                          </a:xfrm>
                                          <a:prstGeom prst="rect">
                                            <a:avLst/>
                                          </a:prstGeom>
                                          <a:noFill/>
                                          <a:ln>
                                            <a:noFill/>
                                          </a:ln>
                                        </pic:spPr>
                                      </pic:pic>
                                    </a:graphicData>
                                  </a:graphic>
                                </wp:inline>
                              </w:drawing>
                            </w:r>
                          </w:p>
                          <w:p w14:paraId="4DEF1E3B" w14:textId="7658C2F1" w:rsidR="00811C5D" w:rsidRPr="00811C5D" w:rsidRDefault="00811C5D" w:rsidP="00811C5D">
                            <w:pPr>
                              <w:pStyle w:val="a5"/>
                              <w:ind w:firstLine="0"/>
                            </w:pPr>
                            <w:r w:rsidRPr="00811C5D">
                              <w:t xml:space="preserve">Fig. </w:t>
                            </w:r>
                            <w:r w:rsidR="005E7E05">
                              <w:t>6</w:t>
                            </w:r>
                            <w:r w:rsidRPr="00811C5D">
                              <w:t>.</w:t>
                            </w:r>
                            <w:r>
                              <w:rPr>
                                <w:rFonts w:hint="eastAsia"/>
                                <w:lang w:eastAsia="zh-CN"/>
                              </w:rPr>
                              <w:t xml:space="preserve"> </w:t>
                            </w:r>
                            <w:r w:rsidRPr="00811C5D">
                              <w:t xml:space="preserve">Comparison of </w:t>
                            </w:r>
                            <w:r w:rsidR="001831F6">
                              <w:t xml:space="preserve">RUL </w:t>
                            </w:r>
                            <w:r w:rsidR="001831F6" w:rsidRPr="00801CE5">
                              <w:t>predict</w:t>
                            </w:r>
                            <w:r w:rsidR="00BD0385">
                              <w:t>ion</w:t>
                            </w:r>
                            <w:r w:rsidR="001831F6" w:rsidRPr="00801CE5">
                              <w:t xml:space="preserve"> </w:t>
                            </w:r>
                            <w:r w:rsidR="001831F6">
                              <w:t xml:space="preserve">results </w:t>
                            </w:r>
                            <w:r w:rsidRPr="00811C5D">
                              <w:t xml:space="preserve">by </w:t>
                            </w:r>
                            <w:r w:rsidR="00812675">
                              <w:t xml:space="preserve">the </w:t>
                            </w:r>
                            <w:r w:rsidRPr="00811C5D">
                              <w:t xml:space="preserve">proposed and benchmark methods </w:t>
                            </w:r>
                            <w:r w:rsidR="00BD0385">
                              <w:t>under</w:t>
                            </w:r>
                            <w:r w:rsidR="001831F6">
                              <w:t xml:space="preserve"> various ratios of missing data</w:t>
                            </w:r>
                            <w:r w:rsidRPr="00811C5D">
                              <w:t xml:space="preserve">. </w:t>
                            </w:r>
                            <w:r w:rsidR="0055722C">
                              <w:t>(Note:</w:t>
                            </w:r>
                            <w:r w:rsidR="0055722C" w:rsidRPr="00811C5D">
                              <w:t xml:space="preserve"> </w:t>
                            </w:r>
                            <w:r w:rsidRPr="00811C5D">
                              <w:t>X-axis represents the level of actual RUL, Y-axis</w:t>
                            </w:r>
                            <w:r w:rsidR="0055722C" w:rsidRPr="0055722C">
                              <w:t xml:space="preserve"> </w:t>
                            </w:r>
                            <w:r w:rsidR="0055722C" w:rsidRPr="00801CE5">
                              <w:t>represent</w:t>
                            </w:r>
                            <w:r w:rsidR="0055722C">
                              <w:t>s</w:t>
                            </w:r>
                            <w:r w:rsidR="0055722C" w:rsidRPr="00801CE5">
                              <w:t xml:space="preserve"> the </w:t>
                            </w:r>
                            <w:r w:rsidR="0055722C">
                              <w:t xml:space="preserve">mean value of the RUL </w:t>
                            </w:r>
                            <w:r w:rsidR="0055722C" w:rsidRPr="00801CE5">
                              <w:t>prediction</w:t>
                            </w:r>
                            <w:r w:rsidR="0055722C">
                              <w:t xml:space="preserve"> errors</w:t>
                            </w:r>
                            <w:r w:rsidR="0055722C" w:rsidRPr="00801CE5">
                              <w:t xml:space="preserve">, and the vertical sticks represent </w:t>
                            </w:r>
                            <w:r w:rsidR="0055722C">
                              <w:t>corre</w:t>
                            </w:r>
                            <w:r w:rsidR="0055722C" w:rsidRPr="00801CE5">
                              <w:t>s</w:t>
                            </w:r>
                            <w:r w:rsidR="0055722C">
                              <w:t>ponding standard errors.)</w:t>
                            </w:r>
                          </w:p>
                          <w:p w14:paraId="290D5C97" w14:textId="77777777" w:rsidR="00496B97" w:rsidRDefault="00496B97" w:rsidP="00496B97">
                            <w:pPr>
                              <w:pStyle w:val="a5"/>
                              <w:ind w:firstLine="0"/>
                            </w:pPr>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8D1980" id="_x0000_s1032" type="#_x0000_t202" style="position:absolute;left:0;text-align:left;margin-left:2.4pt;margin-top:1.25pt;width:512.1pt;height:376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" stroked="f">
                <v:textbox inset="0,0,0,0">
                  <w:txbxContent>
                    <w:p w14:paraId="34C1BDEF" w14:textId="26F0D782" w:rsidR="00496B97" w:rsidRDefault="00905579" w:rsidP="00496B97">
                      <w:pPr>
                        <w:pStyle w:val="a5"/>
                        <w:ind w:firstLine="0"/>
                        <w:jc w:val="center"/>
                      </w:pPr>
                      <w:r>
                        <w:rPr>
                          <w:noProof/>
                        </w:rPr>
                        <w:drawing>
                          <wp:inline distT="0" distB="0" distL="0" distR="0" wp14:anchorId="072AF0EE" wp14:editId="0975ED67">
                            <wp:extent cx="6503670" cy="43065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03670" cy="4306570"/>
                                    </a:xfrm>
                                    <a:prstGeom prst="rect">
                                      <a:avLst/>
                                    </a:prstGeom>
                                    <a:noFill/>
                                    <a:ln>
                                      <a:noFill/>
                                    </a:ln>
                                  </pic:spPr>
                                </pic:pic>
                              </a:graphicData>
                            </a:graphic>
                          </wp:inline>
                        </w:drawing>
                      </w:r>
                    </w:p>
                    <w:p w14:paraId="4DEF1E3B" w14:textId="7658C2F1" w:rsidR="00811C5D" w:rsidRPr="00811C5D" w:rsidRDefault="00811C5D" w:rsidP="00811C5D">
                      <w:pPr>
                        <w:pStyle w:val="a5"/>
                        <w:ind w:firstLine="0"/>
                      </w:pPr>
                      <w:r w:rsidRPr="00811C5D">
                        <w:t xml:space="preserve">Fig. </w:t>
                      </w:r>
                      <w:r w:rsidR="005E7E05">
                        <w:t>6</w:t>
                      </w:r>
                      <w:r w:rsidRPr="00811C5D">
                        <w:t>.</w:t>
                      </w:r>
                      <w:r>
                        <w:rPr>
                          <w:rFonts w:hint="eastAsia"/>
                          <w:lang w:eastAsia="zh-CN"/>
                        </w:rPr>
                        <w:t xml:space="preserve"> </w:t>
                      </w:r>
                      <w:r w:rsidRPr="00811C5D">
                        <w:t xml:space="preserve">Comparison of </w:t>
                      </w:r>
                      <w:r w:rsidR="001831F6">
                        <w:t xml:space="preserve">RUL </w:t>
                      </w:r>
                      <w:r w:rsidR="001831F6" w:rsidRPr="00801CE5">
                        <w:t>predict</w:t>
                      </w:r>
                      <w:r w:rsidR="00BD0385">
                        <w:t>ion</w:t>
                      </w:r>
                      <w:r w:rsidR="001831F6" w:rsidRPr="00801CE5">
                        <w:t xml:space="preserve"> </w:t>
                      </w:r>
                      <w:r w:rsidR="001831F6">
                        <w:t xml:space="preserve">results </w:t>
                      </w:r>
                      <w:r w:rsidRPr="00811C5D">
                        <w:t xml:space="preserve">by </w:t>
                      </w:r>
                      <w:r w:rsidR="00812675">
                        <w:t xml:space="preserve">the </w:t>
                      </w:r>
                      <w:r w:rsidRPr="00811C5D">
                        <w:t xml:space="preserve">proposed and benchmark methods </w:t>
                      </w:r>
                      <w:r w:rsidR="00BD0385">
                        <w:t>under</w:t>
                      </w:r>
                      <w:r w:rsidR="001831F6">
                        <w:t xml:space="preserve"> various ratios of missing data</w:t>
                      </w:r>
                      <w:r w:rsidRPr="00811C5D">
                        <w:t xml:space="preserve">. </w:t>
                      </w:r>
                      <w:r w:rsidR="0055722C">
                        <w:t>(Note:</w:t>
                      </w:r>
                      <w:r w:rsidR="0055722C" w:rsidRPr="00811C5D">
                        <w:t xml:space="preserve"> </w:t>
                      </w:r>
                      <w:r w:rsidRPr="00811C5D">
                        <w:t>X-axis represents the level of actual RUL, Y-axis</w:t>
                      </w:r>
                      <w:r w:rsidR="0055722C" w:rsidRPr="0055722C">
                        <w:t xml:space="preserve"> </w:t>
                      </w:r>
                      <w:r w:rsidR="0055722C" w:rsidRPr="00801CE5">
                        <w:t>represent</w:t>
                      </w:r>
                      <w:r w:rsidR="0055722C">
                        <w:t>s</w:t>
                      </w:r>
                      <w:r w:rsidR="0055722C" w:rsidRPr="00801CE5">
                        <w:t xml:space="preserve"> the </w:t>
                      </w:r>
                      <w:r w:rsidR="0055722C">
                        <w:t xml:space="preserve">mean value of the RUL </w:t>
                      </w:r>
                      <w:r w:rsidR="0055722C" w:rsidRPr="00801CE5">
                        <w:t>prediction</w:t>
                      </w:r>
                      <w:r w:rsidR="0055722C">
                        <w:t xml:space="preserve"> errors</w:t>
                      </w:r>
                      <w:r w:rsidR="0055722C" w:rsidRPr="00801CE5">
                        <w:t xml:space="preserve">, and the vertical sticks represent </w:t>
                      </w:r>
                      <w:r w:rsidR="0055722C">
                        <w:t>corre</w:t>
                      </w:r>
                      <w:r w:rsidR="0055722C" w:rsidRPr="00801CE5">
                        <w:t>s</w:t>
                      </w:r>
                      <w:r w:rsidR="0055722C">
                        <w:t>ponding standard errors.)</w:t>
                      </w:r>
                    </w:p>
                    <w:p w14:paraId="290D5C97" w14:textId="77777777" w:rsidR="00496B97" w:rsidRDefault="00496B97" w:rsidP="00496B97">
                      <w:pPr>
                        <w:pStyle w:val="a5"/>
                        <w:ind w:firstLine="0"/>
                      </w:pPr>
                      <w:r>
                        <w:t xml:space="preserve"> </w:t>
                      </w:r>
                    </w:p>
                  </w:txbxContent>
                </v:textbox>
                <w10:wrap type="topAndBottom" anchorx="margin" anchory="margin"/>
              </v:shape>
            </w:pict>
          </mc:Fallback>
        </mc:AlternateContent>
      </w:r>
      <w:r w:rsidRPr="000B4378">
        <w:rPr>
          <w:lang w:eastAsia="zh-CN"/>
        </w:rPr>
        <w:t>the in-service units to evaluate our model performance. We</w:t>
      </w:r>
      <w:r w:rsidRPr="000B4378">
        <w:t xml:space="preserve"> define the prediction error </w:t>
      </w:r>
      <m:oMath>
        <m:sSub>
          <m:sSubPr>
            <m:ctrlPr>
              <w:rPr>
                <w:rFonts w:ascii="Cambria Math" w:hAnsi="Cambria Math"/>
              </w:rPr>
            </m:ctrlPr>
          </m:sSubPr>
          <m:e>
            <m:r>
              <w:rPr>
                <w:rFonts w:ascii="Cambria Math" w:hAnsi="Cambria Math"/>
              </w:rPr>
              <m:t>ϵ</m:t>
            </m:r>
          </m:e>
          <m:sub>
            <m:r>
              <w:rPr>
                <w:rFonts w:ascii="Cambria Math" w:hAnsi="Cambria Math"/>
              </w:rPr>
              <m:t>q</m:t>
            </m:r>
          </m:sub>
        </m:sSub>
      </m:oMath>
      <w:r w:rsidRPr="000B4378">
        <w:t xml:space="preserve"> </w:t>
      </w:r>
      <w:r w:rsidR="00555C75">
        <w:t xml:space="preserve">of the in-service unit </w:t>
      </w:r>
      <m:oMath>
        <m:r>
          <w:rPr>
            <w:rFonts w:ascii="Cambria Math" w:hAnsi="Cambria Math"/>
          </w:rPr>
          <m:t>q</m:t>
        </m:r>
      </m:oMath>
      <w:r w:rsidR="00555C75">
        <w:rPr>
          <w:rFonts w:hint="eastAsia"/>
        </w:rPr>
        <w:t xml:space="preserve"> </w:t>
      </w:r>
      <w:r w:rsidR="00555C75">
        <w:t>as</w:t>
      </w:r>
      <w:r w:rsidRPr="000B4378">
        <w:t xml:space="preserve"> the absolute difference between the predicted RUL </w:t>
      </w:r>
      <m:oMath>
        <m:sSub>
          <m:sSubPr>
            <m:ctrlPr>
              <w:rPr>
                <w:rFonts w:ascii="Cambria Math" w:hAnsi="Cambria Math"/>
                <w:i/>
              </w:rPr>
            </m:ctrlPr>
          </m:sSubPr>
          <m:e>
            <m:acc>
              <m:accPr>
                <m:ctrlPr>
                  <w:rPr>
                    <w:rFonts w:ascii="Cambria Math" w:hAnsi="Cambria Math"/>
                    <w:i/>
                  </w:rPr>
                </m:ctrlPr>
              </m:accPr>
              <m:e>
                <m:r>
                  <w:rPr>
                    <w:rFonts w:ascii="Cambria Math" w:hAnsi="Cambria Math"/>
                  </w:rPr>
                  <m:t>T</m:t>
                </m:r>
              </m:e>
            </m:acc>
          </m:e>
          <m:sub>
            <m:r>
              <w:rPr>
                <w:rFonts w:ascii="Cambria Math" w:hAnsi="Cambria Math"/>
              </w:rPr>
              <m:t>q</m:t>
            </m:r>
          </m:sub>
        </m:sSub>
      </m:oMath>
      <w:r w:rsidRPr="000B4378">
        <w:t xml:space="preserve"> and the true RUL </w:t>
      </w:r>
      <m:oMath>
        <m:sSub>
          <m:sSubPr>
            <m:ctrlPr>
              <w:rPr>
                <w:rFonts w:ascii="Cambria Math" w:hAnsi="Cambria Math"/>
                <w:i/>
              </w:rPr>
            </m:ctrlPr>
          </m:sSubPr>
          <m:e>
            <m:r>
              <w:rPr>
                <w:rFonts w:ascii="Cambria Math" w:hAnsi="Cambria Math"/>
              </w:rPr>
              <m:t>T</m:t>
            </m:r>
          </m:e>
          <m:sub>
            <m:r>
              <w:rPr>
                <w:rFonts w:ascii="Cambria Math" w:hAnsi="Cambria Math"/>
              </w:rPr>
              <m:t>q</m:t>
            </m:r>
          </m:sub>
        </m:sSub>
      </m:oMath>
      <w:r w:rsidRPr="000B4378">
        <w:t xml:space="preserve"> of the in-service unit </w:t>
      </w:r>
      <m:oMath>
        <m:r>
          <w:rPr>
            <w:rFonts w:ascii="Cambria Math" w:hAnsi="Cambria Math"/>
          </w:rPr>
          <m:t>q</m:t>
        </m:r>
      </m:oMath>
      <w:r w:rsidRPr="000B4378">
        <w:t xml:space="preserve"> divided by </w:t>
      </w:r>
      <w:r w:rsidR="00B42CEC">
        <w:t>its</w:t>
      </w:r>
      <w:r w:rsidR="00B42CEC" w:rsidRPr="000B4378">
        <w:t xml:space="preserve"> </w:t>
      </w:r>
      <w:r w:rsidRPr="000B4378">
        <w:t xml:space="preserve">true failure time </w:t>
      </w:r>
      <m:oMath>
        <m:sSub>
          <m:sSubPr>
            <m:ctrlPr>
              <w:rPr>
                <w:rFonts w:ascii="Cambria Math" w:hAnsi="Cambria Math"/>
              </w:rPr>
            </m:ctrlPr>
          </m:sSubPr>
          <m:e>
            <m:r>
              <w:rPr>
                <w:rFonts w:ascii="Cambria Math" w:hAnsi="Cambria Math"/>
              </w:rPr>
              <m:t>τ</m:t>
            </m:r>
          </m:e>
          <m:sub>
            <m:r>
              <w:rPr>
                <w:rFonts w:ascii="Cambria Math" w:hAnsi="Cambria Math"/>
              </w:rPr>
              <m:t>q</m:t>
            </m:r>
          </m:sub>
        </m:sSub>
      </m:oMath>
      <w:r w:rsidRPr="000B4378">
        <w:t>:</w:t>
      </w:r>
      <w:r w:rsidRPr="000B4378">
        <w:rPr>
          <w:noProof/>
          <w:lang w:eastAsia="zh-CN"/>
        </w:rPr>
        <w:t xml:space="preserve"> </w:t>
      </w:r>
    </w:p>
    <w:p w14:paraId="53181D4D" w14:textId="77777777" w:rsidR="006A048D" w:rsidRPr="000B4378" w:rsidRDefault="006A048D" w:rsidP="006A048D">
      <w:pPr>
        <w:pStyle w:val="Text"/>
      </w:pPr>
    </w:p>
    <w:p w14:paraId="5F28ECBC" w14:textId="7C3A965E" w:rsidR="006A048D" w:rsidRPr="000B4378" w:rsidRDefault="00BB5F27" w:rsidP="001926FB">
      <w:pPr>
        <w:pStyle w:val="Equation"/>
        <w:jc w:val="right"/>
      </w:pPr>
      <m:oMath>
        <m:sSub>
          <m:sSubPr>
            <m:ctrlPr>
              <w:rPr>
                <w:rFonts w:ascii="Cambria Math" w:hAnsi="Cambria Math"/>
              </w:rPr>
            </m:ctrlPr>
          </m:sSubPr>
          <m:e>
            <m:r>
              <w:rPr>
                <w:rFonts w:ascii="Cambria Math" w:hAnsi="Cambria Math"/>
              </w:rPr>
              <m:t>ϵ</m:t>
            </m:r>
          </m:e>
          <m:sub>
            <m:r>
              <w:rPr>
                <w:rFonts w:ascii="Cambria Math" w:hAnsi="Cambria Math"/>
              </w:rPr>
              <m:t>q</m:t>
            </m:r>
          </m:sub>
        </m:sSub>
        <m:r>
          <m:rPr>
            <m:sty m:val="p"/>
          </m:rPr>
          <w:rPr>
            <w:rFonts w:ascii="Cambria Math" w:hAnsi="Cambria Math" w:hint="eastAsia"/>
          </w:rPr>
          <m:t>=</m:t>
        </m:r>
        <m:f>
          <m:fPr>
            <m:ctrlPr>
              <w:rPr>
                <w:rFonts w:ascii="Cambria Math" w:hAnsi="Cambria Math"/>
              </w:rPr>
            </m:ctrlPr>
          </m:fPr>
          <m:num>
            <m:r>
              <m:rPr>
                <m:sty m:val="p"/>
              </m:rP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T</m:t>
                        </m:r>
                      </m:e>
                    </m:acc>
                  </m:e>
                  <m:sub>
                    <m:r>
                      <w:rPr>
                        <w:rFonts w:ascii="Cambria Math" w:hAnsi="Cambria Math"/>
                      </w:rPr>
                      <m:t>q</m:t>
                    </m:r>
                  </m:sub>
                </m:sSub>
                <m:r>
                  <m:rPr>
                    <m:sty m:val="p"/>
                  </m:rP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q</m:t>
                    </m:r>
                  </m:sub>
                </m:sSub>
              </m:e>
            </m:d>
          </m:num>
          <m:den>
            <m:sSub>
              <m:sSubPr>
                <m:ctrlPr>
                  <w:rPr>
                    <w:rFonts w:ascii="Cambria Math" w:hAnsi="Cambria Math"/>
                  </w:rPr>
                </m:ctrlPr>
              </m:sSubPr>
              <m:e>
                <m:r>
                  <w:rPr>
                    <w:rFonts w:ascii="Cambria Math" w:hAnsi="Cambria Math"/>
                  </w:rPr>
                  <m:t>τ</m:t>
                </m:r>
              </m:e>
              <m:sub>
                <m:r>
                  <w:rPr>
                    <w:rFonts w:ascii="Cambria Math" w:hAnsi="Cambria Math"/>
                  </w:rPr>
                  <m:t>q</m:t>
                </m:r>
              </m:sub>
            </m:sSub>
          </m:den>
        </m:f>
      </m:oMath>
      <w:r w:rsidR="006A048D" w:rsidRPr="000B4378">
        <w:t>.</w:t>
      </w:r>
      <w:r w:rsidR="001926FB" w:rsidRPr="000B4378">
        <w:t xml:space="preserve">                                 (2</w:t>
      </w:r>
      <w:r w:rsidR="00540B2D">
        <w:t>7</w:t>
      </w:r>
      <w:r w:rsidR="001926FB" w:rsidRPr="000B4378">
        <w:t>)</w:t>
      </w:r>
    </w:p>
    <w:p w14:paraId="400ED95D" w14:textId="77777777" w:rsidR="006A048D" w:rsidRPr="000B4378" w:rsidRDefault="006A048D" w:rsidP="006A048D"/>
    <w:p w14:paraId="56A25E9E" w14:textId="752CDF60" w:rsidR="002D6160" w:rsidRDefault="006A048D" w:rsidP="006849FF">
      <w:pPr>
        <w:pStyle w:val="Text"/>
        <w:ind w:firstLine="0"/>
      </w:pPr>
      <w:r w:rsidRPr="000B4378">
        <w:t xml:space="preserve">We calculate </w:t>
      </w:r>
      <m:oMath>
        <m:sSub>
          <m:sSubPr>
            <m:ctrlPr>
              <w:rPr>
                <w:rFonts w:ascii="Cambria Math" w:hAnsi="Cambria Math"/>
                <w:i/>
              </w:rPr>
            </m:ctrlPr>
          </m:sSubPr>
          <m:e>
            <m:r>
              <w:rPr>
                <w:rFonts w:ascii="Cambria Math" w:hAnsi="Cambria Math"/>
              </w:rPr>
              <m:t>ϵ</m:t>
            </m:r>
          </m:e>
          <m:sub>
            <m:r>
              <w:rPr>
                <w:rFonts w:ascii="Cambria Math" w:hAnsi="Cambria Math"/>
              </w:rPr>
              <m:t>q</m:t>
            </m:r>
          </m:sub>
        </m:sSub>
      </m:oMath>
      <w:r w:rsidRPr="000B4378">
        <w:t xml:space="preserve">, with </w:t>
      </w:r>
      <m:oMath>
        <m:r>
          <w:rPr>
            <w:rFonts w:ascii="Cambria Math" w:hAnsi="Cambria Math"/>
          </w:rPr>
          <m:t>q=1, …, Q</m:t>
        </m:r>
      </m:oMath>
      <w:r w:rsidRPr="000B4378">
        <w:t>, for all in-service units, and then obtain the corresponding mean values and the standard errors under different levels of actual RUL, where the standard error is defined as the one standard deviation of the prediction errors divided by the square root of the number of units.</w:t>
      </w:r>
      <w:r w:rsidR="00B41938">
        <w:t xml:space="preserve"> </w:t>
      </w:r>
      <w:r w:rsidR="00E605EC">
        <w:t xml:space="preserve">To </w:t>
      </w:r>
      <w:r w:rsidR="00DF4938">
        <w:t>show the effectiveness of the proposed method, we compare it with a benchmark method in [1], which constructs a d</w:t>
      </w:r>
      <w:r w:rsidR="00092C4C" w:rsidRPr="000B4378">
        <w:t xml:space="preserve">ata fusion-based HI </w:t>
      </w:r>
      <w:r w:rsidR="00DF4938">
        <w:t xml:space="preserve">for degradation modeling but </w:t>
      </w:r>
      <w:r w:rsidR="00092C4C" w:rsidRPr="000B4378">
        <w:t xml:space="preserve">ignores </w:t>
      </w:r>
      <w:r w:rsidR="00CF3969" w:rsidRPr="00CF3969">
        <w:t>dependency and heterogeneity</w:t>
      </w:r>
      <w:r w:rsidR="00092C4C" w:rsidRPr="000B4378">
        <w:t xml:space="preserve"> among units</w:t>
      </w:r>
      <w:r w:rsidR="00DF4938">
        <w:t xml:space="preserve"> by assuming the units are independent with each other</w:t>
      </w:r>
      <w:r w:rsidR="00092C4C" w:rsidRPr="000B4378">
        <w:t>.</w:t>
      </w:r>
      <w:r w:rsidR="00CC2744">
        <w:t xml:space="preserve"> </w:t>
      </w:r>
      <w:r w:rsidR="00D14DA3" w:rsidRPr="000B4378">
        <w:t xml:space="preserve">Fig. </w:t>
      </w:r>
      <w:r w:rsidR="00A77415">
        <w:t>5</w:t>
      </w:r>
      <w:r w:rsidR="002E2B57" w:rsidRPr="000B4378">
        <w:t xml:space="preserve"> shows the </w:t>
      </w:r>
      <w:r w:rsidR="00512D64" w:rsidRPr="000B4378">
        <w:t>comparison</w:t>
      </w:r>
      <w:r w:rsidR="004548E6" w:rsidRPr="000B4378">
        <w:t xml:space="preserve"> of predicted</w:t>
      </w:r>
      <w:r w:rsidR="00CC2744">
        <w:t xml:space="preserve"> RUL</w:t>
      </w:r>
      <w:r w:rsidR="004548E6" w:rsidRPr="000B4378">
        <w:t xml:space="preserve"> by </w:t>
      </w:r>
      <w:r w:rsidR="00CC2744">
        <w:t xml:space="preserve">the </w:t>
      </w:r>
      <w:r w:rsidR="004548E6" w:rsidRPr="000B4378">
        <w:t>proposed and benchmark methods under different level</w:t>
      </w:r>
      <w:r w:rsidR="00CC2744">
        <w:t>s</w:t>
      </w:r>
      <w:r w:rsidR="004548E6" w:rsidRPr="000B4378">
        <w:t xml:space="preserve"> of actual RUL.</w:t>
      </w:r>
      <w:r w:rsidR="00936FB4" w:rsidRPr="000B4378">
        <w:t xml:space="preserve"> </w:t>
      </w:r>
      <w:r w:rsidR="004E2FAD" w:rsidRPr="00811C5D">
        <w:t xml:space="preserve">X-axis represents the level of actual RUL, </w:t>
      </w:r>
      <w:r w:rsidR="004E2FAD">
        <w:rPr>
          <w:rFonts w:hint="eastAsia"/>
          <w:lang w:eastAsia="zh-CN"/>
        </w:rPr>
        <w:t>fo</w:t>
      </w:r>
      <w:r w:rsidR="004E2FAD">
        <w:rPr>
          <w:lang w:eastAsia="zh-CN"/>
        </w:rPr>
        <w:t xml:space="preserve">r which </w:t>
      </w:r>
      <w:r w:rsidR="004E2FAD" w:rsidRPr="005A4578">
        <w:t>level “</w:t>
      </w:r>
      <w:r w:rsidR="004E2FAD">
        <w:t>40</w:t>
      </w:r>
      <w:r w:rsidR="004E2FAD" w:rsidRPr="005A4578">
        <w:t xml:space="preserve">” </w:t>
      </w:r>
      <w:r w:rsidR="004E2FAD">
        <w:t>refers to the in-service units that have</w:t>
      </w:r>
      <w:r w:rsidR="004E2FAD" w:rsidRPr="005A4578">
        <w:t xml:space="preserve"> actual RUL less </w:t>
      </w:r>
      <w:r w:rsidR="004E2FAD">
        <w:t xml:space="preserve">than </w:t>
      </w:r>
      <w:r w:rsidR="004E2FAD" w:rsidRPr="005A4578">
        <w:t xml:space="preserve">or equal to </w:t>
      </w:r>
      <w:r w:rsidR="004E2FAD">
        <w:t>40</w:t>
      </w:r>
      <w:r w:rsidR="004E2FAD" w:rsidRPr="005A4578">
        <w:t xml:space="preserve"> and level “</w:t>
      </w:r>
      <m:oMath>
        <m:r>
          <w:rPr>
            <w:rFonts w:ascii="Cambria Math" w:hAnsi="Cambria Math"/>
          </w:rPr>
          <m:t>+∞</m:t>
        </m:r>
      </m:oMath>
      <w:r w:rsidR="004E2FAD" w:rsidRPr="005A4578">
        <w:t xml:space="preserve">” </w:t>
      </w:r>
      <w:r w:rsidR="004E2FAD">
        <w:t>refers to</w:t>
      </w:r>
      <w:r w:rsidR="004E2FAD" w:rsidRPr="005A4578">
        <w:t xml:space="preserve"> all in-service units.</w:t>
      </w:r>
      <w:r w:rsidR="004E2FAD">
        <w:t xml:space="preserve"> </w:t>
      </w:r>
      <w:r w:rsidR="004E2FAD" w:rsidRPr="00811C5D">
        <w:t>Y-axis</w:t>
      </w:r>
      <w:r w:rsidR="004E2FAD" w:rsidRPr="0055722C">
        <w:t xml:space="preserve"> </w:t>
      </w:r>
      <w:r w:rsidR="004E2FAD" w:rsidRPr="00801CE5">
        <w:t>represent</w:t>
      </w:r>
      <w:r w:rsidR="004E2FAD">
        <w:t>s</w:t>
      </w:r>
      <w:r w:rsidR="004E2FAD" w:rsidRPr="00801CE5">
        <w:t xml:space="preserve"> the </w:t>
      </w:r>
      <w:r w:rsidR="004E2FAD">
        <w:t xml:space="preserve">mean value of the RUL </w:t>
      </w:r>
      <w:r w:rsidR="004E2FAD" w:rsidRPr="00801CE5">
        <w:t>prediction</w:t>
      </w:r>
      <w:r w:rsidR="004E2FAD">
        <w:t xml:space="preserve"> errors</w:t>
      </w:r>
      <w:r w:rsidR="004E2FAD" w:rsidRPr="00801CE5">
        <w:t xml:space="preserve">, and the vertical sticks represent </w:t>
      </w:r>
      <w:r w:rsidR="004E2FAD">
        <w:t>corre</w:t>
      </w:r>
      <w:r w:rsidR="004E2FAD" w:rsidRPr="00801CE5">
        <w:t>s</w:t>
      </w:r>
      <w:r w:rsidR="004E2FAD">
        <w:t>ponding standard errors.</w:t>
      </w:r>
      <w:r w:rsidR="004E2FAD">
        <w:rPr>
          <w:rFonts w:hint="eastAsia"/>
        </w:rPr>
        <w:t xml:space="preserve"> </w:t>
      </w:r>
      <w:r w:rsidR="004E2FAD">
        <w:rPr>
          <w:lang w:eastAsia="zh-CN"/>
        </w:rPr>
        <w:t xml:space="preserve">Here, </w:t>
      </w:r>
      <w:r w:rsidR="004E2FAD" w:rsidRPr="00B4329D">
        <w:rPr>
          <w:lang w:eastAsia="zh-CN"/>
        </w:rPr>
        <w:t>the standard error is the one standard deviation of the RUL prediction error</w:t>
      </w:r>
      <w:r w:rsidR="004E2FAD">
        <w:rPr>
          <w:lang w:eastAsia="zh-CN"/>
        </w:rPr>
        <w:t>s</w:t>
      </w:r>
      <w:r w:rsidR="004E2FAD" w:rsidRPr="00B4329D">
        <w:rPr>
          <w:lang w:eastAsia="zh-CN"/>
        </w:rPr>
        <w:t xml:space="preserve"> divided by the square root of the number of units</w:t>
      </w:r>
      <w:r w:rsidR="004E2FAD">
        <w:rPr>
          <w:lang w:eastAsia="zh-CN"/>
        </w:rPr>
        <w:t>.</w:t>
      </w:r>
      <w:r w:rsidR="004E2FAD">
        <w:rPr>
          <w:rFonts w:hint="eastAsia"/>
        </w:rPr>
        <w:t xml:space="preserve"> </w:t>
      </w:r>
      <w:r w:rsidR="005B5E6F" w:rsidRPr="00387F81">
        <w:t>W</w:t>
      </w:r>
      <w:r w:rsidR="00512D64" w:rsidRPr="00387F81">
        <w:t xml:space="preserve">e </w:t>
      </w:r>
      <w:r w:rsidR="005B5E6F" w:rsidRPr="00387F81">
        <w:t xml:space="preserve">can </w:t>
      </w:r>
      <w:r w:rsidR="00512D64" w:rsidRPr="00387F81">
        <w:t xml:space="preserve">find </w:t>
      </w:r>
      <w:r w:rsidR="005B5E6F" w:rsidRPr="00387F81">
        <w:t>from this figure</w:t>
      </w:r>
      <w:r w:rsidR="005B5E6F" w:rsidRPr="000B4378">
        <w:t xml:space="preserve"> </w:t>
      </w:r>
      <w:r w:rsidR="00512D64" w:rsidRPr="000B4378">
        <w:t xml:space="preserve">that </w:t>
      </w:r>
      <w:r w:rsidR="005A534F" w:rsidRPr="000B4378">
        <w:t>the proposed method</w:t>
      </w:r>
      <w:r w:rsidR="00893B36" w:rsidRPr="000B4378">
        <w:t xml:space="preserve"> (green bars)</w:t>
      </w:r>
      <w:r w:rsidR="00512D64" w:rsidRPr="000B4378">
        <w:t xml:space="preserve"> has </w:t>
      </w:r>
      <w:r w:rsidR="00860CD7">
        <w:t xml:space="preserve">consistently </w:t>
      </w:r>
      <w:r w:rsidR="00512D64" w:rsidRPr="000B4378">
        <w:t>lower</w:t>
      </w:r>
      <w:r w:rsidR="00860CD7">
        <w:t xml:space="preserve"> RUL</w:t>
      </w:r>
      <w:r w:rsidR="00512D64" w:rsidRPr="000B4378">
        <w:t xml:space="preserve"> </w:t>
      </w:r>
      <w:r w:rsidR="00860CD7">
        <w:t xml:space="preserve">prediction </w:t>
      </w:r>
      <w:r w:rsidR="00512D64" w:rsidRPr="000B4378">
        <w:t>error</w:t>
      </w:r>
      <w:r w:rsidR="00860CD7">
        <w:t>s</w:t>
      </w:r>
      <w:r w:rsidR="005A534F" w:rsidRPr="000B4378">
        <w:t xml:space="preserve"> </w:t>
      </w:r>
      <w:r w:rsidR="00C47C43" w:rsidRPr="000B4378">
        <w:t xml:space="preserve">than the benchmark method </w:t>
      </w:r>
      <w:r w:rsidR="006253F7" w:rsidRPr="000B4378">
        <w:t>(red bars)</w:t>
      </w:r>
      <w:r w:rsidR="00512D64" w:rsidRPr="000B4378">
        <w:t xml:space="preserve"> </w:t>
      </w:r>
      <w:r w:rsidR="00C47C43" w:rsidRPr="000B4378">
        <w:t xml:space="preserve">under </w:t>
      </w:r>
      <w:r w:rsidR="00860CD7">
        <w:t>all</w:t>
      </w:r>
      <w:r w:rsidR="00860CD7" w:rsidRPr="000B4378">
        <w:t xml:space="preserve"> </w:t>
      </w:r>
      <w:r w:rsidR="00C47C43" w:rsidRPr="000B4378">
        <w:t>level</w:t>
      </w:r>
      <w:r w:rsidR="00860CD7">
        <w:t>s</w:t>
      </w:r>
      <w:r w:rsidR="00C47C43" w:rsidRPr="000B4378">
        <w:t xml:space="preserve"> of </w:t>
      </w:r>
      <w:r w:rsidR="007B6C00" w:rsidRPr="000B4378">
        <w:t>actual RUL</w:t>
      </w:r>
      <w:r w:rsidR="00D54429">
        <w:t>.</w:t>
      </w:r>
      <w:r w:rsidR="004E2FAD">
        <w:t xml:space="preserve"> The standard errors of </w:t>
      </w:r>
      <w:r w:rsidR="004E2FAD" w:rsidRPr="000B4378">
        <w:t>the proposed</w:t>
      </w:r>
      <w:r w:rsidR="004E2FAD">
        <w:t xml:space="preserve"> and benchmark methods both keep small </w:t>
      </w:r>
      <w:r w:rsidR="004E2FAD" w:rsidRPr="000B4378">
        <w:t xml:space="preserve">under </w:t>
      </w:r>
      <w:r w:rsidR="004E2FAD">
        <w:t>all</w:t>
      </w:r>
      <w:r w:rsidR="004E2FAD" w:rsidRPr="000B4378">
        <w:t xml:space="preserve"> level</w:t>
      </w:r>
      <w:r w:rsidR="004E2FAD">
        <w:t>s</w:t>
      </w:r>
      <w:r w:rsidR="004E2FAD" w:rsidRPr="000B4378">
        <w:t xml:space="preserve"> of actual RUL</w:t>
      </w:r>
      <w:r w:rsidR="004E2FAD">
        <w:t xml:space="preserve">. </w:t>
      </w:r>
    </w:p>
    <w:p w14:paraId="15245E47" w14:textId="5392D250" w:rsidR="00210B98" w:rsidRPr="000B4378" w:rsidRDefault="00210B98" w:rsidP="006849FF">
      <w:pPr>
        <w:pStyle w:val="Text"/>
        <w:ind w:firstLine="0"/>
      </w:pPr>
      <w:r w:rsidRPr="000B4378">
        <w:rPr>
          <w:rFonts w:ascii="等线" w:eastAsia="等线" w:hAnsi="等线"/>
          <w:noProof/>
          <w:kern w:val="2"/>
          <w:sz w:val="21"/>
          <w:szCs w:val="22"/>
        </w:rPr>
        <w:lastRenderedPageBreak/>
        <mc:AlternateContent>
          <mc:Choice Requires="wps">
            <w:drawing>
              <wp:inline distT="0" distB="0" distL="0" distR="0" wp14:anchorId="429B362E" wp14:editId="38C1B20A">
                <wp:extent cx="3157855" cy="3673098"/>
                <wp:effectExtent l="0" t="0" r="4445" b="0"/>
                <wp:docPr id="4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7855" cy="3673098"/>
                        </a:xfrm>
                        <a:prstGeom prst="rect">
                          <a:avLst/>
                        </a:prstGeom>
                        <a:solidFill>
                          <a:srgbClr val="FFFFFF"/>
                        </a:solidFill>
                        <a:ln>
                          <a:noFill/>
                        </a:ln>
                        <a:extLst>
                          <a:ext uri="{91240B29-F687-4f45-9708-019B960494DF}">
                            <a14:hiddenLine xmlns:arto="http://schemas.microsoft.com/office/word/2006/arto" xmlns:o="urn:schemas-microsoft-com:office:office" xmlns:v="urn:schemas-microsoft-com:vml" xmlns:w10="urn:schemas-microsoft-com:office:word" xmlns:w="http://schemas.openxmlformats.org/wordprocessingml/2006/main" xmlns:a14="http://schemas.microsoft.com/office/drawing/2010/main" xmlns="" xmlns:mv="urn:schemas-microsoft-com:mac:vml" xmlns:mo="http://schemas.microsoft.com/office/mac/office/2008/main" w="9525">
                              <a:solidFill>
                                <a:srgbClr val="000000"/>
                              </a:solidFill>
                              <a:miter lim="800000"/>
                              <a:headEnd/>
                              <a:tailEnd/>
                            </a14:hiddenLine>
                          </a:ext>
                        </a:extLst>
                      </wps:spPr>
                      <wps:txbx>
                        <w:txbxContent>
                          <w:p w14:paraId="79B09210" w14:textId="12B35F61" w:rsidR="00210B98" w:rsidRDefault="00905579" w:rsidP="00210B98">
                            <w:pPr>
                              <w:pStyle w:val="a5"/>
                              <w:ind w:firstLine="0"/>
                              <w:jc w:val="center"/>
                            </w:pPr>
                            <w:r>
                              <w:rPr>
                                <w:noProof/>
                              </w:rPr>
                              <w:drawing>
                                <wp:inline distT="0" distB="0" distL="0" distR="0" wp14:anchorId="7D972E0D" wp14:editId="0D6E05CD">
                                  <wp:extent cx="3157855" cy="2953385"/>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7855" cy="2953385"/>
                                          </a:xfrm>
                                          <a:prstGeom prst="rect">
                                            <a:avLst/>
                                          </a:prstGeom>
                                          <a:noFill/>
                                          <a:ln>
                                            <a:noFill/>
                                          </a:ln>
                                        </pic:spPr>
                                      </pic:pic>
                                    </a:graphicData>
                                  </a:graphic>
                                </wp:inline>
                              </w:drawing>
                            </w:r>
                          </w:p>
                          <w:p w14:paraId="05E067ED" w14:textId="77777777" w:rsidR="00210B98" w:rsidRDefault="00210B98" w:rsidP="00210B98">
                            <w:pPr>
                              <w:pStyle w:val="a5"/>
                              <w:ind w:firstLine="0"/>
                            </w:pPr>
                          </w:p>
                          <w:p w14:paraId="0CFFA92C" w14:textId="23E20743" w:rsidR="00210B98" w:rsidRDefault="00210B98" w:rsidP="00210B98">
                            <w:pPr>
                              <w:pStyle w:val="a5"/>
                              <w:ind w:firstLine="0"/>
                            </w:pPr>
                            <w:r w:rsidRPr="00801CE5">
                              <w:t xml:space="preserve">Fig. </w:t>
                            </w:r>
                            <w:r w:rsidR="00A77415">
                              <w:t>5</w:t>
                            </w:r>
                            <w:r w:rsidRPr="00801CE5">
                              <w:t xml:space="preserve">. Comparison of </w:t>
                            </w:r>
                            <w:r>
                              <w:t xml:space="preserve">RUL </w:t>
                            </w:r>
                            <w:r w:rsidRPr="00801CE5">
                              <w:t>predict</w:t>
                            </w:r>
                            <w:r w:rsidR="002F7696">
                              <w:t>ion</w:t>
                            </w:r>
                            <w:r w:rsidRPr="00801CE5">
                              <w:t xml:space="preserve"> </w:t>
                            </w:r>
                            <w:r>
                              <w:t xml:space="preserve">results </w:t>
                            </w:r>
                            <w:r w:rsidRPr="00801CE5">
                              <w:t xml:space="preserve">by </w:t>
                            </w:r>
                            <w:r w:rsidR="004F00CA">
                              <w:t xml:space="preserve">the </w:t>
                            </w:r>
                            <w:r w:rsidRPr="00801CE5">
                              <w:t>proposed and benchmark methods under different level</w:t>
                            </w:r>
                            <w:r>
                              <w:t>s</w:t>
                            </w:r>
                            <w:r w:rsidRPr="00801CE5">
                              <w:t xml:space="preserve"> of actual RUL. </w:t>
                            </w:r>
                            <w:r>
                              <w:t xml:space="preserve">(Note: </w:t>
                            </w:r>
                            <w:r w:rsidRPr="00801CE5">
                              <w:t>X-axis represents the level of actual RUL, Y-axis represent</w:t>
                            </w:r>
                            <w:r>
                              <w:t>s</w:t>
                            </w:r>
                            <w:r w:rsidRPr="00801CE5">
                              <w:t xml:space="preserve"> the </w:t>
                            </w:r>
                            <w:r>
                              <w:t xml:space="preserve">mean value of the RUL </w:t>
                            </w:r>
                            <w:r w:rsidRPr="00801CE5">
                              <w:t>prediction</w:t>
                            </w:r>
                            <w:r>
                              <w:t xml:space="preserve"> errors</w:t>
                            </w:r>
                            <w:r w:rsidRPr="00801CE5">
                              <w:t xml:space="preserve">, and the vertical sticks represent </w:t>
                            </w:r>
                            <w:r w:rsidR="00556DEB">
                              <w:t xml:space="preserve">the </w:t>
                            </w:r>
                            <w:r>
                              <w:t>corre</w:t>
                            </w:r>
                            <w:r w:rsidRPr="00801CE5">
                              <w:t>s</w:t>
                            </w:r>
                            <w:r>
                              <w:t>ponding standard errors).</w:t>
                            </w:r>
                          </w:p>
                        </w:txbxContent>
                      </wps:txbx>
                      <wps:bodyPr rot="0" vert="horz" wrap="square" lIns="0" tIns="0" rIns="0" bIns="0" anchor="t" anchorCtr="0" upright="1">
                        <a:noAutofit/>
                      </wps:bodyPr>
                    </wps:wsp>
                  </a:graphicData>
                </a:graphic>
              </wp:inline>
            </w:drawing>
          </mc:Choice>
          <mc:Fallback>
            <w:pict>
              <v:shape w14:anchorId="429B362E" id="_x0000_s1033" type="#_x0000_t202" style="width:248.65pt;height:28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" stroked="f">
                <v:textbox inset="0,0,0,0">
                  <w:txbxContent>
                    <w:p w14:paraId="79B09210" w14:textId="12B35F61" w:rsidR="00210B98" w:rsidRDefault="00905579" w:rsidP="00210B98">
                      <w:pPr>
                        <w:pStyle w:val="a5"/>
                        <w:ind w:firstLine="0"/>
                        <w:jc w:val="center"/>
                      </w:pPr>
                      <w:r>
                        <w:rPr>
                          <w:noProof/>
                        </w:rPr>
                        <w:drawing>
                          <wp:inline distT="0" distB="0" distL="0" distR="0" wp14:anchorId="7D972E0D" wp14:editId="0D6E05CD">
                            <wp:extent cx="3157855" cy="2953385"/>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7855" cy="2953385"/>
                                    </a:xfrm>
                                    <a:prstGeom prst="rect">
                                      <a:avLst/>
                                    </a:prstGeom>
                                    <a:noFill/>
                                    <a:ln>
                                      <a:noFill/>
                                    </a:ln>
                                  </pic:spPr>
                                </pic:pic>
                              </a:graphicData>
                            </a:graphic>
                          </wp:inline>
                        </w:drawing>
                      </w:r>
                    </w:p>
                    <w:p w14:paraId="05E067ED" w14:textId="77777777" w:rsidR="00210B98" w:rsidRDefault="00210B98" w:rsidP="00210B98">
                      <w:pPr>
                        <w:pStyle w:val="a5"/>
                        <w:ind w:firstLine="0"/>
                      </w:pPr>
                    </w:p>
                    <w:p w14:paraId="0CFFA92C" w14:textId="23E20743" w:rsidR="00210B98" w:rsidRDefault="00210B98" w:rsidP="00210B98">
                      <w:pPr>
                        <w:pStyle w:val="a5"/>
                        <w:ind w:firstLine="0"/>
                      </w:pPr>
                      <w:r w:rsidRPr="00801CE5">
                        <w:t xml:space="preserve">Fig. </w:t>
                      </w:r>
                      <w:r w:rsidR="00A77415">
                        <w:t>5</w:t>
                      </w:r>
                      <w:r w:rsidRPr="00801CE5">
                        <w:t xml:space="preserve">. Comparison of </w:t>
                      </w:r>
                      <w:r>
                        <w:t xml:space="preserve">RUL </w:t>
                      </w:r>
                      <w:r w:rsidRPr="00801CE5">
                        <w:t>predict</w:t>
                      </w:r>
                      <w:r w:rsidR="002F7696">
                        <w:t>ion</w:t>
                      </w:r>
                      <w:r w:rsidRPr="00801CE5">
                        <w:t xml:space="preserve"> </w:t>
                      </w:r>
                      <w:r>
                        <w:t xml:space="preserve">results </w:t>
                      </w:r>
                      <w:r w:rsidRPr="00801CE5">
                        <w:t xml:space="preserve">by </w:t>
                      </w:r>
                      <w:r w:rsidR="004F00CA">
                        <w:t xml:space="preserve">the </w:t>
                      </w:r>
                      <w:r w:rsidRPr="00801CE5">
                        <w:t>proposed and benchmark methods under different level</w:t>
                      </w:r>
                      <w:r>
                        <w:t>s</w:t>
                      </w:r>
                      <w:r w:rsidRPr="00801CE5">
                        <w:t xml:space="preserve"> of actual RUL. </w:t>
                      </w:r>
                      <w:r>
                        <w:t xml:space="preserve">(Note: </w:t>
                      </w:r>
                      <w:r w:rsidRPr="00801CE5">
                        <w:t>X-axis represents the level of actual RUL, Y-axis represent</w:t>
                      </w:r>
                      <w:r>
                        <w:t>s</w:t>
                      </w:r>
                      <w:r w:rsidRPr="00801CE5">
                        <w:t xml:space="preserve"> the </w:t>
                      </w:r>
                      <w:r>
                        <w:t xml:space="preserve">mean value of the RUL </w:t>
                      </w:r>
                      <w:r w:rsidRPr="00801CE5">
                        <w:t>prediction</w:t>
                      </w:r>
                      <w:r>
                        <w:t xml:space="preserve"> errors</w:t>
                      </w:r>
                      <w:r w:rsidRPr="00801CE5">
                        <w:t xml:space="preserve">, and the vertical sticks represent </w:t>
                      </w:r>
                      <w:r w:rsidR="00556DEB">
                        <w:t xml:space="preserve">the </w:t>
                      </w:r>
                      <w:r>
                        <w:t>corre</w:t>
                      </w:r>
                      <w:r w:rsidRPr="00801CE5">
                        <w:t>s</w:t>
                      </w:r>
                      <w:r>
                        <w:t>ponding standard errors).</w:t>
                      </w:r>
                    </w:p>
                  </w:txbxContent>
                </v:textbox>
                <w10:anchorlock/>
              </v:shape>
            </w:pict>
          </mc:Fallback>
        </mc:AlternateContent>
      </w:r>
    </w:p>
    <w:p w14:paraId="367D1896" w14:textId="1217CEAB" w:rsidR="00627C7F" w:rsidRPr="000B4378" w:rsidRDefault="00627C7F" w:rsidP="00627C7F">
      <w:pPr>
        <w:pStyle w:val="2"/>
        <w:rPr>
          <w:noProof/>
          <w:lang w:eastAsia="zh-CN"/>
        </w:rPr>
      </w:pPr>
      <w:r w:rsidRPr="000B4378">
        <w:rPr>
          <w:noProof/>
          <w:lang w:eastAsia="zh-CN"/>
        </w:rPr>
        <w:t>Model performance of the scenario</w:t>
      </w:r>
      <w:r w:rsidR="00EB3E44" w:rsidRPr="000B4378">
        <w:rPr>
          <w:noProof/>
          <w:lang w:eastAsia="zh-CN"/>
        </w:rPr>
        <w:t>s</w:t>
      </w:r>
      <w:r w:rsidRPr="000B4378">
        <w:rPr>
          <w:noProof/>
          <w:lang w:eastAsia="zh-CN"/>
        </w:rPr>
        <w:t xml:space="preserve"> with missing values </w:t>
      </w:r>
    </w:p>
    <w:p w14:paraId="326101A8" w14:textId="68FF7A1A" w:rsidR="000F5521" w:rsidRPr="000B4378" w:rsidRDefault="00EB16DB" w:rsidP="000B70CF">
      <w:pPr>
        <w:pStyle w:val="Text"/>
        <w:ind w:firstLine="204"/>
      </w:pPr>
      <w:r>
        <w:rPr>
          <w:lang w:eastAsia="zh-CN"/>
        </w:rPr>
        <w:t>To evaluate the effectiveness of the proposed method for RUL prediction of units with missing values in sensor signals, w</w:t>
      </w:r>
      <w:r w:rsidR="000F5521" w:rsidRPr="000B4378">
        <w:rPr>
          <w:lang w:eastAsia="zh-CN"/>
        </w:rPr>
        <w:t xml:space="preserve">e </w:t>
      </w:r>
      <w:r w:rsidR="00EB3E44" w:rsidRPr="000B4378">
        <w:rPr>
          <w:lang w:eastAsia="zh-CN"/>
        </w:rPr>
        <w:t xml:space="preserve">generate </w:t>
      </w:r>
      <w:r w:rsidR="00043571">
        <w:rPr>
          <w:lang w:eastAsia="zh-CN"/>
        </w:rPr>
        <w:t>several</w:t>
      </w:r>
      <w:r w:rsidR="00EB3E44" w:rsidRPr="000B4378">
        <w:rPr>
          <w:lang w:eastAsia="zh-CN"/>
        </w:rPr>
        <w:t xml:space="preserve"> scenarios with different ratios of missing values. </w:t>
      </w:r>
      <w:r w:rsidR="00F93591" w:rsidRPr="000B4378">
        <w:rPr>
          <w:lang w:eastAsia="zh-CN"/>
        </w:rPr>
        <w:t>S</w:t>
      </w:r>
      <w:r w:rsidR="008F5488" w:rsidRPr="000B4378">
        <w:rPr>
          <w:lang w:eastAsia="zh-CN"/>
        </w:rPr>
        <w:t>pecifically</w:t>
      </w:r>
      <w:r w:rsidR="00F93591" w:rsidRPr="000B4378">
        <w:rPr>
          <w:lang w:eastAsia="zh-CN"/>
        </w:rPr>
        <w:t>, we</w:t>
      </w:r>
      <w:r w:rsidR="00CF15A5" w:rsidRPr="000B4378">
        <w:rPr>
          <w:lang w:eastAsia="zh-CN"/>
        </w:rPr>
        <w:t xml:space="preserve"> </w:t>
      </w:r>
      <w:bookmarkStart w:id="290" w:name="_Hlk93568419"/>
      <w:r w:rsidR="00CF15A5" w:rsidRPr="000B4378">
        <w:rPr>
          <w:lang w:eastAsia="zh-CN"/>
        </w:rPr>
        <w:t xml:space="preserve">randomly </w:t>
      </w:r>
      <w:r w:rsidR="00E61185">
        <w:rPr>
          <w:lang w:eastAsia="zh-CN"/>
        </w:rPr>
        <w:t>select</w:t>
      </w:r>
      <w:r w:rsidR="00E61185" w:rsidRPr="000B4378">
        <w:rPr>
          <w:lang w:eastAsia="zh-CN"/>
        </w:rPr>
        <w:t xml:space="preserve"> </w:t>
      </w:r>
      <w:r w:rsidR="00BB3E83">
        <w:rPr>
          <w:lang w:eastAsia="zh-CN"/>
        </w:rPr>
        <w:t xml:space="preserve">a </w:t>
      </w:r>
      <w:r w:rsidR="00CF15A5" w:rsidRPr="000B4378">
        <w:rPr>
          <w:lang w:eastAsia="zh-CN"/>
        </w:rPr>
        <w:t xml:space="preserve">certain </w:t>
      </w:r>
      <w:proofErr w:type="gramStart"/>
      <w:r w:rsidR="00A9005F" w:rsidRPr="000B4378">
        <w:rPr>
          <w:lang w:eastAsia="zh-CN"/>
        </w:rPr>
        <w:t>number</w:t>
      </w:r>
      <w:proofErr w:type="gramEnd"/>
      <w:r w:rsidR="00CF15A5" w:rsidRPr="000B4378">
        <w:rPr>
          <w:lang w:eastAsia="zh-CN"/>
        </w:rPr>
        <w:t xml:space="preserve"> of </w:t>
      </w:r>
      <w:r w:rsidR="00BB3E83">
        <w:rPr>
          <w:lang w:eastAsia="zh-CN"/>
        </w:rPr>
        <w:t xml:space="preserve">data from sensor </w:t>
      </w:r>
      <w:r w:rsidR="00597992" w:rsidRPr="000B4378">
        <w:rPr>
          <w:lang w:eastAsia="zh-CN"/>
        </w:rPr>
        <w:t>signal</w:t>
      </w:r>
      <w:r w:rsidR="00BB3E83">
        <w:rPr>
          <w:lang w:eastAsia="zh-CN"/>
        </w:rPr>
        <w:t>s</w:t>
      </w:r>
      <w:r w:rsidR="00597992" w:rsidRPr="000B4378">
        <w:rPr>
          <w:lang w:eastAsia="zh-CN"/>
        </w:rPr>
        <w:t xml:space="preserve"> </w:t>
      </w:r>
      <w:r w:rsidR="00BB3E83">
        <w:rPr>
          <w:lang w:eastAsia="zh-CN"/>
        </w:rPr>
        <w:t>of the</w:t>
      </w:r>
      <w:r w:rsidR="00597992" w:rsidRPr="000B4378">
        <w:rPr>
          <w:lang w:eastAsia="zh-CN"/>
        </w:rPr>
        <w:t xml:space="preserve"> historical units</w:t>
      </w:r>
      <w:bookmarkEnd w:id="290"/>
      <w:r w:rsidR="00A9005F" w:rsidRPr="000B4378">
        <w:rPr>
          <w:lang w:eastAsia="zh-CN"/>
        </w:rPr>
        <w:t xml:space="preserve"> and </w:t>
      </w:r>
      <w:r w:rsidR="00BB3E83">
        <w:rPr>
          <w:lang w:eastAsia="zh-CN"/>
        </w:rPr>
        <w:t>assume the selected data are missing</w:t>
      </w:r>
      <w:r w:rsidR="002F1395" w:rsidRPr="000B4378">
        <w:rPr>
          <w:lang w:eastAsia="zh-CN"/>
        </w:rPr>
        <w:t>.</w:t>
      </w:r>
      <w:r w:rsidR="00582917">
        <w:rPr>
          <w:lang w:eastAsia="zh-CN"/>
        </w:rPr>
        <w:t xml:space="preserve"> </w:t>
      </w:r>
      <w:r w:rsidR="001D1241">
        <w:rPr>
          <w:lang w:eastAsia="zh-CN"/>
        </w:rPr>
        <w:t xml:space="preserve">Fig. </w:t>
      </w:r>
      <w:r w:rsidR="005E7E05">
        <w:rPr>
          <w:lang w:eastAsia="zh-CN"/>
        </w:rPr>
        <w:t>6</w:t>
      </w:r>
      <w:r w:rsidR="001D1241">
        <w:rPr>
          <w:lang w:eastAsia="zh-CN"/>
        </w:rPr>
        <w:t xml:space="preserve"> presents the RUL </w:t>
      </w:r>
      <w:r w:rsidR="001D1241" w:rsidRPr="00801CE5">
        <w:rPr>
          <w:lang w:eastAsia="zh-CN"/>
        </w:rPr>
        <w:t>predict</w:t>
      </w:r>
      <w:r w:rsidR="00BC1460">
        <w:rPr>
          <w:lang w:eastAsia="zh-CN"/>
        </w:rPr>
        <w:t>ion</w:t>
      </w:r>
      <w:r w:rsidR="001D1241" w:rsidRPr="00801CE5">
        <w:rPr>
          <w:lang w:eastAsia="zh-CN"/>
        </w:rPr>
        <w:t xml:space="preserve"> </w:t>
      </w:r>
      <w:r w:rsidR="001D1241">
        <w:rPr>
          <w:lang w:eastAsia="zh-CN"/>
        </w:rPr>
        <w:t xml:space="preserve">results </w:t>
      </w:r>
      <w:r w:rsidR="001D1241" w:rsidRPr="00811C5D">
        <w:rPr>
          <w:lang w:eastAsia="zh-CN"/>
        </w:rPr>
        <w:t xml:space="preserve">by </w:t>
      </w:r>
      <w:r w:rsidR="001D1241">
        <w:rPr>
          <w:lang w:eastAsia="zh-CN"/>
        </w:rPr>
        <w:t xml:space="preserve">the </w:t>
      </w:r>
      <w:r w:rsidR="001D1241" w:rsidRPr="00811C5D">
        <w:rPr>
          <w:lang w:eastAsia="zh-CN"/>
        </w:rPr>
        <w:t xml:space="preserve">proposed and benchmark methods </w:t>
      </w:r>
      <w:r w:rsidR="001D1241">
        <w:rPr>
          <w:lang w:eastAsia="zh-CN"/>
        </w:rPr>
        <w:t xml:space="preserve">for </w:t>
      </w:r>
      <w:r w:rsidR="001D1241" w:rsidRPr="000B4378">
        <w:rPr>
          <w:lang w:eastAsia="zh-CN"/>
        </w:rPr>
        <w:t xml:space="preserve">scenarios with 10%, 20%, 30% </w:t>
      </w:r>
      <w:r w:rsidR="001D1241">
        <w:rPr>
          <w:lang w:eastAsia="zh-CN"/>
        </w:rPr>
        <w:t xml:space="preserve">and </w:t>
      </w:r>
      <w:r w:rsidR="001D1241" w:rsidRPr="000B4378">
        <w:rPr>
          <w:lang w:eastAsia="zh-CN"/>
        </w:rPr>
        <w:t>50% missing values</w:t>
      </w:r>
      <w:r w:rsidR="00E91C7D">
        <w:rPr>
          <w:lang w:eastAsia="zh-CN"/>
        </w:rPr>
        <w:t>,</w:t>
      </w:r>
      <w:r w:rsidR="007A0334" w:rsidRPr="000B4378">
        <w:rPr>
          <w:lang w:eastAsia="zh-CN"/>
        </w:rPr>
        <w:t xml:space="preserve"> </w:t>
      </w:r>
      <w:r w:rsidR="00F757DA" w:rsidRPr="000B4378">
        <w:rPr>
          <w:lang w:eastAsia="zh-CN"/>
        </w:rPr>
        <w:t>respectively</w:t>
      </w:r>
      <w:r w:rsidR="00E01186">
        <w:rPr>
          <w:lang w:eastAsia="zh-CN"/>
        </w:rPr>
        <w:t>.</w:t>
      </w:r>
      <w:r w:rsidR="00840288">
        <w:rPr>
          <w:rFonts w:hint="eastAsia"/>
          <w:lang w:eastAsia="zh-CN"/>
        </w:rPr>
        <w:t xml:space="preserve"> </w:t>
      </w:r>
      <w:r w:rsidR="00436461">
        <w:rPr>
          <w:lang w:eastAsia="zh-CN"/>
        </w:rPr>
        <w:t>The proposed method</w:t>
      </w:r>
      <w:r w:rsidR="006253F7" w:rsidRPr="000B4378">
        <w:rPr>
          <w:lang w:eastAsia="zh-CN"/>
        </w:rPr>
        <w:t xml:space="preserve"> (green lines)</w:t>
      </w:r>
      <w:r w:rsidR="00436F36" w:rsidRPr="000B4378">
        <w:rPr>
          <w:lang w:eastAsia="zh-CN"/>
        </w:rPr>
        <w:t xml:space="preserve"> </w:t>
      </w:r>
      <w:r w:rsidR="007A0334" w:rsidRPr="000B4378">
        <w:rPr>
          <w:lang w:eastAsia="zh-CN"/>
        </w:rPr>
        <w:t xml:space="preserve">has </w:t>
      </w:r>
      <w:r w:rsidR="00436461">
        <w:rPr>
          <w:lang w:eastAsia="zh-CN"/>
        </w:rPr>
        <w:t xml:space="preserve">consistently smaller RUL prediction </w:t>
      </w:r>
      <w:r w:rsidR="007A0334" w:rsidRPr="000B4378">
        <w:rPr>
          <w:lang w:eastAsia="zh-CN"/>
        </w:rPr>
        <w:t>error</w:t>
      </w:r>
      <w:r w:rsidR="00436461">
        <w:rPr>
          <w:lang w:eastAsia="zh-CN"/>
        </w:rPr>
        <w:t>s</w:t>
      </w:r>
      <w:r w:rsidR="007A0334" w:rsidRPr="000B4378">
        <w:rPr>
          <w:lang w:eastAsia="zh-CN"/>
        </w:rPr>
        <w:t xml:space="preserve"> </w:t>
      </w:r>
      <w:r w:rsidR="00436461">
        <w:rPr>
          <w:lang w:eastAsia="zh-CN"/>
        </w:rPr>
        <w:t>than</w:t>
      </w:r>
      <w:r w:rsidR="007A0334" w:rsidRPr="000B4378">
        <w:rPr>
          <w:lang w:eastAsia="zh-CN"/>
        </w:rPr>
        <w:t xml:space="preserve"> the benchmark method</w:t>
      </w:r>
      <w:r w:rsidR="006253F7" w:rsidRPr="000B4378">
        <w:rPr>
          <w:lang w:eastAsia="zh-CN"/>
        </w:rPr>
        <w:t xml:space="preserve"> (red lines)</w:t>
      </w:r>
      <w:r w:rsidR="00711D20" w:rsidRPr="000B4378">
        <w:rPr>
          <w:lang w:eastAsia="zh-CN"/>
        </w:rPr>
        <w:t xml:space="preserve"> </w:t>
      </w:r>
      <w:bookmarkStart w:id="291" w:name="_Hlk93603877"/>
      <w:r w:rsidR="002C6930">
        <w:rPr>
          <w:lang w:eastAsia="zh-CN"/>
        </w:rPr>
        <w:t xml:space="preserve">for all </w:t>
      </w:r>
      <w:r w:rsidR="002C6930" w:rsidRPr="000B4378">
        <w:rPr>
          <w:lang w:eastAsia="zh-CN"/>
        </w:rPr>
        <w:t xml:space="preserve">scenarios </w:t>
      </w:r>
      <w:r w:rsidR="00840288">
        <w:rPr>
          <w:lang w:eastAsia="zh-CN"/>
        </w:rPr>
        <w:t xml:space="preserve">with missing values, </w:t>
      </w:r>
      <w:r w:rsidR="00982DEF" w:rsidRPr="000B4378">
        <w:rPr>
          <w:lang w:eastAsia="zh-CN"/>
        </w:rPr>
        <w:t xml:space="preserve">because </w:t>
      </w:r>
      <w:r w:rsidR="00840288">
        <w:rPr>
          <w:lang w:eastAsia="zh-CN"/>
        </w:rPr>
        <w:t>the proposed</w:t>
      </w:r>
      <w:r w:rsidR="00840288" w:rsidRPr="000B4378">
        <w:rPr>
          <w:lang w:eastAsia="zh-CN"/>
        </w:rPr>
        <w:t xml:space="preserve"> </w:t>
      </w:r>
      <w:r w:rsidR="00982DEF" w:rsidRPr="000B4378">
        <w:rPr>
          <w:lang w:eastAsia="zh-CN"/>
        </w:rPr>
        <w:t xml:space="preserve">method considers the </w:t>
      </w:r>
      <w:r w:rsidR="00CF3969" w:rsidRPr="00CF3969">
        <w:rPr>
          <w:lang w:eastAsia="zh-CN"/>
        </w:rPr>
        <w:t>dependency and heterogeneity</w:t>
      </w:r>
      <w:r w:rsidR="00982DEF" w:rsidRPr="000B4378">
        <w:rPr>
          <w:lang w:eastAsia="zh-CN"/>
        </w:rPr>
        <w:t xml:space="preserve"> between units and shares the</w:t>
      </w:r>
      <w:r w:rsidR="00840288">
        <w:rPr>
          <w:lang w:eastAsia="zh-CN"/>
        </w:rPr>
        <w:t xml:space="preserve"> common</w:t>
      </w:r>
      <w:r w:rsidR="00982DEF" w:rsidRPr="000B4378">
        <w:rPr>
          <w:lang w:eastAsia="zh-CN"/>
        </w:rPr>
        <w:t xml:space="preserve"> information among units </w:t>
      </w:r>
      <w:r w:rsidR="00840288">
        <w:rPr>
          <w:lang w:eastAsia="zh-CN"/>
        </w:rPr>
        <w:t>for handling</w:t>
      </w:r>
      <w:r w:rsidR="00982DEF" w:rsidRPr="000B4378">
        <w:rPr>
          <w:lang w:eastAsia="zh-CN"/>
        </w:rPr>
        <w:t xml:space="preserve"> missing data.</w:t>
      </w:r>
      <w:bookmarkEnd w:id="291"/>
      <w:r w:rsidR="00982DEF" w:rsidRPr="000B4378">
        <w:rPr>
          <w:lang w:eastAsia="zh-CN"/>
        </w:rPr>
        <w:t xml:space="preserve"> </w:t>
      </w:r>
      <w:r w:rsidR="006454DA" w:rsidRPr="000B4378">
        <w:rPr>
          <w:lang w:eastAsia="zh-CN"/>
        </w:rPr>
        <w:t xml:space="preserve">Besides, </w:t>
      </w:r>
      <w:r w:rsidR="00ED0FED">
        <w:rPr>
          <w:lang w:eastAsia="zh-CN"/>
        </w:rPr>
        <w:t xml:space="preserve">the </w:t>
      </w:r>
      <w:r w:rsidR="00ED0FED" w:rsidRPr="000B4378">
        <w:rPr>
          <w:lang w:eastAsia="zh-CN"/>
        </w:rPr>
        <w:t xml:space="preserve">accuracy </w:t>
      </w:r>
      <w:r w:rsidR="00ED0FED">
        <w:rPr>
          <w:lang w:eastAsia="zh-CN"/>
        </w:rPr>
        <w:t xml:space="preserve">of </w:t>
      </w:r>
      <w:r w:rsidR="006454DA" w:rsidRPr="000B4378">
        <w:rPr>
          <w:lang w:eastAsia="zh-CN"/>
        </w:rPr>
        <w:t xml:space="preserve">the proposed </w:t>
      </w:r>
      <w:r w:rsidR="00436F36" w:rsidRPr="000B4378">
        <w:rPr>
          <w:lang w:eastAsia="zh-CN"/>
        </w:rPr>
        <w:t xml:space="preserve">method </w:t>
      </w:r>
      <w:r w:rsidR="00ED0FED">
        <w:rPr>
          <w:lang w:eastAsia="zh-CN"/>
        </w:rPr>
        <w:t>is</w:t>
      </w:r>
      <w:r w:rsidR="00711D20" w:rsidRPr="000B4378">
        <w:rPr>
          <w:lang w:eastAsia="zh-CN"/>
        </w:rPr>
        <w:t xml:space="preserve"> relatively high </w:t>
      </w:r>
      <w:r w:rsidR="00ED0FED">
        <w:rPr>
          <w:lang w:eastAsia="zh-CN"/>
        </w:rPr>
        <w:t xml:space="preserve">and </w:t>
      </w:r>
      <w:r w:rsidR="009D03D5">
        <w:rPr>
          <w:lang w:eastAsia="zh-CN"/>
        </w:rPr>
        <w:t>its</w:t>
      </w:r>
      <w:r w:rsidR="00CC3BFE">
        <w:rPr>
          <w:lang w:eastAsia="zh-CN"/>
        </w:rPr>
        <w:t xml:space="preserve"> superiority</w:t>
      </w:r>
      <w:r w:rsidR="009D03D5">
        <w:rPr>
          <w:lang w:eastAsia="zh-CN"/>
        </w:rPr>
        <w:t xml:space="preserve"> is </w:t>
      </w:r>
      <w:r w:rsidR="009D03D5" w:rsidRPr="009D03D5">
        <w:rPr>
          <w:lang w:eastAsia="zh-CN"/>
        </w:rPr>
        <w:t>more significant</w:t>
      </w:r>
      <w:r w:rsidR="009D03D5">
        <w:rPr>
          <w:lang w:eastAsia="zh-CN"/>
        </w:rPr>
        <w:t xml:space="preserve"> than the benchmark method</w:t>
      </w:r>
      <w:r w:rsidR="00711D20" w:rsidRPr="000B4378">
        <w:rPr>
          <w:lang w:eastAsia="zh-CN"/>
        </w:rPr>
        <w:t xml:space="preserve"> when the rat</w:t>
      </w:r>
      <w:r w:rsidR="00ED0FED">
        <w:rPr>
          <w:lang w:eastAsia="zh-CN"/>
        </w:rPr>
        <w:t>io</w:t>
      </w:r>
      <w:r w:rsidR="00711D20" w:rsidRPr="000B4378">
        <w:rPr>
          <w:lang w:eastAsia="zh-CN"/>
        </w:rPr>
        <w:t xml:space="preserve"> </w:t>
      </w:r>
      <w:r w:rsidR="00ED0FED">
        <w:rPr>
          <w:lang w:eastAsia="zh-CN"/>
        </w:rPr>
        <w:t xml:space="preserve">of missing data </w:t>
      </w:r>
      <w:r w:rsidR="00711D20" w:rsidRPr="000B4378">
        <w:rPr>
          <w:lang w:eastAsia="zh-CN"/>
        </w:rPr>
        <w:t>is</w:t>
      </w:r>
      <w:r w:rsidR="00ED0FED">
        <w:rPr>
          <w:lang w:eastAsia="zh-CN"/>
        </w:rPr>
        <w:t xml:space="preserve"> larger than</w:t>
      </w:r>
      <w:r w:rsidR="00711D20" w:rsidRPr="000B4378">
        <w:rPr>
          <w:lang w:eastAsia="zh-CN"/>
        </w:rPr>
        <w:t xml:space="preserve"> 20%</w:t>
      </w:r>
      <w:r w:rsidR="006454DA" w:rsidRPr="000B4378">
        <w:rPr>
          <w:lang w:eastAsia="zh-CN"/>
        </w:rPr>
        <w:t>, which verifies the</w:t>
      </w:r>
      <w:r w:rsidR="0063588E">
        <w:rPr>
          <w:lang w:eastAsia="zh-CN"/>
        </w:rPr>
        <w:t xml:space="preserve"> efficiency and</w:t>
      </w:r>
      <w:r w:rsidR="006454DA" w:rsidRPr="000B4378">
        <w:rPr>
          <w:lang w:eastAsia="zh-CN"/>
        </w:rPr>
        <w:t xml:space="preserve"> ro</w:t>
      </w:r>
      <w:r w:rsidR="002A6CC7" w:rsidRPr="000B4378">
        <w:rPr>
          <w:lang w:eastAsia="zh-CN"/>
        </w:rPr>
        <w:t xml:space="preserve">bustness of </w:t>
      </w:r>
      <w:r w:rsidR="00E30D36" w:rsidRPr="000B4378">
        <w:rPr>
          <w:lang w:eastAsia="zh-CN"/>
        </w:rPr>
        <w:t>the proposed method</w:t>
      </w:r>
      <w:r w:rsidR="002A6CC7" w:rsidRPr="000B4378">
        <w:rPr>
          <w:lang w:eastAsia="zh-CN"/>
        </w:rPr>
        <w:t>.</w:t>
      </w:r>
    </w:p>
    <w:p w14:paraId="0F1C0429" w14:textId="5ED1109B" w:rsidR="00D221AC" w:rsidRPr="000B4378" w:rsidRDefault="00D221AC" w:rsidP="00D221AC">
      <w:pPr>
        <w:pStyle w:val="1"/>
      </w:pPr>
      <w:r w:rsidRPr="000B4378">
        <w:t>Case Study</w:t>
      </w:r>
    </w:p>
    <w:p w14:paraId="220C4D27" w14:textId="7462338E" w:rsidR="00EE3736" w:rsidRPr="000B4378" w:rsidRDefault="00EE3736" w:rsidP="00EE3736">
      <w:pPr>
        <w:pStyle w:val="2"/>
        <w:rPr>
          <w:noProof/>
          <w:lang w:eastAsia="zh-CN"/>
        </w:rPr>
      </w:pPr>
      <w:r w:rsidRPr="000B4378">
        <w:rPr>
          <w:noProof/>
          <w:lang w:eastAsia="zh-CN"/>
        </w:rPr>
        <w:t>Dataset description</w:t>
      </w:r>
    </w:p>
    <w:p w14:paraId="4036995B" w14:textId="77777777" w:rsidR="00CF5646" w:rsidRDefault="00A84DC0" w:rsidP="00CF5646">
      <w:pPr>
        <w:pStyle w:val="Text"/>
        <w:ind w:firstLine="0"/>
        <w:rPr>
          <w:lang w:eastAsia="zh-CN"/>
        </w:rPr>
      </w:pPr>
      <w:r w:rsidRPr="000B4378">
        <w:rPr>
          <w:rFonts w:ascii="等线" w:eastAsia="等线" w:hAnsi="等线"/>
          <w:noProof/>
          <w:kern w:val="2"/>
          <w:sz w:val="21"/>
          <w:szCs w:val="22"/>
        </w:rPr>
        <mc:AlternateContent>
          <mc:Choice Requires="wps">
            <w:drawing>
              <wp:inline distT="0" distB="0" distL="0" distR="0" wp14:anchorId="261E5C9D" wp14:editId="75D3B019">
                <wp:extent cx="3157855" cy="1854200"/>
                <wp:effectExtent l="0" t="0" r="4445" b="0"/>
                <wp:docPr id="7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7855" cy="1854200"/>
                        </a:xfrm>
                        <a:prstGeom prst="rect">
                          <a:avLst/>
                        </a:prstGeom>
                        <a:solidFill>
                          <a:srgbClr val="FFFFFF"/>
                        </a:solidFill>
                        <a:ln>
                          <a:noFill/>
                        </a:ln>
                        <a:extLst>
                          <a:ext uri="{91240B29-F687-4f45-9708-019B960494DF}">
                            <a14:hiddenLine xmlns:arto="http://schemas.microsoft.com/office/word/2006/arto" xmlns:o="urn:schemas-microsoft-com:office:office" xmlns:v="urn:schemas-microsoft-com:vml" xmlns:w10="urn:schemas-microsoft-com:office:word" xmlns:w="http://schemas.openxmlformats.org/wordprocessingml/2006/main" xmlns:a14="http://schemas.microsoft.com/office/drawing/2010/main" xmlns="" xmlns:mv="urn:schemas-microsoft-com:mac:vml" xmlns:mo="http://schemas.microsoft.com/office/mac/office/2008/main" w="9525">
                              <a:solidFill>
                                <a:srgbClr val="000000"/>
                              </a:solidFill>
                              <a:miter lim="800000"/>
                              <a:headEnd/>
                              <a:tailEnd/>
                            </a14:hiddenLine>
                          </a:ext>
                        </a:extLst>
                      </wps:spPr>
                      <wps:txbx>
                        <w:txbxContent>
                          <w:p w14:paraId="19E094F0" w14:textId="77777777" w:rsidR="00A84DC0" w:rsidRDefault="00A84DC0" w:rsidP="00A84DC0">
                            <w:pPr>
                              <w:pStyle w:val="a5"/>
                              <w:ind w:firstLine="0"/>
                              <w:jc w:val="center"/>
                            </w:pPr>
                            <w:r>
                              <w:rPr>
                                <w:noProof/>
                              </w:rPr>
                              <w:drawing>
                                <wp:inline distT="0" distB="0" distL="0" distR="0" wp14:anchorId="7353EEC8" wp14:editId="75FC632B">
                                  <wp:extent cx="2389170" cy="1609647"/>
                                  <wp:effectExtent l="0" t="0" r="0" b="3810"/>
                                  <wp:docPr id="55" name="Picture 8" descr="page2image43963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2image4396388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02242" cy="1618454"/>
                                          </a:xfrm>
                                          <a:prstGeom prst="rect">
                                            <a:avLst/>
                                          </a:prstGeom>
                                          <a:noFill/>
                                          <a:ln>
                                            <a:noFill/>
                                          </a:ln>
                                        </pic:spPr>
                                      </pic:pic>
                                    </a:graphicData>
                                  </a:graphic>
                                </wp:inline>
                              </w:drawing>
                            </w:r>
                          </w:p>
                          <w:p w14:paraId="57BE85AA" w14:textId="028A4765" w:rsidR="00A84DC0" w:rsidRDefault="00A84DC0" w:rsidP="00A84DC0">
                            <w:pPr>
                              <w:pStyle w:val="a5"/>
                              <w:ind w:firstLine="0"/>
                            </w:pPr>
                            <w:r>
                              <w:t xml:space="preserve">Fig. </w:t>
                            </w:r>
                            <w:r w:rsidR="005E7E05">
                              <w:t>7</w:t>
                            </w:r>
                            <w:r>
                              <w:t>. Simplified diagram of engine simulated by C-MAPSS [</w:t>
                            </w:r>
                            <w:r w:rsidR="00F25EEE">
                              <w:t>39</w:t>
                            </w:r>
                            <w:r>
                              <w:t xml:space="preserve">]. </w:t>
                            </w:r>
                          </w:p>
                          <w:p w14:paraId="431AB9BA" w14:textId="77777777" w:rsidR="00A84DC0" w:rsidRDefault="00A84DC0" w:rsidP="00A84DC0">
                            <w:pPr>
                              <w:pStyle w:val="a5"/>
                              <w:ind w:firstLine="0"/>
                            </w:pPr>
                            <w:r>
                              <w:t xml:space="preserve"> </w:t>
                            </w:r>
                          </w:p>
                        </w:txbxContent>
                      </wps:txbx>
                      <wps:bodyPr rot="0" vert="horz" wrap="square" lIns="0" tIns="0" rIns="0" bIns="0" anchor="t" anchorCtr="0" upright="1">
                        <a:noAutofit/>
                      </wps:bodyPr>
                    </wps:wsp>
                  </a:graphicData>
                </a:graphic>
              </wp:inline>
            </w:drawing>
          </mc:Choice>
          <mc:Fallback>
            <w:pict>
              <v:shape w14:anchorId="261E5C9D" id="_x0000_s1034" type="#_x0000_t202" style="width:248.65pt;height:1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" stroked="f">
                <v:textbox inset="0,0,0,0">
                  <w:txbxContent>
                    <w:p w14:paraId="19E094F0" w14:textId="77777777" w:rsidR="00A84DC0" w:rsidRDefault="00A84DC0" w:rsidP="00A84DC0">
                      <w:pPr>
                        <w:pStyle w:val="a5"/>
                        <w:ind w:firstLine="0"/>
                        <w:jc w:val="center"/>
                      </w:pPr>
                      <w:r>
                        <w:rPr>
                          <w:noProof/>
                        </w:rPr>
                        <w:drawing>
                          <wp:inline distT="0" distB="0" distL="0" distR="0" wp14:anchorId="7353EEC8" wp14:editId="75FC632B">
                            <wp:extent cx="2389170" cy="1609647"/>
                            <wp:effectExtent l="0" t="0" r="0" b="3810"/>
                            <wp:docPr id="55" name="Picture 8" descr="page2image43963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2image4396388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02242" cy="1618454"/>
                                    </a:xfrm>
                                    <a:prstGeom prst="rect">
                                      <a:avLst/>
                                    </a:prstGeom>
                                    <a:noFill/>
                                    <a:ln>
                                      <a:noFill/>
                                    </a:ln>
                                  </pic:spPr>
                                </pic:pic>
                              </a:graphicData>
                            </a:graphic>
                          </wp:inline>
                        </w:drawing>
                      </w:r>
                    </w:p>
                    <w:p w14:paraId="57BE85AA" w14:textId="028A4765" w:rsidR="00A84DC0" w:rsidRDefault="00A84DC0" w:rsidP="00A84DC0">
                      <w:pPr>
                        <w:pStyle w:val="a5"/>
                        <w:ind w:firstLine="0"/>
                      </w:pPr>
                      <w:r>
                        <w:t xml:space="preserve">Fig. </w:t>
                      </w:r>
                      <w:r w:rsidR="005E7E05">
                        <w:t>7</w:t>
                      </w:r>
                      <w:r>
                        <w:t>. Simplified diagram of engine simulated by C-MAPSS [</w:t>
                      </w:r>
                      <w:r w:rsidR="00F25EEE">
                        <w:t>39</w:t>
                      </w:r>
                      <w:r>
                        <w:t xml:space="preserve">]. </w:t>
                      </w:r>
                    </w:p>
                    <w:p w14:paraId="431AB9BA" w14:textId="77777777" w:rsidR="00A84DC0" w:rsidRDefault="00A84DC0" w:rsidP="00A84DC0">
                      <w:pPr>
                        <w:pStyle w:val="a5"/>
                        <w:ind w:firstLine="0"/>
                      </w:pPr>
                      <w:r>
                        <w:t xml:space="preserve"> </w:t>
                      </w:r>
                    </w:p>
                  </w:txbxContent>
                </v:textbox>
                <w10:anchorlock/>
              </v:shape>
            </w:pict>
          </mc:Fallback>
        </mc:AlternateContent>
      </w:r>
      <w:bookmarkStart w:id="292" w:name="_Hlk95641802"/>
    </w:p>
    <w:p w14:paraId="03A346FF" w14:textId="6435360E" w:rsidR="00CF5646" w:rsidRDefault="00C944B1" w:rsidP="00CF5646">
      <w:pPr>
        <w:pStyle w:val="Text"/>
        <w:ind w:firstLine="200"/>
        <w:rPr>
          <w:lang w:eastAsia="zh-CN"/>
        </w:rPr>
      </w:pPr>
      <w:r>
        <w:rPr>
          <w:lang w:eastAsia="zh-CN"/>
        </w:rPr>
        <w:t xml:space="preserve">In </w:t>
      </w:r>
      <w:r w:rsidR="00C37759">
        <w:rPr>
          <w:rFonts w:hint="eastAsia"/>
          <w:lang w:eastAsia="zh-CN"/>
        </w:rPr>
        <w:t>real</w:t>
      </w:r>
      <w:r w:rsidR="00C37759">
        <w:rPr>
          <w:lang w:eastAsia="zh-CN"/>
        </w:rPr>
        <w:t xml:space="preserve"> </w:t>
      </w:r>
      <w:r>
        <w:rPr>
          <w:lang w:eastAsia="zh-CN"/>
        </w:rPr>
        <w:t>case study, w</w:t>
      </w:r>
      <w:r w:rsidR="005C3458">
        <w:rPr>
          <w:lang w:eastAsia="zh-CN"/>
        </w:rPr>
        <w:t>e cho</w:t>
      </w:r>
      <w:r w:rsidR="00C37759">
        <w:rPr>
          <w:rFonts w:hint="eastAsia"/>
          <w:lang w:eastAsia="zh-CN"/>
        </w:rPr>
        <w:t>ose</w:t>
      </w:r>
      <w:r w:rsidR="005C3458">
        <w:rPr>
          <w:lang w:eastAsia="zh-CN"/>
        </w:rPr>
        <w:t xml:space="preserve"> the </w:t>
      </w:r>
      <w:r>
        <w:rPr>
          <w:lang w:eastAsia="zh-CN"/>
        </w:rPr>
        <w:t>degradation</w:t>
      </w:r>
      <w:r w:rsidR="00873F41">
        <w:rPr>
          <w:lang w:eastAsia="zh-CN"/>
        </w:rPr>
        <w:t>-based</w:t>
      </w:r>
      <w:r>
        <w:rPr>
          <w:lang w:eastAsia="zh-CN"/>
        </w:rPr>
        <w:t xml:space="preserve"> dataset of aircraft </w:t>
      </w:r>
      <w:r w:rsidR="00C77EE1">
        <w:rPr>
          <w:lang w:eastAsia="zh-CN"/>
        </w:rPr>
        <w:t xml:space="preserve">turbofan </w:t>
      </w:r>
      <w:r>
        <w:rPr>
          <w:lang w:eastAsia="zh-CN"/>
        </w:rPr>
        <w:t xml:space="preserve">engines to </w:t>
      </w:r>
      <w:r w:rsidR="006D001D">
        <w:rPr>
          <w:lang w:eastAsia="zh-CN"/>
        </w:rPr>
        <w:t>validate our proposed model</w:t>
      </w:r>
      <w:r w:rsidR="00873F41">
        <w:rPr>
          <w:lang w:eastAsia="zh-CN"/>
        </w:rPr>
        <w:t xml:space="preserve"> and algorithms.</w:t>
      </w:r>
      <w:r w:rsidR="00175F67">
        <w:rPr>
          <w:lang w:eastAsia="zh-CN"/>
        </w:rPr>
        <w:t xml:space="preserve"> The </w:t>
      </w:r>
      <w:r w:rsidR="00C61938">
        <w:rPr>
          <w:lang w:eastAsia="zh-CN"/>
        </w:rPr>
        <w:t xml:space="preserve">dataset is originated from the </w:t>
      </w:r>
      <w:r w:rsidR="00C61938" w:rsidRPr="00C61938">
        <w:rPr>
          <w:lang w:eastAsia="zh-CN"/>
        </w:rPr>
        <w:t>C-MAPSS</w:t>
      </w:r>
      <w:r w:rsidR="00F25EEE">
        <w:rPr>
          <w:lang w:eastAsia="zh-CN"/>
        </w:rPr>
        <w:t xml:space="preserve"> </w:t>
      </w:r>
      <w:r w:rsidR="00F25EEE">
        <w:rPr>
          <w:lang w:eastAsia="zh-CN"/>
        </w:rPr>
        <w:fldChar w:fldCharType="begin"/>
      </w:r>
      <w:r w:rsidR="00126838">
        <w:rPr>
          <w:lang w:eastAsia="zh-CN"/>
        </w:rPr>
        <w:instrText xml:space="preserve"> ADDIN ZOTERO_ITEM CSL_CITATION {"citationID":"f2HmJLQg","properties":{"formattedCitation":"[27]","plainCitation":"[27]","noteIndex":0},"citationItems":[{"id":239,"uris":["http://zotero.org/users/8967118/items/G46MEJ9N"],"uri":["http://zotero.org/users/8967118/items/G46MEJ9N"],"itemData":{"id":239,"type":"report","abstract":"This report is a Users Guide for version 2 of the NASA-developed Commercial Modular Aero-Propulsion System Simulation (C-MAPSS) software, which is a transient simulation of a large commercial turbofan engine (up to 90,000-lb thrust) with a realistic engine control system. The software supports easy access to health, control, and engine parameters through a graphical user interface (GUI). C-MAPSS v.2 has some enhancements over the original, including three actuators rather than one, the addition of actuator and sensor dynamics, and an improved controller, while retaining or improving on the convenience and user-friendliness of the original. C-MAPSS v.2 provides the user with a graphical turbofan engine simulation environment in which advanced algorithms can be implemented and tested. C-MAPSS can run user-specified transient simulations, and it can generate state-space linear models of the nonlinear engine model at an operating point. The code has a number of GUI screens that allow point-and-click operation, and have editable fields for user-specified input. The software includes an atmospheric model which allows simulation of engine operation at altitudes from sea level to 40,000 ft, Mach numbers from 0 to 0.90, and ambient temperatures from -60 to 103 F. The package also includes a power-management system that allows the engine to be operated over a wide range of thrust levels throughout the full range of flight conditions.","note":"NTRS Author Affiliations: N and R Engineering and Management Services, Saratoga Control Systems, ASRC Aerospace Corp., NASA Glenn Research Center\nNTRS Document ID: 20120003211\nNTRS Research Center: Glenn Research Center (GRC)","number":"E-18125","source":"NASA NTRS","title":"User's Guide for the Commercial Modular Aero-Propulsion System Simulation (C-MAPSS): Version 2","title-short":"User's Guide for the Commercial Modular Aero-Propulsion System Simulation (C-MAPSS)","URL":"https://ntrs.nasa.gov/citations/20120003211","author":[{"family":"Liu","given":"Yuan"},{"family":"Frederick","given":"Dean K."},{"family":"DeCastro","given":"Jonathan A."},{"family":"Litt","given":"Jonathan S."},{"family":"Chan","given":"William W."}],"accessed":{"date-parts":[["2022",1,22]]},"issued":{"date-parts":[["2012",3,1]]},"citation-key":"liu_users_2012"}}],"schema":"https://github.com/citation-style-language/schema/raw/master/csl-citation.json"} </w:instrText>
      </w:r>
      <w:r w:rsidR="00F25EEE">
        <w:rPr>
          <w:lang w:eastAsia="zh-CN"/>
        </w:rPr>
        <w:fldChar w:fldCharType="separate"/>
      </w:r>
      <w:r w:rsidR="00126838" w:rsidRPr="00126838">
        <w:t>[27]</w:t>
      </w:r>
      <w:r w:rsidR="00F25EEE">
        <w:rPr>
          <w:lang w:eastAsia="zh-CN"/>
        </w:rPr>
        <w:fldChar w:fldCharType="end"/>
      </w:r>
      <w:r w:rsidR="000A7125">
        <w:rPr>
          <w:lang w:eastAsia="zh-CN"/>
        </w:rPr>
        <w:t xml:space="preserve">, which has been </w:t>
      </w:r>
      <w:r w:rsidR="00FC0703">
        <w:rPr>
          <w:lang w:eastAsia="zh-CN"/>
        </w:rPr>
        <w:t>adopted</w:t>
      </w:r>
      <w:r w:rsidR="00D94880">
        <w:rPr>
          <w:lang w:eastAsia="zh-CN"/>
        </w:rPr>
        <w:t xml:space="preserve"> </w:t>
      </w:r>
      <w:r w:rsidR="000A7125">
        <w:rPr>
          <w:lang w:eastAsia="zh-CN"/>
        </w:rPr>
        <w:t xml:space="preserve">in </w:t>
      </w:r>
      <w:r w:rsidR="00D94880">
        <w:rPr>
          <w:lang w:eastAsia="zh-CN"/>
        </w:rPr>
        <w:t xml:space="preserve">many </w:t>
      </w:r>
      <w:r w:rsidR="00070298">
        <w:rPr>
          <w:lang w:eastAsia="zh-CN"/>
        </w:rPr>
        <w:t xml:space="preserve">PHM related </w:t>
      </w:r>
      <w:r w:rsidR="00015E68">
        <w:rPr>
          <w:lang w:eastAsia="zh-CN"/>
        </w:rPr>
        <w:t>research</w:t>
      </w:r>
      <w:r w:rsidR="00D94880">
        <w:rPr>
          <w:lang w:eastAsia="zh-CN"/>
        </w:rPr>
        <w:t>es</w:t>
      </w:r>
      <w:r w:rsidR="00C37759">
        <w:rPr>
          <w:lang w:eastAsia="zh-CN"/>
        </w:rPr>
        <w:t>,</w:t>
      </w:r>
      <w:r w:rsidR="00015E68">
        <w:rPr>
          <w:lang w:eastAsia="zh-CN"/>
        </w:rPr>
        <w:t xml:space="preserve"> </w:t>
      </w:r>
      <w:r w:rsidR="00C37759">
        <w:rPr>
          <w:lang w:eastAsia="zh-CN"/>
        </w:rPr>
        <w:t xml:space="preserve">such as </w:t>
      </w:r>
      <w:r w:rsidR="00926B1C">
        <w:rPr>
          <w:lang w:eastAsia="zh-CN"/>
        </w:rPr>
        <w:fldChar w:fldCharType="begin"/>
      </w:r>
      <w:r w:rsidR="00926B1C">
        <w:rPr>
          <w:lang w:eastAsia="zh-CN"/>
        </w:rPr>
        <w:instrText xml:space="preserve"> ADDIN ZOTERO_ITEM CSL_CITATION {"citationID":"rfBvlPN6","properties":{"formattedCitation":"[1]","plainCitation":"[1]","noteIndex":0},"citationItems":[{"id":95,"uris":["http://zotero.org/users/8967118/items/7MXC3UXP"],"uri":["http://zotero.org/users/8967118/items/7MXC3UXP"],"itemData":{"id":95,"type":"article-journal","abstract":"The rapid development of sensing and computing technologies has enabled multiple sensors embedded in a system to simultaneously monitor the degradation status of an operation unit. This creates a data-rich environment for degradation modeling and prognostics that could potentially lead to an accurate inference about the remaining lifetime of the degraded unit. However, as data collected from multiple sensors are often correlated and each sensor data contains only partial information about the same degradation process, there is a pressing need to develop data fusion methodologies that can integrate the data from multiple sensors for better characterizing the stochastic nature of the degradation process. Unlike other existing data fusion methodologies that treat the fusion procedure and the degradation modeling as two separate tasks, this paper aims at solving these two challenging problems in a unified manner. Specifically, we develop a methodology to construct a health index via fusion of multiple degradation-based sensor data. Our goal is that the developed health index provides a much better characterization of the condition of the unit and thus leads to a better prediction of the remaining lifetime. A case study that involves a degradation dataset of an aircraft gas turbine engine is implemented to numerically evaluate and compare the prognostic performance of the developed health index with existing literature.","container-title":"IEEE Transactions on Automation Science and Engineering","DOI":"10.1109/TASE.2014.2349733","ISSN":"1558-3783","issue":"1","note":"event: IEEE Transactions on Automation Science and Engineering","page":"344-354","source":"IEEE Xplore","title":"Integration of Data Fusion Methodology and Degradation Modeling Process to Improve Prognostics","volume":"13","author":[{"family":"Liu","given":"Kaibo"},{"family":"Huang","given":"Shuai"}],"issued":{"date-parts":[["2016",1]]},"citation-key":"liu_integration_2016"}}],"schema":"https://github.com/citation-style-language/schema/raw/master/csl-citation.json"} </w:instrText>
      </w:r>
      <w:r w:rsidR="00926B1C">
        <w:rPr>
          <w:lang w:eastAsia="zh-CN"/>
        </w:rPr>
        <w:fldChar w:fldCharType="separate"/>
      </w:r>
      <w:r w:rsidR="00926B1C" w:rsidRPr="00926B1C">
        <w:t>[1]</w:t>
      </w:r>
      <w:r w:rsidR="00926B1C">
        <w:rPr>
          <w:lang w:eastAsia="zh-CN"/>
        </w:rPr>
        <w:fldChar w:fldCharType="end"/>
      </w:r>
      <w:r w:rsidR="00015E68">
        <w:rPr>
          <w:lang w:eastAsia="zh-CN"/>
        </w:rPr>
        <w:t xml:space="preserve"> and </w:t>
      </w:r>
      <w:r w:rsidR="00926B1C">
        <w:rPr>
          <w:lang w:eastAsia="zh-CN"/>
        </w:rPr>
        <w:fldChar w:fldCharType="begin"/>
      </w:r>
      <w:r w:rsidR="002F3047">
        <w:rPr>
          <w:lang w:eastAsia="zh-CN"/>
        </w:rPr>
        <w:instrText xml:space="preserve"> ADDIN ZOTERO_ITEM CSL_CITATION {"citationID":"5fZPJMcU","properties":{"formattedCitation":"[41]","plainCitation":"[41]","noteIndex":0},"citationItems":[{"id":268,"uris":["http://zotero.org/users/8967118/items/MRAWAHIZ"],"uri":["http://zotero.org/users/8967118/items/MRAWAHIZ"],"itemData":{"id":268,"type":"article-journal","abstract":"Six years and more than seventy publications later this paper looks back and analyzes the development of prognostic algorithms using C-MAPSS datasets generated and disseminated by the prognostic center of excellence at NASA Ames Research Center. Among those datasets are five run-to-failure CMAPSS datasets that have been popular due to various characteristics applicable to prognostics. The C-MAPSS datasets pose several challenges that are inherent to general prognostics applications. In particular, management of high variability due to sensor noise, effects of operating conditions, and presence of multiple simultaneous fault modes are some factors that have great impact on the generalization capabilities of prognostics algorithms. More than seventy publications have used the C-MAPSS datasets for developing data driven prognostic algorithms. However, in the absence of performance benchmarking results and due to common misunderstandings in interpreting the relationships between these datasets, it has been difficult for the users to suitably compare their results. In addition to identifying differentiating characteristics in these datasets, this paper also provides performance results for the PHM’08 data challenge wining entries to serve as performance baseline. This paper summarizes various prognostic modeling efforts that used C-MAPSS datasets and provides guidelines and references to further usage of these datasets in a manner that allows clear and consistent comparison between different approaches.","container-title":"International Journal of Prognostics and Health Management","issue":"2","page":"1-15","source":"HAL Archives Ouvertes","title":"Performance Benchmarking and Analysis of Prognostic Methods for CMAPSS Datasets.","volume":"5","author":[{"family":"Ramasso","given":"Emmanuel"},{"family":"Saxena","given":"Abhinav"}],"issued":{"date-parts":[["2014"]]},"citation-key":"ramasso_performance_2014"}}],"schema":"https://github.com/citation-style-language/schema/raw/master/csl-citation.json"} </w:instrText>
      </w:r>
      <w:r w:rsidR="00926B1C">
        <w:rPr>
          <w:lang w:eastAsia="zh-CN"/>
        </w:rPr>
        <w:fldChar w:fldCharType="separate"/>
      </w:r>
      <w:r w:rsidR="002F3047" w:rsidRPr="002F3047">
        <w:t>[41]</w:t>
      </w:r>
      <w:r w:rsidR="00926B1C">
        <w:rPr>
          <w:lang w:eastAsia="zh-CN"/>
        </w:rPr>
        <w:fldChar w:fldCharType="end"/>
      </w:r>
      <w:r w:rsidR="00876C96">
        <w:rPr>
          <w:lang w:eastAsia="zh-CN"/>
        </w:rPr>
        <w:t>.</w:t>
      </w:r>
      <w:bookmarkEnd w:id="292"/>
    </w:p>
    <w:p w14:paraId="1B07BF4D" w14:textId="61C4AC40" w:rsidR="00765806" w:rsidRPr="000B4378" w:rsidRDefault="00C2632B" w:rsidP="008F1C11">
      <w:pPr>
        <w:pStyle w:val="Text"/>
        <w:ind w:firstLine="200"/>
        <w:rPr>
          <w:lang w:eastAsia="zh-CN"/>
        </w:rPr>
      </w:pPr>
      <w:r>
        <w:rPr>
          <w:lang w:eastAsia="zh-CN"/>
        </w:rPr>
        <w:t>To demonstrate the C-MAPSS data in more details, t</w:t>
      </w:r>
      <w:r w:rsidR="00DC7A77">
        <w:rPr>
          <w:lang w:eastAsia="zh-CN"/>
        </w:rPr>
        <w:t xml:space="preserve">he </w:t>
      </w:r>
      <w:r w:rsidR="00DC7A77" w:rsidRPr="00207648">
        <w:rPr>
          <w:lang w:eastAsia="zh-CN"/>
        </w:rPr>
        <w:t>schematic</w:t>
      </w:r>
      <w:r w:rsidR="00DC7A77">
        <w:rPr>
          <w:lang w:eastAsia="zh-CN"/>
        </w:rPr>
        <w:t xml:space="preserve"> diagram of </w:t>
      </w:r>
      <w:r w:rsidR="00E35DF4">
        <w:rPr>
          <w:lang w:eastAsia="zh-CN"/>
        </w:rPr>
        <w:t xml:space="preserve">an </w:t>
      </w:r>
      <w:r w:rsidR="00DC7A77">
        <w:rPr>
          <w:lang w:eastAsia="zh-CN"/>
        </w:rPr>
        <w:t xml:space="preserve">aircraft turbofan engine is displayed in Fig. </w:t>
      </w:r>
      <w:r w:rsidR="005E7E05">
        <w:rPr>
          <w:lang w:eastAsia="zh-CN"/>
        </w:rPr>
        <w:t>7</w:t>
      </w:r>
      <w:r w:rsidR="00A23997">
        <w:rPr>
          <w:lang w:eastAsia="zh-CN"/>
        </w:rPr>
        <w:t xml:space="preserve">, and </w:t>
      </w:r>
      <w:r w:rsidR="002E6A6B">
        <w:rPr>
          <w:lang w:eastAsia="zh-CN"/>
        </w:rPr>
        <w:t>the</w:t>
      </w:r>
      <w:r w:rsidR="00A23997">
        <w:rPr>
          <w:lang w:eastAsia="zh-CN"/>
        </w:rPr>
        <w:t xml:space="preserve"> </w:t>
      </w:r>
      <w:r w:rsidR="00CF6265">
        <w:rPr>
          <w:lang w:eastAsia="zh-CN"/>
        </w:rPr>
        <w:t xml:space="preserve">detailed information about the 21 </w:t>
      </w:r>
      <w:r w:rsidR="00A23997">
        <w:rPr>
          <w:lang w:eastAsia="zh-CN"/>
        </w:rPr>
        <w:t xml:space="preserve">available </w:t>
      </w:r>
      <w:r w:rsidR="002E6A6B">
        <w:rPr>
          <w:lang w:eastAsia="zh-CN"/>
        </w:rPr>
        <w:t xml:space="preserve">degradation </w:t>
      </w:r>
      <w:r w:rsidR="00A23997">
        <w:rPr>
          <w:lang w:eastAsia="zh-CN"/>
        </w:rPr>
        <w:t xml:space="preserve">sensor signals </w:t>
      </w:r>
      <w:r w:rsidR="00E04C24">
        <w:rPr>
          <w:lang w:eastAsia="zh-CN"/>
        </w:rPr>
        <w:t>of</w:t>
      </w:r>
      <w:r w:rsidR="00CF6265">
        <w:rPr>
          <w:lang w:eastAsia="zh-CN"/>
        </w:rPr>
        <w:t xml:space="preserve"> aircraft turbofan engines under </w:t>
      </w:r>
      <w:r w:rsidR="00CF6265" w:rsidRPr="00CF6265">
        <w:rPr>
          <w:lang w:eastAsia="zh-CN"/>
        </w:rPr>
        <w:t>the same operational condition and failure mode</w:t>
      </w:r>
      <w:r w:rsidR="002B28B6">
        <w:rPr>
          <w:lang w:eastAsia="zh-CN"/>
        </w:rPr>
        <w:t xml:space="preserve"> is shown in Table </w:t>
      </w:r>
      <w:r w:rsidR="002B28B6" w:rsidRPr="003127EA">
        <w:t>Ⅱ</w:t>
      </w:r>
      <w:r w:rsidR="002B28B6">
        <w:rPr>
          <w:lang w:eastAsia="zh-CN"/>
        </w:rPr>
        <w:t>.</w:t>
      </w:r>
      <w:r w:rsidR="007035F9">
        <w:rPr>
          <w:lang w:eastAsia="zh-CN"/>
        </w:rPr>
        <w:t xml:space="preserve"> The dataset includes </w:t>
      </w:r>
      <w:r w:rsidR="00E66473">
        <w:rPr>
          <w:lang w:eastAsia="zh-CN"/>
        </w:rPr>
        <w:t>100</w:t>
      </w:r>
      <w:r w:rsidR="007035F9">
        <w:rPr>
          <w:lang w:eastAsia="zh-CN"/>
        </w:rPr>
        <w:t xml:space="preserve"> historical units</w:t>
      </w:r>
      <w:r w:rsidR="00E35DF4">
        <w:rPr>
          <w:lang w:eastAsia="zh-CN"/>
        </w:rPr>
        <w:t xml:space="preserve"> </w:t>
      </w:r>
      <w:r w:rsidR="00E35DF4" w:rsidRPr="000B6FEE">
        <w:rPr>
          <w:iCs/>
          <w:lang w:eastAsia="zh-CN"/>
        </w:rPr>
        <w:t xml:space="preserve">(i.e., </w:t>
      </w:r>
      <m:oMath>
        <m:r>
          <w:rPr>
            <w:rFonts w:ascii="Cambria Math" w:hAnsi="Cambria Math"/>
            <w:lang w:eastAsia="zh-CN"/>
          </w:rPr>
          <m:t>L</m:t>
        </m:r>
        <m:r>
          <m:rPr>
            <m:sty m:val="p"/>
          </m:rPr>
          <w:rPr>
            <w:rFonts w:ascii="Cambria Math" w:hAnsi="Cambria Math"/>
            <w:lang w:eastAsia="zh-CN"/>
          </w:rPr>
          <m:t>=100</m:t>
        </m:r>
      </m:oMath>
      <w:r w:rsidR="00E35DF4" w:rsidRPr="000B6FEE">
        <w:rPr>
          <w:iCs/>
          <w:lang w:eastAsia="zh-CN"/>
        </w:rPr>
        <w:t>)</w:t>
      </w:r>
      <w:r w:rsidR="007035F9">
        <w:rPr>
          <w:lang w:eastAsia="zh-CN"/>
        </w:rPr>
        <w:t xml:space="preserve"> and </w:t>
      </w:r>
      <w:r w:rsidR="00E66473">
        <w:rPr>
          <w:lang w:eastAsia="zh-CN"/>
        </w:rPr>
        <w:t>100 in-service units</w:t>
      </w:r>
      <w:r w:rsidR="00E35DF4">
        <w:rPr>
          <w:lang w:eastAsia="zh-CN"/>
        </w:rPr>
        <w:t xml:space="preserve"> </w:t>
      </w:r>
      <w:r w:rsidR="00E35DF4" w:rsidRPr="000B6FEE">
        <w:rPr>
          <w:iCs/>
          <w:lang w:eastAsia="zh-CN"/>
        </w:rPr>
        <w:t xml:space="preserve">(i.e., </w:t>
      </w:r>
      <m:oMath>
        <m:r>
          <w:rPr>
            <w:rFonts w:ascii="Cambria Math" w:hAnsi="Cambria Math"/>
            <w:lang w:eastAsia="zh-CN"/>
          </w:rPr>
          <m:t>Q</m:t>
        </m:r>
        <m:r>
          <m:rPr>
            <m:sty m:val="p"/>
          </m:rPr>
          <w:rPr>
            <w:rFonts w:ascii="Cambria Math" w:hAnsi="Cambria Math"/>
            <w:lang w:eastAsia="zh-CN"/>
          </w:rPr>
          <m:t>=100</m:t>
        </m:r>
      </m:oMath>
      <w:r w:rsidR="00E35DF4" w:rsidRPr="000B6FEE">
        <w:rPr>
          <w:iCs/>
          <w:lang w:eastAsia="zh-CN"/>
        </w:rPr>
        <w:t>)</w:t>
      </w:r>
      <w:r w:rsidR="00E66473">
        <w:rPr>
          <w:lang w:eastAsia="zh-CN"/>
        </w:rPr>
        <w:t>.</w:t>
      </w:r>
      <w:r w:rsidR="007035F9">
        <w:rPr>
          <w:lang w:eastAsia="zh-CN"/>
        </w:rPr>
        <w:t xml:space="preserve"> </w:t>
      </w:r>
      <w:r w:rsidR="00E66473">
        <w:rPr>
          <w:lang w:eastAsia="zh-CN"/>
        </w:rPr>
        <w:t xml:space="preserve">The </w:t>
      </w:r>
      <w:r w:rsidR="004F2AB8">
        <w:rPr>
          <w:lang w:eastAsia="zh-CN"/>
        </w:rPr>
        <w:t>data of historical units</w:t>
      </w:r>
      <w:r w:rsidR="008F4362">
        <w:rPr>
          <w:lang w:eastAsia="zh-CN"/>
        </w:rPr>
        <w:t xml:space="preserve"> </w:t>
      </w:r>
      <w:r w:rsidR="00E66473">
        <w:rPr>
          <w:lang w:eastAsia="zh-CN"/>
        </w:rPr>
        <w:t>include the complete observation</w:t>
      </w:r>
      <w:r w:rsidR="00282168">
        <w:rPr>
          <w:lang w:eastAsia="zh-CN"/>
        </w:rPr>
        <w:t>s</w:t>
      </w:r>
      <w:r w:rsidR="00E66473">
        <w:rPr>
          <w:lang w:eastAsia="zh-CN"/>
        </w:rPr>
        <w:t xml:space="preserve"> of degradation processes </w:t>
      </w:r>
      <w:r w:rsidR="002A518D">
        <w:rPr>
          <w:lang w:eastAsia="zh-CN"/>
        </w:rPr>
        <w:t xml:space="preserve">for each unit </w:t>
      </w:r>
      <w:r w:rsidR="006C1310">
        <w:rPr>
          <w:lang w:eastAsia="zh-CN"/>
        </w:rPr>
        <w:t xml:space="preserve">until failure and </w:t>
      </w:r>
      <w:r w:rsidR="00282168">
        <w:rPr>
          <w:lang w:eastAsia="zh-CN"/>
        </w:rPr>
        <w:t xml:space="preserve">there are </w:t>
      </w:r>
      <w:r w:rsidR="006C1310" w:rsidRPr="000B6FEE">
        <w:rPr>
          <w:iCs/>
          <w:lang w:eastAsia="zh-CN"/>
        </w:rPr>
        <w:t xml:space="preserve">20,631 observations (i.e., </w:t>
      </w:r>
      <m:oMath>
        <m:nary>
          <m:naryPr>
            <m:chr m:val="∑"/>
            <m:limLoc m:val="subSup"/>
            <m:ctrlPr>
              <w:rPr>
                <w:rFonts w:ascii="Cambria Math" w:hAnsi="Cambria Math"/>
                <w:iCs/>
                <w:lang w:eastAsia="zh-CN"/>
              </w:rPr>
            </m:ctrlPr>
          </m:naryPr>
          <m:sub>
            <m:r>
              <w:rPr>
                <w:rFonts w:ascii="Cambria Math" w:hAnsi="Cambria Math"/>
                <w:lang w:eastAsia="zh-CN"/>
              </w:rPr>
              <m:t>l</m:t>
            </m:r>
            <m:r>
              <m:rPr>
                <m:sty m:val="p"/>
              </m:rPr>
              <w:rPr>
                <w:rFonts w:ascii="Cambria Math" w:hAnsi="Cambria Math"/>
                <w:lang w:eastAsia="zh-CN"/>
              </w:rPr>
              <m:t>=1</m:t>
            </m:r>
          </m:sub>
          <m:sup>
            <m:r>
              <w:rPr>
                <w:rFonts w:ascii="Cambria Math" w:hAnsi="Cambria Math"/>
                <w:lang w:eastAsia="zh-CN"/>
              </w:rPr>
              <m:t>L</m:t>
            </m:r>
          </m:sup>
          <m:e>
            <m:sSub>
              <m:sSubPr>
                <m:ctrlPr>
                  <w:rPr>
                    <w:rFonts w:ascii="Cambria Math" w:hAnsi="Cambria Math"/>
                    <w:iCs/>
                    <w:lang w:eastAsia="zh-CN"/>
                  </w:rPr>
                </m:ctrlPr>
              </m:sSubPr>
              <m:e>
                <m:r>
                  <w:rPr>
                    <w:rFonts w:ascii="Cambria Math" w:hAnsi="Cambria Math"/>
                    <w:lang w:eastAsia="zh-CN"/>
                  </w:rPr>
                  <m:t>n</m:t>
                </m:r>
              </m:e>
              <m:sub>
                <m:r>
                  <w:rPr>
                    <w:rFonts w:ascii="Cambria Math" w:hAnsi="Cambria Math"/>
                    <w:lang w:eastAsia="zh-CN"/>
                  </w:rPr>
                  <m:t>l</m:t>
                </m:r>
              </m:sub>
            </m:sSub>
          </m:e>
        </m:nary>
        <m:r>
          <m:rPr>
            <m:sty m:val="p"/>
          </m:rPr>
          <w:rPr>
            <w:rFonts w:ascii="Cambria Math" w:hAnsi="Cambria Math"/>
            <w:lang w:eastAsia="zh-CN"/>
          </w:rPr>
          <m:t>=20,631</m:t>
        </m:r>
      </m:oMath>
      <w:r w:rsidR="006C1310" w:rsidRPr="000B6FEE">
        <w:rPr>
          <w:iCs/>
          <w:lang w:eastAsia="zh-CN"/>
        </w:rPr>
        <w:t>)</w:t>
      </w:r>
      <w:r w:rsidR="004F2AB8">
        <w:rPr>
          <w:iCs/>
          <w:lang w:eastAsia="zh-CN"/>
        </w:rPr>
        <w:t xml:space="preserve"> in total.</w:t>
      </w:r>
      <w:r w:rsidR="002A518D">
        <w:rPr>
          <w:iCs/>
          <w:lang w:eastAsia="zh-CN"/>
        </w:rPr>
        <w:t xml:space="preserve"> </w:t>
      </w:r>
      <w:r w:rsidR="007526E9">
        <w:rPr>
          <w:lang w:eastAsia="zh-CN"/>
        </w:rPr>
        <w:t>Meanwhile, the data of in-service units only ha</w:t>
      </w:r>
      <w:r w:rsidR="00282168">
        <w:rPr>
          <w:lang w:eastAsia="zh-CN"/>
        </w:rPr>
        <w:t>ve</w:t>
      </w:r>
      <w:r w:rsidR="007526E9">
        <w:rPr>
          <w:lang w:eastAsia="zh-CN"/>
        </w:rPr>
        <w:t xml:space="preserve"> the observations</w:t>
      </w:r>
      <w:r w:rsidR="00282168">
        <w:rPr>
          <w:lang w:eastAsia="zh-CN"/>
        </w:rPr>
        <w:t xml:space="preserve"> up</w:t>
      </w:r>
      <w:r w:rsidR="007526E9">
        <w:rPr>
          <w:lang w:eastAsia="zh-CN"/>
        </w:rPr>
        <w:t xml:space="preserve"> </w:t>
      </w:r>
      <w:r w:rsidR="003127EA">
        <w:rPr>
          <w:lang w:eastAsia="zh-CN"/>
        </w:rPr>
        <w:t>to</w:t>
      </w:r>
      <w:r w:rsidR="007526E9">
        <w:rPr>
          <w:lang w:eastAsia="zh-CN"/>
        </w:rPr>
        <w:t xml:space="preserve"> </w:t>
      </w:r>
      <w:proofErr w:type="spellStart"/>
      <w:r w:rsidR="007526E9">
        <w:rPr>
          <w:lang w:eastAsia="zh-CN"/>
        </w:rPr>
        <w:t>some time</w:t>
      </w:r>
      <w:proofErr w:type="spellEnd"/>
      <w:r w:rsidR="007526E9">
        <w:rPr>
          <w:lang w:eastAsia="zh-CN"/>
        </w:rPr>
        <w:t xml:space="preserve"> </w:t>
      </w:r>
      <w:r w:rsidR="00282168">
        <w:rPr>
          <w:lang w:eastAsia="zh-CN"/>
        </w:rPr>
        <w:t xml:space="preserve">point </w:t>
      </w:r>
      <w:r w:rsidR="007526E9">
        <w:rPr>
          <w:lang w:eastAsia="zh-CN"/>
        </w:rPr>
        <w:t>before failure</w:t>
      </w:r>
      <w:r w:rsidR="00BE0EC3">
        <w:rPr>
          <w:lang w:eastAsia="zh-CN"/>
        </w:rPr>
        <w:t xml:space="preserve"> and </w:t>
      </w:r>
      <w:r w:rsidR="00282168">
        <w:rPr>
          <w:lang w:eastAsia="zh-CN"/>
        </w:rPr>
        <w:t xml:space="preserve">there are </w:t>
      </w:r>
      <w:r w:rsidR="00BE0EC3" w:rsidRPr="000B6FEE">
        <w:rPr>
          <w:iCs/>
          <w:lang w:eastAsia="zh-CN"/>
        </w:rPr>
        <w:t xml:space="preserve">13,096 observations (i.e., </w:t>
      </w:r>
      <m:oMath>
        <m:nary>
          <m:naryPr>
            <m:chr m:val="∑"/>
            <m:ctrlPr>
              <w:rPr>
                <w:rFonts w:ascii="Cambria Math" w:hAnsi="Cambria Math"/>
                <w:lang w:eastAsia="zh-CN"/>
              </w:rPr>
            </m:ctrlPr>
          </m:naryPr>
          <m:sub>
            <m:r>
              <w:rPr>
                <w:rFonts w:ascii="Cambria Math" w:hAnsi="Cambria Math"/>
                <w:lang w:eastAsia="zh-CN"/>
              </w:rPr>
              <m:t>q</m:t>
            </m:r>
            <m:r>
              <m:rPr>
                <m:sty m:val="p"/>
              </m:rPr>
              <w:rPr>
                <w:rFonts w:ascii="Cambria Math" w:hAnsi="Cambria Math"/>
                <w:lang w:eastAsia="zh-CN"/>
              </w:rPr>
              <m:t>=1</m:t>
            </m:r>
          </m:sub>
          <m:sup>
            <m:r>
              <w:rPr>
                <w:rFonts w:ascii="Cambria Math" w:hAnsi="Cambria Math"/>
                <w:lang w:eastAsia="zh-CN"/>
              </w:rPr>
              <m:t>Q</m:t>
            </m:r>
          </m:sup>
          <m:e>
            <m:sSub>
              <m:sSubPr>
                <m:ctrlPr>
                  <w:rPr>
                    <w:rFonts w:ascii="Cambria Math" w:hAnsi="Cambria Math"/>
                    <w:lang w:eastAsia="zh-CN"/>
                  </w:rPr>
                </m:ctrlPr>
              </m:sSubPr>
              <m:e>
                <m:r>
                  <w:rPr>
                    <w:rFonts w:ascii="Cambria Math" w:hAnsi="Cambria Math"/>
                    <w:lang w:eastAsia="zh-CN"/>
                  </w:rPr>
                  <m:t>n</m:t>
                </m:r>
                <m:ctrlPr>
                  <w:rPr>
                    <w:rFonts w:ascii="Cambria Math" w:hAnsi="Cambria Math"/>
                    <w:i/>
                    <w:lang w:eastAsia="zh-CN"/>
                  </w:rPr>
                </m:ctrlPr>
              </m:e>
              <m:sub>
                <m:r>
                  <w:rPr>
                    <w:rFonts w:ascii="Cambria Math" w:hAnsi="Cambria Math"/>
                    <w:lang w:eastAsia="zh-CN"/>
                  </w:rPr>
                  <m:t>q</m:t>
                </m:r>
              </m:sub>
            </m:sSub>
            <m:ctrlPr>
              <w:rPr>
                <w:rFonts w:ascii="Cambria Math" w:hAnsi="Cambria Math"/>
                <w:i/>
                <w:lang w:eastAsia="zh-CN"/>
              </w:rPr>
            </m:ctrlPr>
          </m:e>
        </m:nary>
        <m:r>
          <m:rPr>
            <m:sty m:val="p"/>
          </m:rPr>
          <w:rPr>
            <w:rFonts w:ascii="Cambria Math" w:hAnsi="Cambria Math"/>
            <w:lang w:eastAsia="zh-CN"/>
          </w:rPr>
          <m:t>=13,096</m:t>
        </m:r>
      </m:oMath>
      <w:r w:rsidR="00BE0EC3" w:rsidRPr="000B6FEE">
        <w:rPr>
          <w:iCs/>
          <w:lang w:eastAsia="zh-CN"/>
        </w:rPr>
        <w:t>)</w:t>
      </w:r>
      <w:r w:rsidR="00BE0EC3">
        <w:rPr>
          <w:iCs/>
          <w:lang w:eastAsia="zh-CN"/>
        </w:rPr>
        <w:t xml:space="preserve"> in total. </w:t>
      </w:r>
      <w:r w:rsidR="00D03111">
        <w:rPr>
          <w:iCs/>
          <w:lang w:eastAsia="zh-CN"/>
        </w:rPr>
        <w:t>Each</w:t>
      </w:r>
      <w:r w:rsidR="002A518D">
        <w:rPr>
          <w:iCs/>
          <w:lang w:eastAsia="zh-CN"/>
        </w:rPr>
        <w:t xml:space="preserve"> observation contain</w:t>
      </w:r>
      <w:r w:rsidR="00D03111">
        <w:rPr>
          <w:iCs/>
          <w:lang w:eastAsia="zh-CN"/>
        </w:rPr>
        <w:t>s</w:t>
      </w:r>
      <w:r w:rsidR="002A518D">
        <w:rPr>
          <w:iCs/>
          <w:lang w:eastAsia="zh-CN"/>
        </w:rPr>
        <w:t xml:space="preserve"> 21 sensor signals from different monitors </w:t>
      </w:r>
      <w:r w:rsidR="00D03111">
        <w:rPr>
          <w:iCs/>
          <w:lang w:eastAsia="zh-CN"/>
        </w:rPr>
        <w:t xml:space="preserve">in </w:t>
      </w:r>
      <w:r w:rsidR="00D03111">
        <w:rPr>
          <w:lang w:eastAsia="zh-CN"/>
        </w:rPr>
        <w:t xml:space="preserve">aircraft turbofan engines. </w:t>
      </w:r>
      <w:r w:rsidR="00376F1E">
        <w:rPr>
          <w:lang w:eastAsia="zh-CN"/>
        </w:rPr>
        <w:t>We use the historical units for model</w:t>
      </w:r>
      <w:r w:rsidR="00B8574F">
        <w:rPr>
          <w:lang w:eastAsia="zh-CN"/>
        </w:rPr>
        <w:t xml:space="preserve"> construction</w:t>
      </w:r>
      <w:r w:rsidR="00376F1E">
        <w:rPr>
          <w:lang w:eastAsia="zh-CN"/>
        </w:rPr>
        <w:t xml:space="preserve"> and parameter estimation</w:t>
      </w:r>
      <w:r w:rsidR="00B8574F">
        <w:rPr>
          <w:lang w:eastAsia="zh-CN"/>
        </w:rPr>
        <w:t xml:space="preserve">, </w:t>
      </w:r>
      <w:r w:rsidR="00886781">
        <w:rPr>
          <w:lang w:eastAsia="zh-CN"/>
        </w:rPr>
        <w:t xml:space="preserve">and </w:t>
      </w:r>
      <w:r w:rsidR="00B8574F">
        <w:rPr>
          <w:lang w:eastAsia="zh-CN"/>
        </w:rPr>
        <w:t xml:space="preserve">the in-service units </w:t>
      </w:r>
      <w:r w:rsidR="00EE6D93">
        <w:rPr>
          <w:lang w:eastAsia="zh-CN"/>
        </w:rPr>
        <w:t>for RUL prediction</w:t>
      </w:r>
      <w:r w:rsidR="00E774D9">
        <w:rPr>
          <w:lang w:eastAsia="zh-CN"/>
        </w:rPr>
        <w:t>.</w:t>
      </w:r>
      <w:r w:rsidR="00D44FF0">
        <w:rPr>
          <w:lang w:eastAsia="zh-CN"/>
        </w:rPr>
        <w:t xml:space="preserve"> </w:t>
      </w:r>
      <w:r w:rsidR="00E774D9">
        <w:rPr>
          <w:lang w:eastAsia="zh-CN"/>
        </w:rPr>
        <w:t>We</w:t>
      </w:r>
      <w:r w:rsidR="00D44FF0">
        <w:rPr>
          <w:lang w:eastAsia="zh-CN"/>
        </w:rPr>
        <w:t xml:space="preserve"> compare the predicted RUL to the provided true RUL</w:t>
      </w:r>
      <w:r w:rsidR="00B8574F">
        <w:rPr>
          <w:lang w:eastAsia="zh-CN"/>
        </w:rPr>
        <w:t xml:space="preserve"> for </w:t>
      </w:r>
      <w:r w:rsidR="00C34AC8">
        <w:rPr>
          <w:lang w:eastAsia="zh-CN"/>
        </w:rPr>
        <w:t xml:space="preserve">model </w:t>
      </w:r>
      <w:r w:rsidR="00B8574F">
        <w:rPr>
          <w:lang w:eastAsia="zh-CN"/>
        </w:rPr>
        <w:t>validation</w:t>
      </w:r>
      <w:r w:rsidR="00765806">
        <w:rPr>
          <w:lang w:eastAsia="zh-CN"/>
        </w:rPr>
        <w:t>.</w:t>
      </w:r>
      <w:r w:rsidR="002B3759">
        <w:rPr>
          <w:lang w:eastAsia="zh-CN"/>
        </w:rPr>
        <w:t xml:space="preserve"> </w:t>
      </w:r>
      <w:r w:rsidR="00850C46">
        <w:rPr>
          <w:lang w:eastAsia="zh-CN"/>
        </w:rPr>
        <w:t xml:space="preserve">The </w:t>
      </w:r>
      <w:r w:rsidR="00765806">
        <w:rPr>
          <w:lang w:eastAsia="zh-CN"/>
        </w:rPr>
        <w:t>preprocessing procedure</w:t>
      </w:r>
      <w:r w:rsidR="00850C46">
        <w:rPr>
          <w:lang w:eastAsia="zh-CN"/>
        </w:rPr>
        <w:t xml:space="preserve"> are </w:t>
      </w:r>
      <w:r w:rsidR="00850C46">
        <w:rPr>
          <w:rFonts w:hint="eastAsia"/>
          <w:lang w:eastAsia="zh-CN"/>
        </w:rPr>
        <w:t>implem</w:t>
      </w:r>
      <w:r w:rsidR="00850C46">
        <w:rPr>
          <w:lang w:eastAsia="zh-CN"/>
        </w:rPr>
        <w:t xml:space="preserve">ented as in </w:t>
      </w:r>
      <w:r w:rsidR="00926B1C">
        <w:rPr>
          <w:lang w:eastAsia="zh-CN"/>
        </w:rPr>
        <w:fldChar w:fldCharType="begin"/>
      </w:r>
      <w:r w:rsidR="00926B1C">
        <w:rPr>
          <w:lang w:eastAsia="zh-CN"/>
        </w:rPr>
        <w:instrText xml:space="preserve"> ADDIN ZOTERO_ITEM CSL_CITATION {"citationID":"JBUmSekq","properties":{"formattedCitation":"[1]","plainCitation":"[1]","noteIndex":0},"citationItems":[{"id":95,"uris":["http://zotero.org/users/8967118/items/7MXC3UXP"],"uri":["http://zotero.org/users/8967118/items/7MXC3UXP"],"itemData":{"id":95,"type":"article-journal","abstract":"The rapid development of sensing and computing technologies has enabled multiple sensors embedded in a system to simultaneously monitor the degradation status of an operation unit. This creates a data-rich environment for degradation modeling and prognostics that could potentially lead to an accurate inference about the remaining lifetime of the degraded unit. However, as data collected from multiple sensors are often correlated and each sensor data contains only partial information about the same degradation process, there is a pressing need to develop data fusion methodologies that can integrate the data from multiple sensors for better characterizing the stochastic nature of the degradation process. Unlike other existing data fusion methodologies that treat the fusion procedure and the degradation modeling as two separate tasks, this paper aims at solving these two challenging problems in a unified manner. Specifically, we develop a methodology to construct a health index via fusion of multiple degradation-based sensor data. Our goal is that the developed health index provides a much better characterization of the condition of the unit and thus leads to a better prediction of the remaining lifetime. A case study that involves a degradation dataset of an aircraft gas turbine engine is implemented to numerically evaluate and compare the prognostic performance of the developed health index with existing literature.","container-title":"IEEE Transactions on Automation Science and Engineering","DOI":"10.1109/TASE.2014.2349733","ISSN":"1558-3783","issue":"1","note":"event: IEEE Transactions on Automation Science and Engineering","page":"344-354","source":"IEEE Xplore","title":"Integration of Data Fusion Methodology and Degradation Modeling Process to Improve Prognostics","volume":"13","author":[{"family":"Liu","given":"Kaibo"},{"family":"Huang","given":"Shuai"}],"issued":{"date-parts":[["2016",1]]},"citation-key":"liu_integration_2016"}}],"schema":"https://github.com/citation-style-language/schema/raw/master/csl-citation.json"} </w:instrText>
      </w:r>
      <w:r w:rsidR="00926B1C">
        <w:rPr>
          <w:lang w:eastAsia="zh-CN"/>
        </w:rPr>
        <w:fldChar w:fldCharType="separate"/>
      </w:r>
      <w:r w:rsidR="00926B1C" w:rsidRPr="00926B1C">
        <w:t>[1]</w:t>
      </w:r>
      <w:r w:rsidR="00926B1C">
        <w:rPr>
          <w:lang w:eastAsia="zh-CN"/>
        </w:rPr>
        <w:fldChar w:fldCharType="end"/>
      </w:r>
      <w:r w:rsidR="00850C46">
        <w:rPr>
          <w:lang w:eastAsia="zh-CN"/>
        </w:rPr>
        <w:t>:</w:t>
      </w:r>
      <w:r w:rsidR="003A2E37">
        <w:rPr>
          <w:lang w:eastAsia="zh-CN"/>
        </w:rPr>
        <w:t xml:space="preserve"> </w:t>
      </w:r>
      <w:r w:rsidR="00E1765D">
        <w:rPr>
          <w:lang w:eastAsia="zh-CN"/>
        </w:rPr>
        <w:t xml:space="preserve">Considering </w:t>
      </w:r>
      <w:r w:rsidR="002340AA">
        <w:rPr>
          <w:lang w:eastAsia="zh-CN"/>
        </w:rPr>
        <w:t xml:space="preserve">the degradation signals should </w:t>
      </w:r>
      <w:r w:rsidR="005B1836" w:rsidRPr="005B1836">
        <w:rPr>
          <w:lang w:eastAsia="zh-CN"/>
        </w:rPr>
        <w:t xml:space="preserve">exhibit a </w:t>
      </w:r>
      <w:r w:rsidR="00D94E8B" w:rsidRPr="00D94E8B">
        <w:rPr>
          <w:lang w:eastAsia="zh-CN"/>
        </w:rPr>
        <w:t>consistent</w:t>
      </w:r>
      <w:r w:rsidR="005B1836" w:rsidRPr="005B1836">
        <w:rPr>
          <w:lang w:eastAsia="zh-CN"/>
        </w:rPr>
        <w:t xml:space="preserve"> increas</w:t>
      </w:r>
      <w:r w:rsidR="00E87FD5">
        <w:rPr>
          <w:lang w:eastAsia="zh-CN"/>
        </w:rPr>
        <w:t>ing</w:t>
      </w:r>
      <w:r w:rsidR="005B1836" w:rsidRPr="005B1836">
        <w:rPr>
          <w:lang w:eastAsia="zh-CN"/>
        </w:rPr>
        <w:t xml:space="preserve"> (or decreas</w:t>
      </w:r>
      <w:r w:rsidR="00E87FD5">
        <w:rPr>
          <w:lang w:eastAsia="zh-CN"/>
        </w:rPr>
        <w:t>ing</w:t>
      </w:r>
      <w:r w:rsidR="005B1836" w:rsidRPr="005B1836">
        <w:rPr>
          <w:lang w:eastAsia="zh-CN"/>
        </w:rPr>
        <w:t>) trend</w:t>
      </w:r>
      <w:r w:rsidR="00E1765D">
        <w:rPr>
          <w:lang w:eastAsia="zh-CN"/>
        </w:rPr>
        <w:t xml:space="preserve">, </w:t>
      </w:r>
      <w:r w:rsidR="00FC61C7">
        <w:rPr>
          <w:lang w:eastAsia="zh-CN"/>
        </w:rPr>
        <w:t xml:space="preserve">11 </w:t>
      </w:r>
      <w:r w:rsidR="00FC61C7" w:rsidRPr="00FC61C7">
        <w:rPr>
          <w:lang w:eastAsia="zh-CN"/>
        </w:rPr>
        <w:t>candidate sensors</w:t>
      </w:r>
      <w:r w:rsidR="005E53C7">
        <w:rPr>
          <w:lang w:eastAsia="zh-CN"/>
        </w:rPr>
        <w:t xml:space="preserve"> </w:t>
      </w:r>
      <w:r w:rsidR="005B1836">
        <w:rPr>
          <w:lang w:eastAsia="zh-CN"/>
        </w:rPr>
        <w:t xml:space="preserve">are </w:t>
      </w:r>
      <w:r w:rsidR="00E1765D">
        <w:rPr>
          <w:lang w:eastAsia="zh-CN"/>
        </w:rPr>
        <w:t>selected</w:t>
      </w:r>
      <w:r w:rsidR="005B1836">
        <w:rPr>
          <w:lang w:eastAsia="zh-CN"/>
        </w:rPr>
        <w:t xml:space="preserve"> </w:t>
      </w:r>
      <w:r w:rsidR="005E53C7">
        <w:rPr>
          <w:lang w:eastAsia="zh-CN"/>
        </w:rPr>
        <w:t>out of 21 sensors</w:t>
      </w:r>
      <w:r w:rsidR="00FC61C7">
        <w:rPr>
          <w:lang w:eastAsia="zh-CN"/>
        </w:rPr>
        <w:t xml:space="preserve">, including </w:t>
      </w:r>
      <w:r w:rsidR="00FC61C7" w:rsidRPr="00FC61C7">
        <w:rPr>
          <w:lang w:eastAsia="zh-CN"/>
        </w:rPr>
        <w:t xml:space="preserve">T24, T50, P30, </w:t>
      </w:r>
      <w:proofErr w:type="spellStart"/>
      <w:r w:rsidR="00FC61C7" w:rsidRPr="00FC61C7">
        <w:rPr>
          <w:lang w:eastAsia="zh-CN"/>
        </w:rPr>
        <w:t>Nf</w:t>
      </w:r>
      <w:proofErr w:type="spellEnd"/>
      <w:r w:rsidR="00FC61C7" w:rsidRPr="00FC61C7">
        <w:rPr>
          <w:lang w:eastAsia="zh-CN"/>
        </w:rPr>
        <w:t xml:space="preserve">, Ps30, Phi, </w:t>
      </w:r>
      <w:proofErr w:type="spellStart"/>
      <w:r w:rsidR="00FC61C7" w:rsidRPr="00FC61C7">
        <w:rPr>
          <w:lang w:eastAsia="zh-CN"/>
        </w:rPr>
        <w:t>NRf</w:t>
      </w:r>
      <w:proofErr w:type="spellEnd"/>
      <w:r w:rsidR="00FC61C7" w:rsidRPr="00FC61C7">
        <w:rPr>
          <w:lang w:eastAsia="zh-CN"/>
        </w:rPr>
        <w:t xml:space="preserve">, BPR, </w:t>
      </w:r>
      <w:proofErr w:type="spellStart"/>
      <w:r w:rsidR="00FC61C7" w:rsidRPr="00FC61C7">
        <w:rPr>
          <w:lang w:eastAsia="zh-CN"/>
        </w:rPr>
        <w:t>htBleed</w:t>
      </w:r>
      <w:proofErr w:type="spellEnd"/>
      <w:r w:rsidR="00FC61C7" w:rsidRPr="00FC61C7">
        <w:rPr>
          <w:lang w:eastAsia="zh-CN"/>
        </w:rPr>
        <w:t>, W31, and W32</w:t>
      </w:r>
      <w:r w:rsidR="00E1765D">
        <w:rPr>
          <w:lang w:eastAsia="zh-CN"/>
        </w:rPr>
        <w:t>.</w:t>
      </w:r>
      <w:r w:rsidR="005E53C7">
        <w:rPr>
          <w:lang w:eastAsia="zh-CN"/>
        </w:rPr>
        <w:t xml:space="preserve"> </w:t>
      </w:r>
      <w:r w:rsidR="003B35E2">
        <w:rPr>
          <w:lang w:eastAsia="zh-CN"/>
        </w:rPr>
        <w:t xml:space="preserve">Next, all sensor signals </w:t>
      </w:r>
      <w:r w:rsidR="00A044EC">
        <w:rPr>
          <w:lang w:eastAsia="zh-CN"/>
        </w:rPr>
        <w:t xml:space="preserve">are </w:t>
      </w:r>
      <w:r w:rsidR="00A044EC" w:rsidRPr="00A044EC">
        <w:rPr>
          <w:lang w:eastAsia="zh-CN"/>
        </w:rPr>
        <w:t xml:space="preserve">preprocessed </w:t>
      </w:r>
      <w:r w:rsidR="00A044EC">
        <w:rPr>
          <w:lang w:eastAsia="zh-CN"/>
        </w:rPr>
        <w:t xml:space="preserve">by </w:t>
      </w:r>
      <w:r w:rsidR="00D94E8B">
        <w:rPr>
          <w:lang w:eastAsia="zh-CN"/>
        </w:rPr>
        <w:t>conducting</w:t>
      </w:r>
      <w:r w:rsidR="00A044EC" w:rsidRPr="00A044EC">
        <w:rPr>
          <w:lang w:eastAsia="zh-CN"/>
        </w:rPr>
        <w:t xml:space="preserve"> z-score normalization and logarithm transformation.</w:t>
      </w:r>
    </w:p>
    <w:p w14:paraId="6C7AC529" w14:textId="43E64E2C" w:rsidR="007C7295" w:rsidRPr="000B4378" w:rsidRDefault="00B4047A" w:rsidP="00B4047A">
      <w:pPr>
        <w:pStyle w:val="Text"/>
        <w:ind w:firstLine="0"/>
      </w:pPr>
      <w:r w:rsidRPr="000B4378">
        <w:rPr>
          <w:noProof/>
        </w:rPr>
        <w:lastRenderedPageBreak/>
        <mc:AlternateContent>
          <mc:Choice Requires="wps">
            <w:drawing>
              <wp:inline distT="0" distB="0" distL="0" distR="0" wp14:anchorId="7551BA42" wp14:editId="39EC7B10">
                <wp:extent cx="3194050" cy="3562503"/>
                <wp:effectExtent l="0" t="0" r="6350" b="0"/>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4050" cy="3562503"/>
                        </a:xfrm>
                        <a:prstGeom prst="rect">
                          <a:avLst/>
                        </a:prstGeom>
                        <a:solidFill>
                          <a:srgbClr val="FFFFFF"/>
                        </a:solidFill>
                        <a:ln>
                          <a:noFill/>
                        </a:ln>
                        <a:extLst>
                          <a:ext uri="{91240B29-F687-4f45-9708-019B960494DF}">
                            <a14:hiddenLine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 xmlns:arto="http://schemas.microsoft.com/office/word/2006/arto" w="9525">
                              <a:solidFill>
                                <a:srgbClr val="000000"/>
                              </a:solidFill>
                              <a:miter lim="800000"/>
                              <a:headEnd/>
                              <a:tailEnd/>
                            </a14:hiddenLine>
                          </a:ext>
                        </a:extLst>
                      </wps:spPr>
                      <wps:txbx>
                        <w:txbxContent>
                          <w:p w14:paraId="0B5EB162" w14:textId="77777777" w:rsidR="00B4047A" w:rsidRDefault="00B4047A" w:rsidP="00B4047A">
                            <w:pPr>
                              <w:pStyle w:val="TableTitle"/>
                            </w:pPr>
                            <w:bookmarkStart w:id="293" w:name="_Hlk93777126"/>
                            <w:r>
                              <w:t>TABLE Ⅱ</w:t>
                            </w:r>
                          </w:p>
                          <w:bookmarkEnd w:id="293"/>
                          <w:p w14:paraId="4AC7A98F" w14:textId="77777777" w:rsidR="00B4047A" w:rsidRDefault="00B4047A" w:rsidP="00B4047A">
                            <w:pPr>
                              <w:pStyle w:val="TableTitle"/>
                            </w:pPr>
                            <w:r>
                              <w:t>Detailed information of the 21 sensors in the case study</w:t>
                            </w:r>
                            <w:r w:rsidRPr="002E4521">
                              <w:t>.</w:t>
                            </w:r>
                          </w:p>
                          <w:tbl>
                            <w:tblPr>
                              <w:tblW w:w="4428" w:type="dxa"/>
                              <w:jc w:val="center"/>
                              <w:tblBorders>
                                <w:top w:val="double" w:sz="4" w:space="0" w:color="auto"/>
                                <w:bottom w:val="double" w:sz="4" w:space="0" w:color="auto"/>
                              </w:tblBorders>
                              <w:tblLayout w:type="fixed"/>
                              <w:tblLook w:val="04A0" w:firstRow="1" w:lastRow="0" w:firstColumn="1" w:lastColumn="0" w:noHBand="0" w:noVBand="1"/>
                            </w:tblPr>
                            <w:tblGrid>
                              <w:gridCol w:w="1093"/>
                              <w:gridCol w:w="2593"/>
                              <w:gridCol w:w="742"/>
                            </w:tblGrid>
                            <w:tr w:rsidR="00B4047A" w:rsidRPr="00061157" w14:paraId="3109E9ED" w14:textId="77777777" w:rsidTr="00425FD0">
                              <w:trPr>
                                <w:trHeight w:val="227"/>
                                <w:jc w:val="center"/>
                              </w:trPr>
                              <w:tc>
                                <w:tcPr>
                                  <w:tcW w:w="1093" w:type="dxa"/>
                                  <w:tcBorders>
                                    <w:top w:val="double" w:sz="4" w:space="0" w:color="auto"/>
                                    <w:bottom w:val="single" w:sz="4" w:space="0" w:color="auto"/>
                                  </w:tcBorders>
                                  <w:shd w:val="clear" w:color="auto" w:fill="auto"/>
                                  <w:noWrap/>
                                  <w:vAlign w:val="bottom"/>
                                  <w:hideMark/>
                                </w:tcPr>
                                <w:p w14:paraId="68C0AC30" w14:textId="77777777" w:rsidR="00B4047A" w:rsidRPr="00A64572" w:rsidRDefault="00B4047A" w:rsidP="00425FD0">
                                  <w:pPr>
                                    <w:jc w:val="center"/>
                                    <w:rPr>
                                      <w:color w:val="000000"/>
                                      <w:sz w:val="16"/>
                                      <w:szCs w:val="16"/>
                                    </w:rPr>
                                  </w:pPr>
                                  <w:r w:rsidRPr="00A64572">
                                    <w:rPr>
                                      <w:color w:val="000000"/>
                                      <w:sz w:val="16"/>
                                      <w:szCs w:val="16"/>
                                    </w:rPr>
                                    <w:t>Symbol</w:t>
                                  </w:r>
                                </w:p>
                              </w:tc>
                              <w:tc>
                                <w:tcPr>
                                  <w:tcW w:w="2593" w:type="dxa"/>
                                  <w:tcBorders>
                                    <w:top w:val="double" w:sz="4" w:space="0" w:color="auto"/>
                                    <w:bottom w:val="single" w:sz="4" w:space="0" w:color="auto"/>
                                  </w:tcBorders>
                                  <w:shd w:val="clear" w:color="auto" w:fill="auto"/>
                                  <w:noWrap/>
                                  <w:vAlign w:val="bottom"/>
                                  <w:hideMark/>
                                </w:tcPr>
                                <w:p w14:paraId="429A9417" w14:textId="77777777" w:rsidR="00B4047A" w:rsidRPr="00A64572" w:rsidRDefault="00B4047A" w:rsidP="00425FD0">
                                  <w:pPr>
                                    <w:jc w:val="center"/>
                                    <w:rPr>
                                      <w:color w:val="000000"/>
                                      <w:sz w:val="16"/>
                                      <w:szCs w:val="16"/>
                                    </w:rPr>
                                  </w:pPr>
                                  <w:r w:rsidRPr="00A64572">
                                    <w:rPr>
                                      <w:color w:val="000000"/>
                                      <w:sz w:val="16"/>
                                      <w:szCs w:val="16"/>
                                    </w:rPr>
                                    <w:t>Description</w:t>
                                  </w:r>
                                </w:p>
                              </w:tc>
                              <w:tc>
                                <w:tcPr>
                                  <w:tcW w:w="742" w:type="dxa"/>
                                  <w:tcBorders>
                                    <w:top w:val="double" w:sz="4" w:space="0" w:color="auto"/>
                                    <w:bottom w:val="single" w:sz="4" w:space="0" w:color="auto"/>
                                  </w:tcBorders>
                                  <w:shd w:val="clear" w:color="auto" w:fill="auto"/>
                                  <w:noWrap/>
                                  <w:vAlign w:val="bottom"/>
                                  <w:hideMark/>
                                </w:tcPr>
                                <w:p w14:paraId="3F300A5A" w14:textId="77777777" w:rsidR="00B4047A" w:rsidRPr="00A64572" w:rsidRDefault="00B4047A" w:rsidP="00425FD0">
                                  <w:pPr>
                                    <w:jc w:val="center"/>
                                    <w:rPr>
                                      <w:color w:val="000000"/>
                                      <w:sz w:val="16"/>
                                      <w:szCs w:val="16"/>
                                    </w:rPr>
                                  </w:pPr>
                                  <w:r w:rsidRPr="00A64572">
                                    <w:rPr>
                                      <w:color w:val="000000"/>
                                      <w:sz w:val="16"/>
                                      <w:szCs w:val="16"/>
                                    </w:rPr>
                                    <w:t>Units</w:t>
                                  </w:r>
                                </w:p>
                              </w:tc>
                            </w:tr>
                            <w:tr w:rsidR="00B4047A" w:rsidRPr="00061157" w14:paraId="4D934897" w14:textId="77777777" w:rsidTr="00425FD0">
                              <w:trPr>
                                <w:trHeight w:val="227"/>
                                <w:jc w:val="center"/>
                              </w:trPr>
                              <w:tc>
                                <w:tcPr>
                                  <w:tcW w:w="1093" w:type="dxa"/>
                                  <w:tcBorders>
                                    <w:top w:val="single" w:sz="4" w:space="0" w:color="auto"/>
                                  </w:tcBorders>
                                  <w:shd w:val="clear" w:color="auto" w:fill="auto"/>
                                  <w:noWrap/>
                                  <w:vAlign w:val="bottom"/>
                                  <w:hideMark/>
                                </w:tcPr>
                                <w:p w14:paraId="645FEAA8" w14:textId="77777777" w:rsidR="00B4047A" w:rsidRPr="00A64572" w:rsidRDefault="00B4047A" w:rsidP="00425FD0">
                                  <w:pPr>
                                    <w:jc w:val="center"/>
                                    <w:rPr>
                                      <w:color w:val="000000"/>
                                      <w:sz w:val="16"/>
                                      <w:szCs w:val="16"/>
                                    </w:rPr>
                                  </w:pPr>
                                  <w:r w:rsidRPr="00A64572">
                                    <w:rPr>
                                      <w:color w:val="000000"/>
                                      <w:sz w:val="16"/>
                                      <w:szCs w:val="16"/>
                                    </w:rPr>
                                    <w:t>T2</w:t>
                                  </w:r>
                                </w:p>
                              </w:tc>
                              <w:tc>
                                <w:tcPr>
                                  <w:tcW w:w="2593" w:type="dxa"/>
                                  <w:tcBorders>
                                    <w:top w:val="single" w:sz="4" w:space="0" w:color="auto"/>
                                  </w:tcBorders>
                                  <w:shd w:val="clear" w:color="auto" w:fill="auto"/>
                                  <w:noWrap/>
                                  <w:vAlign w:val="bottom"/>
                                  <w:hideMark/>
                                </w:tcPr>
                                <w:p w14:paraId="4EBA2CC3" w14:textId="77777777" w:rsidR="00B4047A" w:rsidRPr="00A64572" w:rsidRDefault="00B4047A" w:rsidP="00425FD0">
                                  <w:pPr>
                                    <w:jc w:val="center"/>
                                    <w:rPr>
                                      <w:color w:val="000000"/>
                                      <w:sz w:val="16"/>
                                      <w:szCs w:val="16"/>
                                    </w:rPr>
                                  </w:pPr>
                                  <w:r w:rsidRPr="00A64572">
                                    <w:rPr>
                                      <w:color w:val="000000"/>
                                      <w:sz w:val="16"/>
                                      <w:szCs w:val="16"/>
                                    </w:rPr>
                                    <w:t>Total temperature at fan inlet</w:t>
                                  </w:r>
                                </w:p>
                              </w:tc>
                              <w:tc>
                                <w:tcPr>
                                  <w:tcW w:w="742" w:type="dxa"/>
                                  <w:tcBorders>
                                    <w:top w:val="single" w:sz="4" w:space="0" w:color="auto"/>
                                  </w:tcBorders>
                                  <w:shd w:val="clear" w:color="auto" w:fill="auto"/>
                                  <w:noWrap/>
                                  <w:vAlign w:val="bottom"/>
                                  <w:hideMark/>
                                </w:tcPr>
                                <w:p w14:paraId="575406BC" w14:textId="77777777" w:rsidR="00B4047A" w:rsidRPr="00A64572" w:rsidRDefault="00B4047A" w:rsidP="00425FD0">
                                  <w:pPr>
                                    <w:jc w:val="center"/>
                                    <w:rPr>
                                      <w:color w:val="000000"/>
                                      <w:sz w:val="16"/>
                                      <w:szCs w:val="16"/>
                                    </w:rPr>
                                  </w:pPr>
                                  <w:r w:rsidRPr="00A64572">
                                    <w:rPr>
                                      <w:color w:val="000000"/>
                                      <w:sz w:val="16"/>
                                      <w:szCs w:val="16"/>
                                    </w:rPr>
                                    <w:t>°R</w:t>
                                  </w:r>
                                </w:p>
                              </w:tc>
                            </w:tr>
                            <w:tr w:rsidR="00B4047A" w:rsidRPr="00061157" w14:paraId="1EE1A003" w14:textId="77777777" w:rsidTr="00425FD0">
                              <w:trPr>
                                <w:trHeight w:val="227"/>
                                <w:jc w:val="center"/>
                              </w:trPr>
                              <w:tc>
                                <w:tcPr>
                                  <w:tcW w:w="1093" w:type="dxa"/>
                                  <w:shd w:val="clear" w:color="auto" w:fill="auto"/>
                                  <w:noWrap/>
                                  <w:vAlign w:val="bottom"/>
                                  <w:hideMark/>
                                </w:tcPr>
                                <w:p w14:paraId="2654B115" w14:textId="77777777" w:rsidR="00B4047A" w:rsidRPr="00A64572" w:rsidRDefault="00B4047A" w:rsidP="00425FD0">
                                  <w:pPr>
                                    <w:jc w:val="center"/>
                                    <w:rPr>
                                      <w:color w:val="000000"/>
                                      <w:sz w:val="16"/>
                                      <w:szCs w:val="16"/>
                                    </w:rPr>
                                  </w:pPr>
                                  <w:r w:rsidRPr="00A64572">
                                    <w:rPr>
                                      <w:color w:val="000000"/>
                                      <w:sz w:val="16"/>
                                      <w:szCs w:val="16"/>
                                    </w:rPr>
                                    <w:t>T24</w:t>
                                  </w:r>
                                </w:p>
                              </w:tc>
                              <w:tc>
                                <w:tcPr>
                                  <w:tcW w:w="2593" w:type="dxa"/>
                                  <w:shd w:val="clear" w:color="auto" w:fill="auto"/>
                                  <w:noWrap/>
                                  <w:vAlign w:val="bottom"/>
                                  <w:hideMark/>
                                </w:tcPr>
                                <w:p w14:paraId="1A1A3F82" w14:textId="77777777" w:rsidR="00B4047A" w:rsidRPr="00A64572" w:rsidRDefault="00B4047A" w:rsidP="00425FD0">
                                  <w:pPr>
                                    <w:jc w:val="center"/>
                                    <w:rPr>
                                      <w:color w:val="000000"/>
                                      <w:sz w:val="16"/>
                                      <w:szCs w:val="16"/>
                                    </w:rPr>
                                  </w:pPr>
                                  <w:r w:rsidRPr="00A64572">
                                    <w:rPr>
                                      <w:color w:val="000000"/>
                                      <w:sz w:val="16"/>
                                      <w:szCs w:val="16"/>
                                    </w:rPr>
                                    <w:t>Total temperature at LPC outlet</w:t>
                                  </w:r>
                                </w:p>
                              </w:tc>
                              <w:tc>
                                <w:tcPr>
                                  <w:tcW w:w="742" w:type="dxa"/>
                                  <w:shd w:val="clear" w:color="auto" w:fill="auto"/>
                                  <w:noWrap/>
                                  <w:vAlign w:val="bottom"/>
                                  <w:hideMark/>
                                </w:tcPr>
                                <w:p w14:paraId="7C031FA3" w14:textId="77777777" w:rsidR="00B4047A" w:rsidRPr="00A64572" w:rsidRDefault="00B4047A" w:rsidP="00425FD0">
                                  <w:pPr>
                                    <w:jc w:val="center"/>
                                    <w:rPr>
                                      <w:color w:val="000000"/>
                                      <w:sz w:val="16"/>
                                      <w:szCs w:val="16"/>
                                    </w:rPr>
                                  </w:pPr>
                                  <w:r w:rsidRPr="00A64572">
                                    <w:rPr>
                                      <w:color w:val="000000"/>
                                      <w:sz w:val="16"/>
                                      <w:szCs w:val="16"/>
                                    </w:rPr>
                                    <w:t>°R</w:t>
                                  </w:r>
                                </w:p>
                              </w:tc>
                            </w:tr>
                            <w:tr w:rsidR="00B4047A" w:rsidRPr="00061157" w14:paraId="43D8253E" w14:textId="77777777" w:rsidTr="00425FD0">
                              <w:trPr>
                                <w:trHeight w:val="227"/>
                                <w:jc w:val="center"/>
                              </w:trPr>
                              <w:tc>
                                <w:tcPr>
                                  <w:tcW w:w="1093" w:type="dxa"/>
                                  <w:shd w:val="clear" w:color="auto" w:fill="auto"/>
                                  <w:noWrap/>
                                  <w:vAlign w:val="bottom"/>
                                  <w:hideMark/>
                                </w:tcPr>
                                <w:p w14:paraId="50C446DD" w14:textId="77777777" w:rsidR="00B4047A" w:rsidRPr="00A64572" w:rsidRDefault="00B4047A" w:rsidP="00425FD0">
                                  <w:pPr>
                                    <w:jc w:val="center"/>
                                    <w:rPr>
                                      <w:color w:val="000000"/>
                                      <w:sz w:val="16"/>
                                      <w:szCs w:val="16"/>
                                    </w:rPr>
                                  </w:pPr>
                                  <w:r w:rsidRPr="00A64572">
                                    <w:rPr>
                                      <w:color w:val="000000"/>
                                      <w:sz w:val="16"/>
                                      <w:szCs w:val="16"/>
                                    </w:rPr>
                                    <w:t>T30</w:t>
                                  </w:r>
                                </w:p>
                              </w:tc>
                              <w:tc>
                                <w:tcPr>
                                  <w:tcW w:w="2593" w:type="dxa"/>
                                  <w:shd w:val="clear" w:color="auto" w:fill="auto"/>
                                  <w:noWrap/>
                                  <w:vAlign w:val="bottom"/>
                                  <w:hideMark/>
                                </w:tcPr>
                                <w:p w14:paraId="14DF79D5" w14:textId="77777777" w:rsidR="00B4047A" w:rsidRPr="00A64572" w:rsidRDefault="00B4047A" w:rsidP="00425FD0">
                                  <w:pPr>
                                    <w:jc w:val="center"/>
                                    <w:rPr>
                                      <w:color w:val="000000"/>
                                      <w:sz w:val="16"/>
                                      <w:szCs w:val="16"/>
                                    </w:rPr>
                                  </w:pPr>
                                  <w:r w:rsidRPr="00A64572">
                                    <w:rPr>
                                      <w:color w:val="000000"/>
                                      <w:sz w:val="16"/>
                                      <w:szCs w:val="16"/>
                                    </w:rPr>
                                    <w:t>Total temperature at HPC outlet</w:t>
                                  </w:r>
                                </w:p>
                              </w:tc>
                              <w:tc>
                                <w:tcPr>
                                  <w:tcW w:w="742" w:type="dxa"/>
                                  <w:shd w:val="clear" w:color="auto" w:fill="auto"/>
                                  <w:noWrap/>
                                  <w:vAlign w:val="bottom"/>
                                  <w:hideMark/>
                                </w:tcPr>
                                <w:p w14:paraId="5C51A948" w14:textId="77777777" w:rsidR="00B4047A" w:rsidRPr="00A64572" w:rsidRDefault="00B4047A" w:rsidP="00425FD0">
                                  <w:pPr>
                                    <w:jc w:val="center"/>
                                    <w:rPr>
                                      <w:color w:val="000000"/>
                                      <w:sz w:val="16"/>
                                      <w:szCs w:val="16"/>
                                    </w:rPr>
                                  </w:pPr>
                                  <w:r w:rsidRPr="00A64572">
                                    <w:rPr>
                                      <w:color w:val="000000"/>
                                      <w:sz w:val="16"/>
                                      <w:szCs w:val="16"/>
                                    </w:rPr>
                                    <w:t>°R</w:t>
                                  </w:r>
                                </w:p>
                              </w:tc>
                            </w:tr>
                            <w:tr w:rsidR="00B4047A" w:rsidRPr="00061157" w14:paraId="398F69FE" w14:textId="77777777" w:rsidTr="00425FD0">
                              <w:trPr>
                                <w:trHeight w:val="227"/>
                                <w:jc w:val="center"/>
                              </w:trPr>
                              <w:tc>
                                <w:tcPr>
                                  <w:tcW w:w="1093" w:type="dxa"/>
                                  <w:shd w:val="clear" w:color="auto" w:fill="auto"/>
                                  <w:noWrap/>
                                  <w:vAlign w:val="bottom"/>
                                  <w:hideMark/>
                                </w:tcPr>
                                <w:p w14:paraId="56199F8D" w14:textId="77777777" w:rsidR="00B4047A" w:rsidRPr="00A64572" w:rsidRDefault="00B4047A" w:rsidP="00425FD0">
                                  <w:pPr>
                                    <w:jc w:val="center"/>
                                    <w:rPr>
                                      <w:color w:val="000000"/>
                                      <w:sz w:val="16"/>
                                      <w:szCs w:val="16"/>
                                    </w:rPr>
                                  </w:pPr>
                                  <w:r w:rsidRPr="00A64572">
                                    <w:rPr>
                                      <w:color w:val="000000"/>
                                      <w:sz w:val="16"/>
                                      <w:szCs w:val="16"/>
                                    </w:rPr>
                                    <w:t>T50</w:t>
                                  </w:r>
                                </w:p>
                              </w:tc>
                              <w:tc>
                                <w:tcPr>
                                  <w:tcW w:w="2593" w:type="dxa"/>
                                  <w:shd w:val="clear" w:color="auto" w:fill="auto"/>
                                  <w:noWrap/>
                                  <w:vAlign w:val="bottom"/>
                                  <w:hideMark/>
                                </w:tcPr>
                                <w:p w14:paraId="300AD0DF" w14:textId="77777777" w:rsidR="00B4047A" w:rsidRPr="00A64572" w:rsidRDefault="00B4047A" w:rsidP="00425FD0">
                                  <w:pPr>
                                    <w:jc w:val="center"/>
                                    <w:rPr>
                                      <w:color w:val="000000"/>
                                      <w:sz w:val="16"/>
                                      <w:szCs w:val="16"/>
                                    </w:rPr>
                                  </w:pPr>
                                  <w:r w:rsidRPr="00A64572">
                                    <w:rPr>
                                      <w:color w:val="000000"/>
                                      <w:sz w:val="16"/>
                                      <w:szCs w:val="16"/>
                                    </w:rPr>
                                    <w:t>Total temperature at LPT outlet</w:t>
                                  </w:r>
                                </w:p>
                              </w:tc>
                              <w:tc>
                                <w:tcPr>
                                  <w:tcW w:w="742" w:type="dxa"/>
                                  <w:shd w:val="clear" w:color="auto" w:fill="auto"/>
                                  <w:noWrap/>
                                  <w:vAlign w:val="bottom"/>
                                  <w:hideMark/>
                                </w:tcPr>
                                <w:p w14:paraId="29FBBD06" w14:textId="77777777" w:rsidR="00B4047A" w:rsidRPr="00A64572" w:rsidRDefault="00B4047A" w:rsidP="00425FD0">
                                  <w:pPr>
                                    <w:jc w:val="center"/>
                                    <w:rPr>
                                      <w:color w:val="000000"/>
                                      <w:sz w:val="16"/>
                                      <w:szCs w:val="16"/>
                                    </w:rPr>
                                  </w:pPr>
                                  <w:r w:rsidRPr="00A64572">
                                    <w:rPr>
                                      <w:color w:val="000000"/>
                                      <w:sz w:val="16"/>
                                      <w:szCs w:val="16"/>
                                    </w:rPr>
                                    <w:t>°R</w:t>
                                  </w:r>
                                </w:p>
                              </w:tc>
                            </w:tr>
                            <w:tr w:rsidR="00B4047A" w:rsidRPr="00061157" w14:paraId="42F4FEA7" w14:textId="77777777" w:rsidTr="00425FD0">
                              <w:trPr>
                                <w:trHeight w:val="227"/>
                                <w:jc w:val="center"/>
                              </w:trPr>
                              <w:tc>
                                <w:tcPr>
                                  <w:tcW w:w="1093" w:type="dxa"/>
                                  <w:shd w:val="clear" w:color="auto" w:fill="auto"/>
                                  <w:noWrap/>
                                  <w:vAlign w:val="bottom"/>
                                  <w:hideMark/>
                                </w:tcPr>
                                <w:p w14:paraId="4DE214CE" w14:textId="77777777" w:rsidR="00B4047A" w:rsidRPr="00A64572" w:rsidRDefault="00B4047A" w:rsidP="00425FD0">
                                  <w:pPr>
                                    <w:jc w:val="center"/>
                                    <w:rPr>
                                      <w:color w:val="000000"/>
                                      <w:sz w:val="16"/>
                                      <w:szCs w:val="16"/>
                                    </w:rPr>
                                  </w:pPr>
                                  <w:r w:rsidRPr="00A64572">
                                    <w:rPr>
                                      <w:color w:val="000000"/>
                                      <w:sz w:val="16"/>
                                      <w:szCs w:val="16"/>
                                    </w:rPr>
                                    <w:t>P2</w:t>
                                  </w:r>
                                </w:p>
                              </w:tc>
                              <w:tc>
                                <w:tcPr>
                                  <w:tcW w:w="2593" w:type="dxa"/>
                                  <w:shd w:val="clear" w:color="auto" w:fill="auto"/>
                                  <w:noWrap/>
                                  <w:vAlign w:val="bottom"/>
                                  <w:hideMark/>
                                </w:tcPr>
                                <w:p w14:paraId="75451360" w14:textId="77777777" w:rsidR="00B4047A" w:rsidRPr="00A64572" w:rsidRDefault="00B4047A" w:rsidP="00425FD0">
                                  <w:pPr>
                                    <w:jc w:val="center"/>
                                    <w:rPr>
                                      <w:color w:val="000000"/>
                                      <w:sz w:val="16"/>
                                      <w:szCs w:val="16"/>
                                    </w:rPr>
                                  </w:pPr>
                                  <w:r w:rsidRPr="00A64572">
                                    <w:rPr>
                                      <w:color w:val="000000"/>
                                      <w:sz w:val="16"/>
                                      <w:szCs w:val="16"/>
                                    </w:rPr>
                                    <w:t>Pressure at fan inlet</w:t>
                                  </w:r>
                                </w:p>
                              </w:tc>
                              <w:tc>
                                <w:tcPr>
                                  <w:tcW w:w="742" w:type="dxa"/>
                                  <w:shd w:val="clear" w:color="auto" w:fill="auto"/>
                                  <w:noWrap/>
                                  <w:vAlign w:val="bottom"/>
                                  <w:hideMark/>
                                </w:tcPr>
                                <w:p w14:paraId="76054355" w14:textId="77777777" w:rsidR="00B4047A" w:rsidRPr="00A64572" w:rsidRDefault="00B4047A" w:rsidP="00425FD0">
                                  <w:pPr>
                                    <w:jc w:val="center"/>
                                    <w:rPr>
                                      <w:color w:val="000000"/>
                                      <w:sz w:val="16"/>
                                      <w:szCs w:val="16"/>
                                    </w:rPr>
                                  </w:pPr>
                                  <w:r w:rsidRPr="00A64572">
                                    <w:rPr>
                                      <w:color w:val="000000"/>
                                      <w:sz w:val="16"/>
                                      <w:szCs w:val="16"/>
                                    </w:rPr>
                                    <w:t>psia</w:t>
                                  </w:r>
                                </w:p>
                              </w:tc>
                            </w:tr>
                            <w:tr w:rsidR="00B4047A" w:rsidRPr="00061157" w14:paraId="0639DB84" w14:textId="77777777" w:rsidTr="00425FD0">
                              <w:trPr>
                                <w:trHeight w:val="227"/>
                                <w:jc w:val="center"/>
                              </w:trPr>
                              <w:tc>
                                <w:tcPr>
                                  <w:tcW w:w="1093" w:type="dxa"/>
                                  <w:shd w:val="clear" w:color="auto" w:fill="auto"/>
                                  <w:noWrap/>
                                  <w:vAlign w:val="bottom"/>
                                  <w:hideMark/>
                                </w:tcPr>
                                <w:p w14:paraId="4BDA205D" w14:textId="77777777" w:rsidR="00B4047A" w:rsidRPr="00A64572" w:rsidRDefault="00B4047A" w:rsidP="00425FD0">
                                  <w:pPr>
                                    <w:jc w:val="center"/>
                                    <w:rPr>
                                      <w:color w:val="000000"/>
                                      <w:sz w:val="16"/>
                                      <w:szCs w:val="16"/>
                                    </w:rPr>
                                  </w:pPr>
                                  <w:r w:rsidRPr="00A64572">
                                    <w:rPr>
                                      <w:color w:val="000000"/>
                                      <w:sz w:val="16"/>
                                      <w:szCs w:val="16"/>
                                    </w:rPr>
                                    <w:t>P15</w:t>
                                  </w:r>
                                </w:p>
                              </w:tc>
                              <w:tc>
                                <w:tcPr>
                                  <w:tcW w:w="2593" w:type="dxa"/>
                                  <w:shd w:val="clear" w:color="auto" w:fill="auto"/>
                                  <w:noWrap/>
                                  <w:vAlign w:val="bottom"/>
                                  <w:hideMark/>
                                </w:tcPr>
                                <w:p w14:paraId="0A186582" w14:textId="77777777" w:rsidR="00B4047A" w:rsidRPr="00A64572" w:rsidRDefault="00B4047A" w:rsidP="00425FD0">
                                  <w:pPr>
                                    <w:jc w:val="center"/>
                                    <w:rPr>
                                      <w:color w:val="000000"/>
                                      <w:sz w:val="16"/>
                                      <w:szCs w:val="16"/>
                                    </w:rPr>
                                  </w:pPr>
                                  <w:r w:rsidRPr="00A64572">
                                    <w:rPr>
                                      <w:color w:val="000000"/>
                                      <w:sz w:val="16"/>
                                      <w:szCs w:val="16"/>
                                    </w:rPr>
                                    <w:t>Total pressure in bypass-duct</w:t>
                                  </w:r>
                                </w:p>
                              </w:tc>
                              <w:tc>
                                <w:tcPr>
                                  <w:tcW w:w="742" w:type="dxa"/>
                                  <w:shd w:val="clear" w:color="auto" w:fill="auto"/>
                                  <w:noWrap/>
                                  <w:vAlign w:val="bottom"/>
                                  <w:hideMark/>
                                </w:tcPr>
                                <w:p w14:paraId="64FAD7E8" w14:textId="77777777" w:rsidR="00B4047A" w:rsidRPr="00A64572" w:rsidRDefault="00B4047A" w:rsidP="00425FD0">
                                  <w:pPr>
                                    <w:jc w:val="center"/>
                                    <w:rPr>
                                      <w:color w:val="000000"/>
                                      <w:sz w:val="16"/>
                                      <w:szCs w:val="16"/>
                                    </w:rPr>
                                  </w:pPr>
                                  <w:r w:rsidRPr="00A64572">
                                    <w:rPr>
                                      <w:color w:val="000000"/>
                                      <w:sz w:val="16"/>
                                      <w:szCs w:val="16"/>
                                    </w:rPr>
                                    <w:t>psia</w:t>
                                  </w:r>
                                </w:p>
                              </w:tc>
                            </w:tr>
                            <w:tr w:rsidR="00B4047A" w:rsidRPr="00061157" w14:paraId="6CB2105F" w14:textId="77777777" w:rsidTr="00425FD0">
                              <w:trPr>
                                <w:trHeight w:val="227"/>
                                <w:jc w:val="center"/>
                              </w:trPr>
                              <w:tc>
                                <w:tcPr>
                                  <w:tcW w:w="1093" w:type="dxa"/>
                                  <w:shd w:val="clear" w:color="auto" w:fill="auto"/>
                                  <w:noWrap/>
                                  <w:vAlign w:val="bottom"/>
                                  <w:hideMark/>
                                </w:tcPr>
                                <w:p w14:paraId="74A71092" w14:textId="77777777" w:rsidR="00B4047A" w:rsidRPr="00A64572" w:rsidRDefault="00B4047A" w:rsidP="00425FD0">
                                  <w:pPr>
                                    <w:jc w:val="center"/>
                                    <w:rPr>
                                      <w:color w:val="000000"/>
                                      <w:sz w:val="16"/>
                                      <w:szCs w:val="16"/>
                                    </w:rPr>
                                  </w:pPr>
                                  <w:r w:rsidRPr="00A64572">
                                    <w:rPr>
                                      <w:color w:val="000000"/>
                                      <w:sz w:val="16"/>
                                      <w:szCs w:val="16"/>
                                    </w:rPr>
                                    <w:t>P30</w:t>
                                  </w:r>
                                </w:p>
                              </w:tc>
                              <w:tc>
                                <w:tcPr>
                                  <w:tcW w:w="2593" w:type="dxa"/>
                                  <w:shd w:val="clear" w:color="auto" w:fill="auto"/>
                                  <w:noWrap/>
                                  <w:vAlign w:val="bottom"/>
                                  <w:hideMark/>
                                </w:tcPr>
                                <w:p w14:paraId="4833A507" w14:textId="77777777" w:rsidR="00B4047A" w:rsidRPr="00A64572" w:rsidRDefault="00B4047A" w:rsidP="00425FD0">
                                  <w:pPr>
                                    <w:jc w:val="center"/>
                                    <w:rPr>
                                      <w:color w:val="000000"/>
                                      <w:sz w:val="16"/>
                                      <w:szCs w:val="16"/>
                                    </w:rPr>
                                  </w:pPr>
                                  <w:r w:rsidRPr="00A64572">
                                    <w:rPr>
                                      <w:color w:val="000000"/>
                                      <w:sz w:val="16"/>
                                      <w:szCs w:val="16"/>
                                    </w:rPr>
                                    <w:t>Total pressure at HPC outlet</w:t>
                                  </w:r>
                                </w:p>
                              </w:tc>
                              <w:tc>
                                <w:tcPr>
                                  <w:tcW w:w="742" w:type="dxa"/>
                                  <w:shd w:val="clear" w:color="auto" w:fill="auto"/>
                                  <w:noWrap/>
                                  <w:vAlign w:val="bottom"/>
                                  <w:hideMark/>
                                </w:tcPr>
                                <w:p w14:paraId="004EDE48" w14:textId="77777777" w:rsidR="00B4047A" w:rsidRPr="00A64572" w:rsidRDefault="00B4047A" w:rsidP="00425FD0">
                                  <w:pPr>
                                    <w:jc w:val="center"/>
                                    <w:rPr>
                                      <w:color w:val="000000"/>
                                      <w:sz w:val="16"/>
                                      <w:szCs w:val="16"/>
                                    </w:rPr>
                                  </w:pPr>
                                  <w:r w:rsidRPr="00A64572">
                                    <w:rPr>
                                      <w:color w:val="000000"/>
                                      <w:sz w:val="16"/>
                                      <w:szCs w:val="16"/>
                                    </w:rPr>
                                    <w:t>psia</w:t>
                                  </w:r>
                                </w:p>
                              </w:tc>
                            </w:tr>
                            <w:tr w:rsidR="00B4047A" w:rsidRPr="00061157" w14:paraId="7AF73305" w14:textId="77777777" w:rsidTr="00425FD0">
                              <w:trPr>
                                <w:trHeight w:val="227"/>
                                <w:jc w:val="center"/>
                              </w:trPr>
                              <w:tc>
                                <w:tcPr>
                                  <w:tcW w:w="1093" w:type="dxa"/>
                                  <w:shd w:val="clear" w:color="auto" w:fill="auto"/>
                                  <w:noWrap/>
                                  <w:vAlign w:val="bottom"/>
                                  <w:hideMark/>
                                </w:tcPr>
                                <w:p w14:paraId="062B10C4" w14:textId="77777777" w:rsidR="00B4047A" w:rsidRPr="00A64572" w:rsidRDefault="00B4047A" w:rsidP="00425FD0">
                                  <w:pPr>
                                    <w:jc w:val="center"/>
                                    <w:rPr>
                                      <w:color w:val="000000"/>
                                      <w:sz w:val="16"/>
                                      <w:szCs w:val="16"/>
                                    </w:rPr>
                                  </w:pPr>
                                  <w:proofErr w:type="spellStart"/>
                                  <w:r w:rsidRPr="00A64572">
                                    <w:rPr>
                                      <w:color w:val="000000"/>
                                      <w:sz w:val="16"/>
                                      <w:szCs w:val="16"/>
                                    </w:rPr>
                                    <w:t>Nf</w:t>
                                  </w:r>
                                  <w:proofErr w:type="spellEnd"/>
                                </w:p>
                              </w:tc>
                              <w:tc>
                                <w:tcPr>
                                  <w:tcW w:w="2593" w:type="dxa"/>
                                  <w:shd w:val="clear" w:color="auto" w:fill="auto"/>
                                  <w:noWrap/>
                                  <w:vAlign w:val="bottom"/>
                                  <w:hideMark/>
                                </w:tcPr>
                                <w:p w14:paraId="3D2EE1A1" w14:textId="77777777" w:rsidR="00B4047A" w:rsidRPr="00A64572" w:rsidRDefault="00B4047A" w:rsidP="00425FD0">
                                  <w:pPr>
                                    <w:jc w:val="center"/>
                                    <w:rPr>
                                      <w:color w:val="000000"/>
                                      <w:sz w:val="16"/>
                                      <w:szCs w:val="16"/>
                                    </w:rPr>
                                  </w:pPr>
                                  <w:r w:rsidRPr="00A64572">
                                    <w:rPr>
                                      <w:color w:val="000000"/>
                                      <w:sz w:val="16"/>
                                      <w:szCs w:val="16"/>
                                    </w:rPr>
                                    <w:t>Physical fan speed</w:t>
                                  </w:r>
                                </w:p>
                              </w:tc>
                              <w:tc>
                                <w:tcPr>
                                  <w:tcW w:w="742" w:type="dxa"/>
                                  <w:shd w:val="clear" w:color="auto" w:fill="auto"/>
                                  <w:noWrap/>
                                  <w:vAlign w:val="bottom"/>
                                  <w:hideMark/>
                                </w:tcPr>
                                <w:p w14:paraId="4A92C0B1" w14:textId="77777777" w:rsidR="00B4047A" w:rsidRPr="00A64572" w:rsidRDefault="00B4047A" w:rsidP="00425FD0">
                                  <w:pPr>
                                    <w:jc w:val="center"/>
                                    <w:rPr>
                                      <w:color w:val="000000"/>
                                      <w:sz w:val="16"/>
                                      <w:szCs w:val="16"/>
                                    </w:rPr>
                                  </w:pPr>
                                  <w:r w:rsidRPr="00A64572">
                                    <w:rPr>
                                      <w:color w:val="000000"/>
                                      <w:sz w:val="16"/>
                                      <w:szCs w:val="16"/>
                                    </w:rPr>
                                    <w:t>rpm</w:t>
                                  </w:r>
                                </w:p>
                              </w:tc>
                            </w:tr>
                            <w:tr w:rsidR="00B4047A" w:rsidRPr="00061157" w14:paraId="4B67BCBA" w14:textId="77777777" w:rsidTr="00425FD0">
                              <w:trPr>
                                <w:trHeight w:val="227"/>
                                <w:jc w:val="center"/>
                              </w:trPr>
                              <w:tc>
                                <w:tcPr>
                                  <w:tcW w:w="1093" w:type="dxa"/>
                                  <w:shd w:val="clear" w:color="auto" w:fill="auto"/>
                                  <w:noWrap/>
                                  <w:vAlign w:val="bottom"/>
                                  <w:hideMark/>
                                </w:tcPr>
                                <w:p w14:paraId="786D3628" w14:textId="77777777" w:rsidR="00B4047A" w:rsidRPr="00A64572" w:rsidRDefault="00B4047A" w:rsidP="00425FD0">
                                  <w:pPr>
                                    <w:jc w:val="center"/>
                                    <w:rPr>
                                      <w:color w:val="000000"/>
                                      <w:sz w:val="16"/>
                                      <w:szCs w:val="16"/>
                                    </w:rPr>
                                  </w:pPr>
                                  <w:r w:rsidRPr="00A64572">
                                    <w:rPr>
                                      <w:color w:val="000000"/>
                                      <w:sz w:val="16"/>
                                      <w:szCs w:val="16"/>
                                    </w:rPr>
                                    <w:t>Nc</w:t>
                                  </w:r>
                                </w:p>
                              </w:tc>
                              <w:tc>
                                <w:tcPr>
                                  <w:tcW w:w="2593" w:type="dxa"/>
                                  <w:shd w:val="clear" w:color="auto" w:fill="auto"/>
                                  <w:noWrap/>
                                  <w:vAlign w:val="bottom"/>
                                  <w:hideMark/>
                                </w:tcPr>
                                <w:p w14:paraId="10C399BD" w14:textId="77777777" w:rsidR="00B4047A" w:rsidRPr="00A64572" w:rsidRDefault="00B4047A" w:rsidP="00425FD0">
                                  <w:pPr>
                                    <w:jc w:val="center"/>
                                    <w:rPr>
                                      <w:color w:val="000000"/>
                                      <w:sz w:val="16"/>
                                      <w:szCs w:val="16"/>
                                    </w:rPr>
                                  </w:pPr>
                                  <w:r w:rsidRPr="00A64572">
                                    <w:rPr>
                                      <w:color w:val="000000"/>
                                      <w:sz w:val="16"/>
                                      <w:szCs w:val="16"/>
                                    </w:rPr>
                                    <w:t>Physical core speed</w:t>
                                  </w:r>
                                </w:p>
                              </w:tc>
                              <w:tc>
                                <w:tcPr>
                                  <w:tcW w:w="742" w:type="dxa"/>
                                  <w:shd w:val="clear" w:color="auto" w:fill="auto"/>
                                  <w:noWrap/>
                                  <w:vAlign w:val="bottom"/>
                                  <w:hideMark/>
                                </w:tcPr>
                                <w:p w14:paraId="3AEDAF38" w14:textId="77777777" w:rsidR="00B4047A" w:rsidRPr="00A64572" w:rsidRDefault="00B4047A" w:rsidP="00425FD0">
                                  <w:pPr>
                                    <w:jc w:val="center"/>
                                    <w:rPr>
                                      <w:color w:val="000000"/>
                                      <w:sz w:val="16"/>
                                      <w:szCs w:val="16"/>
                                    </w:rPr>
                                  </w:pPr>
                                  <w:r w:rsidRPr="00A64572">
                                    <w:rPr>
                                      <w:color w:val="000000"/>
                                      <w:sz w:val="16"/>
                                      <w:szCs w:val="16"/>
                                    </w:rPr>
                                    <w:t>rpm</w:t>
                                  </w:r>
                                </w:p>
                              </w:tc>
                            </w:tr>
                            <w:tr w:rsidR="00B4047A" w:rsidRPr="00061157" w14:paraId="091A5356" w14:textId="77777777" w:rsidTr="00425FD0">
                              <w:trPr>
                                <w:trHeight w:val="227"/>
                                <w:jc w:val="center"/>
                              </w:trPr>
                              <w:tc>
                                <w:tcPr>
                                  <w:tcW w:w="1093" w:type="dxa"/>
                                  <w:shd w:val="clear" w:color="auto" w:fill="auto"/>
                                  <w:noWrap/>
                                  <w:vAlign w:val="bottom"/>
                                  <w:hideMark/>
                                </w:tcPr>
                                <w:p w14:paraId="65C00D0D" w14:textId="77777777" w:rsidR="00B4047A" w:rsidRPr="00A64572" w:rsidRDefault="00B4047A" w:rsidP="00425FD0">
                                  <w:pPr>
                                    <w:jc w:val="center"/>
                                    <w:rPr>
                                      <w:color w:val="000000"/>
                                      <w:sz w:val="16"/>
                                      <w:szCs w:val="16"/>
                                    </w:rPr>
                                  </w:pPr>
                                  <w:proofErr w:type="spellStart"/>
                                  <w:r w:rsidRPr="00A64572">
                                    <w:rPr>
                                      <w:color w:val="000000"/>
                                      <w:sz w:val="16"/>
                                      <w:szCs w:val="16"/>
                                    </w:rPr>
                                    <w:t>epr</w:t>
                                  </w:r>
                                  <w:proofErr w:type="spellEnd"/>
                                </w:p>
                              </w:tc>
                              <w:tc>
                                <w:tcPr>
                                  <w:tcW w:w="2593" w:type="dxa"/>
                                  <w:shd w:val="clear" w:color="auto" w:fill="auto"/>
                                  <w:noWrap/>
                                  <w:vAlign w:val="bottom"/>
                                  <w:hideMark/>
                                </w:tcPr>
                                <w:p w14:paraId="13C191A1" w14:textId="77777777" w:rsidR="00B4047A" w:rsidRPr="00A64572" w:rsidRDefault="00B4047A" w:rsidP="00425FD0">
                                  <w:pPr>
                                    <w:jc w:val="center"/>
                                    <w:rPr>
                                      <w:color w:val="000000"/>
                                      <w:sz w:val="16"/>
                                      <w:szCs w:val="16"/>
                                    </w:rPr>
                                  </w:pPr>
                                  <w:r w:rsidRPr="00A64572">
                                    <w:rPr>
                                      <w:color w:val="000000"/>
                                      <w:sz w:val="16"/>
                                      <w:szCs w:val="16"/>
                                    </w:rPr>
                                    <w:t>Engine pressure ratio (P50/P2)</w:t>
                                  </w:r>
                                </w:p>
                              </w:tc>
                              <w:tc>
                                <w:tcPr>
                                  <w:tcW w:w="742" w:type="dxa"/>
                                  <w:shd w:val="clear" w:color="auto" w:fill="auto"/>
                                  <w:noWrap/>
                                  <w:vAlign w:val="bottom"/>
                                  <w:hideMark/>
                                </w:tcPr>
                                <w:p w14:paraId="03FC822B" w14:textId="77777777" w:rsidR="00B4047A" w:rsidRPr="00A64572" w:rsidRDefault="00B4047A" w:rsidP="00425FD0">
                                  <w:pPr>
                                    <w:jc w:val="center"/>
                                    <w:rPr>
                                      <w:color w:val="000000"/>
                                      <w:sz w:val="16"/>
                                      <w:szCs w:val="16"/>
                                    </w:rPr>
                                  </w:pPr>
                                  <w:r w:rsidRPr="00A64572">
                                    <w:rPr>
                                      <w:color w:val="000000"/>
                                      <w:sz w:val="16"/>
                                      <w:szCs w:val="16"/>
                                    </w:rPr>
                                    <w:t>--</w:t>
                                  </w:r>
                                </w:p>
                              </w:tc>
                            </w:tr>
                            <w:tr w:rsidR="00B4047A" w:rsidRPr="00061157" w14:paraId="621AEC2D" w14:textId="77777777" w:rsidTr="00425FD0">
                              <w:trPr>
                                <w:trHeight w:val="227"/>
                                <w:jc w:val="center"/>
                              </w:trPr>
                              <w:tc>
                                <w:tcPr>
                                  <w:tcW w:w="1093" w:type="dxa"/>
                                  <w:shd w:val="clear" w:color="auto" w:fill="auto"/>
                                  <w:noWrap/>
                                  <w:vAlign w:val="bottom"/>
                                  <w:hideMark/>
                                </w:tcPr>
                                <w:p w14:paraId="51FBC80F" w14:textId="77777777" w:rsidR="00B4047A" w:rsidRPr="00A64572" w:rsidRDefault="00B4047A" w:rsidP="00425FD0">
                                  <w:pPr>
                                    <w:jc w:val="center"/>
                                    <w:rPr>
                                      <w:color w:val="000000"/>
                                      <w:sz w:val="16"/>
                                      <w:szCs w:val="16"/>
                                    </w:rPr>
                                  </w:pPr>
                                  <w:r w:rsidRPr="00A64572">
                                    <w:rPr>
                                      <w:color w:val="000000"/>
                                      <w:sz w:val="16"/>
                                      <w:szCs w:val="16"/>
                                    </w:rPr>
                                    <w:t>Ps30</w:t>
                                  </w:r>
                                </w:p>
                              </w:tc>
                              <w:tc>
                                <w:tcPr>
                                  <w:tcW w:w="2593" w:type="dxa"/>
                                  <w:shd w:val="clear" w:color="auto" w:fill="auto"/>
                                  <w:noWrap/>
                                  <w:vAlign w:val="bottom"/>
                                  <w:hideMark/>
                                </w:tcPr>
                                <w:p w14:paraId="4336BBAB" w14:textId="77777777" w:rsidR="00B4047A" w:rsidRPr="00A64572" w:rsidRDefault="00B4047A" w:rsidP="00425FD0">
                                  <w:pPr>
                                    <w:jc w:val="center"/>
                                    <w:rPr>
                                      <w:color w:val="000000"/>
                                      <w:sz w:val="16"/>
                                      <w:szCs w:val="16"/>
                                    </w:rPr>
                                  </w:pPr>
                                  <w:r w:rsidRPr="00A64572">
                                    <w:rPr>
                                      <w:color w:val="000000"/>
                                      <w:sz w:val="16"/>
                                      <w:szCs w:val="16"/>
                                    </w:rPr>
                                    <w:t>Static pressure at HPC outlet</w:t>
                                  </w:r>
                                </w:p>
                              </w:tc>
                              <w:tc>
                                <w:tcPr>
                                  <w:tcW w:w="742" w:type="dxa"/>
                                  <w:shd w:val="clear" w:color="auto" w:fill="auto"/>
                                  <w:noWrap/>
                                  <w:vAlign w:val="bottom"/>
                                  <w:hideMark/>
                                </w:tcPr>
                                <w:p w14:paraId="25CA6F42" w14:textId="77777777" w:rsidR="00B4047A" w:rsidRPr="00A64572" w:rsidRDefault="00B4047A" w:rsidP="00425FD0">
                                  <w:pPr>
                                    <w:jc w:val="center"/>
                                    <w:rPr>
                                      <w:color w:val="000000"/>
                                      <w:sz w:val="16"/>
                                      <w:szCs w:val="16"/>
                                    </w:rPr>
                                  </w:pPr>
                                  <w:r w:rsidRPr="00A64572">
                                    <w:rPr>
                                      <w:color w:val="000000"/>
                                      <w:sz w:val="16"/>
                                      <w:szCs w:val="16"/>
                                    </w:rPr>
                                    <w:t>psia</w:t>
                                  </w:r>
                                </w:p>
                              </w:tc>
                            </w:tr>
                            <w:tr w:rsidR="00B4047A" w:rsidRPr="00061157" w14:paraId="0D95BCE4" w14:textId="77777777" w:rsidTr="00425FD0">
                              <w:trPr>
                                <w:trHeight w:val="227"/>
                                <w:jc w:val="center"/>
                              </w:trPr>
                              <w:tc>
                                <w:tcPr>
                                  <w:tcW w:w="1093" w:type="dxa"/>
                                  <w:shd w:val="clear" w:color="auto" w:fill="auto"/>
                                  <w:noWrap/>
                                  <w:vAlign w:val="bottom"/>
                                  <w:hideMark/>
                                </w:tcPr>
                                <w:p w14:paraId="3DE352D7" w14:textId="77777777" w:rsidR="00B4047A" w:rsidRPr="00A64572" w:rsidRDefault="00B4047A" w:rsidP="00425FD0">
                                  <w:pPr>
                                    <w:jc w:val="center"/>
                                    <w:rPr>
                                      <w:color w:val="000000"/>
                                      <w:sz w:val="16"/>
                                      <w:szCs w:val="16"/>
                                    </w:rPr>
                                  </w:pPr>
                                  <w:r w:rsidRPr="00A64572">
                                    <w:rPr>
                                      <w:color w:val="000000"/>
                                      <w:sz w:val="16"/>
                                      <w:szCs w:val="16"/>
                                    </w:rPr>
                                    <w:t>phi</w:t>
                                  </w:r>
                                </w:p>
                              </w:tc>
                              <w:tc>
                                <w:tcPr>
                                  <w:tcW w:w="2593" w:type="dxa"/>
                                  <w:shd w:val="clear" w:color="auto" w:fill="auto"/>
                                  <w:noWrap/>
                                  <w:vAlign w:val="bottom"/>
                                  <w:hideMark/>
                                </w:tcPr>
                                <w:p w14:paraId="54EDC970" w14:textId="77777777" w:rsidR="00B4047A" w:rsidRPr="00A64572" w:rsidRDefault="00B4047A" w:rsidP="00425FD0">
                                  <w:pPr>
                                    <w:jc w:val="center"/>
                                    <w:rPr>
                                      <w:color w:val="000000"/>
                                      <w:sz w:val="16"/>
                                      <w:szCs w:val="16"/>
                                    </w:rPr>
                                  </w:pPr>
                                  <w:r w:rsidRPr="00A64572">
                                    <w:rPr>
                                      <w:color w:val="000000"/>
                                      <w:sz w:val="16"/>
                                      <w:szCs w:val="16"/>
                                    </w:rPr>
                                    <w:t>Ratio of fuel flow to Ps30</w:t>
                                  </w:r>
                                </w:p>
                              </w:tc>
                              <w:tc>
                                <w:tcPr>
                                  <w:tcW w:w="742" w:type="dxa"/>
                                  <w:shd w:val="clear" w:color="auto" w:fill="auto"/>
                                  <w:noWrap/>
                                  <w:vAlign w:val="bottom"/>
                                  <w:hideMark/>
                                </w:tcPr>
                                <w:p w14:paraId="4155A488" w14:textId="77777777" w:rsidR="00B4047A" w:rsidRPr="00A64572" w:rsidRDefault="00B4047A" w:rsidP="00425FD0">
                                  <w:pPr>
                                    <w:jc w:val="center"/>
                                    <w:rPr>
                                      <w:color w:val="000000"/>
                                      <w:sz w:val="16"/>
                                      <w:szCs w:val="16"/>
                                    </w:rPr>
                                  </w:pPr>
                                  <w:proofErr w:type="spellStart"/>
                                  <w:r w:rsidRPr="00A64572">
                                    <w:rPr>
                                      <w:color w:val="000000"/>
                                      <w:sz w:val="16"/>
                                      <w:szCs w:val="16"/>
                                    </w:rPr>
                                    <w:t>pps</w:t>
                                  </w:r>
                                  <w:proofErr w:type="spellEnd"/>
                                  <w:r w:rsidRPr="00A64572">
                                    <w:rPr>
                                      <w:color w:val="000000"/>
                                      <w:sz w:val="16"/>
                                      <w:szCs w:val="16"/>
                                    </w:rPr>
                                    <w:t>/psi</w:t>
                                  </w:r>
                                </w:p>
                              </w:tc>
                            </w:tr>
                            <w:tr w:rsidR="00B4047A" w:rsidRPr="00061157" w14:paraId="1576BCCE" w14:textId="77777777" w:rsidTr="00425FD0">
                              <w:trPr>
                                <w:trHeight w:val="227"/>
                                <w:jc w:val="center"/>
                              </w:trPr>
                              <w:tc>
                                <w:tcPr>
                                  <w:tcW w:w="1093" w:type="dxa"/>
                                  <w:shd w:val="clear" w:color="auto" w:fill="auto"/>
                                  <w:noWrap/>
                                  <w:vAlign w:val="bottom"/>
                                  <w:hideMark/>
                                </w:tcPr>
                                <w:p w14:paraId="447C353E" w14:textId="77777777" w:rsidR="00B4047A" w:rsidRPr="00A64572" w:rsidRDefault="00B4047A" w:rsidP="00425FD0">
                                  <w:pPr>
                                    <w:jc w:val="center"/>
                                    <w:rPr>
                                      <w:color w:val="000000"/>
                                      <w:sz w:val="16"/>
                                      <w:szCs w:val="16"/>
                                    </w:rPr>
                                  </w:pPr>
                                  <w:proofErr w:type="spellStart"/>
                                  <w:r w:rsidRPr="00A64572">
                                    <w:rPr>
                                      <w:color w:val="000000"/>
                                      <w:sz w:val="16"/>
                                      <w:szCs w:val="16"/>
                                    </w:rPr>
                                    <w:t>NRf</w:t>
                                  </w:r>
                                  <w:proofErr w:type="spellEnd"/>
                                </w:p>
                              </w:tc>
                              <w:tc>
                                <w:tcPr>
                                  <w:tcW w:w="2593" w:type="dxa"/>
                                  <w:shd w:val="clear" w:color="auto" w:fill="auto"/>
                                  <w:noWrap/>
                                  <w:vAlign w:val="bottom"/>
                                  <w:hideMark/>
                                </w:tcPr>
                                <w:p w14:paraId="6C137120" w14:textId="77777777" w:rsidR="00B4047A" w:rsidRPr="00A64572" w:rsidRDefault="00B4047A" w:rsidP="00425FD0">
                                  <w:pPr>
                                    <w:jc w:val="center"/>
                                    <w:rPr>
                                      <w:color w:val="000000"/>
                                      <w:sz w:val="16"/>
                                      <w:szCs w:val="16"/>
                                    </w:rPr>
                                  </w:pPr>
                                  <w:r w:rsidRPr="00A64572">
                                    <w:rPr>
                                      <w:color w:val="000000"/>
                                      <w:sz w:val="16"/>
                                      <w:szCs w:val="16"/>
                                    </w:rPr>
                                    <w:t>Corrected fan speed</w:t>
                                  </w:r>
                                </w:p>
                              </w:tc>
                              <w:tc>
                                <w:tcPr>
                                  <w:tcW w:w="742" w:type="dxa"/>
                                  <w:shd w:val="clear" w:color="auto" w:fill="auto"/>
                                  <w:noWrap/>
                                  <w:vAlign w:val="bottom"/>
                                  <w:hideMark/>
                                </w:tcPr>
                                <w:p w14:paraId="40E7BE27" w14:textId="77777777" w:rsidR="00B4047A" w:rsidRPr="00A64572" w:rsidRDefault="00B4047A" w:rsidP="00425FD0">
                                  <w:pPr>
                                    <w:jc w:val="center"/>
                                    <w:rPr>
                                      <w:color w:val="000000"/>
                                      <w:sz w:val="16"/>
                                      <w:szCs w:val="16"/>
                                    </w:rPr>
                                  </w:pPr>
                                  <w:r w:rsidRPr="00A64572">
                                    <w:rPr>
                                      <w:color w:val="000000"/>
                                      <w:sz w:val="16"/>
                                      <w:szCs w:val="16"/>
                                    </w:rPr>
                                    <w:t>rpm</w:t>
                                  </w:r>
                                </w:p>
                              </w:tc>
                            </w:tr>
                            <w:tr w:rsidR="00B4047A" w:rsidRPr="00061157" w14:paraId="43BF2DF2" w14:textId="77777777" w:rsidTr="00425FD0">
                              <w:trPr>
                                <w:trHeight w:val="227"/>
                                <w:jc w:val="center"/>
                              </w:trPr>
                              <w:tc>
                                <w:tcPr>
                                  <w:tcW w:w="1093" w:type="dxa"/>
                                  <w:shd w:val="clear" w:color="auto" w:fill="auto"/>
                                  <w:noWrap/>
                                  <w:vAlign w:val="bottom"/>
                                  <w:hideMark/>
                                </w:tcPr>
                                <w:p w14:paraId="0735EE20" w14:textId="77777777" w:rsidR="00B4047A" w:rsidRPr="00A64572" w:rsidRDefault="00B4047A" w:rsidP="00425FD0">
                                  <w:pPr>
                                    <w:jc w:val="center"/>
                                    <w:rPr>
                                      <w:color w:val="000000"/>
                                      <w:sz w:val="16"/>
                                      <w:szCs w:val="16"/>
                                    </w:rPr>
                                  </w:pPr>
                                  <w:proofErr w:type="spellStart"/>
                                  <w:r w:rsidRPr="00A64572">
                                    <w:rPr>
                                      <w:color w:val="000000"/>
                                      <w:sz w:val="16"/>
                                      <w:szCs w:val="16"/>
                                    </w:rPr>
                                    <w:t>NRc</w:t>
                                  </w:r>
                                  <w:proofErr w:type="spellEnd"/>
                                </w:p>
                              </w:tc>
                              <w:tc>
                                <w:tcPr>
                                  <w:tcW w:w="2593" w:type="dxa"/>
                                  <w:shd w:val="clear" w:color="auto" w:fill="auto"/>
                                  <w:noWrap/>
                                  <w:vAlign w:val="bottom"/>
                                  <w:hideMark/>
                                </w:tcPr>
                                <w:p w14:paraId="3AFCF972" w14:textId="77777777" w:rsidR="00B4047A" w:rsidRPr="00A64572" w:rsidRDefault="00B4047A" w:rsidP="00425FD0">
                                  <w:pPr>
                                    <w:jc w:val="center"/>
                                    <w:rPr>
                                      <w:color w:val="000000"/>
                                      <w:sz w:val="16"/>
                                      <w:szCs w:val="16"/>
                                    </w:rPr>
                                  </w:pPr>
                                  <w:r w:rsidRPr="00A64572">
                                    <w:rPr>
                                      <w:color w:val="000000"/>
                                      <w:sz w:val="16"/>
                                      <w:szCs w:val="16"/>
                                    </w:rPr>
                                    <w:t>Corrected core speed</w:t>
                                  </w:r>
                                </w:p>
                              </w:tc>
                              <w:tc>
                                <w:tcPr>
                                  <w:tcW w:w="742" w:type="dxa"/>
                                  <w:shd w:val="clear" w:color="auto" w:fill="auto"/>
                                  <w:noWrap/>
                                  <w:vAlign w:val="bottom"/>
                                  <w:hideMark/>
                                </w:tcPr>
                                <w:p w14:paraId="15FA709F" w14:textId="77777777" w:rsidR="00B4047A" w:rsidRPr="00A64572" w:rsidRDefault="00B4047A" w:rsidP="00425FD0">
                                  <w:pPr>
                                    <w:jc w:val="center"/>
                                    <w:rPr>
                                      <w:color w:val="000000"/>
                                      <w:sz w:val="16"/>
                                      <w:szCs w:val="16"/>
                                    </w:rPr>
                                  </w:pPr>
                                  <w:r w:rsidRPr="00A64572">
                                    <w:rPr>
                                      <w:color w:val="000000"/>
                                      <w:sz w:val="16"/>
                                      <w:szCs w:val="16"/>
                                    </w:rPr>
                                    <w:t>rpm</w:t>
                                  </w:r>
                                </w:p>
                              </w:tc>
                            </w:tr>
                            <w:tr w:rsidR="00B4047A" w:rsidRPr="00061157" w14:paraId="66E1A0BE" w14:textId="77777777" w:rsidTr="00425FD0">
                              <w:trPr>
                                <w:trHeight w:val="227"/>
                                <w:jc w:val="center"/>
                              </w:trPr>
                              <w:tc>
                                <w:tcPr>
                                  <w:tcW w:w="1093" w:type="dxa"/>
                                  <w:shd w:val="clear" w:color="auto" w:fill="auto"/>
                                  <w:noWrap/>
                                  <w:vAlign w:val="bottom"/>
                                  <w:hideMark/>
                                </w:tcPr>
                                <w:p w14:paraId="185280DF" w14:textId="77777777" w:rsidR="00B4047A" w:rsidRPr="00A64572" w:rsidRDefault="00B4047A" w:rsidP="00425FD0">
                                  <w:pPr>
                                    <w:jc w:val="center"/>
                                    <w:rPr>
                                      <w:color w:val="000000"/>
                                      <w:sz w:val="16"/>
                                      <w:szCs w:val="16"/>
                                    </w:rPr>
                                  </w:pPr>
                                  <w:r w:rsidRPr="00A64572">
                                    <w:rPr>
                                      <w:color w:val="000000"/>
                                      <w:sz w:val="16"/>
                                      <w:szCs w:val="16"/>
                                    </w:rPr>
                                    <w:t>BPR</w:t>
                                  </w:r>
                                </w:p>
                              </w:tc>
                              <w:tc>
                                <w:tcPr>
                                  <w:tcW w:w="2593" w:type="dxa"/>
                                  <w:shd w:val="clear" w:color="auto" w:fill="auto"/>
                                  <w:noWrap/>
                                  <w:vAlign w:val="bottom"/>
                                  <w:hideMark/>
                                </w:tcPr>
                                <w:p w14:paraId="3026AA54" w14:textId="77777777" w:rsidR="00B4047A" w:rsidRPr="00A64572" w:rsidRDefault="00B4047A" w:rsidP="00425FD0">
                                  <w:pPr>
                                    <w:jc w:val="center"/>
                                    <w:rPr>
                                      <w:color w:val="000000"/>
                                      <w:sz w:val="16"/>
                                      <w:szCs w:val="16"/>
                                    </w:rPr>
                                  </w:pPr>
                                  <w:r w:rsidRPr="00A64572">
                                    <w:rPr>
                                      <w:color w:val="000000"/>
                                      <w:sz w:val="16"/>
                                      <w:szCs w:val="16"/>
                                    </w:rPr>
                                    <w:t>rpm Bypass Ratio</w:t>
                                  </w:r>
                                </w:p>
                              </w:tc>
                              <w:tc>
                                <w:tcPr>
                                  <w:tcW w:w="742" w:type="dxa"/>
                                  <w:shd w:val="clear" w:color="auto" w:fill="auto"/>
                                  <w:noWrap/>
                                  <w:vAlign w:val="bottom"/>
                                  <w:hideMark/>
                                </w:tcPr>
                                <w:p w14:paraId="56611EA6" w14:textId="77777777" w:rsidR="00B4047A" w:rsidRPr="00A64572" w:rsidRDefault="00B4047A" w:rsidP="00425FD0">
                                  <w:pPr>
                                    <w:jc w:val="center"/>
                                    <w:rPr>
                                      <w:color w:val="000000"/>
                                      <w:sz w:val="16"/>
                                      <w:szCs w:val="16"/>
                                    </w:rPr>
                                  </w:pPr>
                                  <w:r w:rsidRPr="00A64572">
                                    <w:rPr>
                                      <w:color w:val="000000"/>
                                      <w:sz w:val="16"/>
                                      <w:szCs w:val="16"/>
                                    </w:rPr>
                                    <w:t>--</w:t>
                                  </w:r>
                                </w:p>
                              </w:tc>
                            </w:tr>
                            <w:tr w:rsidR="00B4047A" w:rsidRPr="00061157" w14:paraId="2A208ABB" w14:textId="77777777" w:rsidTr="00425FD0">
                              <w:trPr>
                                <w:trHeight w:val="227"/>
                                <w:jc w:val="center"/>
                              </w:trPr>
                              <w:tc>
                                <w:tcPr>
                                  <w:tcW w:w="1093" w:type="dxa"/>
                                  <w:shd w:val="clear" w:color="auto" w:fill="auto"/>
                                  <w:noWrap/>
                                  <w:vAlign w:val="bottom"/>
                                  <w:hideMark/>
                                </w:tcPr>
                                <w:p w14:paraId="78E07C13" w14:textId="77777777" w:rsidR="00B4047A" w:rsidRPr="00A64572" w:rsidRDefault="00B4047A" w:rsidP="00425FD0">
                                  <w:pPr>
                                    <w:jc w:val="center"/>
                                    <w:rPr>
                                      <w:color w:val="000000"/>
                                      <w:sz w:val="16"/>
                                      <w:szCs w:val="16"/>
                                    </w:rPr>
                                  </w:pPr>
                                  <w:proofErr w:type="spellStart"/>
                                  <w:r w:rsidRPr="00A64572">
                                    <w:rPr>
                                      <w:color w:val="000000"/>
                                      <w:sz w:val="16"/>
                                      <w:szCs w:val="16"/>
                                    </w:rPr>
                                    <w:t>farB</w:t>
                                  </w:r>
                                  <w:proofErr w:type="spellEnd"/>
                                </w:p>
                              </w:tc>
                              <w:tc>
                                <w:tcPr>
                                  <w:tcW w:w="2593" w:type="dxa"/>
                                  <w:shd w:val="clear" w:color="auto" w:fill="auto"/>
                                  <w:noWrap/>
                                  <w:vAlign w:val="bottom"/>
                                  <w:hideMark/>
                                </w:tcPr>
                                <w:p w14:paraId="5704EA0D" w14:textId="77777777" w:rsidR="00B4047A" w:rsidRPr="00A64572" w:rsidRDefault="00B4047A" w:rsidP="00425FD0">
                                  <w:pPr>
                                    <w:jc w:val="center"/>
                                    <w:rPr>
                                      <w:color w:val="000000"/>
                                      <w:sz w:val="16"/>
                                      <w:szCs w:val="16"/>
                                    </w:rPr>
                                  </w:pPr>
                                  <w:r w:rsidRPr="00A64572">
                                    <w:rPr>
                                      <w:color w:val="000000"/>
                                      <w:sz w:val="16"/>
                                      <w:szCs w:val="16"/>
                                    </w:rPr>
                                    <w:t>Burner fuel-air ratio</w:t>
                                  </w:r>
                                </w:p>
                              </w:tc>
                              <w:tc>
                                <w:tcPr>
                                  <w:tcW w:w="742" w:type="dxa"/>
                                  <w:shd w:val="clear" w:color="auto" w:fill="auto"/>
                                  <w:noWrap/>
                                  <w:vAlign w:val="bottom"/>
                                  <w:hideMark/>
                                </w:tcPr>
                                <w:p w14:paraId="7293C604" w14:textId="77777777" w:rsidR="00B4047A" w:rsidRPr="00A64572" w:rsidRDefault="00B4047A" w:rsidP="00425FD0">
                                  <w:pPr>
                                    <w:jc w:val="center"/>
                                    <w:rPr>
                                      <w:color w:val="000000"/>
                                      <w:sz w:val="16"/>
                                      <w:szCs w:val="16"/>
                                    </w:rPr>
                                  </w:pPr>
                                  <w:r w:rsidRPr="00A64572">
                                    <w:rPr>
                                      <w:color w:val="000000"/>
                                      <w:sz w:val="16"/>
                                      <w:szCs w:val="16"/>
                                    </w:rPr>
                                    <w:t>--</w:t>
                                  </w:r>
                                </w:p>
                              </w:tc>
                            </w:tr>
                            <w:tr w:rsidR="00B4047A" w:rsidRPr="00061157" w14:paraId="343A24FC" w14:textId="77777777" w:rsidTr="00425FD0">
                              <w:trPr>
                                <w:trHeight w:val="227"/>
                                <w:jc w:val="center"/>
                              </w:trPr>
                              <w:tc>
                                <w:tcPr>
                                  <w:tcW w:w="1093" w:type="dxa"/>
                                  <w:shd w:val="clear" w:color="auto" w:fill="auto"/>
                                  <w:noWrap/>
                                  <w:vAlign w:val="bottom"/>
                                  <w:hideMark/>
                                </w:tcPr>
                                <w:p w14:paraId="3D76E467" w14:textId="77777777" w:rsidR="00B4047A" w:rsidRPr="00A64572" w:rsidRDefault="00B4047A" w:rsidP="00425FD0">
                                  <w:pPr>
                                    <w:jc w:val="center"/>
                                    <w:rPr>
                                      <w:color w:val="000000"/>
                                      <w:sz w:val="16"/>
                                      <w:szCs w:val="16"/>
                                    </w:rPr>
                                  </w:pPr>
                                  <w:proofErr w:type="spellStart"/>
                                  <w:r w:rsidRPr="00A64572">
                                    <w:rPr>
                                      <w:color w:val="000000"/>
                                      <w:sz w:val="16"/>
                                      <w:szCs w:val="16"/>
                                    </w:rPr>
                                    <w:t>htBleed</w:t>
                                  </w:r>
                                  <w:proofErr w:type="spellEnd"/>
                                </w:p>
                              </w:tc>
                              <w:tc>
                                <w:tcPr>
                                  <w:tcW w:w="2593" w:type="dxa"/>
                                  <w:shd w:val="clear" w:color="auto" w:fill="auto"/>
                                  <w:noWrap/>
                                  <w:vAlign w:val="bottom"/>
                                  <w:hideMark/>
                                </w:tcPr>
                                <w:p w14:paraId="15250D4D" w14:textId="77777777" w:rsidR="00B4047A" w:rsidRPr="00A64572" w:rsidRDefault="00B4047A" w:rsidP="00425FD0">
                                  <w:pPr>
                                    <w:jc w:val="center"/>
                                    <w:rPr>
                                      <w:color w:val="000000"/>
                                      <w:sz w:val="16"/>
                                      <w:szCs w:val="16"/>
                                    </w:rPr>
                                  </w:pPr>
                                  <w:r w:rsidRPr="00A64572">
                                    <w:rPr>
                                      <w:color w:val="000000"/>
                                      <w:sz w:val="16"/>
                                      <w:szCs w:val="16"/>
                                    </w:rPr>
                                    <w:t>Bleed Enthalpy</w:t>
                                  </w:r>
                                </w:p>
                              </w:tc>
                              <w:tc>
                                <w:tcPr>
                                  <w:tcW w:w="742" w:type="dxa"/>
                                  <w:shd w:val="clear" w:color="auto" w:fill="auto"/>
                                  <w:noWrap/>
                                  <w:vAlign w:val="bottom"/>
                                  <w:hideMark/>
                                </w:tcPr>
                                <w:p w14:paraId="497BFA32" w14:textId="77777777" w:rsidR="00B4047A" w:rsidRPr="00A64572" w:rsidRDefault="00B4047A" w:rsidP="00425FD0">
                                  <w:pPr>
                                    <w:jc w:val="center"/>
                                    <w:rPr>
                                      <w:color w:val="000000"/>
                                      <w:sz w:val="16"/>
                                      <w:szCs w:val="16"/>
                                    </w:rPr>
                                  </w:pPr>
                                  <w:r w:rsidRPr="00A64572">
                                    <w:rPr>
                                      <w:color w:val="000000"/>
                                      <w:sz w:val="16"/>
                                      <w:szCs w:val="16"/>
                                    </w:rPr>
                                    <w:t>--</w:t>
                                  </w:r>
                                </w:p>
                              </w:tc>
                            </w:tr>
                            <w:tr w:rsidR="00B4047A" w:rsidRPr="00061157" w14:paraId="473EA2CB" w14:textId="77777777" w:rsidTr="00425FD0">
                              <w:trPr>
                                <w:trHeight w:val="251"/>
                                <w:jc w:val="center"/>
                              </w:trPr>
                              <w:tc>
                                <w:tcPr>
                                  <w:tcW w:w="1093" w:type="dxa"/>
                                  <w:shd w:val="clear" w:color="auto" w:fill="auto"/>
                                  <w:noWrap/>
                                  <w:vAlign w:val="bottom"/>
                                  <w:hideMark/>
                                </w:tcPr>
                                <w:p w14:paraId="35A9A2B3" w14:textId="77777777" w:rsidR="00B4047A" w:rsidRPr="00A64572" w:rsidRDefault="00B4047A" w:rsidP="00425FD0">
                                  <w:pPr>
                                    <w:jc w:val="center"/>
                                    <w:rPr>
                                      <w:color w:val="000000"/>
                                      <w:sz w:val="16"/>
                                      <w:szCs w:val="16"/>
                                    </w:rPr>
                                  </w:pPr>
                                  <w:proofErr w:type="spellStart"/>
                                  <w:r w:rsidRPr="00A64572">
                                    <w:rPr>
                                      <w:color w:val="000000"/>
                                      <w:sz w:val="16"/>
                                      <w:szCs w:val="16"/>
                                    </w:rPr>
                                    <w:t>Nf-dmd</w:t>
                                  </w:r>
                                  <w:proofErr w:type="spellEnd"/>
                                </w:p>
                              </w:tc>
                              <w:tc>
                                <w:tcPr>
                                  <w:tcW w:w="2593" w:type="dxa"/>
                                  <w:shd w:val="clear" w:color="auto" w:fill="auto"/>
                                  <w:noWrap/>
                                  <w:vAlign w:val="bottom"/>
                                  <w:hideMark/>
                                </w:tcPr>
                                <w:p w14:paraId="47D38DFC" w14:textId="77777777" w:rsidR="00B4047A" w:rsidRPr="00A64572" w:rsidRDefault="00B4047A" w:rsidP="00425FD0">
                                  <w:pPr>
                                    <w:jc w:val="center"/>
                                    <w:rPr>
                                      <w:color w:val="000000"/>
                                      <w:sz w:val="16"/>
                                      <w:szCs w:val="16"/>
                                    </w:rPr>
                                  </w:pPr>
                                  <w:r w:rsidRPr="00A64572">
                                    <w:rPr>
                                      <w:color w:val="000000"/>
                                      <w:sz w:val="16"/>
                                      <w:szCs w:val="16"/>
                                    </w:rPr>
                                    <w:t>Demanded fan speed</w:t>
                                  </w:r>
                                </w:p>
                              </w:tc>
                              <w:tc>
                                <w:tcPr>
                                  <w:tcW w:w="742" w:type="dxa"/>
                                  <w:shd w:val="clear" w:color="auto" w:fill="auto"/>
                                  <w:noWrap/>
                                  <w:vAlign w:val="bottom"/>
                                  <w:hideMark/>
                                </w:tcPr>
                                <w:p w14:paraId="19FAD809" w14:textId="77777777" w:rsidR="00B4047A" w:rsidRPr="00A64572" w:rsidRDefault="00B4047A" w:rsidP="00425FD0">
                                  <w:pPr>
                                    <w:jc w:val="center"/>
                                    <w:rPr>
                                      <w:color w:val="000000"/>
                                      <w:sz w:val="16"/>
                                      <w:szCs w:val="16"/>
                                    </w:rPr>
                                  </w:pPr>
                                  <w:r w:rsidRPr="00A64572">
                                    <w:rPr>
                                      <w:color w:val="000000"/>
                                      <w:sz w:val="16"/>
                                      <w:szCs w:val="16"/>
                                    </w:rPr>
                                    <w:t>rpm</w:t>
                                  </w:r>
                                </w:p>
                              </w:tc>
                            </w:tr>
                            <w:tr w:rsidR="00B4047A" w:rsidRPr="00061157" w14:paraId="3318E2AD" w14:textId="77777777" w:rsidTr="00425FD0">
                              <w:trPr>
                                <w:trHeight w:val="227"/>
                                <w:jc w:val="center"/>
                              </w:trPr>
                              <w:tc>
                                <w:tcPr>
                                  <w:tcW w:w="1093" w:type="dxa"/>
                                  <w:shd w:val="clear" w:color="auto" w:fill="auto"/>
                                  <w:noWrap/>
                                  <w:vAlign w:val="bottom"/>
                                  <w:hideMark/>
                                </w:tcPr>
                                <w:p w14:paraId="48F81133" w14:textId="77777777" w:rsidR="00B4047A" w:rsidRPr="00A64572" w:rsidRDefault="00B4047A" w:rsidP="00425FD0">
                                  <w:pPr>
                                    <w:jc w:val="center"/>
                                    <w:rPr>
                                      <w:color w:val="000000"/>
                                      <w:sz w:val="16"/>
                                      <w:szCs w:val="16"/>
                                    </w:rPr>
                                  </w:pPr>
                                  <w:proofErr w:type="spellStart"/>
                                  <w:r w:rsidRPr="00A64572">
                                    <w:rPr>
                                      <w:color w:val="000000"/>
                                      <w:sz w:val="16"/>
                                      <w:szCs w:val="16"/>
                                    </w:rPr>
                                    <w:t>PCNfR_dmd</w:t>
                                  </w:r>
                                  <w:proofErr w:type="spellEnd"/>
                                </w:p>
                              </w:tc>
                              <w:tc>
                                <w:tcPr>
                                  <w:tcW w:w="2593" w:type="dxa"/>
                                  <w:shd w:val="clear" w:color="auto" w:fill="auto"/>
                                  <w:noWrap/>
                                  <w:vAlign w:val="bottom"/>
                                  <w:hideMark/>
                                </w:tcPr>
                                <w:p w14:paraId="6FB8A7FE" w14:textId="77777777" w:rsidR="00B4047A" w:rsidRPr="00A64572" w:rsidRDefault="00B4047A" w:rsidP="00425FD0">
                                  <w:pPr>
                                    <w:jc w:val="center"/>
                                    <w:rPr>
                                      <w:color w:val="000000"/>
                                      <w:sz w:val="16"/>
                                      <w:szCs w:val="16"/>
                                    </w:rPr>
                                  </w:pPr>
                                  <w:r w:rsidRPr="00A64572">
                                    <w:rPr>
                                      <w:color w:val="000000"/>
                                      <w:sz w:val="16"/>
                                      <w:szCs w:val="16"/>
                                    </w:rPr>
                                    <w:t>Demanded corrected fan speed</w:t>
                                  </w:r>
                                </w:p>
                              </w:tc>
                              <w:tc>
                                <w:tcPr>
                                  <w:tcW w:w="742" w:type="dxa"/>
                                  <w:shd w:val="clear" w:color="auto" w:fill="auto"/>
                                  <w:noWrap/>
                                  <w:vAlign w:val="bottom"/>
                                  <w:hideMark/>
                                </w:tcPr>
                                <w:p w14:paraId="1A11ACA5" w14:textId="77777777" w:rsidR="00B4047A" w:rsidRPr="00A64572" w:rsidRDefault="00B4047A" w:rsidP="00425FD0">
                                  <w:pPr>
                                    <w:jc w:val="center"/>
                                    <w:rPr>
                                      <w:color w:val="000000"/>
                                      <w:sz w:val="16"/>
                                      <w:szCs w:val="16"/>
                                    </w:rPr>
                                  </w:pPr>
                                  <w:r w:rsidRPr="00A64572">
                                    <w:rPr>
                                      <w:color w:val="000000"/>
                                      <w:sz w:val="16"/>
                                      <w:szCs w:val="16"/>
                                    </w:rPr>
                                    <w:t>rpm</w:t>
                                  </w:r>
                                </w:p>
                              </w:tc>
                            </w:tr>
                            <w:tr w:rsidR="00B4047A" w:rsidRPr="00061157" w14:paraId="73E934D7" w14:textId="77777777" w:rsidTr="00425FD0">
                              <w:trPr>
                                <w:trHeight w:val="227"/>
                                <w:jc w:val="center"/>
                              </w:trPr>
                              <w:tc>
                                <w:tcPr>
                                  <w:tcW w:w="1093" w:type="dxa"/>
                                  <w:shd w:val="clear" w:color="auto" w:fill="auto"/>
                                  <w:noWrap/>
                                  <w:vAlign w:val="bottom"/>
                                  <w:hideMark/>
                                </w:tcPr>
                                <w:p w14:paraId="5CBCCB2E" w14:textId="77777777" w:rsidR="00B4047A" w:rsidRPr="00A64572" w:rsidRDefault="00B4047A" w:rsidP="00425FD0">
                                  <w:pPr>
                                    <w:jc w:val="center"/>
                                    <w:rPr>
                                      <w:color w:val="000000"/>
                                      <w:sz w:val="16"/>
                                      <w:szCs w:val="16"/>
                                    </w:rPr>
                                  </w:pPr>
                                  <w:r w:rsidRPr="00A64572">
                                    <w:rPr>
                                      <w:color w:val="000000"/>
                                      <w:sz w:val="16"/>
                                      <w:szCs w:val="16"/>
                                    </w:rPr>
                                    <w:t>W31</w:t>
                                  </w:r>
                                </w:p>
                              </w:tc>
                              <w:tc>
                                <w:tcPr>
                                  <w:tcW w:w="2593" w:type="dxa"/>
                                  <w:shd w:val="clear" w:color="auto" w:fill="auto"/>
                                  <w:noWrap/>
                                  <w:vAlign w:val="bottom"/>
                                  <w:hideMark/>
                                </w:tcPr>
                                <w:p w14:paraId="51CB96BA" w14:textId="77777777" w:rsidR="00B4047A" w:rsidRPr="00A64572" w:rsidRDefault="00B4047A" w:rsidP="00425FD0">
                                  <w:pPr>
                                    <w:jc w:val="center"/>
                                    <w:rPr>
                                      <w:color w:val="000000"/>
                                      <w:sz w:val="16"/>
                                      <w:szCs w:val="16"/>
                                    </w:rPr>
                                  </w:pPr>
                                  <w:r w:rsidRPr="00A64572">
                                    <w:rPr>
                                      <w:color w:val="000000"/>
                                      <w:sz w:val="16"/>
                                      <w:szCs w:val="16"/>
                                    </w:rPr>
                                    <w:t>HPT coolant bleed</w:t>
                                  </w:r>
                                </w:p>
                              </w:tc>
                              <w:tc>
                                <w:tcPr>
                                  <w:tcW w:w="742" w:type="dxa"/>
                                  <w:shd w:val="clear" w:color="auto" w:fill="auto"/>
                                  <w:noWrap/>
                                  <w:vAlign w:val="bottom"/>
                                  <w:hideMark/>
                                </w:tcPr>
                                <w:p w14:paraId="0A623072" w14:textId="77777777" w:rsidR="00B4047A" w:rsidRPr="00A64572" w:rsidRDefault="00B4047A" w:rsidP="00425FD0">
                                  <w:pPr>
                                    <w:jc w:val="center"/>
                                    <w:rPr>
                                      <w:color w:val="000000"/>
                                      <w:sz w:val="16"/>
                                      <w:szCs w:val="16"/>
                                    </w:rPr>
                                  </w:pPr>
                                  <w:proofErr w:type="spellStart"/>
                                  <w:r w:rsidRPr="00A64572">
                                    <w:rPr>
                                      <w:color w:val="000000"/>
                                      <w:sz w:val="16"/>
                                      <w:szCs w:val="16"/>
                                    </w:rPr>
                                    <w:t>lbm</w:t>
                                  </w:r>
                                  <w:proofErr w:type="spellEnd"/>
                                  <w:r w:rsidRPr="00A64572">
                                    <w:rPr>
                                      <w:color w:val="000000"/>
                                      <w:sz w:val="16"/>
                                      <w:szCs w:val="16"/>
                                    </w:rPr>
                                    <w:t>/s</w:t>
                                  </w:r>
                                </w:p>
                              </w:tc>
                            </w:tr>
                            <w:tr w:rsidR="00B4047A" w:rsidRPr="00061157" w14:paraId="20320EEA" w14:textId="77777777" w:rsidTr="00425FD0">
                              <w:trPr>
                                <w:trHeight w:val="227"/>
                                <w:jc w:val="center"/>
                              </w:trPr>
                              <w:tc>
                                <w:tcPr>
                                  <w:tcW w:w="1093" w:type="dxa"/>
                                  <w:shd w:val="clear" w:color="auto" w:fill="auto"/>
                                  <w:noWrap/>
                                  <w:vAlign w:val="bottom"/>
                                  <w:hideMark/>
                                </w:tcPr>
                                <w:p w14:paraId="549D1B7C" w14:textId="77777777" w:rsidR="00B4047A" w:rsidRPr="00A64572" w:rsidRDefault="00B4047A" w:rsidP="00425FD0">
                                  <w:pPr>
                                    <w:jc w:val="center"/>
                                    <w:rPr>
                                      <w:color w:val="000000"/>
                                      <w:sz w:val="16"/>
                                      <w:szCs w:val="16"/>
                                    </w:rPr>
                                  </w:pPr>
                                  <w:r w:rsidRPr="00A64572">
                                    <w:rPr>
                                      <w:color w:val="000000"/>
                                      <w:sz w:val="16"/>
                                      <w:szCs w:val="16"/>
                                    </w:rPr>
                                    <w:t>W32</w:t>
                                  </w:r>
                                </w:p>
                              </w:tc>
                              <w:tc>
                                <w:tcPr>
                                  <w:tcW w:w="2593" w:type="dxa"/>
                                  <w:shd w:val="clear" w:color="auto" w:fill="auto"/>
                                  <w:noWrap/>
                                  <w:vAlign w:val="bottom"/>
                                  <w:hideMark/>
                                </w:tcPr>
                                <w:p w14:paraId="2A3435CC" w14:textId="77777777" w:rsidR="00B4047A" w:rsidRPr="00A64572" w:rsidRDefault="00B4047A" w:rsidP="00425FD0">
                                  <w:pPr>
                                    <w:jc w:val="center"/>
                                    <w:rPr>
                                      <w:color w:val="000000"/>
                                      <w:sz w:val="16"/>
                                      <w:szCs w:val="16"/>
                                    </w:rPr>
                                  </w:pPr>
                                  <w:r w:rsidRPr="00A64572">
                                    <w:rPr>
                                      <w:color w:val="000000"/>
                                      <w:sz w:val="16"/>
                                      <w:szCs w:val="16"/>
                                    </w:rPr>
                                    <w:t>LPT coolant bleed</w:t>
                                  </w:r>
                                </w:p>
                              </w:tc>
                              <w:tc>
                                <w:tcPr>
                                  <w:tcW w:w="742" w:type="dxa"/>
                                  <w:shd w:val="clear" w:color="auto" w:fill="auto"/>
                                  <w:noWrap/>
                                  <w:vAlign w:val="bottom"/>
                                  <w:hideMark/>
                                </w:tcPr>
                                <w:p w14:paraId="30008D1B" w14:textId="77777777" w:rsidR="00B4047A" w:rsidRPr="00A64572" w:rsidRDefault="00B4047A" w:rsidP="00425FD0">
                                  <w:pPr>
                                    <w:jc w:val="center"/>
                                    <w:rPr>
                                      <w:color w:val="000000"/>
                                      <w:sz w:val="16"/>
                                      <w:szCs w:val="16"/>
                                    </w:rPr>
                                  </w:pPr>
                                  <w:proofErr w:type="spellStart"/>
                                  <w:r w:rsidRPr="00A64572">
                                    <w:rPr>
                                      <w:color w:val="000000"/>
                                      <w:sz w:val="16"/>
                                      <w:szCs w:val="16"/>
                                    </w:rPr>
                                    <w:t>lbm</w:t>
                                  </w:r>
                                  <w:proofErr w:type="spellEnd"/>
                                  <w:r w:rsidRPr="00A64572">
                                    <w:rPr>
                                      <w:color w:val="000000"/>
                                      <w:sz w:val="16"/>
                                      <w:szCs w:val="16"/>
                                    </w:rPr>
                                    <w:t>/s</w:t>
                                  </w:r>
                                </w:p>
                              </w:tc>
                            </w:tr>
                          </w:tbl>
                          <w:p w14:paraId="3B72F323" w14:textId="77777777" w:rsidR="00B4047A" w:rsidRDefault="00B4047A" w:rsidP="00B4047A"/>
                        </w:txbxContent>
                      </wps:txbx>
                      <wps:bodyPr rot="0" vert="horz" wrap="square" lIns="0" tIns="0" rIns="0" bIns="0" anchor="t" anchorCtr="0" upright="1">
                        <a:noAutofit/>
                      </wps:bodyPr>
                    </wps:wsp>
                  </a:graphicData>
                </a:graphic>
              </wp:inline>
            </w:drawing>
          </mc:Choice>
          <mc:Fallback>
            <w:pict>
              <v:shape w14:anchorId="7551BA42" id="_x0000_s1035" type="#_x0000_t202" style="width:251.5pt;height:2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" stroked="f">
                <v:textbox inset="0,0,0,0">
                  <w:txbxContent>
                    <w:p w14:paraId="0B5EB162" w14:textId="77777777" w:rsidR="00B4047A" w:rsidRDefault="00B4047A" w:rsidP="00B4047A">
                      <w:pPr>
                        <w:pStyle w:val="TableTitle"/>
                      </w:pPr>
                      <w:bookmarkStart w:id="294" w:name="_Hlk93777126"/>
                      <w:r>
                        <w:t>TABLE Ⅱ</w:t>
                      </w:r>
                    </w:p>
                    <w:bookmarkEnd w:id="294"/>
                    <w:p w14:paraId="4AC7A98F" w14:textId="77777777" w:rsidR="00B4047A" w:rsidRDefault="00B4047A" w:rsidP="00B4047A">
                      <w:pPr>
                        <w:pStyle w:val="TableTitle"/>
                      </w:pPr>
                      <w:r>
                        <w:t>Detailed information of the 21 sensors in the case study</w:t>
                      </w:r>
                      <w:r w:rsidRPr="002E4521">
                        <w:t>.</w:t>
                      </w:r>
                    </w:p>
                    <w:tbl>
                      <w:tblPr>
                        <w:tblW w:w="4428" w:type="dxa"/>
                        <w:jc w:val="center"/>
                        <w:tblBorders>
                          <w:top w:val="double" w:sz="4" w:space="0" w:color="auto"/>
                          <w:bottom w:val="double" w:sz="4" w:space="0" w:color="auto"/>
                        </w:tblBorders>
                        <w:tblLayout w:type="fixed"/>
                        <w:tblLook w:val="04A0" w:firstRow="1" w:lastRow="0" w:firstColumn="1" w:lastColumn="0" w:noHBand="0" w:noVBand="1"/>
                      </w:tblPr>
                      <w:tblGrid>
                        <w:gridCol w:w="1093"/>
                        <w:gridCol w:w="2593"/>
                        <w:gridCol w:w="742"/>
                      </w:tblGrid>
                      <w:tr w:rsidR="00B4047A" w:rsidRPr="00061157" w14:paraId="3109E9ED" w14:textId="77777777" w:rsidTr="00425FD0">
                        <w:trPr>
                          <w:trHeight w:val="227"/>
                          <w:jc w:val="center"/>
                        </w:trPr>
                        <w:tc>
                          <w:tcPr>
                            <w:tcW w:w="1093" w:type="dxa"/>
                            <w:tcBorders>
                              <w:top w:val="double" w:sz="4" w:space="0" w:color="auto"/>
                              <w:bottom w:val="single" w:sz="4" w:space="0" w:color="auto"/>
                            </w:tcBorders>
                            <w:shd w:val="clear" w:color="auto" w:fill="auto"/>
                            <w:noWrap/>
                            <w:vAlign w:val="bottom"/>
                            <w:hideMark/>
                          </w:tcPr>
                          <w:p w14:paraId="68C0AC30" w14:textId="77777777" w:rsidR="00B4047A" w:rsidRPr="00A64572" w:rsidRDefault="00B4047A" w:rsidP="00425FD0">
                            <w:pPr>
                              <w:jc w:val="center"/>
                              <w:rPr>
                                <w:color w:val="000000"/>
                                <w:sz w:val="16"/>
                                <w:szCs w:val="16"/>
                              </w:rPr>
                            </w:pPr>
                            <w:r w:rsidRPr="00A64572">
                              <w:rPr>
                                <w:color w:val="000000"/>
                                <w:sz w:val="16"/>
                                <w:szCs w:val="16"/>
                              </w:rPr>
                              <w:t>Symbol</w:t>
                            </w:r>
                          </w:p>
                        </w:tc>
                        <w:tc>
                          <w:tcPr>
                            <w:tcW w:w="2593" w:type="dxa"/>
                            <w:tcBorders>
                              <w:top w:val="double" w:sz="4" w:space="0" w:color="auto"/>
                              <w:bottom w:val="single" w:sz="4" w:space="0" w:color="auto"/>
                            </w:tcBorders>
                            <w:shd w:val="clear" w:color="auto" w:fill="auto"/>
                            <w:noWrap/>
                            <w:vAlign w:val="bottom"/>
                            <w:hideMark/>
                          </w:tcPr>
                          <w:p w14:paraId="429A9417" w14:textId="77777777" w:rsidR="00B4047A" w:rsidRPr="00A64572" w:rsidRDefault="00B4047A" w:rsidP="00425FD0">
                            <w:pPr>
                              <w:jc w:val="center"/>
                              <w:rPr>
                                <w:color w:val="000000"/>
                                <w:sz w:val="16"/>
                                <w:szCs w:val="16"/>
                              </w:rPr>
                            </w:pPr>
                            <w:r w:rsidRPr="00A64572">
                              <w:rPr>
                                <w:color w:val="000000"/>
                                <w:sz w:val="16"/>
                                <w:szCs w:val="16"/>
                              </w:rPr>
                              <w:t>Description</w:t>
                            </w:r>
                          </w:p>
                        </w:tc>
                        <w:tc>
                          <w:tcPr>
                            <w:tcW w:w="742" w:type="dxa"/>
                            <w:tcBorders>
                              <w:top w:val="double" w:sz="4" w:space="0" w:color="auto"/>
                              <w:bottom w:val="single" w:sz="4" w:space="0" w:color="auto"/>
                            </w:tcBorders>
                            <w:shd w:val="clear" w:color="auto" w:fill="auto"/>
                            <w:noWrap/>
                            <w:vAlign w:val="bottom"/>
                            <w:hideMark/>
                          </w:tcPr>
                          <w:p w14:paraId="3F300A5A" w14:textId="77777777" w:rsidR="00B4047A" w:rsidRPr="00A64572" w:rsidRDefault="00B4047A" w:rsidP="00425FD0">
                            <w:pPr>
                              <w:jc w:val="center"/>
                              <w:rPr>
                                <w:color w:val="000000"/>
                                <w:sz w:val="16"/>
                                <w:szCs w:val="16"/>
                              </w:rPr>
                            </w:pPr>
                            <w:r w:rsidRPr="00A64572">
                              <w:rPr>
                                <w:color w:val="000000"/>
                                <w:sz w:val="16"/>
                                <w:szCs w:val="16"/>
                              </w:rPr>
                              <w:t>Units</w:t>
                            </w:r>
                          </w:p>
                        </w:tc>
                      </w:tr>
                      <w:tr w:rsidR="00B4047A" w:rsidRPr="00061157" w14:paraId="4D934897" w14:textId="77777777" w:rsidTr="00425FD0">
                        <w:trPr>
                          <w:trHeight w:val="227"/>
                          <w:jc w:val="center"/>
                        </w:trPr>
                        <w:tc>
                          <w:tcPr>
                            <w:tcW w:w="1093" w:type="dxa"/>
                            <w:tcBorders>
                              <w:top w:val="single" w:sz="4" w:space="0" w:color="auto"/>
                            </w:tcBorders>
                            <w:shd w:val="clear" w:color="auto" w:fill="auto"/>
                            <w:noWrap/>
                            <w:vAlign w:val="bottom"/>
                            <w:hideMark/>
                          </w:tcPr>
                          <w:p w14:paraId="645FEAA8" w14:textId="77777777" w:rsidR="00B4047A" w:rsidRPr="00A64572" w:rsidRDefault="00B4047A" w:rsidP="00425FD0">
                            <w:pPr>
                              <w:jc w:val="center"/>
                              <w:rPr>
                                <w:color w:val="000000"/>
                                <w:sz w:val="16"/>
                                <w:szCs w:val="16"/>
                              </w:rPr>
                            </w:pPr>
                            <w:r w:rsidRPr="00A64572">
                              <w:rPr>
                                <w:color w:val="000000"/>
                                <w:sz w:val="16"/>
                                <w:szCs w:val="16"/>
                              </w:rPr>
                              <w:t>T2</w:t>
                            </w:r>
                          </w:p>
                        </w:tc>
                        <w:tc>
                          <w:tcPr>
                            <w:tcW w:w="2593" w:type="dxa"/>
                            <w:tcBorders>
                              <w:top w:val="single" w:sz="4" w:space="0" w:color="auto"/>
                            </w:tcBorders>
                            <w:shd w:val="clear" w:color="auto" w:fill="auto"/>
                            <w:noWrap/>
                            <w:vAlign w:val="bottom"/>
                            <w:hideMark/>
                          </w:tcPr>
                          <w:p w14:paraId="4EBA2CC3" w14:textId="77777777" w:rsidR="00B4047A" w:rsidRPr="00A64572" w:rsidRDefault="00B4047A" w:rsidP="00425FD0">
                            <w:pPr>
                              <w:jc w:val="center"/>
                              <w:rPr>
                                <w:color w:val="000000"/>
                                <w:sz w:val="16"/>
                                <w:szCs w:val="16"/>
                              </w:rPr>
                            </w:pPr>
                            <w:r w:rsidRPr="00A64572">
                              <w:rPr>
                                <w:color w:val="000000"/>
                                <w:sz w:val="16"/>
                                <w:szCs w:val="16"/>
                              </w:rPr>
                              <w:t>Total temperature at fan inlet</w:t>
                            </w:r>
                          </w:p>
                        </w:tc>
                        <w:tc>
                          <w:tcPr>
                            <w:tcW w:w="742" w:type="dxa"/>
                            <w:tcBorders>
                              <w:top w:val="single" w:sz="4" w:space="0" w:color="auto"/>
                            </w:tcBorders>
                            <w:shd w:val="clear" w:color="auto" w:fill="auto"/>
                            <w:noWrap/>
                            <w:vAlign w:val="bottom"/>
                            <w:hideMark/>
                          </w:tcPr>
                          <w:p w14:paraId="575406BC" w14:textId="77777777" w:rsidR="00B4047A" w:rsidRPr="00A64572" w:rsidRDefault="00B4047A" w:rsidP="00425FD0">
                            <w:pPr>
                              <w:jc w:val="center"/>
                              <w:rPr>
                                <w:color w:val="000000"/>
                                <w:sz w:val="16"/>
                                <w:szCs w:val="16"/>
                              </w:rPr>
                            </w:pPr>
                            <w:r w:rsidRPr="00A64572">
                              <w:rPr>
                                <w:color w:val="000000"/>
                                <w:sz w:val="16"/>
                                <w:szCs w:val="16"/>
                              </w:rPr>
                              <w:t>°R</w:t>
                            </w:r>
                          </w:p>
                        </w:tc>
                      </w:tr>
                      <w:tr w:rsidR="00B4047A" w:rsidRPr="00061157" w14:paraId="1EE1A003" w14:textId="77777777" w:rsidTr="00425FD0">
                        <w:trPr>
                          <w:trHeight w:val="227"/>
                          <w:jc w:val="center"/>
                        </w:trPr>
                        <w:tc>
                          <w:tcPr>
                            <w:tcW w:w="1093" w:type="dxa"/>
                            <w:shd w:val="clear" w:color="auto" w:fill="auto"/>
                            <w:noWrap/>
                            <w:vAlign w:val="bottom"/>
                            <w:hideMark/>
                          </w:tcPr>
                          <w:p w14:paraId="2654B115" w14:textId="77777777" w:rsidR="00B4047A" w:rsidRPr="00A64572" w:rsidRDefault="00B4047A" w:rsidP="00425FD0">
                            <w:pPr>
                              <w:jc w:val="center"/>
                              <w:rPr>
                                <w:color w:val="000000"/>
                                <w:sz w:val="16"/>
                                <w:szCs w:val="16"/>
                              </w:rPr>
                            </w:pPr>
                            <w:r w:rsidRPr="00A64572">
                              <w:rPr>
                                <w:color w:val="000000"/>
                                <w:sz w:val="16"/>
                                <w:szCs w:val="16"/>
                              </w:rPr>
                              <w:t>T24</w:t>
                            </w:r>
                          </w:p>
                        </w:tc>
                        <w:tc>
                          <w:tcPr>
                            <w:tcW w:w="2593" w:type="dxa"/>
                            <w:shd w:val="clear" w:color="auto" w:fill="auto"/>
                            <w:noWrap/>
                            <w:vAlign w:val="bottom"/>
                            <w:hideMark/>
                          </w:tcPr>
                          <w:p w14:paraId="1A1A3F82" w14:textId="77777777" w:rsidR="00B4047A" w:rsidRPr="00A64572" w:rsidRDefault="00B4047A" w:rsidP="00425FD0">
                            <w:pPr>
                              <w:jc w:val="center"/>
                              <w:rPr>
                                <w:color w:val="000000"/>
                                <w:sz w:val="16"/>
                                <w:szCs w:val="16"/>
                              </w:rPr>
                            </w:pPr>
                            <w:r w:rsidRPr="00A64572">
                              <w:rPr>
                                <w:color w:val="000000"/>
                                <w:sz w:val="16"/>
                                <w:szCs w:val="16"/>
                              </w:rPr>
                              <w:t>Total temperature at LPC outlet</w:t>
                            </w:r>
                          </w:p>
                        </w:tc>
                        <w:tc>
                          <w:tcPr>
                            <w:tcW w:w="742" w:type="dxa"/>
                            <w:shd w:val="clear" w:color="auto" w:fill="auto"/>
                            <w:noWrap/>
                            <w:vAlign w:val="bottom"/>
                            <w:hideMark/>
                          </w:tcPr>
                          <w:p w14:paraId="7C031FA3" w14:textId="77777777" w:rsidR="00B4047A" w:rsidRPr="00A64572" w:rsidRDefault="00B4047A" w:rsidP="00425FD0">
                            <w:pPr>
                              <w:jc w:val="center"/>
                              <w:rPr>
                                <w:color w:val="000000"/>
                                <w:sz w:val="16"/>
                                <w:szCs w:val="16"/>
                              </w:rPr>
                            </w:pPr>
                            <w:r w:rsidRPr="00A64572">
                              <w:rPr>
                                <w:color w:val="000000"/>
                                <w:sz w:val="16"/>
                                <w:szCs w:val="16"/>
                              </w:rPr>
                              <w:t>°R</w:t>
                            </w:r>
                          </w:p>
                        </w:tc>
                      </w:tr>
                      <w:tr w:rsidR="00B4047A" w:rsidRPr="00061157" w14:paraId="43D8253E" w14:textId="77777777" w:rsidTr="00425FD0">
                        <w:trPr>
                          <w:trHeight w:val="227"/>
                          <w:jc w:val="center"/>
                        </w:trPr>
                        <w:tc>
                          <w:tcPr>
                            <w:tcW w:w="1093" w:type="dxa"/>
                            <w:shd w:val="clear" w:color="auto" w:fill="auto"/>
                            <w:noWrap/>
                            <w:vAlign w:val="bottom"/>
                            <w:hideMark/>
                          </w:tcPr>
                          <w:p w14:paraId="50C446DD" w14:textId="77777777" w:rsidR="00B4047A" w:rsidRPr="00A64572" w:rsidRDefault="00B4047A" w:rsidP="00425FD0">
                            <w:pPr>
                              <w:jc w:val="center"/>
                              <w:rPr>
                                <w:color w:val="000000"/>
                                <w:sz w:val="16"/>
                                <w:szCs w:val="16"/>
                              </w:rPr>
                            </w:pPr>
                            <w:r w:rsidRPr="00A64572">
                              <w:rPr>
                                <w:color w:val="000000"/>
                                <w:sz w:val="16"/>
                                <w:szCs w:val="16"/>
                              </w:rPr>
                              <w:t>T30</w:t>
                            </w:r>
                          </w:p>
                        </w:tc>
                        <w:tc>
                          <w:tcPr>
                            <w:tcW w:w="2593" w:type="dxa"/>
                            <w:shd w:val="clear" w:color="auto" w:fill="auto"/>
                            <w:noWrap/>
                            <w:vAlign w:val="bottom"/>
                            <w:hideMark/>
                          </w:tcPr>
                          <w:p w14:paraId="14DF79D5" w14:textId="77777777" w:rsidR="00B4047A" w:rsidRPr="00A64572" w:rsidRDefault="00B4047A" w:rsidP="00425FD0">
                            <w:pPr>
                              <w:jc w:val="center"/>
                              <w:rPr>
                                <w:color w:val="000000"/>
                                <w:sz w:val="16"/>
                                <w:szCs w:val="16"/>
                              </w:rPr>
                            </w:pPr>
                            <w:r w:rsidRPr="00A64572">
                              <w:rPr>
                                <w:color w:val="000000"/>
                                <w:sz w:val="16"/>
                                <w:szCs w:val="16"/>
                              </w:rPr>
                              <w:t>Total temperature at HPC outlet</w:t>
                            </w:r>
                          </w:p>
                        </w:tc>
                        <w:tc>
                          <w:tcPr>
                            <w:tcW w:w="742" w:type="dxa"/>
                            <w:shd w:val="clear" w:color="auto" w:fill="auto"/>
                            <w:noWrap/>
                            <w:vAlign w:val="bottom"/>
                            <w:hideMark/>
                          </w:tcPr>
                          <w:p w14:paraId="5C51A948" w14:textId="77777777" w:rsidR="00B4047A" w:rsidRPr="00A64572" w:rsidRDefault="00B4047A" w:rsidP="00425FD0">
                            <w:pPr>
                              <w:jc w:val="center"/>
                              <w:rPr>
                                <w:color w:val="000000"/>
                                <w:sz w:val="16"/>
                                <w:szCs w:val="16"/>
                              </w:rPr>
                            </w:pPr>
                            <w:r w:rsidRPr="00A64572">
                              <w:rPr>
                                <w:color w:val="000000"/>
                                <w:sz w:val="16"/>
                                <w:szCs w:val="16"/>
                              </w:rPr>
                              <w:t>°R</w:t>
                            </w:r>
                          </w:p>
                        </w:tc>
                      </w:tr>
                      <w:tr w:rsidR="00B4047A" w:rsidRPr="00061157" w14:paraId="398F69FE" w14:textId="77777777" w:rsidTr="00425FD0">
                        <w:trPr>
                          <w:trHeight w:val="227"/>
                          <w:jc w:val="center"/>
                        </w:trPr>
                        <w:tc>
                          <w:tcPr>
                            <w:tcW w:w="1093" w:type="dxa"/>
                            <w:shd w:val="clear" w:color="auto" w:fill="auto"/>
                            <w:noWrap/>
                            <w:vAlign w:val="bottom"/>
                            <w:hideMark/>
                          </w:tcPr>
                          <w:p w14:paraId="56199F8D" w14:textId="77777777" w:rsidR="00B4047A" w:rsidRPr="00A64572" w:rsidRDefault="00B4047A" w:rsidP="00425FD0">
                            <w:pPr>
                              <w:jc w:val="center"/>
                              <w:rPr>
                                <w:color w:val="000000"/>
                                <w:sz w:val="16"/>
                                <w:szCs w:val="16"/>
                              </w:rPr>
                            </w:pPr>
                            <w:r w:rsidRPr="00A64572">
                              <w:rPr>
                                <w:color w:val="000000"/>
                                <w:sz w:val="16"/>
                                <w:szCs w:val="16"/>
                              </w:rPr>
                              <w:t>T50</w:t>
                            </w:r>
                          </w:p>
                        </w:tc>
                        <w:tc>
                          <w:tcPr>
                            <w:tcW w:w="2593" w:type="dxa"/>
                            <w:shd w:val="clear" w:color="auto" w:fill="auto"/>
                            <w:noWrap/>
                            <w:vAlign w:val="bottom"/>
                            <w:hideMark/>
                          </w:tcPr>
                          <w:p w14:paraId="300AD0DF" w14:textId="77777777" w:rsidR="00B4047A" w:rsidRPr="00A64572" w:rsidRDefault="00B4047A" w:rsidP="00425FD0">
                            <w:pPr>
                              <w:jc w:val="center"/>
                              <w:rPr>
                                <w:color w:val="000000"/>
                                <w:sz w:val="16"/>
                                <w:szCs w:val="16"/>
                              </w:rPr>
                            </w:pPr>
                            <w:r w:rsidRPr="00A64572">
                              <w:rPr>
                                <w:color w:val="000000"/>
                                <w:sz w:val="16"/>
                                <w:szCs w:val="16"/>
                              </w:rPr>
                              <w:t>Total temperature at LPT outlet</w:t>
                            </w:r>
                          </w:p>
                        </w:tc>
                        <w:tc>
                          <w:tcPr>
                            <w:tcW w:w="742" w:type="dxa"/>
                            <w:shd w:val="clear" w:color="auto" w:fill="auto"/>
                            <w:noWrap/>
                            <w:vAlign w:val="bottom"/>
                            <w:hideMark/>
                          </w:tcPr>
                          <w:p w14:paraId="29FBBD06" w14:textId="77777777" w:rsidR="00B4047A" w:rsidRPr="00A64572" w:rsidRDefault="00B4047A" w:rsidP="00425FD0">
                            <w:pPr>
                              <w:jc w:val="center"/>
                              <w:rPr>
                                <w:color w:val="000000"/>
                                <w:sz w:val="16"/>
                                <w:szCs w:val="16"/>
                              </w:rPr>
                            </w:pPr>
                            <w:r w:rsidRPr="00A64572">
                              <w:rPr>
                                <w:color w:val="000000"/>
                                <w:sz w:val="16"/>
                                <w:szCs w:val="16"/>
                              </w:rPr>
                              <w:t>°R</w:t>
                            </w:r>
                          </w:p>
                        </w:tc>
                      </w:tr>
                      <w:tr w:rsidR="00B4047A" w:rsidRPr="00061157" w14:paraId="42F4FEA7" w14:textId="77777777" w:rsidTr="00425FD0">
                        <w:trPr>
                          <w:trHeight w:val="227"/>
                          <w:jc w:val="center"/>
                        </w:trPr>
                        <w:tc>
                          <w:tcPr>
                            <w:tcW w:w="1093" w:type="dxa"/>
                            <w:shd w:val="clear" w:color="auto" w:fill="auto"/>
                            <w:noWrap/>
                            <w:vAlign w:val="bottom"/>
                            <w:hideMark/>
                          </w:tcPr>
                          <w:p w14:paraId="4DE214CE" w14:textId="77777777" w:rsidR="00B4047A" w:rsidRPr="00A64572" w:rsidRDefault="00B4047A" w:rsidP="00425FD0">
                            <w:pPr>
                              <w:jc w:val="center"/>
                              <w:rPr>
                                <w:color w:val="000000"/>
                                <w:sz w:val="16"/>
                                <w:szCs w:val="16"/>
                              </w:rPr>
                            </w:pPr>
                            <w:r w:rsidRPr="00A64572">
                              <w:rPr>
                                <w:color w:val="000000"/>
                                <w:sz w:val="16"/>
                                <w:szCs w:val="16"/>
                              </w:rPr>
                              <w:t>P2</w:t>
                            </w:r>
                          </w:p>
                        </w:tc>
                        <w:tc>
                          <w:tcPr>
                            <w:tcW w:w="2593" w:type="dxa"/>
                            <w:shd w:val="clear" w:color="auto" w:fill="auto"/>
                            <w:noWrap/>
                            <w:vAlign w:val="bottom"/>
                            <w:hideMark/>
                          </w:tcPr>
                          <w:p w14:paraId="75451360" w14:textId="77777777" w:rsidR="00B4047A" w:rsidRPr="00A64572" w:rsidRDefault="00B4047A" w:rsidP="00425FD0">
                            <w:pPr>
                              <w:jc w:val="center"/>
                              <w:rPr>
                                <w:color w:val="000000"/>
                                <w:sz w:val="16"/>
                                <w:szCs w:val="16"/>
                              </w:rPr>
                            </w:pPr>
                            <w:r w:rsidRPr="00A64572">
                              <w:rPr>
                                <w:color w:val="000000"/>
                                <w:sz w:val="16"/>
                                <w:szCs w:val="16"/>
                              </w:rPr>
                              <w:t>Pressure at fan inlet</w:t>
                            </w:r>
                          </w:p>
                        </w:tc>
                        <w:tc>
                          <w:tcPr>
                            <w:tcW w:w="742" w:type="dxa"/>
                            <w:shd w:val="clear" w:color="auto" w:fill="auto"/>
                            <w:noWrap/>
                            <w:vAlign w:val="bottom"/>
                            <w:hideMark/>
                          </w:tcPr>
                          <w:p w14:paraId="76054355" w14:textId="77777777" w:rsidR="00B4047A" w:rsidRPr="00A64572" w:rsidRDefault="00B4047A" w:rsidP="00425FD0">
                            <w:pPr>
                              <w:jc w:val="center"/>
                              <w:rPr>
                                <w:color w:val="000000"/>
                                <w:sz w:val="16"/>
                                <w:szCs w:val="16"/>
                              </w:rPr>
                            </w:pPr>
                            <w:r w:rsidRPr="00A64572">
                              <w:rPr>
                                <w:color w:val="000000"/>
                                <w:sz w:val="16"/>
                                <w:szCs w:val="16"/>
                              </w:rPr>
                              <w:t>psia</w:t>
                            </w:r>
                          </w:p>
                        </w:tc>
                      </w:tr>
                      <w:tr w:rsidR="00B4047A" w:rsidRPr="00061157" w14:paraId="0639DB84" w14:textId="77777777" w:rsidTr="00425FD0">
                        <w:trPr>
                          <w:trHeight w:val="227"/>
                          <w:jc w:val="center"/>
                        </w:trPr>
                        <w:tc>
                          <w:tcPr>
                            <w:tcW w:w="1093" w:type="dxa"/>
                            <w:shd w:val="clear" w:color="auto" w:fill="auto"/>
                            <w:noWrap/>
                            <w:vAlign w:val="bottom"/>
                            <w:hideMark/>
                          </w:tcPr>
                          <w:p w14:paraId="4BDA205D" w14:textId="77777777" w:rsidR="00B4047A" w:rsidRPr="00A64572" w:rsidRDefault="00B4047A" w:rsidP="00425FD0">
                            <w:pPr>
                              <w:jc w:val="center"/>
                              <w:rPr>
                                <w:color w:val="000000"/>
                                <w:sz w:val="16"/>
                                <w:szCs w:val="16"/>
                              </w:rPr>
                            </w:pPr>
                            <w:r w:rsidRPr="00A64572">
                              <w:rPr>
                                <w:color w:val="000000"/>
                                <w:sz w:val="16"/>
                                <w:szCs w:val="16"/>
                              </w:rPr>
                              <w:t>P15</w:t>
                            </w:r>
                          </w:p>
                        </w:tc>
                        <w:tc>
                          <w:tcPr>
                            <w:tcW w:w="2593" w:type="dxa"/>
                            <w:shd w:val="clear" w:color="auto" w:fill="auto"/>
                            <w:noWrap/>
                            <w:vAlign w:val="bottom"/>
                            <w:hideMark/>
                          </w:tcPr>
                          <w:p w14:paraId="0A186582" w14:textId="77777777" w:rsidR="00B4047A" w:rsidRPr="00A64572" w:rsidRDefault="00B4047A" w:rsidP="00425FD0">
                            <w:pPr>
                              <w:jc w:val="center"/>
                              <w:rPr>
                                <w:color w:val="000000"/>
                                <w:sz w:val="16"/>
                                <w:szCs w:val="16"/>
                              </w:rPr>
                            </w:pPr>
                            <w:r w:rsidRPr="00A64572">
                              <w:rPr>
                                <w:color w:val="000000"/>
                                <w:sz w:val="16"/>
                                <w:szCs w:val="16"/>
                              </w:rPr>
                              <w:t>Total pressure in bypass-duct</w:t>
                            </w:r>
                          </w:p>
                        </w:tc>
                        <w:tc>
                          <w:tcPr>
                            <w:tcW w:w="742" w:type="dxa"/>
                            <w:shd w:val="clear" w:color="auto" w:fill="auto"/>
                            <w:noWrap/>
                            <w:vAlign w:val="bottom"/>
                            <w:hideMark/>
                          </w:tcPr>
                          <w:p w14:paraId="64FAD7E8" w14:textId="77777777" w:rsidR="00B4047A" w:rsidRPr="00A64572" w:rsidRDefault="00B4047A" w:rsidP="00425FD0">
                            <w:pPr>
                              <w:jc w:val="center"/>
                              <w:rPr>
                                <w:color w:val="000000"/>
                                <w:sz w:val="16"/>
                                <w:szCs w:val="16"/>
                              </w:rPr>
                            </w:pPr>
                            <w:r w:rsidRPr="00A64572">
                              <w:rPr>
                                <w:color w:val="000000"/>
                                <w:sz w:val="16"/>
                                <w:szCs w:val="16"/>
                              </w:rPr>
                              <w:t>psia</w:t>
                            </w:r>
                          </w:p>
                        </w:tc>
                      </w:tr>
                      <w:tr w:rsidR="00B4047A" w:rsidRPr="00061157" w14:paraId="6CB2105F" w14:textId="77777777" w:rsidTr="00425FD0">
                        <w:trPr>
                          <w:trHeight w:val="227"/>
                          <w:jc w:val="center"/>
                        </w:trPr>
                        <w:tc>
                          <w:tcPr>
                            <w:tcW w:w="1093" w:type="dxa"/>
                            <w:shd w:val="clear" w:color="auto" w:fill="auto"/>
                            <w:noWrap/>
                            <w:vAlign w:val="bottom"/>
                            <w:hideMark/>
                          </w:tcPr>
                          <w:p w14:paraId="74A71092" w14:textId="77777777" w:rsidR="00B4047A" w:rsidRPr="00A64572" w:rsidRDefault="00B4047A" w:rsidP="00425FD0">
                            <w:pPr>
                              <w:jc w:val="center"/>
                              <w:rPr>
                                <w:color w:val="000000"/>
                                <w:sz w:val="16"/>
                                <w:szCs w:val="16"/>
                              </w:rPr>
                            </w:pPr>
                            <w:r w:rsidRPr="00A64572">
                              <w:rPr>
                                <w:color w:val="000000"/>
                                <w:sz w:val="16"/>
                                <w:szCs w:val="16"/>
                              </w:rPr>
                              <w:t>P30</w:t>
                            </w:r>
                          </w:p>
                        </w:tc>
                        <w:tc>
                          <w:tcPr>
                            <w:tcW w:w="2593" w:type="dxa"/>
                            <w:shd w:val="clear" w:color="auto" w:fill="auto"/>
                            <w:noWrap/>
                            <w:vAlign w:val="bottom"/>
                            <w:hideMark/>
                          </w:tcPr>
                          <w:p w14:paraId="4833A507" w14:textId="77777777" w:rsidR="00B4047A" w:rsidRPr="00A64572" w:rsidRDefault="00B4047A" w:rsidP="00425FD0">
                            <w:pPr>
                              <w:jc w:val="center"/>
                              <w:rPr>
                                <w:color w:val="000000"/>
                                <w:sz w:val="16"/>
                                <w:szCs w:val="16"/>
                              </w:rPr>
                            </w:pPr>
                            <w:r w:rsidRPr="00A64572">
                              <w:rPr>
                                <w:color w:val="000000"/>
                                <w:sz w:val="16"/>
                                <w:szCs w:val="16"/>
                              </w:rPr>
                              <w:t>Total pressure at HPC outlet</w:t>
                            </w:r>
                          </w:p>
                        </w:tc>
                        <w:tc>
                          <w:tcPr>
                            <w:tcW w:w="742" w:type="dxa"/>
                            <w:shd w:val="clear" w:color="auto" w:fill="auto"/>
                            <w:noWrap/>
                            <w:vAlign w:val="bottom"/>
                            <w:hideMark/>
                          </w:tcPr>
                          <w:p w14:paraId="004EDE48" w14:textId="77777777" w:rsidR="00B4047A" w:rsidRPr="00A64572" w:rsidRDefault="00B4047A" w:rsidP="00425FD0">
                            <w:pPr>
                              <w:jc w:val="center"/>
                              <w:rPr>
                                <w:color w:val="000000"/>
                                <w:sz w:val="16"/>
                                <w:szCs w:val="16"/>
                              </w:rPr>
                            </w:pPr>
                            <w:r w:rsidRPr="00A64572">
                              <w:rPr>
                                <w:color w:val="000000"/>
                                <w:sz w:val="16"/>
                                <w:szCs w:val="16"/>
                              </w:rPr>
                              <w:t>psia</w:t>
                            </w:r>
                          </w:p>
                        </w:tc>
                      </w:tr>
                      <w:tr w:rsidR="00B4047A" w:rsidRPr="00061157" w14:paraId="7AF73305" w14:textId="77777777" w:rsidTr="00425FD0">
                        <w:trPr>
                          <w:trHeight w:val="227"/>
                          <w:jc w:val="center"/>
                        </w:trPr>
                        <w:tc>
                          <w:tcPr>
                            <w:tcW w:w="1093" w:type="dxa"/>
                            <w:shd w:val="clear" w:color="auto" w:fill="auto"/>
                            <w:noWrap/>
                            <w:vAlign w:val="bottom"/>
                            <w:hideMark/>
                          </w:tcPr>
                          <w:p w14:paraId="062B10C4" w14:textId="77777777" w:rsidR="00B4047A" w:rsidRPr="00A64572" w:rsidRDefault="00B4047A" w:rsidP="00425FD0">
                            <w:pPr>
                              <w:jc w:val="center"/>
                              <w:rPr>
                                <w:color w:val="000000"/>
                                <w:sz w:val="16"/>
                                <w:szCs w:val="16"/>
                              </w:rPr>
                            </w:pPr>
                            <w:proofErr w:type="spellStart"/>
                            <w:r w:rsidRPr="00A64572">
                              <w:rPr>
                                <w:color w:val="000000"/>
                                <w:sz w:val="16"/>
                                <w:szCs w:val="16"/>
                              </w:rPr>
                              <w:t>Nf</w:t>
                            </w:r>
                            <w:proofErr w:type="spellEnd"/>
                          </w:p>
                        </w:tc>
                        <w:tc>
                          <w:tcPr>
                            <w:tcW w:w="2593" w:type="dxa"/>
                            <w:shd w:val="clear" w:color="auto" w:fill="auto"/>
                            <w:noWrap/>
                            <w:vAlign w:val="bottom"/>
                            <w:hideMark/>
                          </w:tcPr>
                          <w:p w14:paraId="3D2EE1A1" w14:textId="77777777" w:rsidR="00B4047A" w:rsidRPr="00A64572" w:rsidRDefault="00B4047A" w:rsidP="00425FD0">
                            <w:pPr>
                              <w:jc w:val="center"/>
                              <w:rPr>
                                <w:color w:val="000000"/>
                                <w:sz w:val="16"/>
                                <w:szCs w:val="16"/>
                              </w:rPr>
                            </w:pPr>
                            <w:r w:rsidRPr="00A64572">
                              <w:rPr>
                                <w:color w:val="000000"/>
                                <w:sz w:val="16"/>
                                <w:szCs w:val="16"/>
                              </w:rPr>
                              <w:t>Physical fan speed</w:t>
                            </w:r>
                          </w:p>
                        </w:tc>
                        <w:tc>
                          <w:tcPr>
                            <w:tcW w:w="742" w:type="dxa"/>
                            <w:shd w:val="clear" w:color="auto" w:fill="auto"/>
                            <w:noWrap/>
                            <w:vAlign w:val="bottom"/>
                            <w:hideMark/>
                          </w:tcPr>
                          <w:p w14:paraId="4A92C0B1" w14:textId="77777777" w:rsidR="00B4047A" w:rsidRPr="00A64572" w:rsidRDefault="00B4047A" w:rsidP="00425FD0">
                            <w:pPr>
                              <w:jc w:val="center"/>
                              <w:rPr>
                                <w:color w:val="000000"/>
                                <w:sz w:val="16"/>
                                <w:szCs w:val="16"/>
                              </w:rPr>
                            </w:pPr>
                            <w:r w:rsidRPr="00A64572">
                              <w:rPr>
                                <w:color w:val="000000"/>
                                <w:sz w:val="16"/>
                                <w:szCs w:val="16"/>
                              </w:rPr>
                              <w:t>rpm</w:t>
                            </w:r>
                          </w:p>
                        </w:tc>
                      </w:tr>
                      <w:tr w:rsidR="00B4047A" w:rsidRPr="00061157" w14:paraId="4B67BCBA" w14:textId="77777777" w:rsidTr="00425FD0">
                        <w:trPr>
                          <w:trHeight w:val="227"/>
                          <w:jc w:val="center"/>
                        </w:trPr>
                        <w:tc>
                          <w:tcPr>
                            <w:tcW w:w="1093" w:type="dxa"/>
                            <w:shd w:val="clear" w:color="auto" w:fill="auto"/>
                            <w:noWrap/>
                            <w:vAlign w:val="bottom"/>
                            <w:hideMark/>
                          </w:tcPr>
                          <w:p w14:paraId="786D3628" w14:textId="77777777" w:rsidR="00B4047A" w:rsidRPr="00A64572" w:rsidRDefault="00B4047A" w:rsidP="00425FD0">
                            <w:pPr>
                              <w:jc w:val="center"/>
                              <w:rPr>
                                <w:color w:val="000000"/>
                                <w:sz w:val="16"/>
                                <w:szCs w:val="16"/>
                              </w:rPr>
                            </w:pPr>
                            <w:r w:rsidRPr="00A64572">
                              <w:rPr>
                                <w:color w:val="000000"/>
                                <w:sz w:val="16"/>
                                <w:szCs w:val="16"/>
                              </w:rPr>
                              <w:t>Nc</w:t>
                            </w:r>
                          </w:p>
                        </w:tc>
                        <w:tc>
                          <w:tcPr>
                            <w:tcW w:w="2593" w:type="dxa"/>
                            <w:shd w:val="clear" w:color="auto" w:fill="auto"/>
                            <w:noWrap/>
                            <w:vAlign w:val="bottom"/>
                            <w:hideMark/>
                          </w:tcPr>
                          <w:p w14:paraId="10C399BD" w14:textId="77777777" w:rsidR="00B4047A" w:rsidRPr="00A64572" w:rsidRDefault="00B4047A" w:rsidP="00425FD0">
                            <w:pPr>
                              <w:jc w:val="center"/>
                              <w:rPr>
                                <w:color w:val="000000"/>
                                <w:sz w:val="16"/>
                                <w:szCs w:val="16"/>
                              </w:rPr>
                            </w:pPr>
                            <w:r w:rsidRPr="00A64572">
                              <w:rPr>
                                <w:color w:val="000000"/>
                                <w:sz w:val="16"/>
                                <w:szCs w:val="16"/>
                              </w:rPr>
                              <w:t>Physical core speed</w:t>
                            </w:r>
                          </w:p>
                        </w:tc>
                        <w:tc>
                          <w:tcPr>
                            <w:tcW w:w="742" w:type="dxa"/>
                            <w:shd w:val="clear" w:color="auto" w:fill="auto"/>
                            <w:noWrap/>
                            <w:vAlign w:val="bottom"/>
                            <w:hideMark/>
                          </w:tcPr>
                          <w:p w14:paraId="3AEDAF38" w14:textId="77777777" w:rsidR="00B4047A" w:rsidRPr="00A64572" w:rsidRDefault="00B4047A" w:rsidP="00425FD0">
                            <w:pPr>
                              <w:jc w:val="center"/>
                              <w:rPr>
                                <w:color w:val="000000"/>
                                <w:sz w:val="16"/>
                                <w:szCs w:val="16"/>
                              </w:rPr>
                            </w:pPr>
                            <w:r w:rsidRPr="00A64572">
                              <w:rPr>
                                <w:color w:val="000000"/>
                                <w:sz w:val="16"/>
                                <w:szCs w:val="16"/>
                              </w:rPr>
                              <w:t>rpm</w:t>
                            </w:r>
                          </w:p>
                        </w:tc>
                      </w:tr>
                      <w:tr w:rsidR="00B4047A" w:rsidRPr="00061157" w14:paraId="091A5356" w14:textId="77777777" w:rsidTr="00425FD0">
                        <w:trPr>
                          <w:trHeight w:val="227"/>
                          <w:jc w:val="center"/>
                        </w:trPr>
                        <w:tc>
                          <w:tcPr>
                            <w:tcW w:w="1093" w:type="dxa"/>
                            <w:shd w:val="clear" w:color="auto" w:fill="auto"/>
                            <w:noWrap/>
                            <w:vAlign w:val="bottom"/>
                            <w:hideMark/>
                          </w:tcPr>
                          <w:p w14:paraId="65C00D0D" w14:textId="77777777" w:rsidR="00B4047A" w:rsidRPr="00A64572" w:rsidRDefault="00B4047A" w:rsidP="00425FD0">
                            <w:pPr>
                              <w:jc w:val="center"/>
                              <w:rPr>
                                <w:color w:val="000000"/>
                                <w:sz w:val="16"/>
                                <w:szCs w:val="16"/>
                              </w:rPr>
                            </w:pPr>
                            <w:proofErr w:type="spellStart"/>
                            <w:r w:rsidRPr="00A64572">
                              <w:rPr>
                                <w:color w:val="000000"/>
                                <w:sz w:val="16"/>
                                <w:szCs w:val="16"/>
                              </w:rPr>
                              <w:t>epr</w:t>
                            </w:r>
                            <w:proofErr w:type="spellEnd"/>
                          </w:p>
                        </w:tc>
                        <w:tc>
                          <w:tcPr>
                            <w:tcW w:w="2593" w:type="dxa"/>
                            <w:shd w:val="clear" w:color="auto" w:fill="auto"/>
                            <w:noWrap/>
                            <w:vAlign w:val="bottom"/>
                            <w:hideMark/>
                          </w:tcPr>
                          <w:p w14:paraId="13C191A1" w14:textId="77777777" w:rsidR="00B4047A" w:rsidRPr="00A64572" w:rsidRDefault="00B4047A" w:rsidP="00425FD0">
                            <w:pPr>
                              <w:jc w:val="center"/>
                              <w:rPr>
                                <w:color w:val="000000"/>
                                <w:sz w:val="16"/>
                                <w:szCs w:val="16"/>
                              </w:rPr>
                            </w:pPr>
                            <w:r w:rsidRPr="00A64572">
                              <w:rPr>
                                <w:color w:val="000000"/>
                                <w:sz w:val="16"/>
                                <w:szCs w:val="16"/>
                              </w:rPr>
                              <w:t>Engine pressure ratio (P50/P2)</w:t>
                            </w:r>
                          </w:p>
                        </w:tc>
                        <w:tc>
                          <w:tcPr>
                            <w:tcW w:w="742" w:type="dxa"/>
                            <w:shd w:val="clear" w:color="auto" w:fill="auto"/>
                            <w:noWrap/>
                            <w:vAlign w:val="bottom"/>
                            <w:hideMark/>
                          </w:tcPr>
                          <w:p w14:paraId="03FC822B" w14:textId="77777777" w:rsidR="00B4047A" w:rsidRPr="00A64572" w:rsidRDefault="00B4047A" w:rsidP="00425FD0">
                            <w:pPr>
                              <w:jc w:val="center"/>
                              <w:rPr>
                                <w:color w:val="000000"/>
                                <w:sz w:val="16"/>
                                <w:szCs w:val="16"/>
                              </w:rPr>
                            </w:pPr>
                            <w:r w:rsidRPr="00A64572">
                              <w:rPr>
                                <w:color w:val="000000"/>
                                <w:sz w:val="16"/>
                                <w:szCs w:val="16"/>
                              </w:rPr>
                              <w:t>--</w:t>
                            </w:r>
                          </w:p>
                        </w:tc>
                      </w:tr>
                      <w:tr w:rsidR="00B4047A" w:rsidRPr="00061157" w14:paraId="621AEC2D" w14:textId="77777777" w:rsidTr="00425FD0">
                        <w:trPr>
                          <w:trHeight w:val="227"/>
                          <w:jc w:val="center"/>
                        </w:trPr>
                        <w:tc>
                          <w:tcPr>
                            <w:tcW w:w="1093" w:type="dxa"/>
                            <w:shd w:val="clear" w:color="auto" w:fill="auto"/>
                            <w:noWrap/>
                            <w:vAlign w:val="bottom"/>
                            <w:hideMark/>
                          </w:tcPr>
                          <w:p w14:paraId="51FBC80F" w14:textId="77777777" w:rsidR="00B4047A" w:rsidRPr="00A64572" w:rsidRDefault="00B4047A" w:rsidP="00425FD0">
                            <w:pPr>
                              <w:jc w:val="center"/>
                              <w:rPr>
                                <w:color w:val="000000"/>
                                <w:sz w:val="16"/>
                                <w:szCs w:val="16"/>
                              </w:rPr>
                            </w:pPr>
                            <w:r w:rsidRPr="00A64572">
                              <w:rPr>
                                <w:color w:val="000000"/>
                                <w:sz w:val="16"/>
                                <w:szCs w:val="16"/>
                              </w:rPr>
                              <w:t>Ps30</w:t>
                            </w:r>
                          </w:p>
                        </w:tc>
                        <w:tc>
                          <w:tcPr>
                            <w:tcW w:w="2593" w:type="dxa"/>
                            <w:shd w:val="clear" w:color="auto" w:fill="auto"/>
                            <w:noWrap/>
                            <w:vAlign w:val="bottom"/>
                            <w:hideMark/>
                          </w:tcPr>
                          <w:p w14:paraId="4336BBAB" w14:textId="77777777" w:rsidR="00B4047A" w:rsidRPr="00A64572" w:rsidRDefault="00B4047A" w:rsidP="00425FD0">
                            <w:pPr>
                              <w:jc w:val="center"/>
                              <w:rPr>
                                <w:color w:val="000000"/>
                                <w:sz w:val="16"/>
                                <w:szCs w:val="16"/>
                              </w:rPr>
                            </w:pPr>
                            <w:r w:rsidRPr="00A64572">
                              <w:rPr>
                                <w:color w:val="000000"/>
                                <w:sz w:val="16"/>
                                <w:szCs w:val="16"/>
                              </w:rPr>
                              <w:t>Static pressure at HPC outlet</w:t>
                            </w:r>
                          </w:p>
                        </w:tc>
                        <w:tc>
                          <w:tcPr>
                            <w:tcW w:w="742" w:type="dxa"/>
                            <w:shd w:val="clear" w:color="auto" w:fill="auto"/>
                            <w:noWrap/>
                            <w:vAlign w:val="bottom"/>
                            <w:hideMark/>
                          </w:tcPr>
                          <w:p w14:paraId="25CA6F42" w14:textId="77777777" w:rsidR="00B4047A" w:rsidRPr="00A64572" w:rsidRDefault="00B4047A" w:rsidP="00425FD0">
                            <w:pPr>
                              <w:jc w:val="center"/>
                              <w:rPr>
                                <w:color w:val="000000"/>
                                <w:sz w:val="16"/>
                                <w:szCs w:val="16"/>
                              </w:rPr>
                            </w:pPr>
                            <w:r w:rsidRPr="00A64572">
                              <w:rPr>
                                <w:color w:val="000000"/>
                                <w:sz w:val="16"/>
                                <w:szCs w:val="16"/>
                              </w:rPr>
                              <w:t>psia</w:t>
                            </w:r>
                          </w:p>
                        </w:tc>
                      </w:tr>
                      <w:tr w:rsidR="00B4047A" w:rsidRPr="00061157" w14:paraId="0D95BCE4" w14:textId="77777777" w:rsidTr="00425FD0">
                        <w:trPr>
                          <w:trHeight w:val="227"/>
                          <w:jc w:val="center"/>
                        </w:trPr>
                        <w:tc>
                          <w:tcPr>
                            <w:tcW w:w="1093" w:type="dxa"/>
                            <w:shd w:val="clear" w:color="auto" w:fill="auto"/>
                            <w:noWrap/>
                            <w:vAlign w:val="bottom"/>
                            <w:hideMark/>
                          </w:tcPr>
                          <w:p w14:paraId="3DE352D7" w14:textId="77777777" w:rsidR="00B4047A" w:rsidRPr="00A64572" w:rsidRDefault="00B4047A" w:rsidP="00425FD0">
                            <w:pPr>
                              <w:jc w:val="center"/>
                              <w:rPr>
                                <w:color w:val="000000"/>
                                <w:sz w:val="16"/>
                                <w:szCs w:val="16"/>
                              </w:rPr>
                            </w:pPr>
                            <w:r w:rsidRPr="00A64572">
                              <w:rPr>
                                <w:color w:val="000000"/>
                                <w:sz w:val="16"/>
                                <w:szCs w:val="16"/>
                              </w:rPr>
                              <w:t>phi</w:t>
                            </w:r>
                          </w:p>
                        </w:tc>
                        <w:tc>
                          <w:tcPr>
                            <w:tcW w:w="2593" w:type="dxa"/>
                            <w:shd w:val="clear" w:color="auto" w:fill="auto"/>
                            <w:noWrap/>
                            <w:vAlign w:val="bottom"/>
                            <w:hideMark/>
                          </w:tcPr>
                          <w:p w14:paraId="54EDC970" w14:textId="77777777" w:rsidR="00B4047A" w:rsidRPr="00A64572" w:rsidRDefault="00B4047A" w:rsidP="00425FD0">
                            <w:pPr>
                              <w:jc w:val="center"/>
                              <w:rPr>
                                <w:color w:val="000000"/>
                                <w:sz w:val="16"/>
                                <w:szCs w:val="16"/>
                              </w:rPr>
                            </w:pPr>
                            <w:r w:rsidRPr="00A64572">
                              <w:rPr>
                                <w:color w:val="000000"/>
                                <w:sz w:val="16"/>
                                <w:szCs w:val="16"/>
                              </w:rPr>
                              <w:t>Ratio of fuel flow to Ps30</w:t>
                            </w:r>
                          </w:p>
                        </w:tc>
                        <w:tc>
                          <w:tcPr>
                            <w:tcW w:w="742" w:type="dxa"/>
                            <w:shd w:val="clear" w:color="auto" w:fill="auto"/>
                            <w:noWrap/>
                            <w:vAlign w:val="bottom"/>
                            <w:hideMark/>
                          </w:tcPr>
                          <w:p w14:paraId="4155A488" w14:textId="77777777" w:rsidR="00B4047A" w:rsidRPr="00A64572" w:rsidRDefault="00B4047A" w:rsidP="00425FD0">
                            <w:pPr>
                              <w:jc w:val="center"/>
                              <w:rPr>
                                <w:color w:val="000000"/>
                                <w:sz w:val="16"/>
                                <w:szCs w:val="16"/>
                              </w:rPr>
                            </w:pPr>
                            <w:proofErr w:type="spellStart"/>
                            <w:r w:rsidRPr="00A64572">
                              <w:rPr>
                                <w:color w:val="000000"/>
                                <w:sz w:val="16"/>
                                <w:szCs w:val="16"/>
                              </w:rPr>
                              <w:t>pps</w:t>
                            </w:r>
                            <w:proofErr w:type="spellEnd"/>
                            <w:r w:rsidRPr="00A64572">
                              <w:rPr>
                                <w:color w:val="000000"/>
                                <w:sz w:val="16"/>
                                <w:szCs w:val="16"/>
                              </w:rPr>
                              <w:t>/psi</w:t>
                            </w:r>
                          </w:p>
                        </w:tc>
                      </w:tr>
                      <w:tr w:rsidR="00B4047A" w:rsidRPr="00061157" w14:paraId="1576BCCE" w14:textId="77777777" w:rsidTr="00425FD0">
                        <w:trPr>
                          <w:trHeight w:val="227"/>
                          <w:jc w:val="center"/>
                        </w:trPr>
                        <w:tc>
                          <w:tcPr>
                            <w:tcW w:w="1093" w:type="dxa"/>
                            <w:shd w:val="clear" w:color="auto" w:fill="auto"/>
                            <w:noWrap/>
                            <w:vAlign w:val="bottom"/>
                            <w:hideMark/>
                          </w:tcPr>
                          <w:p w14:paraId="447C353E" w14:textId="77777777" w:rsidR="00B4047A" w:rsidRPr="00A64572" w:rsidRDefault="00B4047A" w:rsidP="00425FD0">
                            <w:pPr>
                              <w:jc w:val="center"/>
                              <w:rPr>
                                <w:color w:val="000000"/>
                                <w:sz w:val="16"/>
                                <w:szCs w:val="16"/>
                              </w:rPr>
                            </w:pPr>
                            <w:proofErr w:type="spellStart"/>
                            <w:r w:rsidRPr="00A64572">
                              <w:rPr>
                                <w:color w:val="000000"/>
                                <w:sz w:val="16"/>
                                <w:szCs w:val="16"/>
                              </w:rPr>
                              <w:t>NRf</w:t>
                            </w:r>
                            <w:proofErr w:type="spellEnd"/>
                          </w:p>
                        </w:tc>
                        <w:tc>
                          <w:tcPr>
                            <w:tcW w:w="2593" w:type="dxa"/>
                            <w:shd w:val="clear" w:color="auto" w:fill="auto"/>
                            <w:noWrap/>
                            <w:vAlign w:val="bottom"/>
                            <w:hideMark/>
                          </w:tcPr>
                          <w:p w14:paraId="6C137120" w14:textId="77777777" w:rsidR="00B4047A" w:rsidRPr="00A64572" w:rsidRDefault="00B4047A" w:rsidP="00425FD0">
                            <w:pPr>
                              <w:jc w:val="center"/>
                              <w:rPr>
                                <w:color w:val="000000"/>
                                <w:sz w:val="16"/>
                                <w:szCs w:val="16"/>
                              </w:rPr>
                            </w:pPr>
                            <w:r w:rsidRPr="00A64572">
                              <w:rPr>
                                <w:color w:val="000000"/>
                                <w:sz w:val="16"/>
                                <w:szCs w:val="16"/>
                              </w:rPr>
                              <w:t>Corrected fan speed</w:t>
                            </w:r>
                          </w:p>
                        </w:tc>
                        <w:tc>
                          <w:tcPr>
                            <w:tcW w:w="742" w:type="dxa"/>
                            <w:shd w:val="clear" w:color="auto" w:fill="auto"/>
                            <w:noWrap/>
                            <w:vAlign w:val="bottom"/>
                            <w:hideMark/>
                          </w:tcPr>
                          <w:p w14:paraId="40E7BE27" w14:textId="77777777" w:rsidR="00B4047A" w:rsidRPr="00A64572" w:rsidRDefault="00B4047A" w:rsidP="00425FD0">
                            <w:pPr>
                              <w:jc w:val="center"/>
                              <w:rPr>
                                <w:color w:val="000000"/>
                                <w:sz w:val="16"/>
                                <w:szCs w:val="16"/>
                              </w:rPr>
                            </w:pPr>
                            <w:r w:rsidRPr="00A64572">
                              <w:rPr>
                                <w:color w:val="000000"/>
                                <w:sz w:val="16"/>
                                <w:szCs w:val="16"/>
                              </w:rPr>
                              <w:t>rpm</w:t>
                            </w:r>
                          </w:p>
                        </w:tc>
                      </w:tr>
                      <w:tr w:rsidR="00B4047A" w:rsidRPr="00061157" w14:paraId="43BF2DF2" w14:textId="77777777" w:rsidTr="00425FD0">
                        <w:trPr>
                          <w:trHeight w:val="227"/>
                          <w:jc w:val="center"/>
                        </w:trPr>
                        <w:tc>
                          <w:tcPr>
                            <w:tcW w:w="1093" w:type="dxa"/>
                            <w:shd w:val="clear" w:color="auto" w:fill="auto"/>
                            <w:noWrap/>
                            <w:vAlign w:val="bottom"/>
                            <w:hideMark/>
                          </w:tcPr>
                          <w:p w14:paraId="0735EE20" w14:textId="77777777" w:rsidR="00B4047A" w:rsidRPr="00A64572" w:rsidRDefault="00B4047A" w:rsidP="00425FD0">
                            <w:pPr>
                              <w:jc w:val="center"/>
                              <w:rPr>
                                <w:color w:val="000000"/>
                                <w:sz w:val="16"/>
                                <w:szCs w:val="16"/>
                              </w:rPr>
                            </w:pPr>
                            <w:proofErr w:type="spellStart"/>
                            <w:r w:rsidRPr="00A64572">
                              <w:rPr>
                                <w:color w:val="000000"/>
                                <w:sz w:val="16"/>
                                <w:szCs w:val="16"/>
                              </w:rPr>
                              <w:t>NRc</w:t>
                            </w:r>
                            <w:proofErr w:type="spellEnd"/>
                          </w:p>
                        </w:tc>
                        <w:tc>
                          <w:tcPr>
                            <w:tcW w:w="2593" w:type="dxa"/>
                            <w:shd w:val="clear" w:color="auto" w:fill="auto"/>
                            <w:noWrap/>
                            <w:vAlign w:val="bottom"/>
                            <w:hideMark/>
                          </w:tcPr>
                          <w:p w14:paraId="3AFCF972" w14:textId="77777777" w:rsidR="00B4047A" w:rsidRPr="00A64572" w:rsidRDefault="00B4047A" w:rsidP="00425FD0">
                            <w:pPr>
                              <w:jc w:val="center"/>
                              <w:rPr>
                                <w:color w:val="000000"/>
                                <w:sz w:val="16"/>
                                <w:szCs w:val="16"/>
                              </w:rPr>
                            </w:pPr>
                            <w:r w:rsidRPr="00A64572">
                              <w:rPr>
                                <w:color w:val="000000"/>
                                <w:sz w:val="16"/>
                                <w:szCs w:val="16"/>
                              </w:rPr>
                              <w:t>Corrected core speed</w:t>
                            </w:r>
                          </w:p>
                        </w:tc>
                        <w:tc>
                          <w:tcPr>
                            <w:tcW w:w="742" w:type="dxa"/>
                            <w:shd w:val="clear" w:color="auto" w:fill="auto"/>
                            <w:noWrap/>
                            <w:vAlign w:val="bottom"/>
                            <w:hideMark/>
                          </w:tcPr>
                          <w:p w14:paraId="15FA709F" w14:textId="77777777" w:rsidR="00B4047A" w:rsidRPr="00A64572" w:rsidRDefault="00B4047A" w:rsidP="00425FD0">
                            <w:pPr>
                              <w:jc w:val="center"/>
                              <w:rPr>
                                <w:color w:val="000000"/>
                                <w:sz w:val="16"/>
                                <w:szCs w:val="16"/>
                              </w:rPr>
                            </w:pPr>
                            <w:r w:rsidRPr="00A64572">
                              <w:rPr>
                                <w:color w:val="000000"/>
                                <w:sz w:val="16"/>
                                <w:szCs w:val="16"/>
                              </w:rPr>
                              <w:t>rpm</w:t>
                            </w:r>
                          </w:p>
                        </w:tc>
                      </w:tr>
                      <w:tr w:rsidR="00B4047A" w:rsidRPr="00061157" w14:paraId="66E1A0BE" w14:textId="77777777" w:rsidTr="00425FD0">
                        <w:trPr>
                          <w:trHeight w:val="227"/>
                          <w:jc w:val="center"/>
                        </w:trPr>
                        <w:tc>
                          <w:tcPr>
                            <w:tcW w:w="1093" w:type="dxa"/>
                            <w:shd w:val="clear" w:color="auto" w:fill="auto"/>
                            <w:noWrap/>
                            <w:vAlign w:val="bottom"/>
                            <w:hideMark/>
                          </w:tcPr>
                          <w:p w14:paraId="185280DF" w14:textId="77777777" w:rsidR="00B4047A" w:rsidRPr="00A64572" w:rsidRDefault="00B4047A" w:rsidP="00425FD0">
                            <w:pPr>
                              <w:jc w:val="center"/>
                              <w:rPr>
                                <w:color w:val="000000"/>
                                <w:sz w:val="16"/>
                                <w:szCs w:val="16"/>
                              </w:rPr>
                            </w:pPr>
                            <w:r w:rsidRPr="00A64572">
                              <w:rPr>
                                <w:color w:val="000000"/>
                                <w:sz w:val="16"/>
                                <w:szCs w:val="16"/>
                              </w:rPr>
                              <w:t>BPR</w:t>
                            </w:r>
                          </w:p>
                        </w:tc>
                        <w:tc>
                          <w:tcPr>
                            <w:tcW w:w="2593" w:type="dxa"/>
                            <w:shd w:val="clear" w:color="auto" w:fill="auto"/>
                            <w:noWrap/>
                            <w:vAlign w:val="bottom"/>
                            <w:hideMark/>
                          </w:tcPr>
                          <w:p w14:paraId="3026AA54" w14:textId="77777777" w:rsidR="00B4047A" w:rsidRPr="00A64572" w:rsidRDefault="00B4047A" w:rsidP="00425FD0">
                            <w:pPr>
                              <w:jc w:val="center"/>
                              <w:rPr>
                                <w:color w:val="000000"/>
                                <w:sz w:val="16"/>
                                <w:szCs w:val="16"/>
                              </w:rPr>
                            </w:pPr>
                            <w:r w:rsidRPr="00A64572">
                              <w:rPr>
                                <w:color w:val="000000"/>
                                <w:sz w:val="16"/>
                                <w:szCs w:val="16"/>
                              </w:rPr>
                              <w:t>rpm Bypass Ratio</w:t>
                            </w:r>
                          </w:p>
                        </w:tc>
                        <w:tc>
                          <w:tcPr>
                            <w:tcW w:w="742" w:type="dxa"/>
                            <w:shd w:val="clear" w:color="auto" w:fill="auto"/>
                            <w:noWrap/>
                            <w:vAlign w:val="bottom"/>
                            <w:hideMark/>
                          </w:tcPr>
                          <w:p w14:paraId="56611EA6" w14:textId="77777777" w:rsidR="00B4047A" w:rsidRPr="00A64572" w:rsidRDefault="00B4047A" w:rsidP="00425FD0">
                            <w:pPr>
                              <w:jc w:val="center"/>
                              <w:rPr>
                                <w:color w:val="000000"/>
                                <w:sz w:val="16"/>
                                <w:szCs w:val="16"/>
                              </w:rPr>
                            </w:pPr>
                            <w:r w:rsidRPr="00A64572">
                              <w:rPr>
                                <w:color w:val="000000"/>
                                <w:sz w:val="16"/>
                                <w:szCs w:val="16"/>
                              </w:rPr>
                              <w:t>--</w:t>
                            </w:r>
                          </w:p>
                        </w:tc>
                      </w:tr>
                      <w:tr w:rsidR="00B4047A" w:rsidRPr="00061157" w14:paraId="2A208ABB" w14:textId="77777777" w:rsidTr="00425FD0">
                        <w:trPr>
                          <w:trHeight w:val="227"/>
                          <w:jc w:val="center"/>
                        </w:trPr>
                        <w:tc>
                          <w:tcPr>
                            <w:tcW w:w="1093" w:type="dxa"/>
                            <w:shd w:val="clear" w:color="auto" w:fill="auto"/>
                            <w:noWrap/>
                            <w:vAlign w:val="bottom"/>
                            <w:hideMark/>
                          </w:tcPr>
                          <w:p w14:paraId="78E07C13" w14:textId="77777777" w:rsidR="00B4047A" w:rsidRPr="00A64572" w:rsidRDefault="00B4047A" w:rsidP="00425FD0">
                            <w:pPr>
                              <w:jc w:val="center"/>
                              <w:rPr>
                                <w:color w:val="000000"/>
                                <w:sz w:val="16"/>
                                <w:szCs w:val="16"/>
                              </w:rPr>
                            </w:pPr>
                            <w:proofErr w:type="spellStart"/>
                            <w:r w:rsidRPr="00A64572">
                              <w:rPr>
                                <w:color w:val="000000"/>
                                <w:sz w:val="16"/>
                                <w:szCs w:val="16"/>
                              </w:rPr>
                              <w:t>farB</w:t>
                            </w:r>
                            <w:proofErr w:type="spellEnd"/>
                          </w:p>
                        </w:tc>
                        <w:tc>
                          <w:tcPr>
                            <w:tcW w:w="2593" w:type="dxa"/>
                            <w:shd w:val="clear" w:color="auto" w:fill="auto"/>
                            <w:noWrap/>
                            <w:vAlign w:val="bottom"/>
                            <w:hideMark/>
                          </w:tcPr>
                          <w:p w14:paraId="5704EA0D" w14:textId="77777777" w:rsidR="00B4047A" w:rsidRPr="00A64572" w:rsidRDefault="00B4047A" w:rsidP="00425FD0">
                            <w:pPr>
                              <w:jc w:val="center"/>
                              <w:rPr>
                                <w:color w:val="000000"/>
                                <w:sz w:val="16"/>
                                <w:szCs w:val="16"/>
                              </w:rPr>
                            </w:pPr>
                            <w:r w:rsidRPr="00A64572">
                              <w:rPr>
                                <w:color w:val="000000"/>
                                <w:sz w:val="16"/>
                                <w:szCs w:val="16"/>
                              </w:rPr>
                              <w:t>Burner fuel-air ratio</w:t>
                            </w:r>
                          </w:p>
                        </w:tc>
                        <w:tc>
                          <w:tcPr>
                            <w:tcW w:w="742" w:type="dxa"/>
                            <w:shd w:val="clear" w:color="auto" w:fill="auto"/>
                            <w:noWrap/>
                            <w:vAlign w:val="bottom"/>
                            <w:hideMark/>
                          </w:tcPr>
                          <w:p w14:paraId="7293C604" w14:textId="77777777" w:rsidR="00B4047A" w:rsidRPr="00A64572" w:rsidRDefault="00B4047A" w:rsidP="00425FD0">
                            <w:pPr>
                              <w:jc w:val="center"/>
                              <w:rPr>
                                <w:color w:val="000000"/>
                                <w:sz w:val="16"/>
                                <w:szCs w:val="16"/>
                              </w:rPr>
                            </w:pPr>
                            <w:r w:rsidRPr="00A64572">
                              <w:rPr>
                                <w:color w:val="000000"/>
                                <w:sz w:val="16"/>
                                <w:szCs w:val="16"/>
                              </w:rPr>
                              <w:t>--</w:t>
                            </w:r>
                          </w:p>
                        </w:tc>
                      </w:tr>
                      <w:tr w:rsidR="00B4047A" w:rsidRPr="00061157" w14:paraId="343A24FC" w14:textId="77777777" w:rsidTr="00425FD0">
                        <w:trPr>
                          <w:trHeight w:val="227"/>
                          <w:jc w:val="center"/>
                        </w:trPr>
                        <w:tc>
                          <w:tcPr>
                            <w:tcW w:w="1093" w:type="dxa"/>
                            <w:shd w:val="clear" w:color="auto" w:fill="auto"/>
                            <w:noWrap/>
                            <w:vAlign w:val="bottom"/>
                            <w:hideMark/>
                          </w:tcPr>
                          <w:p w14:paraId="3D76E467" w14:textId="77777777" w:rsidR="00B4047A" w:rsidRPr="00A64572" w:rsidRDefault="00B4047A" w:rsidP="00425FD0">
                            <w:pPr>
                              <w:jc w:val="center"/>
                              <w:rPr>
                                <w:color w:val="000000"/>
                                <w:sz w:val="16"/>
                                <w:szCs w:val="16"/>
                              </w:rPr>
                            </w:pPr>
                            <w:proofErr w:type="spellStart"/>
                            <w:r w:rsidRPr="00A64572">
                              <w:rPr>
                                <w:color w:val="000000"/>
                                <w:sz w:val="16"/>
                                <w:szCs w:val="16"/>
                              </w:rPr>
                              <w:t>htBleed</w:t>
                            </w:r>
                            <w:proofErr w:type="spellEnd"/>
                          </w:p>
                        </w:tc>
                        <w:tc>
                          <w:tcPr>
                            <w:tcW w:w="2593" w:type="dxa"/>
                            <w:shd w:val="clear" w:color="auto" w:fill="auto"/>
                            <w:noWrap/>
                            <w:vAlign w:val="bottom"/>
                            <w:hideMark/>
                          </w:tcPr>
                          <w:p w14:paraId="15250D4D" w14:textId="77777777" w:rsidR="00B4047A" w:rsidRPr="00A64572" w:rsidRDefault="00B4047A" w:rsidP="00425FD0">
                            <w:pPr>
                              <w:jc w:val="center"/>
                              <w:rPr>
                                <w:color w:val="000000"/>
                                <w:sz w:val="16"/>
                                <w:szCs w:val="16"/>
                              </w:rPr>
                            </w:pPr>
                            <w:r w:rsidRPr="00A64572">
                              <w:rPr>
                                <w:color w:val="000000"/>
                                <w:sz w:val="16"/>
                                <w:szCs w:val="16"/>
                              </w:rPr>
                              <w:t>Bleed Enthalpy</w:t>
                            </w:r>
                          </w:p>
                        </w:tc>
                        <w:tc>
                          <w:tcPr>
                            <w:tcW w:w="742" w:type="dxa"/>
                            <w:shd w:val="clear" w:color="auto" w:fill="auto"/>
                            <w:noWrap/>
                            <w:vAlign w:val="bottom"/>
                            <w:hideMark/>
                          </w:tcPr>
                          <w:p w14:paraId="497BFA32" w14:textId="77777777" w:rsidR="00B4047A" w:rsidRPr="00A64572" w:rsidRDefault="00B4047A" w:rsidP="00425FD0">
                            <w:pPr>
                              <w:jc w:val="center"/>
                              <w:rPr>
                                <w:color w:val="000000"/>
                                <w:sz w:val="16"/>
                                <w:szCs w:val="16"/>
                              </w:rPr>
                            </w:pPr>
                            <w:r w:rsidRPr="00A64572">
                              <w:rPr>
                                <w:color w:val="000000"/>
                                <w:sz w:val="16"/>
                                <w:szCs w:val="16"/>
                              </w:rPr>
                              <w:t>--</w:t>
                            </w:r>
                          </w:p>
                        </w:tc>
                      </w:tr>
                      <w:tr w:rsidR="00B4047A" w:rsidRPr="00061157" w14:paraId="473EA2CB" w14:textId="77777777" w:rsidTr="00425FD0">
                        <w:trPr>
                          <w:trHeight w:val="251"/>
                          <w:jc w:val="center"/>
                        </w:trPr>
                        <w:tc>
                          <w:tcPr>
                            <w:tcW w:w="1093" w:type="dxa"/>
                            <w:shd w:val="clear" w:color="auto" w:fill="auto"/>
                            <w:noWrap/>
                            <w:vAlign w:val="bottom"/>
                            <w:hideMark/>
                          </w:tcPr>
                          <w:p w14:paraId="35A9A2B3" w14:textId="77777777" w:rsidR="00B4047A" w:rsidRPr="00A64572" w:rsidRDefault="00B4047A" w:rsidP="00425FD0">
                            <w:pPr>
                              <w:jc w:val="center"/>
                              <w:rPr>
                                <w:color w:val="000000"/>
                                <w:sz w:val="16"/>
                                <w:szCs w:val="16"/>
                              </w:rPr>
                            </w:pPr>
                            <w:proofErr w:type="spellStart"/>
                            <w:r w:rsidRPr="00A64572">
                              <w:rPr>
                                <w:color w:val="000000"/>
                                <w:sz w:val="16"/>
                                <w:szCs w:val="16"/>
                              </w:rPr>
                              <w:t>Nf-dmd</w:t>
                            </w:r>
                            <w:proofErr w:type="spellEnd"/>
                          </w:p>
                        </w:tc>
                        <w:tc>
                          <w:tcPr>
                            <w:tcW w:w="2593" w:type="dxa"/>
                            <w:shd w:val="clear" w:color="auto" w:fill="auto"/>
                            <w:noWrap/>
                            <w:vAlign w:val="bottom"/>
                            <w:hideMark/>
                          </w:tcPr>
                          <w:p w14:paraId="47D38DFC" w14:textId="77777777" w:rsidR="00B4047A" w:rsidRPr="00A64572" w:rsidRDefault="00B4047A" w:rsidP="00425FD0">
                            <w:pPr>
                              <w:jc w:val="center"/>
                              <w:rPr>
                                <w:color w:val="000000"/>
                                <w:sz w:val="16"/>
                                <w:szCs w:val="16"/>
                              </w:rPr>
                            </w:pPr>
                            <w:r w:rsidRPr="00A64572">
                              <w:rPr>
                                <w:color w:val="000000"/>
                                <w:sz w:val="16"/>
                                <w:szCs w:val="16"/>
                              </w:rPr>
                              <w:t>Demanded fan speed</w:t>
                            </w:r>
                          </w:p>
                        </w:tc>
                        <w:tc>
                          <w:tcPr>
                            <w:tcW w:w="742" w:type="dxa"/>
                            <w:shd w:val="clear" w:color="auto" w:fill="auto"/>
                            <w:noWrap/>
                            <w:vAlign w:val="bottom"/>
                            <w:hideMark/>
                          </w:tcPr>
                          <w:p w14:paraId="19FAD809" w14:textId="77777777" w:rsidR="00B4047A" w:rsidRPr="00A64572" w:rsidRDefault="00B4047A" w:rsidP="00425FD0">
                            <w:pPr>
                              <w:jc w:val="center"/>
                              <w:rPr>
                                <w:color w:val="000000"/>
                                <w:sz w:val="16"/>
                                <w:szCs w:val="16"/>
                              </w:rPr>
                            </w:pPr>
                            <w:r w:rsidRPr="00A64572">
                              <w:rPr>
                                <w:color w:val="000000"/>
                                <w:sz w:val="16"/>
                                <w:szCs w:val="16"/>
                              </w:rPr>
                              <w:t>rpm</w:t>
                            </w:r>
                          </w:p>
                        </w:tc>
                      </w:tr>
                      <w:tr w:rsidR="00B4047A" w:rsidRPr="00061157" w14:paraId="3318E2AD" w14:textId="77777777" w:rsidTr="00425FD0">
                        <w:trPr>
                          <w:trHeight w:val="227"/>
                          <w:jc w:val="center"/>
                        </w:trPr>
                        <w:tc>
                          <w:tcPr>
                            <w:tcW w:w="1093" w:type="dxa"/>
                            <w:shd w:val="clear" w:color="auto" w:fill="auto"/>
                            <w:noWrap/>
                            <w:vAlign w:val="bottom"/>
                            <w:hideMark/>
                          </w:tcPr>
                          <w:p w14:paraId="48F81133" w14:textId="77777777" w:rsidR="00B4047A" w:rsidRPr="00A64572" w:rsidRDefault="00B4047A" w:rsidP="00425FD0">
                            <w:pPr>
                              <w:jc w:val="center"/>
                              <w:rPr>
                                <w:color w:val="000000"/>
                                <w:sz w:val="16"/>
                                <w:szCs w:val="16"/>
                              </w:rPr>
                            </w:pPr>
                            <w:proofErr w:type="spellStart"/>
                            <w:r w:rsidRPr="00A64572">
                              <w:rPr>
                                <w:color w:val="000000"/>
                                <w:sz w:val="16"/>
                                <w:szCs w:val="16"/>
                              </w:rPr>
                              <w:t>PCNfR_dmd</w:t>
                            </w:r>
                            <w:proofErr w:type="spellEnd"/>
                          </w:p>
                        </w:tc>
                        <w:tc>
                          <w:tcPr>
                            <w:tcW w:w="2593" w:type="dxa"/>
                            <w:shd w:val="clear" w:color="auto" w:fill="auto"/>
                            <w:noWrap/>
                            <w:vAlign w:val="bottom"/>
                            <w:hideMark/>
                          </w:tcPr>
                          <w:p w14:paraId="6FB8A7FE" w14:textId="77777777" w:rsidR="00B4047A" w:rsidRPr="00A64572" w:rsidRDefault="00B4047A" w:rsidP="00425FD0">
                            <w:pPr>
                              <w:jc w:val="center"/>
                              <w:rPr>
                                <w:color w:val="000000"/>
                                <w:sz w:val="16"/>
                                <w:szCs w:val="16"/>
                              </w:rPr>
                            </w:pPr>
                            <w:r w:rsidRPr="00A64572">
                              <w:rPr>
                                <w:color w:val="000000"/>
                                <w:sz w:val="16"/>
                                <w:szCs w:val="16"/>
                              </w:rPr>
                              <w:t>Demanded corrected fan speed</w:t>
                            </w:r>
                          </w:p>
                        </w:tc>
                        <w:tc>
                          <w:tcPr>
                            <w:tcW w:w="742" w:type="dxa"/>
                            <w:shd w:val="clear" w:color="auto" w:fill="auto"/>
                            <w:noWrap/>
                            <w:vAlign w:val="bottom"/>
                            <w:hideMark/>
                          </w:tcPr>
                          <w:p w14:paraId="1A11ACA5" w14:textId="77777777" w:rsidR="00B4047A" w:rsidRPr="00A64572" w:rsidRDefault="00B4047A" w:rsidP="00425FD0">
                            <w:pPr>
                              <w:jc w:val="center"/>
                              <w:rPr>
                                <w:color w:val="000000"/>
                                <w:sz w:val="16"/>
                                <w:szCs w:val="16"/>
                              </w:rPr>
                            </w:pPr>
                            <w:r w:rsidRPr="00A64572">
                              <w:rPr>
                                <w:color w:val="000000"/>
                                <w:sz w:val="16"/>
                                <w:szCs w:val="16"/>
                              </w:rPr>
                              <w:t>rpm</w:t>
                            </w:r>
                          </w:p>
                        </w:tc>
                      </w:tr>
                      <w:tr w:rsidR="00B4047A" w:rsidRPr="00061157" w14:paraId="73E934D7" w14:textId="77777777" w:rsidTr="00425FD0">
                        <w:trPr>
                          <w:trHeight w:val="227"/>
                          <w:jc w:val="center"/>
                        </w:trPr>
                        <w:tc>
                          <w:tcPr>
                            <w:tcW w:w="1093" w:type="dxa"/>
                            <w:shd w:val="clear" w:color="auto" w:fill="auto"/>
                            <w:noWrap/>
                            <w:vAlign w:val="bottom"/>
                            <w:hideMark/>
                          </w:tcPr>
                          <w:p w14:paraId="5CBCCB2E" w14:textId="77777777" w:rsidR="00B4047A" w:rsidRPr="00A64572" w:rsidRDefault="00B4047A" w:rsidP="00425FD0">
                            <w:pPr>
                              <w:jc w:val="center"/>
                              <w:rPr>
                                <w:color w:val="000000"/>
                                <w:sz w:val="16"/>
                                <w:szCs w:val="16"/>
                              </w:rPr>
                            </w:pPr>
                            <w:r w:rsidRPr="00A64572">
                              <w:rPr>
                                <w:color w:val="000000"/>
                                <w:sz w:val="16"/>
                                <w:szCs w:val="16"/>
                              </w:rPr>
                              <w:t>W31</w:t>
                            </w:r>
                          </w:p>
                        </w:tc>
                        <w:tc>
                          <w:tcPr>
                            <w:tcW w:w="2593" w:type="dxa"/>
                            <w:shd w:val="clear" w:color="auto" w:fill="auto"/>
                            <w:noWrap/>
                            <w:vAlign w:val="bottom"/>
                            <w:hideMark/>
                          </w:tcPr>
                          <w:p w14:paraId="51CB96BA" w14:textId="77777777" w:rsidR="00B4047A" w:rsidRPr="00A64572" w:rsidRDefault="00B4047A" w:rsidP="00425FD0">
                            <w:pPr>
                              <w:jc w:val="center"/>
                              <w:rPr>
                                <w:color w:val="000000"/>
                                <w:sz w:val="16"/>
                                <w:szCs w:val="16"/>
                              </w:rPr>
                            </w:pPr>
                            <w:r w:rsidRPr="00A64572">
                              <w:rPr>
                                <w:color w:val="000000"/>
                                <w:sz w:val="16"/>
                                <w:szCs w:val="16"/>
                              </w:rPr>
                              <w:t>HPT coolant bleed</w:t>
                            </w:r>
                          </w:p>
                        </w:tc>
                        <w:tc>
                          <w:tcPr>
                            <w:tcW w:w="742" w:type="dxa"/>
                            <w:shd w:val="clear" w:color="auto" w:fill="auto"/>
                            <w:noWrap/>
                            <w:vAlign w:val="bottom"/>
                            <w:hideMark/>
                          </w:tcPr>
                          <w:p w14:paraId="0A623072" w14:textId="77777777" w:rsidR="00B4047A" w:rsidRPr="00A64572" w:rsidRDefault="00B4047A" w:rsidP="00425FD0">
                            <w:pPr>
                              <w:jc w:val="center"/>
                              <w:rPr>
                                <w:color w:val="000000"/>
                                <w:sz w:val="16"/>
                                <w:szCs w:val="16"/>
                              </w:rPr>
                            </w:pPr>
                            <w:proofErr w:type="spellStart"/>
                            <w:r w:rsidRPr="00A64572">
                              <w:rPr>
                                <w:color w:val="000000"/>
                                <w:sz w:val="16"/>
                                <w:szCs w:val="16"/>
                              </w:rPr>
                              <w:t>lbm</w:t>
                            </w:r>
                            <w:proofErr w:type="spellEnd"/>
                            <w:r w:rsidRPr="00A64572">
                              <w:rPr>
                                <w:color w:val="000000"/>
                                <w:sz w:val="16"/>
                                <w:szCs w:val="16"/>
                              </w:rPr>
                              <w:t>/s</w:t>
                            </w:r>
                          </w:p>
                        </w:tc>
                      </w:tr>
                      <w:tr w:rsidR="00B4047A" w:rsidRPr="00061157" w14:paraId="20320EEA" w14:textId="77777777" w:rsidTr="00425FD0">
                        <w:trPr>
                          <w:trHeight w:val="227"/>
                          <w:jc w:val="center"/>
                        </w:trPr>
                        <w:tc>
                          <w:tcPr>
                            <w:tcW w:w="1093" w:type="dxa"/>
                            <w:shd w:val="clear" w:color="auto" w:fill="auto"/>
                            <w:noWrap/>
                            <w:vAlign w:val="bottom"/>
                            <w:hideMark/>
                          </w:tcPr>
                          <w:p w14:paraId="549D1B7C" w14:textId="77777777" w:rsidR="00B4047A" w:rsidRPr="00A64572" w:rsidRDefault="00B4047A" w:rsidP="00425FD0">
                            <w:pPr>
                              <w:jc w:val="center"/>
                              <w:rPr>
                                <w:color w:val="000000"/>
                                <w:sz w:val="16"/>
                                <w:szCs w:val="16"/>
                              </w:rPr>
                            </w:pPr>
                            <w:r w:rsidRPr="00A64572">
                              <w:rPr>
                                <w:color w:val="000000"/>
                                <w:sz w:val="16"/>
                                <w:szCs w:val="16"/>
                              </w:rPr>
                              <w:t>W32</w:t>
                            </w:r>
                          </w:p>
                        </w:tc>
                        <w:tc>
                          <w:tcPr>
                            <w:tcW w:w="2593" w:type="dxa"/>
                            <w:shd w:val="clear" w:color="auto" w:fill="auto"/>
                            <w:noWrap/>
                            <w:vAlign w:val="bottom"/>
                            <w:hideMark/>
                          </w:tcPr>
                          <w:p w14:paraId="2A3435CC" w14:textId="77777777" w:rsidR="00B4047A" w:rsidRPr="00A64572" w:rsidRDefault="00B4047A" w:rsidP="00425FD0">
                            <w:pPr>
                              <w:jc w:val="center"/>
                              <w:rPr>
                                <w:color w:val="000000"/>
                                <w:sz w:val="16"/>
                                <w:szCs w:val="16"/>
                              </w:rPr>
                            </w:pPr>
                            <w:r w:rsidRPr="00A64572">
                              <w:rPr>
                                <w:color w:val="000000"/>
                                <w:sz w:val="16"/>
                                <w:szCs w:val="16"/>
                              </w:rPr>
                              <w:t>LPT coolant bleed</w:t>
                            </w:r>
                          </w:p>
                        </w:tc>
                        <w:tc>
                          <w:tcPr>
                            <w:tcW w:w="742" w:type="dxa"/>
                            <w:shd w:val="clear" w:color="auto" w:fill="auto"/>
                            <w:noWrap/>
                            <w:vAlign w:val="bottom"/>
                            <w:hideMark/>
                          </w:tcPr>
                          <w:p w14:paraId="30008D1B" w14:textId="77777777" w:rsidR="00B4047A" w:rsidRPr="00A64572" w:rsidRDefault="00B4047A" w:rsidP="00425FD0">
                            <w:pPr>
                              <w:jc w:val="center"/>
                              <w:rPr>
                                <w:color w:val="000000"/>
                                <w:sz w:val="16"/>
                                <w:szCs w:val="16"/>
                              </w:rPr>
                            </w:pPr>
                            <w:proofErr w:type="spellStart"/>
                            <w:r w:rsidRPr="00A64572">
                              <w:rPr>
                                <w:color w:val="000000"/>
                                <w:sz w:val="16"/>
                                <w:szCs w:val="16"/>
                              </w:rPr>
                              <w:t>lbm</w:t>
                            </w:r>
                            <w:proofErr w:type="spellEnd"/>
                            <w:r w:rsidRPr="00A64572">
                              <w:rPr>
                                <w:color w:val="000000"/>
                                <w:sz w:val="16"/>
                                <w:szCs w:val="16"/>
                              </w:rPr>
                              <w:t>/s</w:t>
                            </w:r>
                          </w:p>
                        </w:tc>
                      </w:tr>
                    </w:tbl>
                    <w:p w14:paraId="3B72F323" w14:textId="77777777" w:rsidR="00B4047A" w:rsidRDefault="00B4047A" w:rsidP="00B4047A"/>
                  </w:txbxContent>
                </v:textbox>
                <w10:anchorlock/>
              </v:shape>
            </w:pict>
          </mc:Fallback>
        </mc:AlternateContent>
      </w:r>
    </w:p>
    <w:p w14:paraId="4587B61D" w14:textId="594A1D9B" w:rsidR="0011608C" w:rsidRPr="000B4378" w:rsidRDefault="0011608C" w:rsidP="00613485">
      <w:pPr>
        <w:pStyle w:val="Text"/>
      </w:pPr>
    </w:p>
    <w:p w14:paraId="058CADDC" w14:textId="086E68DF" w:rsidR="00A84DC0" w:rsidRPr="000B4378" w:rsidRDefault="00613485" w:rsidP="00587792">
      <w:pPr>
        <w:pStyle w:val="2"/>
      </w:pPr>
      <w:r w:rsidRPr="000B4378">
        <w:rPr>
          <w:noProof/>
          <w:lang w:eastAsia="zh-CN"/>
        </w:rPr>
        <w:t xml:space="preserve">Results and </w:t>
      </w:r>
      <w:r w:rsidR="006D40A1">
        <w:rPr>
          <w:noProof/>
          <w:lang w:eastAsia="zh-CN"/>
        </w:rPr>
        <w:t>c</w:t>
      </w:r>
      <w:r w:rsidRPr="000B4378">
        <w:rPr>
          <w:noProof/>
          <w:lang w:eastAsia="zh-CN"/>
        </w:rPr>
        <w:t>omparison</w:t>
      </w:r>
    </w:p>
    <w:p w14:paraId="3C95127E" w14:textId="422DAA0D" w:rsidR="00895852" w:rsidRPr="000B4378" w:rsidRDefault="00895852" w:rsidP="00895852">
      <w:pPr>
        <w:pStyle w:val="References"/>
        <w:numPr>
          <w:ilvl w:val="0"/>
          <w:numId w:val="0"/>
        </w:numPr>
        <w:rPr>
          <w:sz w:val="20"/>
          <w:szCs w:val="20"/>
          <w:lang w:eastAsia="zh-CN"/>
        </w:rPr>
      </w:pPr>
      <w:r w:rsidRPr="000B4378">
        <w:rPr>
          <w:rFonts w:eastAsia="Times New Roman"/>
          <w:noProof/>
          <w:sz w:val="24"/>
          <w:szCs w:val="24"/>
          <w:lang w:eastAsia="zh-CN"/>
        </w:rPr>
        <mc:AlternateContent>
          <mc:Choice Requires="wps">
            <w:drawing>
              <wp:inline distT="0" distB="0" distL="0" distR="0" wp14:anchorId="6CE17C34" wp14:editId="1766DE50">
                <wp:extent cx="3193200" cy="883138"/>
                <wp:effectExtent l="0" t="0" r="0" b="6350"/>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3200" cy="883138"/>
                        </a:xfrm>
                        <a:prstGeom prst="rect">
                          <a:avLst/>
                        </a:prstGeom>
                        <a:solidFill>
                          <a:srgbClr val="FFFFFF"/>
                        </a:solidFill>
                        <a:ln>
                          <a:noFill/>
                        </a:ln>
                        <a:extLst>
                          <a:ext uri="{91240B29-F687-4f45-9708-019B960494DF}">
                            <a14:hiddenLine xmlns:arto="http://schemas.microsoft.com/office/word/2006/arto" xmln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w="9525">
                              <a:solidFill>
                                <a:srgbClr val="000000"/>
                              </a:solidFill>
                              <a:miter lim="800000"/>
                              <a:headEnd/>
                              <a:tailEnd/>
                            </a14:hiddenLine>
                          </a:ext>
                        </a:extLst>
                      </wps:spPr>
                      <wps:txbx>
                        <w:txbxContent>
                          <w:p w14:paraId="61559C64" w14:textId="77777777" w:rsidR="00895852" w:rsidRDefault="00895852" w:rsidP="00895852">
                            <w:pPr>
                              <w:pStyle w:val="TableTitle"/>
                              <w:rPr>
                                <w:lang w:eastAsia="zh-CN"/>
                              </w:rPr>
                            </w:pPr>
                            <w:bookmarkStart w:id="295" w:name="_Hlk93826462"/>
                            <w:r>
                              <w:t xml:space="preserve">TABLE </w:t>
                            </w:r>
                            <w:r>
                              <w:rPr>
                                <w:lang w:eastAsia="zh-CN"/>
                              </w:rPr>
                              <w:t>Ⅲ</w:t>
                            </w:r>
                          </w:p>
                          <w:p w14:paraId="2C5D9BDE" w14:textId="1E47690B" w:rsidR="00895852" w:rsidRPr="00DF24BB" w:rsidRDefault="009D6217" w:rsidP="00895852">
                            <w:pPr>
                              <w:pStyle w:val="TableTitle"/>
                            </w:pPr>
                            <w:r>
                              <w:t>E</w:t>
                            </w:r>
                            <w:r w:rsidR="005E2A44">
                              <w:t xml:space="preserve">stimated </w:t>
                            </w:r>
                            <w:r w:rsidR="00895852" w:rsidRPr="00C002A9">
                              <w:t>weight coefficient</w:t>
                            </w:r>
                            <w:r w:rsidR="008E72F2">
                              <w:t xml:space="preserve"> </w:t>
                            </w:r>
                            <m:oMath>
                              <m:r>
                                <m:rPr>
                                  <m:sty m:val="b"/>
                                </m:rPr>
                                <w:rPr>
                                  <w:rFonts w:ascii="Cambria Math" w:hAnsi="Cambria Math"/>
                                  <w:lang w:eastAsia="zh-CN"/>
                                </w:rPr>
                                <m:t>w</m:t>
                              </m:r>
                            </m:oMath>
                            <w:r>
                              <w:rPr>
                                <w:rFonts w:hint="eastAsia"/>
                                <w:b/>
                                <w:bCs/>
                                <w:iCs/>
                                <w:lang w:eastAsia="zh-CN"/>
                              </w:rPr>
                              <w:t xml:space="preserve"> </w:t>
                            </w:r>
                            <w:r w:rsidRPr="005E6F6B">
                              <w:rPr>
                                <w:iCs/>
                                <w:lang w:eastAsia="zh-CN"/>
                              </w:rPr>
                              <w:t>in the fusion model</w:t>
                            </w:r>
                            <w:r w:rsidR="00895852" w:rsidRPr="00C002A9">
                              <w:t xml:space="preserve"> </w:t>
                            </w:r>
                            <w:r w:rsidR="008E72F2">
                              <w:t>for each</w:t>
                            </w:r>
                            <w:r w:rsidR="00895852" w:rsidRPr="00C002A9">
                              <w:t xml:space="preserve"> sensor</w:t>
                            </w:r>
                            <w:r w:rsidR="00895852">
                              <w:t>.</w:t>
                            </w:r>
                          </w:p>
                          <w:tbl>
                            <w:tblPr>
                              <w:tblStyle w:val="af5"/>
                              <w:tblW w:w="0" w:type="auto"/>
                              <w:tblBorders>
                                <w:top w:val="double" w:sz="4" w:space="0" w:color="auto"/>
                                <w:left w:val="none" w:sz="0" w:space="0" w:color="auto"/>
                                <w:bottom w:val="double" w:sz="4" w:space="0" w:color="auto"/>
                                <w:right w:val="none" w:sz="0" w:space="0" w:color="auto"/>
                              </w:tblBorders>
                              <w:tblLook w:val="04A0" w:firstRow="1" w:lastRow="0" w:firstColumn="1" w:lastColumn="0" w:noHBand="0" w:noVBand="1"/>
                            </w:tblPr>
                            <w:tblGrid>
                              <w:gridCol w:w="716"/>
                              <w:gridCol w:w="717"/>
                              <w:gridCol w:w="717"/>
                              <w:gridCol w:w="717"/>
                              <w:gridCol w:w="717"/>
                              <w:gridCol w:w="717"/>
                              <w:gridCol w:w="717"/>
                            </w:tblGrid>
                            <w:tr w:rsidR="008138C5" w:rsidRPr="00C002A9" w14:paraId="5BB179FE" w14:textId="77777777" w:rsidTr="00D076C3">
                              <w:tc>
                                <w:tcPr>
                                  <w:tcW w:w="716" w:type="dxa"/>
                                </w:tcPr>
                                <w:bookmarkEnd w:id="295"/>
                                <w:p w14:paraId="1E3170F0" w14:textId="77777777" w:rsidR="00895852" w:rsidRPr="00C002A9" w:rsidRDefault="00895852" w:rsidP="00B17BBC">
                                  <w:pPr>
                                    <w:jc w:val="center"/>
                                    <w:rPr>
                                      <w:rFonts w:eastAsia="宋体"/>
                                      <w:sz w:val="16"/>
                                      <w:szCs w:val="16"/>
                                    </w:rPr>
                                  </w:pPr>
                                  <w:r w:rsidRPr="00C002A9">
                                    <w:rPr>
                                      <w:rFonts w:eastAsia="宋体" w:hint="eastAsia"/>
                                      <w:sz w:val="16"/>
                                      <w:szCs w:val="16"/>
                                    </w:rPr>
                                    <w:t>N</w:t>
                                  </w:r>
                                  <w:r w:rsidRPr="00C002A9">
                                    <w:rPr>
                                      <w:rFonts w:eastAsia="宋体"/>
                                      <w:sz w:val="16"/>
                                      <w:szCs w:val="16"/>
                                    </w:rPr>
                                    <w:t>ame</w:t>
                                  </w:r>
                                </w:p>
                              </w:tc>
                              <w:tc>
                                <w:tcPr>
                                  <w:tcW w:w="717" w:type="dxa"/>
                                  <w:tcBorders>
                                    <w:top w:val="double" w:sz="4" w:space="0" w:color="auto"/>
                                    <w:bottom w:val="single" w:sz="4" w:space="0" w:color="auto"/>
                                    <w:right w:val="nil"/>
                                  </w:tcBorders>
                                </w:tcPr>
                                <w:p w14:paraId="69C66021" w14:textId="77777777" w:rsidR="00895852" w:rsidRPr="00C002A9" w:rsidRDefault="00895852" w:rsidP="00B17BBC">
                                  <w:pPr>
                                    <w:jc w:val="center"/>
                                    <w:rPr>
                                      <w:rFonts w:eastAsia="宋体"/>
                                      <w:sz w:val="16"/>
                                      <w:szCs w:val="16"/>
                                    </w:rPr>
                                  </w:pPr>
                                  <w:r w:rsidRPr="00C002A9">
                                    <w:rPr>
                                      <w:rFonts w:eastAsia="宋体" w:hint="eastAsia"/>
                                      <w:sz w:val="16"/>
                                      <w:szCs w:val="16"/>
                                    </w:rPr>
                                    <w:t>T</w:t>
                                  </w:r>
                                  <w:r w:rsidRPr="00C002A9">
                                    <w:rPr>
                                      <w:rFonts w:eastAsia="宋体"/>
                                      <w:sz w:val="16"/>
                                      <w:szCs w:val="16"/>
                                    </w:rPr>
                                    <w:t>24</w:t>
                                  </w:r>
                                </w:p>
                              </w:tc>
                              <w:tc>
                                <w:tcPr>
                                  <w:tcW w:w="717" w:type="dxa"/>
                                  <w:tcBorders>
                                    <w:top w:val="double" w:sz="4" w:space="0" w:color="auto"/>
                                    <w:left w:val="nil"/>
                                    <w:bottom w:val="single" w:sz="4" w:space="0" w:color="auto"/>
                                    <w:right w:val="nil"/>
                                  </w:tcBorders>
                                </w:tcPr>
                                <w:p w14:paraId="7A62D3FC" w14:textId="77777777" w:rsidR="00895852" w:rsidRPr="00C002A9" w:rsidRDefault="00895852" w:rsidP="00B17BBC">
                                  <w:pPr>
                                    <w:jc w:val="center"/>
                                    <w:rPr>
                                      <w:rFonts w:eastAsia="宋体"/>
                                      <w:sz w:val="16"/>
                                      <w:szCs w:val="16"/>
                                    </w:rPr>
                                  </w:pPr>
                                  <w:r w:rsidRPr="00C002A9">
                                    <w:rPr>
                                      <w:rFonts w:eastAsia="宋体" w:hint="eastAsia"/>
                                      <w:sz w:val="16"/>
                                      <w:szCs w:val="16"/>
                                    </w:rPr>
                                    <w:t>T</w:t>
                                  </w:r>
                                  <w:r w:rsidRPr="00C002A9">
                                    <w:rPr>
                                      <w:rFonts w:eastAsia="宋体"/>
                                      <w:sz w:val="16"/>
                                      <w:szCs w:val="16"/>
                                    </w:rPr>
                                    <w:t>50</w:t>
                                  </w:r>
                                </w:p>
                              </w:tc>
                              <w:tc>
                                <w:tcPr>
                                  <w:tcW w:w="717" w:type="dxa"/>
                                  <w:tcBorders>
                                    <w:top w:val="double" w:sz="4" w:space="0" w:color="auto"/>
                                    <w:left w:val="nil"/>
                                    <w:bottom w:val="single" w:sz="4" w:space="0" w:color="auto"/>
                                    <w:right w:val="nil"/>
                                  </w:tcBorders>
                                </w:tcPr>
                                <w:p w14:paraId="3C6B705F" w14:textId="77777777" w:rsidR="00895852" w:rsidRPr="00C002A9" w:rsidRDefault="00895852" w:rsidP="00B17BBC">
                                  <w:pPr>
                                    <w:jc w:val="center"/>
                                    <w:rPr>
                                      <w:rFonts w:eastAsia="宋体"/>
                                      <w:sz w:val="16"/>
                                      <w:szCs w:val="16"/>
                                    </w:rPr>
                                  </w:pPr>
                                  <w:r w:rsidRPr="00C002A9">
                                    <w:rPr>
                                      <w:rFonts w:eastAsia="宋体" w:hint="eastAsia"/>
                                      <w:sz w:val="16"/>
                                      <w:szCs w:val="16"/>
                                    </w:rPr>
                                    <w:t>P</w:t>
                                  </w:r>
                                  <w:r w:rsidRPr="00C002A9">
                                    <w:rPr>
                                      <w:rFonts w:eastAsia="宋体"/>
                                      <w:sz w:val="16"/>
                                      <w:szCs w:val="16"/>
                                    </w:rPr>
                                    <w:t>30</w:t>
                                  </w:r>
                                </w:p>
                              </w:tc>
                              <w:tc>
                                <w:tcPr>
                                  <w:tcW w:w="717" w:type="dxa"/>
                                  <w:tcBorders>
                                    <w:top w:val="double" w:sz="4" w:space="0" w:color="auto"/>
                                    <w:left w:val="nil"/>
                                    <w:bottom w:val="single" w:sz="4" w:space="0" w:color="auto"/>
                                    <w:right w:val="nil"/>
                                  </w:tcBorders>
                                </w:tcPr>
                                <w:p w14:paraId="00C2AFE0" w14:textId="77777777" w:rsidR="00895852" w:rsidRPr="00C002A9" w:rsidRDefault="00895852" w:rsidP="00B17BBC">
                                  <w:pPr>
                                    <w:jc w:val="center"/>
                                    <w:rPr>
                                      <w:rFonts w:eastAsia="宋体"/>
                                      <w:sz w:val="16"/>
                                      <w:szCs w:val="16"/>
                                    </w:rPr>
                                  </w:pPr>
                                  <w:proofErr w:type="spellStart"/>
                                  <w:r w:rsidRPr="00C002A9">
                                    <w:rPr>
                                      <w:rFonts w:eastAsia="宋体" w:hint="eastAsia"/>
                                      <w:sz w:val="16"/>
                                      <w:szCs w:val="16"/>
                                    </w:rPr>
                                    <w:t>N</w:t>
                                  </w:r>
                                  <w:r w:rsidRPr="00C002A9">
                                    <w:rPr>
                                      <w:rFonts w:eastAsia="宋体"/>
                                      <w:sz w:val="16"/>
                                      <w:szCs w:val="16"/>
                                    </w:rPr>
                                    <w:t>f</w:t>
                                  </w:r>
                                  <w:proofErr w:type="spellEnd"/>
                                </w:p>
                              </w:tc>
                              <w:tc>
                                <w:tcPr>
                                  <w:tcW w:w="717" w:type="dxa"/>
                                  <w:tcBorders>
                                    <w:top w:val="double" w:sz="4" w:space="0" w:color="auto"/>
                                    <w:left w:val="nil"/>
                                    <w:bottom w:val="single" w:sz="4" w:space="0" w:color="auto"/>
                                    <w:right w:val="nil"/>
                                  </w:tcBorders>
                                </w:tcPr>
                                <w:p w14:paraId="47E1E32A" w14:textId="77777777" w:rsidR="00895852" w:rsidRPr="00C002A9" w:rsidRDefault="00895852" w:rsidP="00B17BBC">
                                  <w:pPr>
                                    <w:jc w:val="center"/>
                                    <w:rPr>
                                      <w:rFonts w:eastAsia="宋体"/>
                                      <w:sz w:val="16"/>
                                      <w:szCs w:val="16"/>
                                    </w:rPr>
                                  </w:pPr>
                                  <w:r w:rsidRPr="00C002A9">
                                    <w:rPr>
                                      <w:rFonts w:eastAsia="宋体" w:hint="eastAsia"/>
                                      <w:sz w:val="16"/>
                                      <w:szCs w:val="16"/>
                                    </w:rPr>
                                    <w:t>P</w:t>
                                  </w:r>
                                  <w:r w:rsidRPr="00C002A9">
                                    <w:rPr>
                                      <w:rFonts w:eastAsia="宋体"/>
                                      <w:sz w:val="16"/>
                                      <w:szCs w:val="16"/>
                                    </w:rPr>
                                    <w:t>s30</w:t>
                                  </w:r>
                                </w:p>
                              </w:tc>
                              <w:tc>
                                <w:tcPr>
                                  <w:tcW w:w="717" w:type="dxa"/>
                                  <w:tcBorders>
                                    <w:top w:val="double" w:sz="4" w:space="0" w:color="auto"/>
                                    <w:left w:val="nil"/>
                                    <w:bottom w:val="single" w:sz="4" w:space="0" w:color="auto"/>
                                    <w:right w:val="nil"/>
                                  </w:tcBorders>
                                </w:tcPr>
                                <w:p w14:paraId="3FD4A457" w14:textId="77777777" w:rsidR="00895852" w:rsidRPr="00C002A9" w:rsidRDefault="00895852" w:rsidP="00B17BBC">
                                  <w:pPr>
                                    <w:jc w:val="center"/>
                                    <w:rPr>
                                      <w:rFonts w:eastAsia="宋体"/>
                                      <w:sz w:val="16"/>
                                      <w:szCs w:val="16"/>
                                    </w:rPr>
                                  </w:pPr>
                                  <w:r w:rsidRPr="00C002A9">
                                    <w:rPr>
                                      <w:rFonts w:eastAsia="宋体" w:hint="eastAsia"/>
                                      <w:sz w:val="16"/>
                                      <w:szCs w:val="16"/>
                                    </w:rPr>
                                    <w:t>p</w:t>
                                  </w:r>
                                  <w:r w:rsidRPr="00C002A9">
                                    <w:rPr>
                                      <w:rFonts w:eastAsia="宋体"/>
                                      <w:sz w:val="16"/>
                                      <w:szCs w:val="16"/>
                                    </w:rPr>
                                    <w:t>hi</w:t>
                                  </w:r>
                                </w:p>
                              </w:tc>
                            </w:tr>
                            <w:tr w:rsidR="008138C5" w:rsidRPr="00C002A9" w14:paraId="05A18667" w14:textId="77777777" w:rsidTr="00D076C3">
                              <w:tc>
                                <w:tcPr>
                                  <w:tcW w:w="716" w:type="dxa"/>
                                </w:tcPr>
                                <w:p w14:paraId="42A1DDB0" w14:textId="581E4E16" w:rsidR="00895852" w:rsidRPr="00C002A9" w:rsidRDefault="003C4307" w:rsidP="00B17BBC">
                                  <w:pPr>
                                    <w:jc w:val="center"/>
                                    <w:rPr>
                                      <w:rFonts w:eastAsia="宋体"/>
                                      <w:sz w:val="16"/>
                                      <w:szCs w:val="16"/>
                                      <w:lang w:eastAsia="zh-CN"/>
                                    </w:rPr>
                                  </w:pPr>
                                  <w:r>
                                    <w:rPr>
                                      <w:rFonts w:eastAsia="宋体" w:hint="eastAsia"/>
                                      <w:sz w:val="16"/>
                                      <w:szCs w:val="16"/>
                                      <w:lang w:eastAsia="zh-CN"/>
                                    </w:rPr>
                                    <w:t>V</w:t>
                                  </w:r>
                                  <w:r>
                                    <w:rPr>
                                      <w:rFonts w:eastAsia="宋体"/>
                                      <w:sz w:val="16"/>
                                      <w:szCs w:val="16"/>
                                      <w:lang w:eastAsia="zh-CN"/>
                                    </w:rPr>
                                    <w:t>alue</w:t>
                                  </w:r>
                                </w:p>
                              </w:tc>
                              <w:tc>
                                <w:tcPr>
                                  <w:tcW w:w="717" w:type="dxa"/>
                                  <w:tcBorders>
                                    <w:top w:val="single" w:sz="4" w:space="0" w:color="auto"/>
                                    <w:bottom w:val="single" w:sz="4" w:space="0" w:color="auto"/>
                                    <w:right w:val="nil"/>
                                  </w:tcBorders>
                                </w:tcPr>
                                <w:p w14:paraId="56C28FAA" w14:textId="77777777" w:rsidR="00895852" w:rsidRPr="00C002A9" w:rsidRDefault="00895852" w:rsidP="00B17BBC">
                                  <w:pPr>
                                    <w:jc w:val="center"/>
                                    <w:rPr>
                                      <w:rFonts w:eastAsia="宋体"/>
                                      <w:sz w:val="16"/>
                                      <w:szCs w:val="16"/>
                                    </w:rPr>
                                  </w:pPr>
                                  <w:r w:rsidRPr="000414D9">
                                    <w:rPr>
                                      <w:rFonts w:eastAsia="宋体" w:hint="eastAsia"/>
                                      <w:sz w:val="16"/>
                                      <w:szCs w:val="16"/>
                                    </w:rPr>
                                    <w:t>0</w:t>
                                  </w:r>
                                  <w:r w:rsidRPr="000414D9">
                                    <w:rPr>
                                      <w:rFonts w:eastAsia="宋体"/>
                                      <w:sz w:val="16"/>
                                      <w:szCs w:val="16"/>
                                    </w:rPr>
                                    <w:t>.1012</w:t>
                                  </w:r>
                                </w:p>
                              </w:tc>
                              <w:tc>
                                <w:tcPr>
                                  <w:tcW w:w="717" w:type="dxa"/>
                                  <w:tcBorders>
                                    <w:top w:val="single" w:sz="4" w:space="0" w:color="auto"/>
                                    <w:left w:val="nil"/>
                                    <w:bottom w:val="single" w:sz="4" w:space="0" w:color="auto"/>
                                    <w:right w:val="nil"/>
                                  </w:tcBorders>
                                </w:tcPr>
                                <w:p w14:paraId="010E47BA" w14:textId="77777777" w:rsidR="00895852" w:rsidRPr="00C002A9" w:rsidRDefault="00895852" w:rsidP="00B17BBC">
                                  <w:pPr>
                                    <w:jc w:val="center"/>
                                    <w:rPr>
                                      <w:rFonts w:eastAsia="宋体"/>
                                      <w:sz w:val="16"/>
                                      <w:szCs w:val="16"/>
                                    </w:rPr>
                                  </w:pPr>
                                  <w:r w:rsidRPr="000414D9">
                                    <w:rPr>
                                      <w:rFonts w:eastAsia="宋体" w:hint="eastAsia"/>
                                      <w:sz w:val="16"/>
                                      <w:szCs w:val="16"/>
                                    </w:rPr>
                                    <w:t>0</w:t>
                                  </w:r>
                                  <w:r w:rsidRPr="000414D9">
                                    <w:rPr>
                                      <w:rFonts w:eastAsia="宋体"/>
                                      <w:sz w:val="16"/>
                                      <w:szCs w:val="16"/>
                                    </w:rPr>
                                    <w:t>.1126</w:t>
                                  </w:r>
                                </w:p>
                              </w:tc>
                              <w:tc>
                                <w:tcPr>
                                  <w:tcW w:w="717" w:type="dxa"/>
                                  <w:tcBorders>
                                    <w:top w:val="single" w:sz="4" w:space="0" w:color="auto"/>
                                    <w:left w:val="nil"/>
                                    <w:bottom w:val="single" w:sz="4" w:space="0" w:color="auto"/>
                                    <w:right w:val="nil"/>
                                  </w:tcBorders>
                                </w:tcPr>
                                <w:p w14:paraId="1BE24B51" w14:textId="77777777" w:rsidR="00895852" w:rsidRPr="00C002A9" w:rsidRDefault="00895852" w:rsidP="00B17BBC">
                                  <w:pPr>
                                    <w:jc w:val="center"/>
                                    <w:rPr>
                                      <w:rFonts w:eastAsia="宋体"/>
                                      <w:sz w:val="16"/>
                                      <w:szCs w:val="16"/>
                                    </w:rPr>
                                  </w:pPr>
                                  <w:r w:rsidRPr="000414D9">
                                    <w:rPr>
                                      <w:rFonts w:eastAsia="宋体"/>
                                      <w:sz w:val="16"/>
                                      <w:szCs w:val="16"/>
                                    </w:rPr>
                                    <w:t>-</w:t>
                                  </w:r>
                                  <w:r w:rsidRPr="000414D9">
                                    <w:rPr>
                                      <w:rFonts w:eastAsia="宋体" w:hint="eastAsia"/>
                                      <w:sz w:val="16"/>
                                      <w:szCs w:val="16"/>
                                    </w:rPr>
                                    <w:t>0</w:t>
                                  </w:r>
                                  <w:r w:rsidRPr="000414D9">
                                    <w:rPr>
                                      <w:rFonts w:eastAsia="宋体"/>
                                      <w:sz w:val="16"/>
                                      <w:szCs w:val="16"/>
                                    </w:rPr>
                                    <w:t>.0831</w:t>
                                  </w:r>
                                </w:p>
                              </w:tc>
                              <w:tc>
                                <w:tcPr>
                                  <w:tcW w:w="717" w:type="dxa"/>
                                  <w:tcBorders>
                                    <w:top w:val="single" w:sz="4" w:space="0" w:color="auto"/>
                                    <w:left w:val="nil"/>
                                    <w:bottom w:val="single" w:sz="4" w:space="0" w:color="auto"/>
                                    <w:right w:val="nil"/>
                                  </w:tcBorders>
                                </w:tcPr>
                                <w:p w14:paraId="5370245D" w14:textId="77777777" w:rsidR="00895852" w:rsidRPr="00C002A9" w:rsidRDefault="00895852" w:rsidP="00B17BBC">
                                  <w:pPr>
                                    <w:jc w:val="center"/>
                                    <w:rPr>
                                      <w:rFonts w:eastAsia="宋体"/>
                                      <w:sz w:val="16"/>
                                      <w:szCs w:val="16"/>
                                    </w:rPr>
                                  </w:pPr>
                                  <w:r w:rsidRPr="000414D9">
                                    <w:rPr>
                                      <w:rFonts w:eastAsia="宋体" w:hint="eastAsia"/>
                                      <w:sz w:val="16"/>
                                      <w:szCs w:val="16"/>
                                    </w:rPr>
                                    <w:t>0</w:t>
                                  </w:r>
                                  <w:r w:rsidRPr="000414D9">
                                    <w:rPr>
                                      <w:rFonts w:eastAsia="宋体"/>
                                      <w:sz w:val="16"/>
                                      <w:szCs w:val="16"/>
                                    </w:rPr>
                                    <w:t>.0094</w:t>
                                  </w:r>
                                </w:p>
                              </w:tc>
                              <w:tc>
                                <w:tcPr>
                                  <w:tcW w:w="717" w:type="dxa"/>
                                  <w:tcBorders>
                                    <w:top w:val="single" w:sz="4" w:space="0" w:color="auto"/>
                                    <w:left w:val="nil"/>
                                    <w:bottom w:val="single" w:sz="4" w:space="0" w:color="auto"/>
                                    <w:right w:val="nil"/>
                                  </w:tcBorders>
                                </w:tcPr>
                                <w:p w14:paraId="102FE322" w14:textId="77777777" w:rsidR="00895852" w:rsidRPr="00C002A9" w:rsidRDefault="00895852" w:rsidP="00B17BBC">
                                  <w:pPr>
                                    <w:jc w:val="center"/>
                                    <w:rPr>
                                      <w:rFonts w:eastAsia="宋体"/>
                                      <w:sz w:val="16"/>
                                      <w:szCs w:val="16"/>
                                    </w:rPr>
                                  </w:pPr>
                                  <w:r w:rsidRPr="000414D9">
                                    <w:rPr>
                                      <w:rFonts w:eastAsia="宋体" w:hint="eastAsia"/>
                                      <w:sz w:val="16"/>
                                      <w:szCs w:val="16"/>
                                    </w:rPr>
                                    <w:t>0</w:t>
                                  </w:r>
                                  <w:r w:rsidRPr="000414D9">
                                    <w:rPr>
                                      <w:rFonts w:eastAsia="宋体"/>
                                      <w:sz w:val="16"/>
                                      <w:szCs w:val="16"/>
                                    </w:rPr>
                                    <w:t>.1407</w:t>
                                  </w:r>
                                </w:p>
                              </w:tc>
                              <w:tc>
                                <w:tcPr>
                                  <w:tcW w:w="717" w:type="dxa"/>
                                  <w:tcBorders>
                                    <w:top w:val="single" w:sz="4" w:space="0" w:color="auto"/>
                                    <w:left w:val="nil"/>
                                    <w:bottom w:val="single" w:sz="4" w:space="0" w:color="auto"/>
                                    <w:right w:val="nil"/>
                                  </w:tcBorders>
                                </w:tcPr>
                                <w:p w14:paraId="18295B55" w14:textId="77777777" w:rsidR="00895852" w:rsidRPr="00C002A9" w:rsidRDefault="00895852" w:rsidP="00B17BBC">
                                  <w:pPr>
                                    <w:jc w:val="center"/>
                                    <w:rPr>
                                      <w:rFonts w:eastAsia="宋体"/>
                                      <w:sz w:val="16"/>
                                      <w:szCs w:val="16"/>
                                    </w:rPr>
                                  </w:pPr>
                                  <w:r w:rsidRPr="000414D9">
                                    <w:rPr>
                                      <w:rFonts w:eastAsia="宋体" w:hint="eastAsia"/>
                                      <w:sz w:val="16"/>
                                      <w:szCs w:val="16"/>
                                    </w:rPr>
                                    <w:t>-</w:t>
                                  </w:r>
                                  <w:r w:rsidRPr="000414D9">
                                    <w:rPr>
                                      <w:rFonts w:eastAsia="宋体"/>
                                      <w:sz w:val="16"/>
                                      <w:szCs w:val="16"/>
                                    </w:rPr>
                                    <w:t>0.1293</w:t>
                                  </w:r>
                                </w:p>
                              </w:tc>
                            </w:tr>
                            <w:tr w:rsidR="008138C5" w:rsidRPr="00C002A9" w14:paraId="79D2E585" w14:textId="77777777" w:rsidTr="00D076C3">
                              <w:tc>
                                <w:tcPr>
                                  <w:tcW w:w="716" w:type="dxa"/>
                                </w:tcPr>
                                <w:p w14:paraId="20ADCB93" w14:textId="77777777" w:rsidR="00895852" w:rsidRPr="00C002A9" w:rsidRDefault="00895852" w:rsidP="00B17BBC">
                                  <w:pPr>
                                    <w:jc w:val="center"/>
                                    <w:rPr>
                                      <w:rFonts w:eastAsia="宋体"/>
                                      <w:sz w:val="16"/>
                                      <w:szCs w:val="16"/>
                                    </w:rPr>
                                  </w:pPr>
                                  <w:r w:rsidRPr="00C002A9">
                                    <w:rPr>
                                      <w:rFonts w:eastAsia="宋体" w:hint="eastAsia"/>
                                      <w:sz w:val="16"/>
                                      <w:szCs w:val="16"/>
                                    </w:rPr>
                                    <w:t>N</w:t>
                                  </w:r>
                                  <w:r w:rsidRPr="00C002A9">
                                    <w:rPr>
                                      <w:rFonts w:eastAsia="宋体"/>
                                      <w:sz w:val="16"/>
                                      <w:szCs w:val="16"/>
                                    </w:rPr>
                                    <w:t>ame</w:t>
                                  </w:r>
                                </w:p>
                              </w:tc>
                              <w:tc>
                                <w:tcPr>
                                  <w:tcW w:w="717" w:type="dxa"/>
                                  <w:tcBorders>
                                    <w:top w:val="single" w:sz="4" w:space="0" w:color="auto"/>
                                    <w:bottom w:val="single" w:sz="4" w:space="0" w:color="auto"/>
                                    <w:right w:val="nil"/>
                                  </w:tcBorders>
                                </w:tcPr>
                                <w:p w14:paraId="46679C0C" w14:textId="77777777" w:rsidR="00895852" w:rsidRPr="00C002A9" w:rsidRDefault="00895852" w:rsidP="00B17BBC">
                                  <w:pPr>
                                    <w:jc w:val="center"/>
                                    <w:rPr>
                                      <w:rFonts w:eastAsia="宋体"/>
                                      <w:sz w:val="16"/>
                                      <w:szCs w:val="16"/>
                                    </w:rPr>
                                  </w:pPr>
                                  <w:proofErr w:type="spellStart"/>
                                  <w:r w:rsidRPr="00C002A9">
                                    <w:rPr>
                                      <w:rFonts w:eastAsia="宋体" w:hint="eastAsia"/>
                                      <w:sz w:val="16"/>
                                      <w:szCs w:val="16"/>
                                    </w:rPr>
                                    <w:t>N</w:t>
                                  </w:r>
                                  <w:r w:rsidRPr="00C002A9">
                                    <w:rPr>
                                      <w:rFonts w:eastAsia="宋体"/>
                                      <w:sz w:val="16"/>
                                      <w:szCs w:val="16"/>
                                    </w:rPr>
                                    <w:t>Rf</w:t>
                                  </w:r>
                                  <w:proofErr w:type="spellEnd"/>
                                </w:p>
                              </w:tc>
                              <w:tc>
                                <w:tcPr>
                                  <w:tcW w:w="717" w:type="dxa"/>
                                  <w:tcBorders>
                                    <w:top w:val="single" w:sz="4" w:space="0" w:color="auto"/>
                                    <w:left w:val="nil"/>
                                    <w:bottom w:val="single" w:sz="4" w:space="0" w:color="auto"/>
                                    <w:right w:val="nil"/>
                                  </w:tcBorders>
                                </w:tcPr>
                                <w:p w14:paraId="0FDA4371" w14:textId="77777777" w:rsidR="00895852" w:rsidRPr="00C002A9" w:rsidRDefault="00895852" w:rsidP="00B17BBC">
                                  <w:pPr>
                                    <w:jc w:val="center"/>
                                    <w:rPr>
                                      <w:rFonts w:eastAsia="宋体"/>
                                      <w:sz w:val="16"/>
                                      <w:szCs w:val="16"/>
                                    </w:rPr>
                                  </w:pPr>
                                  <w:r w:rsidRPr="00C002A9">
                                    <w:rPr>
                                      <w:rFonts w:eastAsia="宋体" w:hint="eastAsia"/>
                                      <w:sz w:val="16"/>
                                      <w:szCs w:val="16"/>
                                    </w:rPr>
                                    <w:t>B</w:t>
                                  </w:r>
                                  <w:r w:rsidRPr="00C002A9">
                                    <w:rPr>
                                      <w:rFonts w:eastAsia="宋体"/>
                                      <w:sz w:val="16"/>
                                      <w:szCs w:val="16"/>
                                    </w:rPr>
                                    <w:t>PR</w:t>
                                  </w:r>
                                </w:p>
                              </w:tc>
                              <w:tc>
                                <w:tcPr>
                                  <w:tcW w:w="717" w:type="dxa"/>
                                  <w:tcBorders>
                                    <w:top w:val="single" w:sz="4" w:space="0" w:color="auto"/>
                                    <w:left w:val="nil"/>
                                    <w:bottom w:val="single" w:sz="4" w:space="0" w:color="auto"/>
                                    <w:right w:val="nil"/>
                                  </w:tcBorders>
                                </w:tcPr>
                                <w:p w14:paraId="4359F9AD" w14:textId="77777777" w:rsidR="00895852" w:rsidRPr="00C002A9" w:rsidRDefault="00895852" w:rsidP="00B17BBC">
                                  <w:pPr>
                                    <w:jc w:val="center"/>
                                    <w:rPr>
                                      <w:rFonts w:eastAsia="宋体"/>
                                      <w:sz w:val="16"/>
                                      <w:szCs w:val="16"/>
                                    </w:rPr>
                                  </w:pPr>
                                  <w:proofErr w:type="spellStart"/>
                                  <w:r w:rsidRPr="00C002A9">
                                    <w:rPr>
                                      <w:rFonts w:eastAsia="宋体" w:hint="eastAsia"/>
                                      <w:sz w:val="16"/>
                                      <w:szCs w:val="16"/>
                                    </w:rPr>
                                    <w:t>h</w:t>
                                  </w:r>
                                  <w:r w:rsidRPr="00C002A9">
                                    <w:rPr>
                                      <w:rFonts w:eastAsia="宋体"/>
                                      <w:sz w:val="16"/>
                                      <w:szCs w:val="16"/>
                                    </w:rPr>
                                    <w:t>tBleed</w:t>
                                  </w:r>
                                  <w:proofErr w:type="spellEnd"/>
                                </w:p>
                              </w:tc>
                              <w:tc>
                                <w:tcPr>
                                  <w:tcW w:w="717" w:type="dxa"/>
                                  <w:tcBorders>
                                    <w:top w:val="single" w:sz="4" w:space="0" w:color="auto"/>
                                    <w:left w:val="nil"/>
                                    <w:bottom w:val="single" w:sz="4" w:space="0" w:color="auto"/>
                                    <w:right w:val="nil"/>
                                  </w:tcBorders>
                                </w:tcPr>
                                <w:p w14:paraId="6DCC4174" w14:textId="77777777" w:rsidR="00895852" w:rsidRPr="00C002A9" w:rsidRDefault="00895852" w:rsidP="00B17BBC">
                                  <w:pPr>
                                    <w:jc w:val="center"/>
                                    <w:rPr>
                                      <w:rFonts w:eastAsia="宋体"/>
                                      <w:sz w:val="16"/>
                                      <w:szCs w:val="16"/>
                                    </w:rPr>
                                  </w:pPr>
                                  <w:r w:rsidRPr="00C002A9">
                                    <w:rPr>
                                      <w:rFonts w:eastAsia="宋体" w:hint="eastAsia"/>
                                      <w:sz w:val="16"/>
                                      <w:szCs w:val="16"/>
                                    </w:rPr>
                                    <w:t>W</w:t>
                                  </w:r>
                                  <w:r w:rsidRPr="00C002A9">
                                    <w:rPr>
                                      <w:rFonts w:eastAsia="宋体"/>
                                      <w:sz w:val="16"/>
                                      <w:szCs w:val="16"/>
                                    </w:rPr>
                                    <w:t>31</w:t>
                                  </w:r>
                                </w:p>
                              </w:tc>
                              <w:tc>
                                <w:tcPr>
                                  <w:tcW w:w="717" w:type="dxa"/>
                                  <w:tcBorders>
                                    <w:top w:val="single" w:sz="4" w:space="0" w:color="auto"/>
                                    <w:left w:val="nil"/>
                                    <w:bottom w:val="single" w:sz="4" w:space="0" w:color="auto"/>
                                    <w:right w:val="nil"/>
                                  </w:tcBorders>
                                </w:tcPr>
                                <w:p w14:paraId="4FF7F6A7" w14:textId="77777777" w:rsidR="00895852" w:rsidRPr="00C002A9" w:rsidRDefault="00895852" w:rsidP="00B17BBC">
                                  <w:pPr>
                                    <w:jc w:val="center"/>
                                    <w:rPr>
                                      <w:rFonts w:eastAsia="宋体"/>
                                      <w:sz w:val="16"/>
                                      <w:szCs w:val="16"/>
                                    </w:rPr>
                                  </w:pPr>
                                  <w:r w:rsidRPr="00C002A9">
                                    <w:rPr>
                                      <w:rFonts w:eastAsia="宋体" w:hint="eastAsia"/>
                                      <w:sz w:val="16"/>
                                      <w:szCs w:val="16"/>
                                    </w:rPr>
                                    <w:t>W</w:t>
                                  </w:r>
                                  <w:r w:rsidRPr="00C002A9">
                                    <w:rPr>
                                      <w:rFonts w:eastAsia="宋体"/>
                                      <w:sz w:val="16"/>
                                      <w:szCs w:val="16"/>
                                    </w:rPr>
                                    <w:t>32</w:t>
                                  </w:r>
                                </w:p>
                              </w:tc>
                              <w:tc>
                                <w:tcPr>
                                  <w:tcW w:w="717" w:type="dxa"/>
                                  <w:tcBorders>
                                    <w:top w:val="single" w:sz="4" w:space="0" w:color="auto"/>
                                    <w:left w:val="nil"/>
                                    <w:bottom w:val="single" w:sz="4" w:space="0" w:color="auto"/>
                                    <w:right w:val="nil"/>
                                  </w:tcBorders>
                                </w:tcPr>
                                <w:p w14:paraId="76BE33B7" w14:textId="77777777" w:rsidR="00895852" w:rsidRPr="00C002A9" w:rsidRDefault="00895852" w:rsidP="00B17BBC">
                                  <w:pPr>
                                    <w:jc w:val="center"/>
                                    <w:rPr>
                                      <w:rFonts w:eastAsia="宋体"/>
                                      <w:sz w:val="16"/>
                                      <w:szCs w:val="16"/>
                                    </w:rPr>
                                  </w:pPr>
                                </w:p>
                              </w:tc>
                            </w:tr>
                            <w:tr w:rsidR="008138C5" w:rsidRPr="00C002A9" w14:paraId="3B968AB4" w14:textId="77777777" w:rsidTr="00D076C3">
                              <w:tc>
                                <w:tcPr>
                                  <w:tcW w:w="716" w:type="dxa"/>
                                </w:tcPr>
                                <w:p w14:paraId="2ABC0AD7" w14:textId="297238A8" w:rsidR="00895852" w:rsidRPr="00C002A9" w:rsidRDefault="003C4307" w:rsidP="00B17BBC">
                                  <w:pPr>
                                    <w:jc w:val="center"/>
                                    <w:rPr>
                                      <w:rFonts w:eastAsia="宋体"/>
                                      <w:sz w:val="16"/>
                                      <w:szCs w:val="16"/>
                                      <w:lang w:eastAsia="zh-CN"/>
                                    </w:rPr>
                                  </w:pPr>
                                  <w:r>
                                    <w:rPr>
                                      <w:rFonts w:eastAsia="宋体" w:hint="eastAsia"/>
                                      <w:sz w:val="16"/>
                                      <w:szCs w:val="16"/>
                                      <w:lang w:eastAsia="zh-CN"/>
                                    </w:rPr>
                                    <w:t>V</w:t>
                                  </w:r>
                                  <w:r>
                                    <w:rPr>
                                      <w:rFonts w:eastAsia="宋体"/>
                                      <w:sz w:val="16"/>
                                      <w:szCs w:val="16"/>
                                      <w:lang w:eastAsia="zh-CN"/>
                                    </w:rPr>
                                    <w:t>alue</w:t>
                                  </w:r>
                                </w:p>
                              </w:tc>
                              <w:tc>
                                <w:tcPr>
                                  <w:tcW w:w="717" w:type="dxa"/>
                                  <w:tcBorders>
                                    <w:top w:val="single" w:sz="4" w:space="0" w:color="auto"/>
                                    <w:bottom w:val="double" w:sz="4" w:space="0" w:color="auto"/>
                                    <w:right w:val="nil"/>
                                  </w:tcBorders>
                                </w:tcPr>
                                <w:p w14:paraId="0AF8A6C3" w14:textId="77777777" w:rsidR="00895852" w:rsidRPr="00C002A9" w:rsidRDefault="00895852" w:rsidP="00B17BBC">
                                  <w:pPr>
                                    <w:jc w:val="center"/>
                                    <w:rPr>
                                      <w:rFonts w:eastAsia="宋体"/>
                                      <w:sz w:val="16"/>
                                      <w:szCs w:val="16"/>
                                    </w:rPr>
                                  </w:pPr>
                                  <w:r w:rsidRPr="000414D9">
                                    <w:rPr>
                                      <w:rFonts w:eastAsia="宋体" w:hint="eastAsia"/>
                                      <w:sz w:val="16"/>
                                      <w:szCs w:val="16"/>
                                    </w:rPr>
                                    <w:t>0</w:t>
                                  </w:r>
                                  <w:r w:rsidRPr="000414D9">
                                    <w:rPr>
                                      <w:rFonts w:eastAsia="宋体"/>
                                      <w:sz w:val="16"/>
                                      <w:szCs w:val="16"/>
                                    </w:rPr>
                                    <w:t>.0276</w:t>
                                  </w:r>
                                </w:p>
                              </w:tc>
                              <w:tc>
                                <w:tcPr>
                                  <w:tcW w:w="717" w:type="dxa"/>
                                  <w:tcBorders>
                                    <w:top w:val="single" w:sz="4" w:space="0" w:color="auto"/>
                                    <w:left w:val="nil"/>
                                    <w:bottom w:val="double" w:sz="4" w:space="0" w:color="auto"/>
                                    <w:right w:val="nil"/>
                                  </w:tcBorders>
                                </w:tcPr>
                                <w:p w14:paraId="0022335A" w14:textId="77777777" w:rsidR="00895852" w:rsidRPr="00C002A9" w:rsidRDefault="00895852" w:rsidP="00B17BBC">
                                  <w:pPr>
                                    <w:jc w:val="center"/>
                                    <w:rPr>
                                      <w:rFonts w:eastAsia="宋体"/>
                                      <w:sz w:val="16"/>
                                      <w:szCs w:val="16"/>
                                    </w:rPr>
                                  </w:pPr>
                                  <w:r w:rsidRPr="000414D9">
                                    <w:rPr>
                                      <w:rFonts w:eastAsia="宋体" w:hint="eastAsia"/>
                                      <w:sz w:val="16"/>
                                      <w:szCs w:val="16"/>
                                    </w:rPr>
                                    <w:t>0</w:t>
                                  </w:r>
                                  <w:r w:rsidRPr="000414D9">
                                    <w:rPr>
                                      <w:rFonts w:eastAsia="宋体"/>
                                      <w:sz w:val="16"/>
                                      <w:szCs w:val="16"/>
                                    </w:rPr>
                                    <w:t>.1176</w:t>
                                  </w:r>
                                </w:p>
                              </w:tc>
                              <w:tc>
                                <w:tcPr>
                                  <w:tcW w:w="717" w:type="dxa"/>
                                  <w:tcBorders>
                                    <w:top w:val="single" w:sz="4" w:space="0" w:color="auto"/>
                                    <w:left w:val="nil"/>
                                    <w:bottom w:val="double" w:sz="4" w:space="0" w:color="auto"/>
                                    <w:right w:val="nil"/>
                                  </w:tcBorders>
                                </w:tcPr>
                                <w:p w14:paraId="3B18B320" w14:textId="77777777" w:rsidR="00895852" w:rsidRPr="00C002A9" w:rsidRDefault="00895852" w:rsidP="00B17BBC">
                                  <w:pPr>
                                    <w:jc w:val="center"/>
                                    <w:rPr>
                                      <w:rFonts w:eastAsia="宋体"/>
                                      <w:sz w:val="16"/>
                                      <w:szCs w:val="16"/>
                                    </w:rPr>
                                  </w:pPr>
                                  <w:r w:rsidRPr="000414D9">
                                    <w:rPr>
                                      <w:rFonts w:eastAsia="宋体" w:hint="eastAsia"/>
                                      <w:sz w:val="16"/>
                                      <w:szCs w:val="16"/>
                                    </w:rPr>
                                    <w:t>0</w:t>
                                  </w:r>
                                  <w:r w:rsidRPr="000414D9">
                                    <w:rPr>
                                      <w:rFonts w:eastAsia="宋体"/>
                                      <w:sz w:val="16"/>
                                      <w:szCs w:val="16"/>
                                    </w:rPr>
                                    <w:t>.0873</w:t>
                                  </w:r>
                                </w:p>
                              </w:tc>
                              <w:tc>
                                <w:tcPr>
                                  <w:tcW w:w="717" w:type="dxa"/>
                                  <w:tcBorders>
                                    <w:top w:val="single" w:sz="4" w:space="0" w:color="auto"/>
                                    <w:left w:val="nil"/>
                                    <w:bottom w:val="double" w:sz="4" w:space="0" w:color="auto"/>
                                    <w:right w:val="nil"/>
                                  </w:tcBorders>
                                </w:tcPr>
                                <w:p w14:paraId="3D9CABA4" w14:textId="77777777" w:rsidR="00895852" w:rsidRPr="00C002A9" w:rsidRDefault="00895852" w:rsidP="00B17BBC">
                                  <w:pPr>
                                    <w:jc w:val="center"/>
                                    <w:rPr>
                                      <w:rFonts w:eastAsia="宋体"/>
                                      <w:sz w:val="16"/>
                                      <w:szCs w:val="16"/>
                                    </w:rPr>
                                  </w:pPr>
                                  <w:r w:rsidRPr="000414D9">
                                    <w:rPr>
                                      <w:rFonts w:eastAsia="宋体" w:hint="eastAsia"/>
                                      <w:sz w:val="16"/>
                                      <w:szCs w:val="16"/>
                                    </w:rPr>
                                    <w:t>-</w:t>
                                  </w:r>
                                  <w:r w:rsidRPr="000414D9">
                                    <w:rPr>
                                      <w:rFonts w:eastAsia="宋体"/>
                                      <w:sz w:val="16"/>
                                      <w:szCs w:val="16"/>
                                    </w:rPr>
                                    <w:t>0.0944</w:t>
                                  </w:r>
                                </w:p>
                              </w:tc>
                              <w:tc>
                                <w:tcPr>
                                  <w:tcW w:w="717" w:type="dxa"/>
                                  <w:tcBorders>
                                    <w:top w:val="single" w:sz="4" w:space="0" w:color="auto"/>
                                    <w:left w:val="nil"/>
                                    <w:bottom w:val="double" w:sz="4" w:space="0" w:color="auto"/>
                                    <w:right w:val="nil"/>
                                  </w:tcBorders>
                                </w:tcPr>
                                <w:p w14:paraId="3E7192B6" w14:textId="77777777" w:rsidR="00895852" w:rsidRPr="00C002A9" w:rsidRDefault="00895852" w:rsidP="00B17BBC">
                                  <w:pPr>
                                    <w:jc w:val="center"/>
                                    <w:rPr>
                                      <w:rFonts w:eastAsia="宋体"/>
                                      <w:sz w:val="16"/>
                                      <w:szCs w:val="16"/>
                                    </w:rPr>
                                  </w:pPr>
                                  <w:r w:rsidRPr="000414D9">
                                    <w:rPr>
                                      <w:rFonts w:eastAsia="宋体" w:hint="eastAsia"/>
                                      <w:sz w:val="16"/>
                                      <w:szCs w:val="16"/>
                                    </w:rPr>
                                    <w:t>-</w:t>
                                  </w:r>
                                  <w:r w:rsidRPr="000414D9">
                                    <w:rPr>
                                      <w:rFonts w:eastAsia="宋体"/>
                                      <w:sz w:val="16"/>
                                      <w:szCs w:val="16"/>
                                    </w:rPr>
                                    <w:t>0.0965</w:t>
                                  </w:r>
                                </w:p>
                              </w:tc>
                              <w:tc>
                                <w:tcPr>
                                  <w:tcW w:w="717" w:type="dxa"/>
                                  <w:tcBorders>
                                    <w:top w:val="single" w:sz="4" w:space="0" w:color="auto"/>
                                    <w:left w:val="nil"/>
                                    <w:bottom w:val="double" w:sz="4" w:space="0" w:color="auto"/>
                                    <w:right w:val="nil"/>
                                  </w:tcBorders>
                                </w:tcPr>
                                <w:p w14:paraId="26162BAE" w14:textId="77777777" w:rsidR="00895852" w:rsidRPr="00C002A9" w:rsidRDefault="00895852" w:rsidP="00B17BBC">
                                  <w:pPr>
                                    <w:jc w:val="center"/>
                                    <w:rPr>
                                      <w:rFonts w:eastAsia="宋体"/>
                                      <w:sz w:val="16"/>
                                      <w:szCs w:val="16"/>
                                    </w:rPr>
                                  </w:pPr>
                                </w:p>
                              </w:tc>
                            </w:tr>
                          </w:tbl>
                          <w:p w14:paraId="1953E2BA" w14:textId="77777777" w:rsidR="00895852" w:rsidRDefault="00895852" w:rsidP="00895852"/>
                        </w:txbxContent>
                      </wps:txbx>
                      <wps:bodyPr rot="0" vert="horz" wrap="square" lIns="0" tIns="0" rIns="0" bIns="0" anchor="t" anchorCtr="0" upright="1">
                        <a:noAutofit/>
                      </wps:bodyPr>
                    </wps:wsp>
                  </a:graphicData>
                </a:graphic>
              </wp:inline>
            </w:drawing>
          </mc:Choice>
          <mc:Fallback>
            <w:pict>
              <v:shape w14:anchorId="6CE17C34" id="_x0000_s1036" type="#_x0000_t202" style="width:251.45pt;height:6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" stroked="f">
                <v:textbox inset="0,0,0,0">
                  <w:txbxContent>
                    <w:p w14:paraId="61559C64" w14:textId="77777777" w:rsidR="00895852" w:rsidRDefault="00895852" w:rsidP="00895852">
                      <w:pPr>
                        <w:pStyle w:val="TableTitle"/>
                        <w:rPr>
                          <w:lang w:eastAsia="zh-CN"/>
                        </w:rPr>
                      </w:pPr>
                      <w:bookmarkStart w:id="296" w:name="_Hlk93826462"/>
                      <w:r>
                        <w:t xml:space="preserve">TABLE </w:t>
                      </w:r>
                      <w:r>
                        <w:rPr>
                          <w:lang w:eastAsia="zh-CN"/>
                        </w:rPr>
                        <w:t>Ⅲ</w:t>
                      </w:r>
                    </w:p>
                    <w:p w14:paraId="2C5D9BDE" w14:textId="1E47690B" w:rsidR="00895852" w:rsidRPr="00DF24BB" w:rsidRDefault="009D6217" w:rsidP="00895852">
                      <w:pPr>
                        <w:pStyle w:val="TableTitle"/>
                      </w:pPr>
                      <w:r>
                        <w:t>E</w:t>
                      </w:r>
                      <w:r w:rsidR="005E2A44">
                        <w:t xml:space="preserve">stimated </w:t>
                      </w:r>
                      <w:r w:rsidR="00895852" w:rsidRPr="00C002A9">
                        <w:t>weight coefficient</w:t>
                      </w:r>
                      <w:r w:rsidR="008E72F2">
                        <w:t xml:space="preserve"> </w:t>
                      </w:r>
                      <m:oMath>
                        <m:r>
                          <m:rPr>
                            <m:sty m:val="b"/>
                          </m:rPr>
                          <w:rPr>
                            <w:rFonts w:ascii="Cambria Math" w:hAnsi="Cambria Math"/>
                            <w:lang w:eastAsia="zh-CN"/>
                          </w:rPr>
                          <m:t>w</m:t>
                        </m:r>
                      </m:oMath>
                      <w:r>
                        <w:rPr>
                          <w:rFonts w:hint="eastAsia"/>
                          <w:b/>
                          <w:bCs/>
                          <w:iCs/>
                          <w:lang w:eastAsia="zh-CN"/>
                        </w:rPr>
                        <w:t xml:space="preserve"> </w:t>
                      </w:r>
                      <w:r w:rsidRPr="005E6F6B">
                        <w:rPr>
                          <w:iCs/>
                          <w:lang w:eastAsia="zh-CN"/>
                        </w:rPr>
                        <w:t>in the fusion model</w:t>
                      </w:r>
                      <w:r w:rsidR="00895852" w:rsidRPr="00C002A9">
                        <w:t xml:space="preserve"> </w:t>
                      </w:r>
                      <w:r w:rsidR="008E72F2">
                        <w:t>for each</w:t>
                      </w:r>
                      <w:r w:rsidR="00895852" w:rsidRPr="00C002A9">
                        <w:t xml:space="preserve"> sensor</w:t>
                      </w:r>
                      <w:r w:rsidR="00895852">
                        <w:t>.</w:t>
                      </w:r>
                    </w:p>
                    <w:tbl>
                      <w:tblPr>
                        <w:tblStyle w:val="af5"/>
                        <w:tblW w:w="0" w:type="auto"/>
                        <w:tblBorders>
                          <w:top w:val="double" w:sz="4" w:space="0" w:color="auto"/>
                          <w:left w:val="none" w:sz="0" w:space="0" w:color="auto"/>
                          <w:bottom w:val="double" w:sz="4" w:space="0" w:color="auto"/>
                          <w:right w:val="none" w:sz="0" w:space="0" w:color="auto"/>
                        </w:tblBorders>
                        <w:tblLook w:val="04A0" w:firstRow="1" w:lastRow="0" w:firstColumn="1" w:lastColumn="0" w:noHBand="0" w:noVBand="1"/>
                      </w:tblPr>
                      <w:tblGrid>
                        <w:gridCol w:w="716"/>
                        <w:gridCol w:w="717"/>
                        <w:gridCol w:w="717"/>
                        <w:gridCol w:w="717"/>
                        <w:gridCol w:w="717"/>
                        <w:gridCol w:w="717"/>
                        <w:gridCol w:w="717"/>
                      </w:tblGrid>
                      <w:tr w:rsidR="008138C5" w:rsidRPr="00C002A9" w14:paraId="5BB179FE" w14:textId="77777777" w:rsidTr="00D076C3">
                        <w:tc>
                          <w:tcPr>
                            <w:tcW w:w="716" w:type="dxa"/>
                          </w:tcPr>
                          <w:bookmarkEnd w:id="296"/>
                          <w:p w14:paraId="1E3170F0" w14:textId="77777777" w:rsidR="00895852" w:rsidRPr="00C002A9" w:rsidRDefault="00895852" w:rsidP="00B17BBC">
                            <w:pPr>
                              <w:jc w:val="center"/>
                              <w:rPr>
                                <w:rFonts w:eastAsia="宋体"/>
                                <w:sz w:val="16"/>
                                <w:szCs w:val="16"/>
                              </w:rPr>
                            </w:pPr>
                            <w:r w:rsidRPr="00C002A9">
                              <w:rPr>
                                <w:rFonts w:eastAsia="宋体" w:hint="eastAsia"/>
                                <w:sz w:val="16"/>
                                <w:szCs w:val="16"/>
                              </w:rPr>
                              <w:t>N</w:t>
                            </w:r>
                            <w:r w:rsidRPr="00C002A9">
                              <w:rPr>
                                <w:rFonts w:eastAsia="宋体"/>
                                <w:sz w:val="16"/>
                                <w:szCs w:val="16"/>
                              </w:rPr>
                              <w:t>ame</w:t>
                            </w:r>
                          </w:p>
                        </w:tc>
                        <w:tc>
                          <w:tcPr>
                            <w:tcW w:w="717" w:type="dxa"/>
                            <w:tcBorders>
                              <w:top w:val="double" w:sz="4" w:space="0" w:color="auto"/>
                              <w:bottom w:val="single" w:sz="4" w:space="0" w:color="auto"/>
                              <w:right w:val="nil"/>
                            </w:tcBorders>
                          </w:tcPr>
                          <w:p w14:paraId="69C66021" w14:textId="77777777" w:rsidR="00895852" w:rsidRPr="00C002A9" w:rsidRDefault="00895852" w:rsidP="00B17BBC">
                            <w:pPr>
                              <w:jc w:val="center"/>
                              <w:rPr>
                                <w:rFonts w:eastAsia="宋体"/>
                                <w:sz w:val="16"/>
                                <w:szCs w:val="16"/>
                              </w:rPr>
                            </w:pPr>
                            <w:r w:rsidRPr="00C002A9">
                              <w:rPr>
                                <w:rFonts w:eastAsia="宋体" w:hint="eastAsia"/>
                                <w:sz w:val="16"/>
                                <w:szCs w:val="16"/>
                              </w:rPr>
                              <w:t>T</w:t>
                            </w:r>
                            <w:r w:rsidRPr="00C002A9">
                              <w:rPr>
                                <w:rFonts w:eastAsia="宋体"/>
                                <w:sz w:val="16"/>
                                <w:szCs w:val="16"/>
                              </w:rPr>
                              <w:t>24</w:t>
                            </w:r>
                          </w:p>
                        </w:tc>
                        <w:tc>
                          <w:tcPr>
                            <w:tcW w:w="717" w:type="dxa"/>
                            <w:tcBorders>
                              <w:top w:val="double" w:sz="4" w:space="0" w:color="auto"/>
                              <w:left w:val="nil"/>
                              <w:bottom w:val="single" w:sz="4" w:space="0" w:color="auto"/>
                              <w:right w:val="nil"/>
                            </w:tcBorders>
                          </w:tcPr>
                          <w:p w14:paraId="7A62D3FC" w14:textId="77777777" w:rsidR="00895852" w:rsidRPr="00C002A9" w:rsidRDefault="00895852" w:rsidP="00B17BBC">
                            <w:pPr>
                              <w:jc w:val="center"/>
                              <w:rPr>
                                <w:rFonts w:eastAsia="宋体"/>
                                <w:sz w:val="16"/>
                                <w:szCs w:val="16"/>
                              </w:rPr>
                            </w:pPr>
                            <w:r w:rsidRPr="00C002A9">
                              <w:rPr>
                                <w:rFonts w:eastAsia="宋体" w:hint="eastAsia"/>
                                <w:sz w:val="16"/>
                                <w:szCs w:val="16"/>
                              </w:rPr>
                              <w:t>T</w:t>
                            </w:r>
                            <w:r w:rsidRPr="00C002A9">
                              <w:rPr>
                                <w:rFonts w:eastAsia="宋体"/>
                                <w:sz w:val="16"/>
                                <w:szCs w:val="16"/>
                              </w:rPr>
                              <w:t>50</w:t>
                            </w:r>
                          </w:p>
                        </w:tc>
                        <w:tc>
                          <w:tcPr>
                            <w:tcW w:w="717" w:type="dxa"/>
                            <w:tcBorders>
                              <w:top w:val="double" w:sz="4" w:space="0" w:color="auto"/>
                              <w:left w:val="nil"/>
                              <w:bottom w:val="single" w:sz="4" w:space="0" w:color="auto"/>
                              <w:right w:val="nil"/>
                            </w:tcBorders>
                          </w:tcPr>
                          <w:p w14:paraId="3C6B705F" w14:textId="77777777" w:rsidR="00895852" w:rsidRPr="00C002A9" w:rsidRDefault="00895852" w:rsidP="00B17BBC">
                            <w:pPr>
                              <w:jc w:val="center"/>
                              <w:rPr>
                                <w:rFonts w:eastAsia="宋体"/>
                                <w:sz w:val="16"/>
                                <w:szCs w:val="16"/>
                              </w:rPr>
                            </w:pPr>
                            <w:r w:rsidRPr="00C002A9">
                              <w:rPr>
                                <w:rFonts w:eastAsia="宋体" w:hint="eastAsia"/>
                                <w:sz w:val="16"/>
                                <w:szCs w:val="16"/>
                              </w:rPr>
                              <w:t>P</w:t>
                            </w:r>
                            <w:r w:rsidRPr="00C002A9">
                              <w:rPr>
                                <w:rFonts w:eastAsia="宋体"/>
                                <w:sz w:val="16"/>
                                <w:szCs w:val="16"/>
                              </w:rPr>
                              <w:t>30</w:t>
                            </w:r>
                          </w:p>
                        </w:tc>
                        <w:tc>
                          <w:tcPr>
                            <w:tcW w:w="717" w:type="dxa"/>
                            <w:tcBorders>
                              <w:top w:val="double" w:sz="4" w:space="0" w:color="auto"/>
                              <w:left w:val="nil"/>
                              <w:bottom w:val="single" w:sz="4" w:space="0" w:color="auto"/>
                              <w:right w:val="nil"/>
                            </w:tcBorders>
                          </w:tcPr>
                          <w:p w14:paraId="00C2AFE0" w14:textId="77777777" w:rsidR="00895852" w:rsidRPr="00C002A9" w:rsidRDefault="00895852" w:rsidP="00B17BBC">
                            <w:pPr>
                              <w:jc w:val="center"/>
                              <w:rPr>
                                <w:rFonts w:eastAsia="宋体"/>
                                <w:sz w:val="16"/>
                                <w:szCs w:val="16"/>
                              </w:rPr>
                            </w:pPr>
                            <w:proofErr w:type="spellStart"/>
                            <w:r w:rsidRPr="00C002A9">
                              <w:rPr>
                                <w:rFonts w:eastAsia="宋体" w:hint="eastAsia"/>
                                <w:sz w:val="16"/>
                                <w:szCs w:val="16"/>
                              </w:rPr>
                              <w:t>N</w:t>
                            </w:r>
                            <w:r w:rsidRPr="00C002A9">
                              <w:rPr>
                                <w:rFonts w:eastAsia="宋体"/>
                                <w:sz w:val="16"/>
                                <w:szCs w:val="16"/>
                              </w:rPr>
                              <w:t>f</w:t>
                            </w:r>
                            <w:proofErr w:type="spellEnd"/>
                          </w:p>
                        </w:tc>
                        <w:tc>
                          <w:tcPr>
                            <w:tcW w:w="717" w:type="dxa"/>
                            <w:tcBorders>
                              <w:top w:val="double" w:sz="4" w:space="0" w:color="auto"/>
                              <w:left w:val="nil"/>
                              <w:bottom w:val="single" w:sz="4" w:space="0" w:color="auto"/>
                              <w:right w:val="nil"/>
                            </w:tcBorders>
                          </w:tcPr>
                          <w:p w14:paraId="47E1E32A" w14:textId="77777777" w:rsidR="00895852" w:rsidRPr="00C002A9" w:rsidRDefault="00895852" w:rsidP="00B17BBC">
                            <w:pPr>
                              <w:jc w:val="center"/>
                              <w:rPr>
                                <w:rFonts w:eastAsia="宋体"/>
                                <w:sz w:val="16"/>
                                <w:szCs w:val="16"/>
                              </w:rPr>
                            </w:pPr>
                            <w:r w:rsidRPr="00C002A9">
                              <w:rPr>
                                <w:rFonts w:eastAsia="宋体" w:hint="eastAsia"/>
                                <w:sz w:val="16"/>
                                <w:szCs w:val="16"/>
                              </w:rPr>
                              <w:t>P</w:t>
                            </w:r>
                            <w:r w:rsidRPr="00C002A9">
                              <w:rPr>
                                <w:rFonts w:eastAsia="宋体"/>
                                <w:sz w:val="16"/>
                                <w:szCs w:val="16"/>
                              </w:rPr>
                              <w:t>s30</w:t>
                            </w:r>
                          </w:p>
                        </w:tc>
                        <w:tc>
                          <w:tcPr>
                            <w:tcW w:w="717" w:type="dxa"/>
                            <w:tcBorders>
                              <w:top w:val="double" w:sz="4" w:space="0" w:color="auto"/>
                              <w:left w:val="nil"/>
                              <w:bottom w:val="single" w:sz="4" w:space="0" w:color="auto"/>
                              <w:right w:val="nil"/>
                            </w:tcBorders>
                          </w:tcPr>
                          <w:p w14:paraId="3FD4A457" w14:textId="77777777" w:rsidR="00895852" w:rsidRPr="00C002A9" w:rsidRDefault="00895852" w:rsidP="00B17BBC">
                            <w:pPr>
                              <w:jc w:val="center"/>
                              <w:rPr>
                                <w:rFonts w:eastAsia="宋体"/>
                                <w:sz w:val="16"/>
                                <w:szCs w:val="16"/>
                              </w:rPr>
                            </w:pPr>
                            <w:r w:rsidRPr="00C002A9">
                              <w:rPr>
                                <w:rFonts w:eastAsia="宋体" w:hint="eastAsia"/>
                                <w:sz w:val="16"/>
                                <w:szCs w:val="16"/>
                              </w:rPr>
                              <w:t>p</w:t>
                            </w:r>
                            <w:r w:rsidRPr="00C002A9">
                              <w:rPr>
                                <w:rFonts w:eastAsia="宋体"/>
                                <w:sz w:val="16"/>
                                <w:szCs w:val="16"/>
                              </w:rPr>
                              <w:t>hi</w:t>
                            </w:r>
                          </w:p>
                        </w:tc>
                      </w:tr>
                      <w:tr w:rsidR="008138C5" w:rsidRPr="00C002A9" w14:paraId="05A18667" w14:textId="77777777" w:rsidTr="00D076C3">
                        <w:tc>
                          <w:tcPr>
                            <w:tcW w:w="716" w:type="dxa"/>
                          </w:tcPr>
                          <w:p w14:paraId="42A1DDB0" w14:textId="581E4E16" w:rsidR="00895852" w:rsidRPr="00C002A9" w:rsidRDefault="003C4307" w:rsidP="00B17BBC">
                            <w:pPr>
                              <w:jc w:val="center"/>
                              <w:rPr>
                                <w:rFonts w:eastAsia="宋体"/>
                                <w:sz w:val="16"/>
                                <w:szCs w:val="16"/>
                                <w:lang w:eastAsia="zh-CN"/>
                              </w:rPr>
                            </w:pPr>
                            <w:r>
                              <w:rPr>
                                <w:rFonts w:eastAsia="宋体" w:hint="eastAsia"/>
                                <w:sz w:val="16"/>
                                <w:szCs w:val="16"/>
                                <w:lang w:eastAsia="zh-CN"/>
                              </w:rPr>
                              <w:t>V</w:t>
                            </w:r>
                            <w:r>
                              <w:rPr>
                                <w:rFonts w:eastAsia="宋体"/>
                                <w:sz w:val="16"/>
                                <w:szCs w:val="16"/>
                                <w:lang w:eastAsia="zh-CN"/>
                              </w:rPr>
                              <w:t>alue</w:t>
                            </w:r>
                          </w:p>
                        </w:tc>
                        <w:tc>
                          <w:tcPr>
                            <w:tcW w:w="717" w:type="dxa"/>
                            <w:tcBorders>
                              <w:top w:val="single" w:sz="4" w:space="0" w:color="auto"/>
                              <w:bottom w:val="single" w:sz="4" w:space="0" w:color="auto"/>
                              <w:right w:val="nil"/>
                            </w:tcBorders>
                          </w:tcPr>
                          <w:p w14:paraId="56C28FAA" w14:textId="77777777" w:rsidR="00895852" w:rsidRPr="00C002A9" w:rsidRDefault="00895852" w:rsidP="00B17BBC">
                            <w:pPr>
                              <w:jc w:val="center"/>
                              <w:rPr>
                                <w:rFonts w:eastAsia="宋体"/>
                                <w:sz w:val="16"/>
                                <w:szCs w:val="16"/>
                              </w:rPr>
                            </w:pPr>
                            <w:r w:rsidRPr="000414D9">
                              <w:rPr>
                                <w:rFonts w:eastAsia="宋体" w:hint="eastAsia"/>
                                <w:sz w:val="16"/>
                                <w:szCs w:val="16"/>
                              </w:rPr>
                              <w:t>0</w:t>
                            </w:r>
                            <w:r w:rsidRPr="000414D9">
                              <w:rPr>
                                <w:rFonts w:eastAsia="宋体"/>
                                <w:sz w:val="16"/>
                                <w:szCs w:val="16"/>
                              </w:rPr>
                              <w:t>.1012</w:t>
                            </w:r>
                          </w:p>
                        </w:tc>
                        <w:tc>
                          <w:tcPr>
                            <w:tcW w:w="717" w:type="dxa"/>
                            <w:tcBorders>
                              <w:top w:val="single" w:sz="4" w:space="0" w:color="auto"/>
                              <w:left w:val="nil"/>
                              <w:bottom w:val="single" w:sz="4" w:space="0" w:color="auto"/>
                              <w:right w:val="nil"/>
                            </w:tcBorders>
                          </w:tcPr>
                          <w:p w14:paraId="010E47BA" w14:textId="77777777" w:rsidR="00895852" w:rsidRPr="00C002A9" w:rsidRDefault="00895852" w:rsidP="00B17BBC">
                            <w:pPr>
                              <w:jc w:val="center"/>
                              <w:rPr>
                                <w:rFonts w:eastAsia="宋体"/>
                                <w:sz w:val="16"/>
                                <w:szCs w:val="16"/>
                              </w:rPr>
                            </w:pPr>
                            <w:r w:rsidRPr="000414D9">
                              <w:rPr>
                                <w:rFonts w:eastAsia="宋体" w:hint="eastAsia"/>
                                <w:sz w:val="16"/>
                                <w:szCs w:val="16"/>
                              </w:rPr>
                              <w:t>0</w:t>
                            </w:r>
                            <w:r w:rsidRPr="000414D9">
                              <w:rPr>
                                <w:rFonts w:eastAsia="宋体"/>
                                <w:sz w:val="16"/>
                                <w:szCs w:val="16"/>
                              </w:rPr>
                              <w:t>.1126</w:t>
                            </w:r>
                          </w:p>
                        </w:tc>
                        <w:tc>
                          <w:tcPr>
                            <w:tcW w:w="717" w:type="dxa"/>
                            <w:tcBorders>
                              <w:top w:val="single" w:sz="4" w:space="0" w:color="auto"/>
                              <w:left w:val="nil"/>
                              <w:bottom w:val="single" w:sz="4" w:space="0" w:color="auto"/>
                              <w:right w:val="nil"/>
                            </w:tcBorders>
                          </w:tcPr>
                          <w:p w14:paraId="1BE24B51" w14:textId="77777777" w:rsidR="00895852" w:rsidRPr="00C002A9" w:rsidRDefault="00895852" w:rsidP="00B17BBC">
                            <w:pPr>
                              <w:jc w:val="center"/>
                              <w:rPr>
                                <w:rFonts w:eastAsia="宋体"/>
                                <w:sz w:val="16"/>
                                <w:szCs w:val="16"/>
                              </w:rPr>
                            </w:pPr>
                            <w:r w:rsidRPr="000414D9">
                              <w:rPr>
                                <w:rFonts w:eastAsia="宋体"/>
                                <w:sz w:val="16"/>
                                <w:szCs w:val="16"/>
                              </w:rPr>
                              <w:t>-</w:t>
                            </w:r>
                            <w:r w:rsidRPr="000414D9">
                              <w:rPr>
                                <w:rFonts w:eastAsia="宋体" w:hint="eastAsia"/>
                                <w:sz w:val="16"/>
                                <w:szCs w:val="16"/>
                              </w:rPr>
                              <w:t>0</w:t>
                            </w:r>
                            <w:r w:rsidRPr="000414D9">
                              <w:rPr>
                                <w:rFonts w:eastAsia="宋体"/>
                                <w:sz w:val="16"/>
                                <w:szCs w:val="16"/>
                              </w:rPr>
                              <w:t>.0831</w:t>
                            </w:r>
                          </w:p>
                        </w:tc>
                        <w:tc>
                          <w:tcPr>
                            <w:tcW w:w="717" w:type="dxa"/>
                            <w:tcBorders>
                              <w:top w:val="single" w:sz="4" w:space="0" w:color="auto"/>
                              <w:left w:val="nil"/>
                              <w:bottom w:val="single" w:sz="4" w:space="0" w:color="auto"/>
                              <w:right w:val="nil"/>
                            </w:tcBorders>
                          </w:tcPr>
                          <w:p w14:paraId="5370245D" w14:textId="77777777" w:rsidR="00895852" w:rsidRPr="00C002A9" w:rsidRDefault="00895852" w:rsidP="00B17BBC">
                            <w:pPr>
                              <w:jc w:val="center"/>
                              <w:rPr>
                                <w:rFonts w:eastAsia="宋体"/>
                                <w:sz w:val="16"/>
                                <w:szCs w:val="16"/>
                              </w:rPr>
                            </w:pPr>
                            <w:r w:rsidRPr="000414D9">
                              <w:rPr>
                                <w:rFonts w:eastAsia="宋体" w:hint="eastAsia"/>
                                <w:sz w:val="16"/>
                                <w:szCs w:val="16"/>
                              </w:rPr>
                              <w:t>0</w:t>
                            </w:r>
                            <w:r w:rsidRPr="000414D9">
                              <w:rPr>
                                <w:rFonts w:eastAsia="宋体"/>
                                <w:sz w:val="16"/>
                                <w:szCs w:val="16"/>
                              </w:rPr>
                              <w:t>.0094</w:t>
                            </w:r>
                          </w:p>
                        </w:tc>
                        <w:tc>
                          <w:tcPr>
                            <w:tcW w:w="717" w:type="dxa"/>
                            <w:tcBorders>
                              <w:top w:val="single" w:sz="4" w:space="0" w:color="auto"/>
                              <w:left w:val="nil"/>
                              <w:bottom w:val="single" w:sz="4" w:space="0" w:color="auto"/>
                              <w:right w:val="nil"/>
                            </w:tcBorders>
                          </w:tcPr>
                          <w:p w14:paraId="102FE322" w14:textId="77777777" w:rsidR="00895852" w:rsidRPr="00C002A9" w:rsidRDefault="00895852" w:rsidP="00B17BBC">
                            <w:pPr>
                              <w:jc w:val="center"/>
                              <w:rPr>
                                <w:rFonts w:eastAsia="宋体"/>
                                <w:sz w:val="16"/>
                                <w:szCs w:val="16"/>
                              </w:rPr>
                            </w:pPr>
                            <w:r w:rsidRPr="000414D9">
                              <w:rPr>
                                <w:rFonts w:eastAsia="宋体" w:hint="eastAsia"/>
                                <w:sz w:val="16"/>
                                <w:szCs w:val="16"/>
                              </w:rPr>
                              <w:t>0</w:t>
                            </w:r>
                            <w:r w:rsidRPr="000414D9">
                              <w:rPr>
                                <w:rFonts w:eastAsia="宋体"/>
                                <w:sz w:val="16"/>
                                <w:szCs w:val="16"/>
                              </w:rPr>
                              <w:t>.1407</w:t>
                            </w:r>
                          </w:p>
                        </w:tc>
                        <w:tc>
                          <w:tcPr>
                            <w:tcW w:w="717" w:type="dxa"/>
                            <w:tcBorders>
                              <w:top w:val="single" w:sz="4" w:space="0" w:color="auto"/>
                              <w:left w:val="nil"/>
                              <w:bottom w:val="single" w:sz="4" w:space="0" w:color="auto"/>
                              <w:right w:val="nil"/>
                            </w:tcBorders>
                          </w:tcPr>
                          <w:p w14:paraId="18295B55" w14:textId="77777777" w:rsidR="00895852" w:rsidRPr="00C002A9" w:rsidRDefault="00895852" w:rsidP="00B17BBC">
                            <w:pPr>
                              <w:jc w:val="center"/>
                              <w:rPr>
                                <w:rFonts w:eastAsia="宋体"/>
                                <w:sz w:val="16"/>
                                <w:szCs w:val="16"/>
                              </w:rPr>
                            </w:pPr>
                            <w:r w:rsidRPr="000414D9">
                              <w:rPr>
                                <w:rFonts w:eastAsia="宋体" w:hint="eastAsia"/>
                                <w:sz w:val="16"/>
                                <w:szCs w:val="16"/>
                              </w:rPr>
                              <w:t>-</w:t>
                            </w:r>
                            <w:r w:rsidRPr="000414D9">
                              <w:rPr>
                                <w:rFonts w:eastAsia="宋体"/>
                                <w:sz w:val="16"/>
                                <w:szCs w:val="16"/>
                              </w:rPr>
                              <w:t>0.1293</w:t>
                            </w:r>
                          </w:p>
                        </w:tc>
                      </w:tr>
                      <w:tr w:rsidR="008138C5" w:rsidRPr="00C002A9" w14:paraId="79D2E585" w14:textId="77777777" w:rsidTr="00D076C3">
                        <w:tc>
                          <w:tcPr>
                            <w:tcW w:w="716" w:type="dxa"/>
                          </w:tcPr>
                          <w:p w14:paraId="20ADCB93" w14:textId="77777777" w:rsidR="00895852" w:rsidRPr="00C002A9" w:rsidRDefault="00895852" w:rsidP="00B17BBC">
                            <w:pPr>
                              <w:jc w:val="center"/>
                              <w:rPr>
                                <w:rFonts w:eastAsia="宋体"/>
                                <w:sz w:val="16"/>
                                <w:szCs w:val="16"/>
                              </w:rPr>
                            </w:pPr>
                            <w:r w:rsidRPr="00C002A9">
                              <w:rPr>
                                <w:rFonts w:eastAsia="宋体" w:hint="eastAsia"/>
                                <w:sz w:val="16"/>
                                <w:szCs w:val="16"/>
                              </w:rPr>
                              <w:t>N</w:t>
                            </w:r>
                            <w:r w:rsidRPr="00C002A9">
                              <w:rPr>
                                <w:rFonts w:eastAsia="宋体"/>
                                <w:sz w:val="16"/>
                                <w:szCs w:val="16"/>
                              </w:rPr>
                              <w:t>ame</w:t>
                            </w:r>
                          </w:p>
                        </w:tc>
                        <w:tc>
                          <w:tcPr>
                            <w:tcW w:w="717" w:type="dxa"/>
                            <w:tcBorders>
                              <w:top w:val="single" w:sz="4" w:space="0" w:color="auto"/>
                              <w:bottom w:val="single" w:sz="4" w:space="0" w:color="auto"/>
                              <w:right w:val="nil"/>
                            </w:tcBorders>
                          </w:tcPr>
                          <w:p w14:paraId="46679C0C" w14:textId="77777777" w:rsidR="00895852" w:rsidRPr="00C002A9" w:rsidRDefault="00895852" w:rsidP="00B17BBC">
                            <w:pPr>
                              <w:jc w:val="center"/>
                              <w:rPr>
                                <w:rFonts w:eastAsia="宋体"/>
                                <w:sz w:val="16"/>
                                <w:szCs w:val="16"/>
                              </w:rPr>
                            </w:pPr>
                            <w:proofErr w:type="spellStart"/>
                            <w:r w:rsidRPr="00C002A9">
                              <w:rPr>
                                <w:rFonts w:eastAsia="宋体" w:hint="eastAsia"/>
                                <w:sz w:val="16"/>
                                <w:szCs w:val="16"/>
                              </w:rPr>
                              <w:t>N</w:t>
                            </w:r>
                            <w:r w:rsidRPr="00C002A9">
                              <w:rPr>
                                <w:rFonts w:eastAsia="宋体"/>
                                <w:sz w:val="16"/>
                                <w:szCs w:val="16"/>
                              </w:rPr>
                              <w:t>Rf</w:t>
                            </w:r>
                            <w:proofErr w:type="spellEnd"/>
                          </w:p>
                        </w:tc>
                        <w:tc>
                          <w:tcPr>
                            <w:tcW w:w="717" w:type="dxa"/>
                            <w:tcBorders>
                              <w:top w:val="single" w:sz="4" w:space="0" w:color="auto"/>
                              <w:left w:val="nil"/>
                              <w:bottom w:val="single" w:sz="4" w:space="0" w:color="auto"/>
                              <w:right w:val="nil"/>
                            </w:tcBorders>
                          </w:tcPr>
                          <w:p w14:paraId="0FDA4371" w14:textId="77777777" w:rsidR="00895852" w:rsidRPr="00C002A9" w:rsidRDefault="00895852" w:rsidP="00B17BBC">
                            <w:pPr>
                              <w:jc w:val="center"/>
                              <w:rPr>
                                <w:rFonts w:eastAsia="宋体"/>
                                <w:sz w:val="16"/>
                                <w:szCs w:val="16"/>
                              </w:rPr>
                            </w:pPr>
                            <w:r w:rsidRPr="00C002A9">
                              <w:rPr>
                                <w:rFonts w:eastAsia="宋体" w:hint="eastAsia"/>
                                <w:sz w:val="16"/>
                                <w:szCs w:val="16"/>
                              </w:rPr>
                              <w:t>B</w:t>
                            </w:r>
                            <w:r w:rsidRPr="00C002A9">
                              <w:rPr>
                                <w:rFonts w:eastAsia="宋体"/>
                                <w:sz w:val="16"/>
                                <w:szCs w:val="16"/>
                              </w:rPr>
                              <w:t>PR</w:t>
                            </w:r>
                          </w:p>
                        </w:tc>
                        <w:tc>
                          <w:tcPr>
                            <w:tcW w:w="717" w:type="dxa"/>
                            <w:tcBorders>
                              <w:top w:val="single" w:sz="4" w:space="0" w:color="auto"/>
                              <w:left w:val="nil"/>
                              <w:bottom w:val="single" w:sz="4" w:space="0" w:color="auto"/>
                              <w:right w:val="nil"/>
                            </w:tcBorders>
                          </w:tcPr>
                          <w:p w14:paraId="4359F9AD" w14:textId="77777777" w:rsidR="00895852" w:rsidRPr="00C002A9" w:rsidRDefault="00895852" w:rsidP="00B17BBC">
                            <w:pPr>
                              <w:jc w:val="center"/>
                              <w:rPr>
                                <w:rFonts w:eastAsia="宋体"/>
                                <w:sz w:val="16"/>
                                <w:szCs w:val="16"/>
                              </w:rPr>
                            </w:pPr>
                            <w:proofErr w:type="spellStart"/>
                            <w:r w:rsidRPr="00C002A9">
                              <w:rPr>
                                <w:rFonts w:eastAsia="宋体" w:hint="eastAsia"/>
                                <w:sz w:val="16"/>
                                <w:szCs w:val="16"/>
                              </w:rPr>
                              <w:t>h</w:t>
                            </w:r>
                            <w:r w:rsidRPr="00C002A9">
                              <w:rPr>
                                <w:rFonts w:eastAsia="宋体"/>
                                <w:sz w:val="16"/>
                                <w:szCs w:val="16"/>
                              </w:rPr>
                              <w:t>tBleed</w:t>
                            </w:r>
                            <w:proofErr w:type="spellEnd"/>
                          </w:p>
                        </w:tc>
                        <w:tc>
                          <w:tcPr>
                            <w:tcW w:w="717" w:type="dxa"/>
                            <w:tcBorders>
                              <w:top w:val="single" w:sz="4" w:space="0" w:color="auto"/>
                              <w:left w:val="nil"/>
                              <w:bottom w:val="single" w:sz="4" w:space="0" w:color="auto"/>
                              <w:right w:val="nil"/>
                            </w:tcBorders>
                          </w:tcPr>
                          <w:p w14:paraId="6DCC4174" w14:textId="77777777" w:rsidR="00895852" w:rsidRPr="00C002A9" w:rsidRDefault="00895852" w:rsidP="00B17BBC">
                            <w:pPr>
                              <w:jc w:val="center"/>
                              <w:rPr>
                                <w:rFonts w:eastAsia="宋体"/>
                                <w:sz w:val="16"/>
                                <w:szCs w:val="16"/>
                              </w:rPr>
                            </w:pPr>
                            <w:r w:rsidRPr="00C002A9">
                              <w:rPr>
                                <w:rFonts w:eastAsia="宋体" w:hint="eastAsia"/>
                                <w:sz w:val="16"/>
                                <w:szCs w:val="16"/>
                              </w:rPr>
                              <w:t>W</w:t>
                            </w:r>
                            <w:r w:rsidRPr="00C002A9">
                              <w:rPr>
                                <w:rFonts w:eastAsia="宋体"/>
                                <w:sz w:val="16"/>
                                <w:szCs w:val="16"/>
                              </w:rPr>
                              <w:t>31</w:t>
                            </w:r>
                          </w:p>
                        </w:tc>
                        <w:tc>
                          <w:tcPr>
                            <w:tcW w:w="717" w:type="dxa"/>
                            <w:tcBorders>
                              <w:top w:val="single" w:sz="4" w:space="0" w:color="auto"/>
                              <w:left w:val="nil"/>
                              <w:bottom w:val="single" w:sz="4" w:space="0" w:color="auto"/>
                              <w:right w:val="nil"/>
                            </w:tcBorders>
                          </w:tcPr>
                          <w:p w14:paraId="4FF7F6A7" w14:textId="77777777" w:rsidR="00895852" w:rsidRPr="00C002A9" w:rsidRDefault="00895852" w:rsidP="00B17BBC">
                            <w:pPr>
                              <w:jc w:val="center"/>
                              <w:rPr>
                                <w:rFonts w:eastAsia="宋体"/>
                                <w:sz w:val="16"/>
                                <w:szCs w:val="16"/>
                              </w:rPr>
                            </w:pPr>
                            <w:r w:rsidRPr="00C002A9">
                              <w:rPr>
                                <w:rFonts w:eastAsia="宋体" w:hint="eastAsia"/>
                                <w:sz w:val="16"/>
                                <w:szCs w:val="16"/>
                              </w:rPr>
                              <w:t>W</w:t>
                            </w:r>
                            <w:r w:rsidRPr="00C002A9">
                              <w:rPr>
                                <w:rFonts w:eastAsia="宋体"/>
                                <w:sz w:val="16"/>
                                <w:szCs w:val="16"/>
                              </w:rPr>
                              <w:t>32</w:t>
                            </w:r>
                          </w:p>
                        </w:tc>
                        <w:tc>
                          <w:tcPr>
                            <w:tcW w:w="717" w:type="dxa"/>
                            <w:tcBorders>
                              <w:top w:val="single" w:sz="4" w:space="0" w:color="auto"/>
                              <w:left w:val="nil"/>
                              <w:bottom w:val="single" w:sz="4" w:space="0" w:color="auto"/>
                              <w:right w:val="nil"/>
                            </w:tcBorders>
                          </w:tcPr>
                          <w:p w14:paraId="76BE33B7" w14:textId="77777777" w:rsidR="00895852" w:rsidRPr="00C002A9" w:rsidRDefault="00895852" w:rsidP="00B17BBC">
                            <w:pPr>
                              <w:jc w:val="center"/>
                              <w:rPr>
                                <w:rFonts w:eastAsia="宋体"/>
                                <w:sz w:val="16"/>
                                <w:szCs w:val="16"/>
                              </w:rPr>
                            </w:pPr>
                          </w:p>
                        </w:tc>
                      </w:tr>
                      <w:tr w:rsidR="008138C5" w:rsidRPr="00C002A9" w14:paraId="3B968AB4" w14:textId="77777777" w:rsidTr="00D076C3">
                        <w:tc>
                          <w:tcPr>
                            <w:tcW w:w="716" w:type="dxa"/>
                          </w:tcPr>
                          <w:p w14:paraId="2ABC0AD7" w14:textId="297238A8" w:rsidR="00895852" w:rsidRPr="00C002A9" w:rsidRDefault="003C4307" w:rsidP="00B17BBC">
                            <w:pPr>
                              <w:jc w:val="center"/>
                              <w:rPr>
                                <w:rFonts w:eastAsia="宋体"/>
                                <w:sz w:val="16"/>
                                <w:szCs w:val="16"/>
                                <w:lang w:eastAsia="zh-CN"/>
                              </w:rPr>
                            </w:pPr>
                            <w:r>
                              <w:rPr>
                                <w:rFonts w:eastAsia="宋体" w:hint="eastAsia"/>
                                <w:sz w:val="16"/>
                                <w:szCs w:val="16"/>
                                <w:lang w:eastAsia="zh-CN"/>
                              </w:rPr>
                              <w:t>V</w:t>
                            </w:r>
                            <w:r>
                              <w:rPr>
                                <w:rFonts w:eastAsia="宋体"/>
                                <w:sz w:val="16"/>
                                <w:szCs w:val="16"/>
                                <w:lang w:eastAsia="zh-CN"/>
                              </w:rPr>
                              <w:t>alue</w:t>
                            </w:r>
                          </w:p>
                        </w:tc>
                        <w:tc>
                          <w:tcPr>
                            <w:tcW w:w="717" w:type="dxa"/>
                            <w:tcBorders>
                              <w:top w:val="single" w:sz="4" w:space="0" w:color="auto"/>
                              <w:bottom w:val="double" w:sz="4" w:space="0" w:color="auto"/>
                              <w:right w:val="nil"/>
                            </w:tcBorders>
                          </w:tcPr>
                          <w:p w14:paraId="0AF8A6C3" w14:textId="77777777" w:rsidR="00895852" w:rsidRPr="00C002A9" w:rsidRDefault="00895852" w:rsidP="00B17BBC">
                            <w:pPr>
                              <w:jc w:val="center"/>
                              <w:rPr>
                                <w:rFonts w:eastAsia="宋体"/>
                                <w:sz w:val="16"/>
                                <w:szCs w:val="16"/>
                              </w:rPr>
                            </w:pPr>
                            <w:r w:rsidRPr="000414D9">
                              <w:rPr>
                                <w:rFonts w:eastAsia="宋体" w:hint="eastAsia"/>
                                <w:sz w:val="16"/>
                                <w:szCs w:val="16"/>
                              </w:rPr>
                              <w:t>0</w:t>
                            </w:r>
                            <w:r w:rsidRPr="000414D9">
                              <w:rPr>
                                <w:rFonts w:eastAsia="宋体"/>
                                <w:sz w:val="16"/>
                                <w:szCs w:val="16"/>
                              </w:rPr>
                              <w:t>.0276</w:t>
                            </w:r>
                          </w:p>
                        </w:tc>
                        <w:tc>
                          <w:tcPr>
                            <w:tcW w:w="717" w:type="dxa"/>
                            <w:tcBorders>
                              <w:top w:val="single" w:sz="4" w:space="0" w:color="auto"/>
                              <w:left w:val="nil"/>
                              <w:bottom w:val="double" w:sz="4" w:space="0" w:color="auto"/>
                              <w:right w:val="nil"/>
                            </w:tcBorders>
                          </w:tcPr>
                          <w:p w14:paraId="0022335A" w14:textId="77777777" w:rsidR="00895852" w:rsidRPr="00C002A9" w:rsidRDefault="00895852" w:rsidP="00B17BBC">
                            <w:pPr>
                              <w:jc w:val="center"/>
                              <w:rPr>
                                <w:rFonts w:eastAsia="宋体"/>
                                <w:sz w:val="16"/>
                                <w:szCs w:val="16"/>
                              </w:rPr>
                            </w:pPr>
                            <w:r w:rsidRPr="000414D9">
                              <w:rPr>
                                <w:rFonts w:eastAsia="宋体" w:hint="eastAsia"/>
                                <w:sz w:val="16"/>
                                <w:szCs w:val="16"/>
                              </w:rPr>
                              <w:t>0</w:t>
                            </w:r>
                            <w:r w:rsidRPr="000414D9">
                              <w:rPr>
                                <w:rFonts w:eastAsia="宋体"/>
                                <w:sz w:val="16"/>
                                <w:szCs w:val="16"/>
                              </w:rPr>
                              <w:t>.1176</w:t>
                            </w:r>
                          </w:p>
                        </w:tc>
                        <w:tc>
                          <w:tcPr>
                            <w:tcW w:w="717" w:type="dxa"/>
                            <w:tcBorders>
                              <w:top w:val="single" w:sz="4" w:space="0" w:color="auto"/>
                              <w:left w:val="nil"/>
                              <w:bottom w:val="double" w:sz="4" w:space="0" w:color="auto"/>
                              <w:right w:val="nil"/>
                            </w:tcBorders>
                          </w:tcPr>
                          <w:p w14:paraId="3B18B320" w14:textId="77777777" w:rsidR="00895852" w:rsidRPr="00C002A9" w:rsidRDefault="00895852" w:rsidP="00B17BBC">
                            <w:pPr>
                              <w:jc w:val="center"/>
                              <w:rPr>
                                <w:rFonts w:eastAsia="宋体"/>
                                <w:sz w:val="16"/>
                                <w:szCs w:val="16"/>
                              </w:rPr>
                            </w:pPr>
                            <w:r w:rsidRPr="000414D9">
                              <w:rPr>
                                <w:rFonts w:eastAsia="宋体" w:hint="eastAsia"/>
                                <w:sz w:val="16"/>
                                <w:szCs w:val="16"/>
                              </w:rPr>
                              <w:t>0</w:t>
                            </w:r>
                            <w:r w:rsidRPr="000414D9">
                              <w:rPr>
                                <w:rFonts w:eastAsia="宋体"/>
                                <w:sz w:val="16"/>
                                <w:szCs w:val="16"/>
                              </w:rPr>
                              <w:t>.0873</w:t>
                            </w:r>
                          </w:p>
                        </w:tc>
                        <w:tc>
                          <w:tcPr>
                            <w:tcW w:w="717" w:type="dxa"/>
                            <w:tcBorders>
                              <w:top w:val="single" w:sz="4" w:space="0" w:color="auto"/>
                              <w:left w:val="nil"/>
                              <w:bottom w:val="double" w:sz="4" w:space="0" w:color="auto"/>
                              <w:right w:val="nil"/>
                            </w:tcBorders>
                          </w:tcPr>
                          <w:p w14:paraId="3D9CABA4" w14:textId="77777777" w:rsidR="00895852" w:rsidRPr="00C002A9" w:rsidRDefault="00895852" w:rsidP="00B17BBC">
                            <w:pPr>
                              <w:jc w:val="center"/>
                              <w:rPr>
                                <w:rFonts w:eastAsia="宋体"/>
                                <w:sz w:val="16"/>
                                <w:szCs w:val="16"/>
                              </w:rPr>
                            </w:pPr>
                            <w:r w:rsidRPr="000414D9">
                              <w:rPr>
                                <w:rFonts w:eastAsia="宋体" w:hint="eastAsia"/>
                                <w:sz w:val="16"/>
                                <w:szCs w:val="16"/>
                              </w:rPr>
                              <w:t>-</w:t>
                            </w:r>
                            <w:r w:rsidRPr="000414D9">
                              <w:rPr>
                                <w:rFonts w:eastAsia="宋体"/>
                                <w:sz w:val="16"/>
                                <w:szCs w:val="16"/>
                              </w:rPr>
                              <w:t>0.0944</w:t>
                            </w:r>
                          </w:p>
                        </w:tc>
                        <w:tc>
                          <w:tcPr>
                            <w:tcW w:w="717" w:type="dxa"/>
                            <w:tcBorders>
                              <w:top w:val="single" w:sz="4" w:space="0" w:color="auto"/>
                              <w:left w:val="nil"/>
                              <w:bottom w:val="double" w:sz="4" w:space="0" w:color="auto"/>
                              <w:right w:val="nil"/>
                            </w:tcBorders>
                          </w:tcPr>
                          <w:p w14:paraId="3E7192B6" w14:textId="77777777" w:rsidR="00895852" w:rsidRPr="00C002A9" w:rsidRDefault="00895852" w:rsidP="00B17BBC">
                            <w:pPr>
                              <w:jc w:val="center"/>
                              <w:rPr>
                                <w:rFonts w:eastAsia="宋体"/>
                                <w:sz w:val="16"/>
                                <w:szCs w:val="16"/>
                              </w:rPr>
                            </w:pPr>
                            <w:r w:rsidRPr="000414D9">
                              <w:rPr>
                                <w:rFonts w:eastAsia="宋体" w:hint="eastAsia"/>
                                <w:sz w:val="16"/>
                                <w:szCs w:val="16"/>
                              </w:rPr>
                              <w:t>-</w:t>
                            </w:r>
                            <w:r w:rsidRPr="000414D9">
                              <w:rPr>
                                <w:rFonts w:eastAsia="宋体"/>
                                <w:sz w:val="16"/>
                                <w:szCs w:val="16"/>
                              </w:rPr>
                              <w:t>0.0965</w:t>
                            </w:r>
                          </w:p>
                        </w:tc>
                        <w:tc>
                          <w:tcPr>
                            <w:tcW w:w="717" w:type="dxa"/>
                            <w:tcBorders>
                              <w:top w:val="single" w:sz="4" w:space="0" w:color="auto"/>
                              <w:left w:val="nil"/>
                              <w:bottom w:val="double" w:sz="4" w:space="0" w:color="auto"/>
                              <w:right w:val="nil"/>
                            </w:tcBorders>
                          </w:tcPr>
                          <w:p w14:paraId="26162BAE" w14:textId="77777777" w:rsidR="00895852" w:rsidRPr="00C002A9" w:rsidRDefault="00895852" w:rsidP="00B17BBC">
                            <w:pPr>
                              <w:jc w:val="center"/>
                              <w:rPr>
                                <w:rFonts w:eastAsia="宋体"/>
                                <w:sz w:val="16"/>
                                <w:szCs w:val="16"/>
                              </w:rPr>
                            </w:pPr>
                          </w:p>
                        </w:tc>
                      </w:tr>
                    </w:tbl>
                    <w:p w14:paraId="1953E2BA" w14:textId="77777777" w:rsidR="00895852" w:rsidRDefault="00895852" w:rsidP="00895852"/>
                  </w:txbxContent>
                </v:textbox>
                <w10:anchorlock/>
              </v:shape>
            </w:pict>
          </mc:Fallback>
        </mc:AlternateContent>
      </w:r>
    </w:p>
    <w:p w14:paraId="1F407F10" w14:textId="38164466" w:rsidR="00A14094" w:rsidRPr="000B4378" w:rsidRDefault="003828C1" w:rsidP="00071FF3">
      <w:pPr>
        <w:pStyle w:val="References"/>
        <w:numPr>
          <w:ilvl w:val="0"/>
          <w:numId w:val="0"/>
        </w:numPr>
        <w:rPr>
          <w:sz w:val="20"/>
          <w:szCs w:val="20"/>
          <w:lang w:eastAsia="zh-CN"/>
        </w:rPr>
      </w:pPr>
      <w:r w:rsidRPr="000B4378">
        <w:rPr>
          <w:rFonts w:eastAsia="Times New Roman"/>
          <w:noProof/>
          <w:sz w:val="24"/>
          <w:szCs w:val="24"/>
          <w:lang w:eastAsia="zh-CN"/>
        </w:rPr>
        <mc:AlternateContent>
          <mc:Choice Requires="wps">
            <w:drawing>
              <wp:inline distT="0" distB="0" distL="0" distR="0" wp14:anchorId="494AC8CF" wp14:editId="1DD426AA">
                <wp:extent cx="3194050" cy="1137139"/>
                <wp:effectExtent l="0" t="0" r="6350" b="6350"/>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4050" cy="1137139"/>
                        </a:xfrm>
                        <a:prstGeom prst="rect">
                          <a:avLst/>
                        </a:prstGeom>
                        <a:solidFill>
                          <a:srgbClr val="FFFFFF"/>
                        </a:solidFill>
                        <a:ln>
                          <a:noFill/>
                        </a:ln>
                        <a:extLst>
                          <a:ext uri="{91240B29-F687-4f45-9708-019B960494DF}">
                            <a14:hiddenLine xmlns:arto="http://schemas.microsoft.com/office/word/2006/arto" xmln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w="9525">
                              <a:solidFill>
                                <a:srgbClr val="000000"/>
                              </a:solidFill>
                              <a:miter lim="800000"/>
                              <a:headEnd/>
                              <a:tailEnd/>
                            </a14:hiddenLine>
                          </a:ext>
                        </a:extLst>
                      </wps:spPr>
                      <wps:txbx>
                        <w:txbxContent>
                          <w:p w14:paraId="6B60FD9E" w14:textId="77777777" w:rsidR="003828C1" w:rsidRDefault="003828C1" w:rsidP="003828C1">
                            <w:pPr>
                              <w:pStyle w:val="TableTitle"/>
                              <w:rPr>
                                <w:lang w:eastAsia="zh-CN"/>
                              </w:rPr>
                            </w:pPr>
                            <w:r>
                              <w:t xml:space="preserve">TABLE </w:t>
                            </w:r>
                            <w:r w:rsidRPr="00C3757B">
                              <w:rPr>
                                <w:lang w:eastAsia="zh-CN"/>
                              </w:rPr>
                              <w:t>Ⅳ</w:t>
                            </w:r>
                          </w:p>
                          <w:p w14:paraId="02EE95B5" w14:textId="4FF683B7" w:rsidR="003828C1" w:rsidRPr="00A52D4C" w:rsidRDefault="009D6217" w:rsidP="003828C1">
                            <w:pPr>
                              <w:pStyle w:val="TableTitle"/>
                              <w:rPr>
                                <w:lang w:eastAsia="zh-CN"/>
                              </w:rPr>
                            </w:pPr>
                            <w:r w:rsidRPr="00A52D4C">
                              <w:t>E</w:t>
                            </w:r>
                            <w:r w:rsidR="003828C1" w:rsidRPr="00A52D4C">
                              <w:t xml:space="preserve">stimated </w:t>
                            </w:r>
                            <m:oMath>
                              <m:r>
                                <m:rPr>
                                  <m:sty m:val="b"/>
                                </m:rPr>
                                <w:rPr>
                                  <w:rFonts w:ascii="Cambria Math" w:hAnsi="Cambria Math"/>
                                </w:rPr>
                                <m:t>Θ</m:t>
                              </m:r>
                            </m:oMath>
                            <w:r w:rsidR="00A52D4C" w:rsidRPr="00A52D4C" w:rsidDel="00A52D4C">
                              <w:t xml:space="preserve"> </w:t>
                            </w:r>
                            <w:r w:rsidR="003828C1" w:rsidRPr="00A52D4C">
                              <w:t>in</w:t>
                            </w:r>
                            <w:r w:rsidR="00E77F7D">
                              <w:t xml:space="preserve"> the</w:t>
                            </w:r>
                            <w:r w:rsidR="003828C1" w:rsidRPr="00A52D4C">
                              <w:t xml:space="preserve"> </w:t>
                            </w:r>
                            <w:r w:rsidR="00A52D4C">
                              <w:t>degradation</w:t>
                            </w:r>
                            <w:r w:rsidR="003828C1" w:rsidRPr="00A52D4C">
                              <w:t xml:space="preserve"> model</w:t>
                            </w:r>
                            <w:r w:rsidR="003828C1" w:rsidRPr="00A52D4C">
                              <w:rPr>
                                <w:rFonts w:hint="eastAsia"/>
                                <w:lang w:eastAsia="zh-CN"/>
                              </w:rPr>
                              <w:t>.</w:t>
                            </w:r>
                          </w:p>
                          <w:tbl>
                            <w:tblPr>
                              <w:tblStyle w:val="af5"/>
                              <w:tblW w:w="5098" w:type="dxa"/>
                              <w:tblLayout w:type="fixed"/>
                              <w:tblLook w:val="04A0" w:firstRow="1" w:lastRow="0" w:firstColumn="1" w:lastColumn="0" w:noHBand="0" w:noVBand="1"/>
                            </w:tblPr>
                            <w:tblGrid>
                              <w:gridCol w:w="993"/>
                              <w:gridCol w:w="4105"/>
                            </w:tblGrid>
                            <w:tr w:rsidR="003828C1" w14:paraId="6A1F3B11" w14:textId="77777777" w:rsidTr="00B17BBC">
                              <w:tc>
                                <w:tcPr>
                                  <w:tcW w:w="993" w:type="dxa"/>
                                  <w:tcBorders>
                                    <w:top w:val="double" w:sz="4" w:space="0" w:color="auto"/>
                                    <w:left w:val="nil"/>
                                    <w:right w:val="nil"/>
                                  </w:tcBorders>
                                </w:tcPr>
                                <w:p w14:paraId="15F1E53F" w14:textId="6DE9E70A" w:rsidR="003828C1" w:rsidRPr="003828C1" w:rsidRDefault="003828C1" w:rsidP="00B17BBC">
                                  <w:pPr>
                                    <w:pStyle w:val="Text"/>
                                    <w:ind w:firstLine="0"/>
                                    <w:jc w:val="center"/>
                                    <w:rPr>
                                      <w:sz w:val="16"/>
                                      <w:szCs w:val="16"/>
                                      <w:lang w:eastAsia="zh-CN"/>
                                    </w:rPr>
                                  </w:pPr>
                                  <w:r w:rsidRPr="003828C1">
                                    <w:rPr>
                                      <w:sz w:val="16"/>
                                      <w:szCs w:val="16"/>
                                      <w:lang w:eastAsia="zh-CN"/>
                                    </w:rPr>
                                    <w:t>Parameter</w:t>
                                  </w:r>
                                </w:p>
                              </w:tc>
                              <w:tc>
                                <w:tcPr>
                                  <w:tcW w:w="4105" w:type="dxa"/>
                                  <w:tcBorders>
                                    <w:top w:val="double" w:sz="4" w:space="0" w:color="auto"/>
                                    <w:left w:val="nil"/>
                                    <w:right w:val="nil"/>
                                  </w:tcBorders>
                                </w:tcPr>
                                <w:p w14:paraId="7BF466F8" w14:textId="325976F5" w:rsidR="003828C1" w:rsidRPr="003828C1" w:rsidRDefault="008138C5" w:rsidP="00B17BBC">
                                  <w:pPr>
                                    <w:pStyle w:val="Text"/>
                                    <w:ind w:firstLine="0"/>
                                    <w:jc w:val="center"/>
                                    <w:rPr>
                                      <w:sz w:val="16"/>
                                      <w:szCs w:val="16"/>
                                      <w:lang w:eastAsia="zh-CN"/>
                                    </w:rPr>
                                  </w:pPr>
                                  <w:r>
                                    <w:rPr>
                                      <w:sz w:val="16"/>
                                      <w:szCs w:val="16"/>
                                      <w:lang w:eastAsia="zh-CN"/>
                                    </w:rPr>
                                    <w:t>V</w:t>
                                  </w:r>
                                  <w:r w:rsidR="003828C1" w:rsidRPr="003828C1">
                                    <w:rPr>
                                      <w:sz w:val="16"/>
                                      <w:szCs w:val="16"/>
                                      <w:lang w:eastAsia="zh-CN"/>
                                    </w:rPr>
                                    <w:t>alue</w:t>
                                  </w:r>
                                </w:p>
                              </w:tc>
                            </w:tr>
                            <w:tr w:rsidR="003828C1" w14:paraId="3D704C96" w14:textId="77777777" w:rsidTr="00B17BBC">
                              <w:tc>
                                <w:tcPr>
                                  <w:tcW w:w="993" w:type="dxa"/>
                                  <w:tcBorders>
                                    <w:left w:val="nil"/>
                                    <w:bottom w:val="nil"/>
                                    <w:right w:val="nil"/>
                                  </w:tcBorders>
                                </w:tcPr>
                                <w:p w14:paraId="4B29E87F" w14:textId="77777777" w:rsidR="003828C1" w:rsidRPr="003828C1" w:rsidRDefault="00BB5F27" w:rsidP="00B17BBC">
                                  <w:pPr>
                                    <w:pStyle w:val="Text"/>
                                    <w:ind w:firstLine="0"/>
                                    <w:rPr>
                                      <w:sz w:val="16"/>
                                      <w:szCs w:val="16"/>
                                    </w:rPr>
                                  </w:pPr>
                                  <m:oMathPara>
                                    <m:oMath>
                                      <m:sSub>
                                        <m:sSubPr>
                                          <m:ctrlPr>
                                            <w:rPr>
                                              <w:rFonts w:ascii="Cambria Math" w:hAnsi="Cambria Math"/>
                                              <w:i/>
                                              <w:iCs/>
                                              <w:sz w:val="16"/>
                                              <w:szCs w:val="16"/>
                                            </w:rPr>
                                          </m:ctrlPr>
                                        </m:sSubPr>
                                        <m:e>
                                          <m:r>
                                            <m:rPr>
                                              <m:sty m:val="b"/>
                                            </m:rPr>
                                            <w:rPr>
                                              <w:rFonts w:ascii="Cambria Math" w:hAnsi="Cambria Math"/>
                                              <w:sz w:val="16"/>
                                              <w:szCs w:val="16"/>
                                            </w:rPr>
                                            <m:t>μ</m:t>
                                          </m:r>
                                        </m:e>
                                        <m:sub>
                                          <m:r>
                                            <m:rPr>
                                              <m:sty m:val="p"/>
                                            </m:rPr>
                                            <w:rPr>
                                              <w:rFonts w:ascii="Cambria Math" w:hAnsi="Cambria Math"/>
                                              <w:color w:val="000000"/>
                                              <w:kern w:val="24"/>
                                              <w:sz w:val="16"/>
                                              <w:szCs w:val="16"/>
                                              <w:lang w:eastAsia="zh-CN"/>
                                            </w:rPr>
                                            <m:t>Γ</m:t>
                                          </m:r>
                                        </m:sub>
                                      </m:sSub>
                                    </m:oMath>
                                  </m:oMathPara>
                                </w:p>
                              </w:tc>
                              <w:tc>
                                <w:tcPr>
                                  <w:tcW w:w="4105" w:type="dxa"/>
                                  <w:tcBorders>
                                    <w:left w:val="nil"/>
                                    <w:bottom w:val="nil"/>
                                    <w:right w:val="nil"/>
                                  </w:tcBorders>
                                </w:tcPr>
                                <w:p w14:paraId="21C92A81" w14:textId="77777777" w:rsidR="003828C1" w:rsidRPr="003828C1" w:rsidRDefault="00BB5F27" w:rsidP="00B17BBC">
                                  <w:pPr>
                                    <w:pStyle w:val="Text"/>
                                    <w:ind w:firstLine="0"/>
                                    <w:rPr>
                                      <w:sz w:val="16"/>
                                      <w:szCs w:val="16"/>
                                    </w:rPr>
                                  </w:pPr>
                                  <m:oMathPara>
                                    <m:oMath>
                                      <m:sSup>
                                        <m:sSupPr>
                                          <m:ctrlPr>
                                            <w:rPr>
                                              <w:rFonts w:ascii="Cambria Math" w:hAnsi="Cambria Math"/>
                                              <w:i/>
                                              <w:sz w:val="16"/>
                                              <w:szCs w:val="16"/>
                                            </w:rPr>
                                          </m:ctrlPr>
                                        </m:sSupPr>
                                        <m:e>
                                          <m:d>
                                            <m:dPr>
                                              <m:ctrlPr>
                                                <w:rPr>
                                                  <w:rFonts w:ascii="Cambria Math" w:hAnsi="Cambria Math"/>
                                                  <w:sz w:val="16"/>
                                                  <w:szCs w:val="16"/>
                                                </w:rPr>
                                              </m:ctrlPr>
                                            </m:dPr>
                                            <m:e>
                                              <m:r>
                                                <w:rPr>
                                                  <w:rFonts w:ascii="Cambria Math" w:hAnsi="Cambria Math"/>
                                                  <w:sz w:val="16"/>
                                                  <w:szCs w:val="16"/>
                                                </w:rPr>
                                                <m:t>5.66e-01,-2.18e-03,3.64e-05</m:t>
                                              </m:r>
                                              <m:ctrlPr>
                                                <w:rPr>
                                                  <w:rFonts w:ascii="Cambria Math" w:hAnsi="Cambria Math"/>
                                                  <w:i/>
                                                  <w:sz w:val="16"/>
                                                  <w:szCs w:val="16"/>
                                                </w:rPr>
                                              </m:ctrlPr>
                                            </m:e>
                                          </m:d>
                                        </m:e>
                                        <m:sup>
                                          <m:r>
                                            <m:rPr>
                                              <m:sty m:val="p"/>
                                            </m:rPr>
                                            <w:rPr>
                                              <w:rFonts w:ascii="Cambria Math" w:hAnsi="Cambria Math"/>
                                              <w:sz w:val="16"/>
                                              <w:szCs w:val="16"/>
                                            </w:rPr>
                                            <m:t>T</m:t>
                                          </m:r>
                                        </m:sup>
                                      </m:sSup>
                                    </m:oMath>
                                  </m:oMathPara>
                                </w:p>
                              </w:tc>
                            </w:tr>
                            <w:tr w:rsidR="003828C1" w14:paraId="00190D63" w14:textId="77777777" w:rsidTr="00B17BBC">
                              <w:tc>
                                <w:tcPr>
                                  <w:tcW w:w="993" w:type="dxa"/>
                                  <w:tcBorders>
                                    <w:top w:val="nil"/>
                                    <w:left w:val="nil"/>
                                    <w:bottom w:val="nil"/>
                                    <w:right w:val="nil"/>
                                  </w:tcBorders>
                                  <w:vAlign w:val="center"/>
                                </w:tcPr>
                                <w:p w14:paraId="1836F966" w14:textId="77777777" w:rsidR="003828C1" w:rsidRPr="003828C1" w:rsidRDefault="00BB5F27" w:rsidP="00B17BBC">
                                  <w:pPr>
                                    <w:pStyle w:val="Text"/>
                                    <w:ind w:firstLine="0"/>
                                    <w:rPr>
                                      <w:sz w:val="16"/>
                                      <w:szCs w:val="16"/>
                                    </w:rPr>
                                  </w:pPr>
                                  <m:oMathPara>
                                    <m:oMath>
                                      <m:sSub>
                                        <m:sSubPr>
                                          <m:ctrlPr>
                                            <w:rPr>
                                              <w:rFonts w:ascii="Cambria Math" w:hAnsi="Cambria Math"/>
                                              <w:i/>
                                              <w:iCs/>
                                              <w:sz w:val="16"/>
                                              <w:szCs w:val="16"/>
                                            </w:rPr>
                                          </m:ctrlPr>
                                        </m:sSubPr>
                                        <m:e>
                                          <m:r>
                                            <m:rPr>
                                              <m:sty m:val="b"/>
                                            </m:rPr>
                                            <w:rPr>
                                              <w:rFonts w:ascii="Cambria Math" w:hAnsi="Cambria Math"/>
                                              <w:sz w:val="16"/>
                                              <w:szCs w:val="16"/>
                                            </w:rPr>
                                            <m:t>C</m:t>
                                          </m:r>
                                        </m:e>
                                        <m:sub>
                                          <m:r>
                                            <m:rPr>
                                              <m:sty m:val="p"/>
                                            </m:rPr>
                                            <w:rPr>
                                              <w:rFonts w:ascii="Cambria Math" w:hAnsi="Cambria Math"/>
                                              <w:color w:val="000000"/>
                                              <w:kern w:val="24"/>
                                              <w:sz w:val="16"/>
                                              <w:szCs w:val="16"/>
                                              <w:lang w:eastAsia="zh-CN"/>
                                            </w:rPr>
                                            <m:t>Γ</m:t>
                                          </m:r>
                                        </m:sub>
                                      </m:sSub>
                                    </m:oMath>
                                  </m:oMathPara>
                                </w:p>
                              </w:tc>
                              <w:tc>
                                <w:tcPr>
                                  <w:tcW w:w="4105" w:type="dxa"/>
                                  <w:tcBorders>
                                    <w:top w:val="nil"/>
                                    <w:left w:val="nil"/>
                                    <w:bottom w:val="nil"/>
                                    <w:right w:val="nil"/>
                                  </w:tcBorders>
                                </w:tcPr>
                                <w:p w14:paraId="100A8EE8" w14:textId="77777777" w:rsidR="003828C1" w:rsidRPr="003828C1" w:rsidRDefault="00BB5F27" w:rsidP="00B17BBC">
                                  <w:pPr>
                                    <w:pStyle w:val="Text"/>
                                    <w:ind w:firstLine="0"/>
                                    <w:rPr>
                                      <w:sz w:val="16"/>
                                      <w:szCs w:val="16"/>
                                    </w:rPr>
                                  </w:pPr>
                                  <m:oMathPara>
                                    <m:oMath>
                                      <m:d>
                                        <m:dPr>
                                          <m:ctrlPr>
                                            <w:rPr>
                                              <w:rFonts w:ascii="Cambria Math" w:hAnsi="Cambria Math"/>
                                              <w:i/>
                                              <w:sz w:val="16"/>
                                              <w:szCs w:val="16"/>
                                              <w:lang w:val="en-US"/>
                                            </w:rPr>
                                          </m:ctrlPr>
                                        </m:dPr>
                                        <m:e>
                                          <m:m>
                                            <m:mPr>
                                              <m:mcs>
                                                <m:mc>
                                                  <m:mcPr>
                                                    <m:count m:val="3"/>
                                                    <m:mcJc m:val="center"/>
                                                  </m:mcPr>
                                                </m:mc>
                                              </m:mcs>
                                              <m:ctrlPr>
                                                <w:rPr>
                                                  <w:rFonts w:ascii="Cambria Math" w:hAnsi="Cambria Math"/>
                                                  <w:i/>
                                                  <w:sz w:val="16"/>
                                                  <w:szCs w:val="16"/>
                                                  <w:lang w:val="en-US"/>
                                                </w:rPr>
                                              </m:ctrlPr>
                                            </m:mPr>
                                            <m:mr>
                                              <m:e>
                                                <m:r>
                                                  <w:rPr>
                                                    <w:rFonts w:ascii="Cambria Math" w:hAnsi="Cambria Math"/>
                                                    <w:sz w:val="16"/>
                                                    <w:szCs w:val="16"/>
                                                    <w:lang w:val="en-US"/>
                                                  </w:rPr>
                                                  <m:t>5.08e-02</m:t>
                                                </m:r>
                                              </m:e>
                                              <m:e>
                                                <m:r>
                                                  <w:rPr>
                                                    <w:rFonts w:ascii="Cambria Math" w:hAnsi="Cambria Math"/>
                                                    <w:sz w:val="16"/>
                                                    <w:szCs w:val="16"/>
                                                    <w:lang w:val="en-US"/>
                                                  </w:rPr>
                                                  <m:t>-1.52e-04</m:t>
                                                </m:r>
                                              </m:e>
                                              <m:e>
                                                <m:r>
                                                  <w:rPr>
                                                    <w:rFonts w:ascii="Cambria Math" w:hAnsi="Cambria Math"/>
                                                    <w:sz w:val="16"/>
                                                    <w:szCs w:val="16"/>
                                                    <w:lang w:val="en-US"/>
                                                  </w:rPr>
                                                  <m:t>-5.01e-07</m:t>
                                                </m:r>
                                              </m:e>
                                            </m:mr>
                                            <m:mr>
                                              <m:e>
                                                <m:r>
                                                  <w:rPr>
                                                    <w:rFonts w:ascii="Cambria Math" w:hAnsi="Cambria Math"/>
                                                    <w:sz w:val="16"/>
                                                    <w:szCs w:val="16"/>
                                                    <w:lang w:val="en-US"/>
                                                  </w:rPr>
                                                  <m:t>-1.52e-04</m:t>
                                                </m:r>
                                              </m:e>
                                              <m:e>
                                                <m:r>
                                                  <w:rPr>
                                                    <w:rFonts w:ascii="Cambria Math" w:hAnsi="Cambria Math"/>
                                                    <w:sz w:val="16"/>
                                                    <w:szCs w:val="16"/>
                                                    <w:lang w:val="en-US"/>
                                                  </w:rPr>
                                                  <m:t>2.70e-06</m:t>
                                                </m:r>
                                              </m:e>
                                              <m:e>
                                                <m:r>
                                                  <w:rPr>
                                                    <w:rFonts w:ascii="Cambria Math" w:hAnsi="Cambria Math"/>
                                                    <w:sz w:val="16"/>
                                                    <w:szCs w:val="16"/>
                                                    <w:lang w:val="en-US"/>
                                                  </w:rPr>
                                                  <m:t>-1.34e-08</m:t>
                                                </m:r>
                                              </m:e>
                                            </m:mr>
                                            <m:mr>
                                              <m:e>
                                                <m:r>
                                                  <w:rPr>
                                                    <w:rFonts w:ascii="Cambria Math" w:hAnsi="Cambria Math"/>
                                                    <w:sz w:val="16"/>
                                                    <w:szCs w:val="16"/>
                                                    <w:lang w:val="en-US"/>
                                                  </w:rPr>
                                                  <m:t>-5.01e-07</m:t>
                                                </m:r>
                                              </m:e>
                                              <m:e>
                                                <m:r>
                                                  <w:rPr>
                                                    <w:rFonts w:ascii="Cambria Math" w:hAnsi="Cambria Math"/>
                                                    <w:sz w:val="16"/>
                                                    <w:szCs w:val="16"/>
                                                    <w:lang w:val="en-US"/>
                                                  </w:rPr>
                                                  <m:t>1.34e-08</m:t>
                                                </m:r>
                                              </m:e>
                                              <m:e>
                                                <m:r>
                                                  <w:rPr>
                                                    <w:rFonts w:ascii="Cambria Math" w:hAnsi="Cambria Math"/>
                                                    <w:sz w:val="16"/>
                                                    <w:szCs w:val="16"/>
                                                    <w:lang w:val="en-US"/>
                                                  </w:rPr>
                                                  <m:t>2.54e-10</m:t>
                                                </m:r>
                                              </m:e>
                                            </m:mr>
                                          </m:m>
                                        </m:e>
                                      </m:d>
                                    </m:oMath>
                                  </m:oMathPara>
                                </w:p>
                              </w:tc>
                            </w:tr>
                            <w:tr w:rsidR="003828C1" w14:paraId="47D28D03" w14:textId="77777777" w:rsidTr="00B17BBC">
                              <w:tc>
                                <w:tcPr>
                                  <w:tcW w:w="993" w:type="dxa"/>
                                  <w:tcBorders>
                                    <w:top w:val="nil"/>
                                    <w:left w:val="nil"/>
                                    <w:bottom w:val="double" w:sz="4" w:space="0" w:color="auto"/>
                                    <w:right w:val="nil"/>
                                  </w:tcBorders>
                                </w:tcPr>
                                <w:p w14:paraId="5C233DCB" w14:textId="77777777" w:rsidR="003828C1" w:rsidRPr="003828C1" w:rsidRDefault="00BB5F27" w:rsidP="00B17BBC">
                                  <w:pPr>
                                    <w:pStyle w:val="Text"/>
                                    <w:ind w:firstLine="0"/>
                                    <w:rPr>
                                      <w:rFonts w:eastAsia="Times New Roman"/>
                                      <w:iCs/>
                                      <w:sz w:val="16"/>
                                      <w:szCs w:val="16"/>
                                    </w:rPr>
                                  </w:pPr>
                                  <m:oMathPara>
                                    <m:oMath>
                                      <m:sSup>
                                        <m:sSupPr>
                                          <m:ctrlPr>
                                            <w:rPr>
                                              <w:rFonts w:ascii="Cambria Math" w:hAnsi="Cambria Math"/>
                                              <w:sz w:val="16"/>
                                              <w:szCs w:val="16"/>
                                            </w:rPr>
                                          </m:ctrlPr>
                                        </m:sSupPr>
                                        <m:e>
                                          <m:r>
                                            <m:rPr>
                                              <m:sty m:val="p"/>
                                            </m:rPr>
                                            <w:rPr>
                                              <w:rFonts w:ascii="Cambria Math" w:hAnsi="Cambria Math"/>
                                              <w:sz w:val="16"/>
                                              <w:szCs w:val="16"/>
                                            </w:rPr>
                                            <m:t>σ</m:t>
                                          </m:r>
                                        </m:e>
                                        <m:sup>
                                          <m:r>
                                            <m:rPr>
                                              <m:sty m:val="p"/>
                                            </m:rPr>
                                            <w:rPr>
                                              <w:rFonts w:ascii="Cambria Math" w:hAnsi="Cambria Math"/>
                                              <w:sz w:val="16"/>
                                              <w:szCs w:val="16"/>
                                            </w:rPr>
                                            <m:t>2</m:t>
                                          </m:r>
                                        </m:sup>
                                      </m:sSup>
                                    </m:oMath>
                                  </m:oMathPara>
                                </w:p>
                              </w:tc>
                              <w:tc>
                                <w:tcPr>
                                  <w:tcW w:w="4105" w:type="dxa"/>
                                  <w:tcBorders>
                                    <w:top w:val="nil"/>
                                    <w:left w:val="nil"/>
                                    <w:bottom w:val="double" w:sz="4" w:space="0" w:color="auto"/>
                                    <w:right w:val="nil"/>
                                  </w:tcBorders>
                                </w:tcPr>
                                <w:p w14:paraId="4F0682BE" w14:textId="77777777" w:rsidR="003828C1" w:rsidRPr="003828C1" w:rsidRDefault="003828C1" w:rsidP="00B17BBC">
                                  <w:pPr>
                                    <w:pStyle w:val="Text"/>
                                    <w:ind w:firstLine="0"/>
                                    <w:jc w:val="center"/>
                                    <w:rPr>
                                      <w:sz w:val="16"/>
                                      <w:szCs w:val="16"/>
                                      <w:lang w:eastAsia="zh-CN"/>
                                    </w:rPr>
                                  </w:pPr>
                                  <w:r w:rsidRPr="003828C1">
                                    <w:rPr>
                                      <w:sz w:val="16"/>
                                      <w:szCs w:val="16"/>
                                      <w:lang w:eastAsia="zh-CN"/>
                                    </w:rPr>
                                    <w:t>0.0090</w:t>
                                  </w:r>
                                </w:p>
                              </w:tc>
                            </w:tr>
                          </w:tbl>
                          <w:p w14:paraId="73788BB2" w14:textId="77777777" w:rsidR="003828C1" w:rsidRDefault="003828C1" w:rsidP="003828C1"/>
                        </w:txbxContent>
                      </wps:txbx>
                      <wps:bodyPr rot="0" vert="horz" wrap="square" lIns="0" tIns="0" rIns="0" bIns="0" anchor="t" anchorCtr="0" upright="1">
                        <a:noAutofit/>
                      </wps:bodyPr>
                    </wps:wsp>
                  </a:graphicData>
                </a:graphic>
              </wp:inline>
            </w:drawing>
          </mc:Choice>
          <mc:Fallback>
            <w:pict>
              <v:shape w14:anchorId="494AC8CF" id="_x0000_s1037" type="#_x0000_t202" style="width:251.5pt;height:8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" stroked="f">
                <v:textbox inset="0,0,0,0">
                  <w:txbxContent>
                    <w:p w14:paraId="6B60FD9E" w14:textId="77777777" w:rsidR="003828C1" w:rsidRDefault="003828C1" w:rsidP="003828C1">
                      <w:pPr>
                        <w:pStyle w:val="TableTitle"/>
                        <w:rPr>
                          <w:lang w:eastAsia="zh-CN"/>
                        </w:rPr>
                      </w:pPr>
                      <w:r>
                        <w:t xml:space="preserve">TABLE </w:t>
                      </w:r>
                      <w:r w:rsidRPr="00C3757B">
                        <w:rPr>
                          <w:lang w:eastAsia="zh-CN"/>
                        </w:rPr>
                        <w:t>Ⅳ</w:t>
                      </w:r>
                    </w:p>
                    <w:p w14:paraId="02EE95B5" w14:textId="4FF683B7" w:rsidR="003828C1" w:rsidRPr="00A52D4C" w:rsidRDefault="009D6217" w:rsidP="003828C1">
                      <w:pPr>
                        <w:pStyle w:val="TableTitle"/>
                        <w:rPr>
                          <w:lang w:eastAsia="zh-CN"/>
                        </w:rPr>
                      </w:pPr>
                      <w:r w:rsidRPr="00A52D4C">
                        <w:t>E</w:t>
                      </w:r>
                      <w:r w:rsidR="003828C1" w:rsidRPr="00A52D4C">
                        <w:t xml:space="preserve">stimated </w:t>
                      </w:r>
                      <m:oMath>
                        <m:r>
                          <m:rPr>
                            <m:sty m:val="b"/>
                          </m:rPr>
                          <w:rPr>
                            <w:rFonts w:ascii="Cambria Math" w:hAnsi="Cambria Math"/>
                          </w:rPr>
                          <m:t>Θ</m:t>
                        </m:r>
                      </m:oMath>
                      <w:r w:rsidR="00A52D4C" w:rsidRPr="00A52D4C" w:rsidDel="00A52D4C">
                        <w:t xml:space="preserve"> </w:t>
                      </w:r>
                      <w:r w:rsidR="003828C1" w:rsidRPr="00A52D4C">
                        <w:t>in</w:t>
                      </w:r>
                      <w:r w:rsidR="00E77F7D">
                        <w:t xml:space="preserve"> the</w:t>
                      </w:r>
                      <w:r w:rsidR="003828C1" w:rsidRPr="00A52D4C">
                        <w:t xml:space="preserve"> </w:t>
                      </w:r>
                      <w:r w:rsidR="00A52D4C">
                        <w:t>degradation</w:t>
                      </w:r>
                      <w:r w:rsidR="003828C1" w:rsidRPr="00A52D4C">
                        <w:t xml:space="preserve"> model</w:t>
                      </w:r>
                      <w:r w:rsidR="003828C1" w:rsidRPr="00A52D4C">
                        <w:rPr>
                          <w:rFonts w:hint="eastAsia"/>
                          <w:lang w:eastAsia="zh-CN"/>
                        </w:rPr>
                        <w:t>.</w:t>
                      </w:r>
                    </w:p>
                    <w:tbl>
                      <w:tblPr>
                        <w:tblStyle w:val="af5"/>
                        <w:tblW w:w="5098" w:type="dxa"/>
                        <w:tblLayout w:type="fixed"/>
                        <w:tblLook w:val="04A0" w:firstRow="1" w:lastRow="0" w:firstColumn="1" w:lastColumn="0" w:noHBand="0" w:noVBand="1"/>
                      </w:tblPr>
                      <w:tblGrid>
                        <w:gridCol w:w="993"/>
                        <w:gridCol w:w="4105"/>
                      </w:tblGrid>
                      <w:tr w:rsidR="003828C1" w14:paraId="6A1F3B11" w14:textId="77777777" w:rsidTr="00B17BBC">
                        <w:tc>
                          <w:tcPr>
                            <w:tcW w:w="993" w:type="dxa"/>
                            <w:tcBorders>
                              <w:top w:val="double" w:sz="4" w:space="0" w:color="auto"/>
                              <w:left w:val="nil"/>
                              <w:right w:val="nil"/>
                            </w:tcBorders>
                          </w:tcPr>
                          <w:p w14:paraId="15F1E53F" w14:textId="6DE9E70A" w:rsidR="003828C1" w:rsidRPr="003828C1" w:rsidRDefault="003828C1" w:rsidP="00B17BBC">
                            <w:pPr>
                              <w:pStyle w:val="Text"/>
                              <w:ind w:firstLine="0"/>
                              <w:jc w:val="center"/>
                              <w:rPr>
                                <w:sz w:val="16"/>
                                <w:szCs w:val="16"/>
                                <w:lang w:eastAsia="zh-CN"/>
                              </w:rPr>
                            </w:pPr>
                            <w:r w:rsidRPr="003828C1">
                              <w:rPr>
                                <w:sz w:val="16"/>
                                <w:szCs w:val="16"/>
                                <w:lang w:eastAsia="zh-CN"/>
                              </w:rPr>
                              <w:t>Parameter</w:t>
                            </w:r>
                          </w:p>
                        </w:tc>
                        <w:tc>
                          <w:tcPr>
                            <w:tcW w:w="4105" w:type="dxa"/>
                            <w:tcBorders>
                              <w:top w:val="double" w:sz="4" w:space="0" w:color="auto"/>
                              <w:left w:val="nil"/>
                              <w:right w:val="nil"/>
                            </w:tcBorders>
                          </w:tcPr>
                          <w:p w14:paraId="7BF466F8" w14:textId="325976F5" w:rsidR="003828C1" w:rsidRPr="003828C1" w:rsidRDefault="008138C5" w:rsidP="00B17BBC">
                            <w:pPr>
                              <w:pStyle w:val="Text"/>
                              <w:ind w:firstLine="0"/>
                              <w:jc w:val="center"/>
                              <w:rPr>
                                <w:sz w:val="16"/>
                                <w:szCs w:val="16"/>
                                <w:lang w:eastAsia="zh-CN"/>
                              </w:rPr>
                            </w:pPr>
                            <w:r>
                              <w:rPr>
                                <w:sz w:val="16"/>
                                <w:szCs w:val="16"/>
                                <w:lang w:eastAsia="zh-CN"/>
                              </w:rPr>
                              <w:t>V</w:t>
                            </w:r>
                            <w:r w:rsidR="003828C1" w:rsidRPr="003828C1">
                              <w:rPr>
                                <w:sz w:val="16"/>
                                <w:szCs w:val="16"/>
                                <w:lang w:eastAsia="zh-CN"/>
                              </w:rPr>
                              <w:t>alue</w:t>
                            </w:r>
                          </w:p>
                        </w:tc>
                      </w:tr>
                      <w:tr w:rsidR="003828C1" w14:paraId="3D704C96" w14:textId="77777777" w:rsidTr="00B17BBC">
                        <w:tc>
                          <w:tcPr>
                            <w:tcW w:w="993" w:type="dxa"/>
                            <w:tcBorders>
                              <w:left w:val="nil"/>
                              <w:bottom w:val="nil"/>
                              <w:right w:val="nil"/>
                            </w:tcBorders>
                          </w:tcPr>
                          <w:p w14:paraId="4B29E87F" w14:textId="77777777" w:rsidR="003828C1" w:rsidRPr="003828C1" w:rsidRDefault="00BB5F27" w:rsidP="00B17BBC">
                            <w:pPr>
                              <w:pStyle w:val="Text"/>
                              <w:ind w:firstLine="0"/>
                              <w:rPr>
                                <w:sz w:val="16"/>
                                <w:szCs w:val="16"/>
                              </w:rPr>
                            </w:pPr>
                            <m:oMathPara>
                              <m:oMath>
                                <m:sSub>
                                  <m:sSubPr>
                                    <m:ctrlPr>
                                      <w:rPr>
                                        <w:rFonts w:ascii="Cambria Math" w:hAnsi="Cambria Math"/>
                                        <w:i/>
                                        <w:iCs/>
                                        <w:sz w:val="16"/>
                                        <w:szCs w:val="16"/>
                                      </w:rPr>
                                    </m:ctrlPr>
                                  </m:sSubPr>
                                  <m:e>
                                    <m:r>
                                      <m:rPr>
                                        <m:sty m:val="b"/>
                                      </m:rPr>
                                      <w:rPr>
                                        <w:rFonts w:ascii="Cambria Math" w:hAnsi="Cambria Math"/>
                                        <w:sz w:val="16"/>
                                        <w:szCs w:val="16"/>
                                      </w:rPr>
                                      <m:t>μ</m:t>
                                    </m:r>
                                  </m:e>
                                  <m:sub>
                                    <m:r>
                                      <m:rPr>
                                        <m:sty m:val="p"/>
                                      </m:rPr>
                                      <w:rPr>
                                        <w:rFonts w:ascii="Cambria Math" w:hAnsi="Cambria Math"/>
                                        <w:color w:val="000000"/>
                                        <w:kern w:val="24"/>
                                        <w:sz w:val="16"/>
                                        <w:szCs w:val="16"/>
                                        <w:lang w:eastAsia="zh-CN"/>
                                      </w:rPr>
                                      <m:t>Γ</m:t>
                                    </m:r>
                                  </m:sub>
                                </m:sSub>
                              </m:oMath>
                            </m:oMathPara>
                          </w:p>
                        </w:tc>
                        <w:tc>
                          <w:tcPr>
                            <w:tcW w:w="4105" w:type="dxa"/>
                            <w:tcBorders>
                              <w:left w:val="nil"/>
                              <w:bottom w:val="nil"/>
                              <w:right w:val="nil"/>
                            </w:tcBorders>
                          </w:tcPr>
                          <w:p w14:paraId="21C92A81" w14:textId="77777777" w:rsidR="003828C1" w:rsidRPr="003828C1" w:rsidRDefault="00BB5F27" w:rsidP="00B17BBC">
                            <w:pPr>
                              <w:pStyle w:val="Text"/>
                              <w:ind w:firstLine="0"/>
                              <w:rPr>
                                <w:sz w:val="16"/>
                                <w:szCs w:val="16"/>
                              </w:rPr>
                            </w:pPr>
                            <m:oMathPara>
                              <m:oMath>
                                <m:sSup>
                                  <m:sSupPr>
                                    <m:ctrlPr>
                                      <w:rPr>
                                        <w:rFonts w:ascii="Cambria Math" w:hAnsi="Cambria Math"/>
                                        <w:i/>
                                        <w:sz w:val="16"/>
                                        <w:szCs w:val="16"/>
                                      </w:rPr>
                                    </m:ctrlPr>
                                  </m:sSupPr>
                                  <m:e>
                                    <m:d>
                                      <m:dPr>
                                        <m:ctrlPr>
                                          <w:rPr>
                                            <w:rFonts w:ascii="Cambria Math" w:hAnsi="Cambria Math"/>
                                            <w:sz w:val="16"/>
                                            <w:szCs w:val="16"/>
                                          </w:rPr>
                                        </m:ctrlPr>
                                      </m:dPr>
                                      <m:e>
                                        <m:r>
                                          <w:rPr>
                                            <w:rFonts w:ascii="Cambria Math" w:hAnsi="Cambria Math"/>
                                            <w:sz w:val="16"/>
                                            <w:szCs w:val="16"/>
                                          </w:rPr>
                                          <m:t>5.66e-01,-2.18e-03,3.64e-05</m:t>
                                        </m:r>
                                        <m:ctrlPr>
                                          <w:rPr>
                                            <w:rFonts w:ascii="Cambria Math" w:hAnsi="Cambria Math"/>
                                            <w:i/>
                                            <w:sz w:val="16"/>
                                            <w:szCs w:val="16"/>
                                          </w:rPr>
                                        </m:ctrlPr>
                                      </m:e>
                                    </m:d>
                                  </m:e>
                                  <m:sup>
                                    <m:r>
                                      <m:rPr>
                                        <m:sty m:val="p"/>
                                      </m:rPr>
                                      <w:rPr>
                                        <w:rFonts w:ascii="Cambria Math" w:hAnsi="Cambria Math"/>
                                        <w:sz w:val="16"/>
                                        <w:szCs w:val="16"/>
                                      </w:rPr>
                                      <m:t>T</m:t>
                                    </m:r>
                                  </m:sup>
                                </m:sSup>
                              </m:oMath>
                            </m:oMathPara>
                          </w:p>
                        </w:tc>
                      </w:tr>
                      <w:tr w:rsidR="003828C1" w14:paraId="00190D63" w14:textId="77777777" w:rsidTr="00B17BBC">
                        <w:tc>
                          <w:tcPr>
                            <w:tcW w:w="993" w:type="dxa"/>
                            <w:tcBorders>
                              <w:top w:val="nil"/>
                              <w:left w:val="nil"/>
                              <w:bottom w:val="nil"/>
                              <w:right w:val="nil"/>
                            </w:tcBorders>
                            <w:vAlign w:val="center"/>
                          </w:tcPr>
                          <w:p w14:paraId="1836F966" w14:textId="77777777" w:rsidR="003828C1" w:rsidRPr="003828C1" w:rsidRDefault="00BB5F27" w:rsidP="00B17BBC">
                            <w:pPr>
                              <w:pStyle w:val="Text"/>
                              <w:ind w:firstLine="0"/>
                              <w:rPr>
                                <w:sz w:val="16"/>
                                <w:szCs w:val="16"/>
                              </w:rPr>
                            </w:pPr>
                            <m:oMathPara>
                              <m:oMath>
                                <m:sSub>
                                  <m:sSubPr>
                                    <m:ctrlPr>
                                      <w:rPr>
                                        <w:rFonts w:ascii="Cambria Math" w:hAnsi="Cambria Math"/>
                                        <w:i/>
                                        <w:iCs/>
                                        <w:sz w:val="16"/>
                                        <w:szCs w:val="16"/>
                                      </w:rPr>
                                    </m:ctrlPr>
                                  </m:sSubPr>
                                  <m:e>
                                    <m:r>
                                      <m:rPr>
                                        <m:sty m:val="b"/>
                                      </m:rPr>
                                      <w:rPr>
                                        <w:rFonts w:ascii="Cambria Math" w:hAnsi="Cambria Math"/>
                                        <w:sz w:val="16"/>
                                        <w:szCs w:val="16"/>
                                      </w:rPr>
                                      <m:t>C</m:t>
                                    </m:r>
                                  </m:e>
                                  <m:sub>
                                    <m:r>
                                      <m:rPr>
                                        <m:sty m:val="p"/>
                                      </m:rPr>
                                      <w:rPr>
                                        <w:rFonts w:ascii="Cambria Math" w:hAnsi="Cambria Math"/>
                                        <w:color w:val="000000"/>
                                        <w:kern w:val="24"/>
                                        <w:sz w:val="16"/>
                                        <w:szCs w:val="16"/>
                                        <w:lang w:eastAsia="zh-CN"/>
                                      </w:rPr>
                                      <m:t>Γ</m:t>
                                    </m:r>
                                  </m:sub>
                                </m:sSub>
                              </m:oMath>
                            </m:oMathPara>
                          </w:p>
                        </w:tc>
                        <w:tc>
                          <w:tcPr>
                            <w:tcW w:w="4105" w:type="dxa"/>
                            <w:tcBorders>
                              <w:top w:val="nil"/>
                              <w:left w:val="nil"/>
                              <w:bottom w:val="nil"/>
                              <w:right w:val="nil"/>
                            </w:tcBorders>
                          </w:tcPr>
                          <w:p w14:paraId="100A8EE8" w14:textId="77777777" w:rsidR="003828C1" w:rsidRPr="003828C1" w:rsidRDefault="00BB5F27" w:rsidP="00B17BBC">
                            <w:pPr>
                              <w:pStyle w:val="Text"/>
                              <w:ind w:firstLine="0"/>
                              <w:rPr>
                                <w:sz w:val="16"/>
                                <w:szCs w:val="16"/>
                              </w:rPr>
                            </w:pPr>
                            <m:oMathPara>
                              <m:oMath>
                                <m:d>
                                  <m:dPr>
                                    <m:ctrlPr>
                                      <w:rPr>
                                        <w:rFonts w:ascii="Cambria Math" w:hAnsi="Cambria Math"/>
                                        <w:i/>
                                        <w:sz w:val="16"/>
                                        <w:szCs w:val="16"/>
                                        <w:lang w:val="en-US"/>
                                      </w:rPr>
                                    </m:ctrlPr>
                                  </m:dPr>
                                  <m:e>
                                    <m:m>
                                      <m:mPr>
                                        <m:mcs>
                                          <m:mc>
                                            <m:mcPr>
                                              <m:count m:val="3"/>
                                              <m:mcJc m:val="center"/>
                                            </m:mcPr>
                                          </m:mc>
                                        </m:mcs>
                                        <m:ctrlPr>
                                          <w:rPr>
                                            <w:rFonts w:ascii="Cambria Math" w:hAnsi="Cambria Math"/>
                                            <w:i/>
                                            <w:sz w:val="16"/>
                                            <w:szCs w:val="16"/>
                                            <w:lang w:val="en-US"/>
                                          </w:rPr>
                                        </m:ctrlPr>
                                      </m:mPr>
                                      <m:mr>
                                        <m:e>
                                          <m:r>
                                            <w:rPr>
                                              <w:rFonts w:ascii="Cambria Math" w:hAnsi="Cambria Math"/>
                                              <w:sz w:val="16"/>
                                              <w:szCs w:val="16"/>
                                              <w:lang w:val="en-US"/>
                                            </w:rPr>
                                            <m:t>5.08e-02</m:t>
                                          </m:r>
                                        </m:e>
                                        <m:e>
                                          <m:r>
                                            <w:rPr>
                                              <w:rFonts w:ascii="Cambria Math" w:hAnsi="Cambria Math"/>
                                              <w:sz w:val="16"/>
                                              <w:szCs w:val="16"/>
                                              <w:lang w:val="en-US"/>
                                            </w:rPr>
                                            <m:t>-1.52e-04</m:t>
                                          </m:r>
                                        </m:e>
                                        <m:e>
                                          <m:r>
                                            <w:rPr>
                                              <w:rFonts w:ascii="Cambria Math" w:hAnsi="Cambria Math"/>
                                              <w:sz w:val="16"/>
                                              <w:szCs w:val="16"/>
                                              <w:lang w:val="en-US"/>
                                            </w:rPr>
                                            <m:t>-5.01e-07</m:t>
                                          </m:r>
                                        </m:e>
                                      </m:mr>
                                      <m:mr>
                                        <m:e>
                                          <m:r>
                                            <w:rPr>
                                              <w:rFonts w:ascii="Cambria Math" w:hAnsi="Cambria Math"/>
                                              <w:sz w:val="16"/>
                                              <w:szCs w:val="16"/>
                                              <w:lang w:val="en-US"/>
                                            </w:rPr>
                                            <m:t>-1.52e-04</m:t>
                                          </m:r>
                                        </m:e>
                                        <m:e>
                                          <m:r>
                                            <w:rPr>
                                              <w:rFonts w:ascii="Cambria Math" w:hAnsi="Cambria Math"/>
                                              <w:sz w:val="16"/>
                                              <w:szCs w:val="16"/>
                                              <w:lang w:val="en-US"/>
                                            </w:rPr>
                                            <m:t>2.70e-06</m:t>
                                          </m:r>
                                        </m:e>
                                        <m:e>
                                          <m:r>
                                            <w:rPr>
                                              <w:rFonts w:ascii="Cambria Math" w:hAnsi="Cambria Math"/>
                                              <w:sz w:val="16"/>
                                              <w:szCs w:val="16"/>
                                              <w:lang w:val="en-US"/>
                                            </w:rPr>
                                            <m:t>-1.34e-08</m:t>
                                          </m:r>
                                        </m:e>
                                      </m:mr>
                                      <m:mr>
                                        <m:e>
                                          <m:r>
                                            <w:rPr>
                                              <w:rFonts w:ascii="Cambria Math" w:hAnsi="Cambria Math"/>
                                              <w:sz w:val="16"/>
                                              <w:szCs w:val="16"/>
                                              <w:lang w:val="en-US"/>
                                            </w:rPr>
                                            <m:t>-5.01e-07</m:t>
                                          </m:r>
                                        </m:e>
                                        <m:e>
                                          <m:r>
                                            <w:rPr>
                                              <w:rFonts w:ascii="Cambria Math" w:hAnsi="Cambria Math"/>
                                              <w:sz w:val="16"/>
                                              <w:szCs w:val="16"/>
                                              <w:lang w:val="en-US"/>
                                            </w:rPr>
                                            <m:t>1.34e-08</m:t>
                                          </m:r>
                                        </m:e>
                                        <m:e>
                                          <m:r>
                                            <w:rPr>
                                              <w:rFonts w:ascii="Cambria Math" w:hAnsi="Cambria Math"/>
                                              <w:sz w:val="16"/>
                                              <w:szCs w:val="16"/>
                                              <w:lang w:val="en-US"/>
                                            </w:rPr>
                                            <m:t>2.54e-10</m:t>
                                          </m:r>
                                        </m:e>
                                      </m:mr>
                                    </m:m>
                                  </m:e>
                                </m:d>
                              </m:oMath>
                            </m:oMathPara>
                          </w:p>
                        </w:tc>
                      </w:tr>
                      <w:tr w:rsidR="003828C1" w14:paraId="47D28D03" w14:textId="77777777" w:rsidTr="00B17BBC">
                        <w:tc>
                          <w:tcPr>
                            <w:tcW w:w="993" w:type="dxa"/>
                            <w:tcBorders>
                              <w:top w:val="nil"/>
                              <w:left w:val="nil"/>
                              <w:bottom w:val="double" w:sz="4" w:space="0" w:color="auto"/>
                              <w:right w:val="nil"/>
                            </w:tcBorders>
                          </w:tcPr>
                          <w:p w14:paraId="5C233DCB" w14:textId="77777777" w:rsidR="003828C1" w:rsidRPr="003828C1" w:rsidRDefault="00BB5F27" w:rsidP="00B17BBC">
                            <w:pPr>
                              <w:pStyle w:val="Text"/>
                              <w:ind w:firstLine="0"/>
                              <w:rPr>
                                <w:rFonts w:eastAsia="Times New Roman"/>
                                <w:iCs/>
                                <w:sz w:val="16"/>
                                <w:szCs w:val="16"/>
                              </w:rPr>
                            </w:pPr>
                            <m:oMathPara>
                              <m:oMath>
                                <m:sSup>
                                  <m:sSupPr>
                                    <m:ctrlPr>
                                      <w:rPr>
                                        <w:rFonts w:ascii="Cambria Math" w:hAnsi="Cambria Math"/>
                                        <w:sz w:val="16"/>
                                        <w:szCs w:val="16"/>
                                      </w:rPr>
                                    </m:ctrlPr>
                                  </m:sSupPr>
                                  <m:e>
                                    <m:r>
                                      <m:rPr>
                                        <m:sty m:val="p"/>
                                      </m:rPr>
                                      <w:rPr>
                                        <w:rFonts w:ascii="Cambria Math" w:hAnsi="Cambria Math"/>
                                        <w:sz w:val="16"/>
                                        <w:szCs w:val="16"/>
                                      </w:rPr>
                                      <m:t>σ</m:t>
                                    </m:r>
                                  </m:e>
                                  <m:sup>
                                    <m:r>
                                      <m:rPr>
                                        <m:sty m:val="p"/>
                                      </m:rPr>
                                      <w:rPr>
                                        <w:rFonts w:ascii="Cambria Math" w:hAnsi="Cambria Math"/>
                                        <w:sz w:val="16"/>
                                        <w:szCs w:val="16"/>
                                      </w:rPr>
                                      <m:t>2</m:t>
                                    </m:r>
                                  </m:sup>
                                </m:sSup>
                              </m:oMath>
                            </m:oMathPara>
                          </w:p>
                        </w:tc>
                        <w:tc>
                          <w:tcPr>
                            <w:tcW w:w="4105" w:type="dxa"/>
                            <w:tcBorders>
                              <w:top w:val="nil"/>
                              <w:left w:val="nil"/>
                              <w:bottom w:val="double" w:sz="4" w:space="0" w:color="auto"/>
                              <w:right w:val="nil"/>
                            </w:tcBorders>
                          </w:tcPr>
                          <w:p w14:paraId="4F0682BE" w14:textId="77777777" w:rsidR="003828C1" w:rsidRPr="003828C1" w:rsidRDefault="003828C1" w:rsidP="00B17BBC">
                            <w:pPr>
                              <w:pStyle w:val="Text"/>
                              <w:ind w:firstLine="0"/>
                              <w:jc w:val="center"/>
                              <w:rPr>
                                <w:sz w:val="16"/>
                                <w:szCs w:val="16"/>
                                <w:lang w:eastAsia="zh-CN"/>
                              </w:rPr>
                            </w:pPr>
                            <w:r w:rsidRPr="003828C1">
                              <w:rPr>
                                <w:sz w:val="16"/>
                                <w:szCs w:val="16"/>
                                <w:lang w:eastAsia="zh-CN"/>
                              </w:rPr>
                              <w:t>0.0090</w:t>
                            </w:r>
                          </w:p>
                        </w:tc>
                      </w:tr>
                    </w:tbl>
                    <w:p w14:paraId="73788BB2" w14:textId="77777777" w:rsidR="003828C1" w:rsidRDefault="003828C1" w:rsidP="003828C1"/>
                  </w:txbxContent>
                </v:textbox>
                <w10:anchorlock/>
              </v:shape>
            </w:pict>
          </mc:Fallback>
        </mc:AlternateContent>
      </w:r>
    </w:p>
    <w:p w14:paraId="1F8DA222" w14:textId="6FB51C6A" w:rsidR="005172F3" w:rsidRPr="000B4378" w:rsidRDefault="00591BE7" w:rsidP="004C2B26">
      <w:pPr>
        <w:pStyle w:val="References"/>
        <w:numPr>
          <w:ilvl w:val="0"/>
          <w:numId w:val="0"/>
        </w:numPr>
        <w:ind w:firstLine="204"/>
        <w:rPr>
          <w:sz w:val="20"/>
          <w:szCs w:val="20"/>
          <w:lang w:eastAsia="zh-CN"/>
        </w:rPr>
      </w:pPr>
      <w:r>
        <w:rPr>
          <w:sz w:val="20"/>
          <w:szCs w:val="20"/>
          <w:lang w:eastAsia="zh-CN"/>
        </w:rPr>
        <w:t xml:space="preserve">We first estimate model parameters using data of historical units. </w:t>
      </w:r>
      <w:r w:rsidR="00F657B0" w:rsidRPr="000B4378">
        <w:rPr>
          <w:sz w:val="20"/>
          <w:szCs w:val="20"/>
          <w:lang w:eastAsia="zh-CN"/>
        </w:rPr>
        <w:t>T</w:t>
      </w:r>
      <w:r w:rsidR="00E91681" w:rsidRPr="000B4378">
        <w:rPr>
          <w:sz w:val="20"/>
          <w:szCs w:val="20"/>
          <w:lang w:eastAsia="zh-CN"/>
        </w:rPr>
        <w:t xml:space="preserve">able </w:t>
      </w:r>
      <w:r w:rsidR="00286B78" w:rsidRPr="000B4378">
        <w:rPr>
          <w:sz w:val="20"/>
          <w:szCs w:val="20"/>
          <w:lang w:eastAsia="zh-CN"/>
        </w:rPr>
        <w:t>Ⅲ</w:t>
      </w:r>
      <w:r w:rsidR="0060053F" w:rsidRPr="000B4378">
        <w:rPr>
          <w:sz w:val="20"/>
          <w:szCs w:val="20"/>
          <w:lang w:eastAsia="zh-CN"/>
        </w:rPr>
        <w:t xml:space="preserve"> </w:t>
      </w:r>
      <w:r w:rsidR="00F128B3">
        <w:rPr>
          <w:sz w:val="20"/>
          <w:szCs w:val="20"/>
          <w:lang w:eastAsia="zh-CN"/>
        </w:rPr>
        <w:t>lists</w:t>
      </w:r>
      <w:r w:rsidR="0060053F" w:rsidRPr="000B4378">
        <w:rPr>
          <w:sz w:val="20"/>
          <w:szCs w:val="20"/>
          <w:lang w:eastAsia="zh-CN"/>
        </w:rPr>
        <w:t xml:space="preserve"> the </w:t>
      </w:r>
      <w:r w:rsidR="00F128B3">
        <w:rPr>
          <w:sz w:val="20"/>
          <w:szCs w:val="20"/>
          <w:lang w:eastAsia="zh-CN"/>
        </w:rPr>
        <w:t xml:space="preserve">estimated </w:t>
      </w:r>
      <w:r w:rsidR="0060053F" w:rsidRPr="000B4378">
        <w:rPr>
          <w:sz w:val="20"/>
          <w:szCs w:val="20"/>
          <w:lang w:eastAsia="zh-CN"/>
        </w:rPr>
        <w:t xml:space="preserve">weight coefficient </w:t>
      </w:r>
      <m:oMath>
        <m:r>
          <m:rPr>
            <m:sty m:val="b"/>
          </m:rPr>
          <w:rPr>
            <w:rFonts w:ascii="Cambria Math" w:hAnsi="Cambria Math"/>
            <w:sz w:val="20"/>
            <w:szCs w:val="20"/>
            <w:lang w:eastAsia="zh-CN"/>
          </w:rPr>
          <m:t>w</m:t>
        </m:r>
      </m:oMath>
      <w:r w:rsidR="00F128B3">
        <w:rPr>
          <w:rFonts w:hint="eastAsia"/>
          <w:b/>
          <w:bCs/>
          <w:iCs/>
          <w:sz w:val="20"/>
          <w:szCs w:val="20"/>
          <w:lang w:eastAsia="zh-CN"/>
        </w:rPr>
        <w:t xml:space="preserve"> </w:t>
      </w:r>
      <w:r w:rsidR="00F128B3">
        <w:rPr>
          <w:iCs/>
          <w:sz w:val="20"/>
          <w:szCs w:val="20"/>
          <w:lang w:eastAsia="zh-CN"/>
        </w:rPr>
        <w:t>in the fusion model for each sensor</w:t>
      </w:r>
      <w:r w:rsidR="0053378D" w:rsidRPr="000B4378">
        <w:rPr>
          <w:rFonts w:hint="eastAsia"/>
          <w:sz w:val="20"/>
          <w:szCs w:val="20"/>
          <w:lang w:eastAsia="zh-CN"/>
        </w:rPr>
        <w:t>.</w:t>
      </w:r>
      <w:r w:rsidR="00F128B3">
        <w:rPr>
          <w:sz w:val="20"/>
          <w:szCs w:val="20"/>
          <w:lang w:eastAsia="zh-CN"/>
        </w:rPr>
        <w:t xml:space="preserve"> </w:t>
      </w:r>
      <w:r w:rsidR="0053378D" w:rsidRPr="000B4378">
        <w:rPr>
          <w:sz w:val="20"/>
          <w:szCs w:val="20"/>
          <w:lang w:eastAsia="zh-CN"/>
        </w:rPr>
        <w:t xml:space="preserve">The positive and negative of the weight </w:t>
      </w:r>
      <w:r w:rsidR="001E46AF">
        <w:rPr>
          <w:sz w:val="20"/>
          <w:szCs w:val="20"/>
          <w:lang w:eastAsia="zh-CN"/>
        </w:rPr>
        <w:t>reflects</w:t>
      </w:r>
      <w:r w:rsidR="0053378D" w:rsidRPr="000B4378">
        <w:rPr>
          <w:sz w:val="20"/>
          <w:szCs w:val="20"/>
          <w:lang w:eastAsia="zh-CN"/>
        </w:rPr>
        <w:t xml:space="preserve"> the increas</w:t>
      </w:r>
      <w:r w:rsidR="00B167A3">
        <w:rPr>
          <w:sz w:val="20"/>
          <w:szCs w:val="20"/>
          <w:lang w:eastAsia="zh-CN"/>
        </w:rPr>
        <w:t>ing</w:t>
      </w:r>
      <w:r w:rsidR="0053378D" w:rsidRPr="000B4378">
        <w:rPr>
          <w:sz w:val="20"/>
          <w:szCs w:val="20"/>
          <w:lang w:eastAsia="zh-CN"/>
        </w:rPr>
        <w:t xml:space="preserve"> or decreas</w:t>
      </w:r>
      <w:r w:rsidR="00B167A3">
        <w:rPr>
          <w:sz w:val="20"/>
          <w:szCs w:val="20"/>
          <w:lang w:eastAsia="zh-CN"/>
        </w:rPr>
        <w:t>ing</w:t>
      </w:r>
      <w:r w:rsidR="004C2B26" w:rsidRPr="000B4378">
        <w:rPr>
          <w:sz w:val="20"/>
          <w:szCs w:val="20"/>
          <w:lang w:eastAsia="zh-CN"/>
        </w:rPr>
        <w:t xml:space="preserve"> trend</w:t>
      </w:r>
      <w:r w:rsidR="0053378D" w:rsidRPr="000B4378">
        <w:rPr>
          <w:sz w:val="20"/>
          <w:szCs w:val="20"/>
          <w:lang w:eastAsia="zh-CN"/>
        </w:rPr>
        <w:t xml:space="preserve"> of each sensor</w:t>
      </w:r>
      <w:r w:rsidR="004E6FDB" w:rsidRPr="000B4378">
        <w:rPr>
          <w:sz w:val="20"/>
          <w:szCs w:val="20"/>
          <w:lang w:eastAsia="zh-CN"/>
        </w:rPr>
        <w:t xml:space="preserve">, and </w:t>
      </w:r>
      <w:r w:rsidR="00F657B0" w:rsidRPr="000B4378">
        <w:rPr>
          <w:sz w:val="20"/>
          <w:szCs w:val="20"/>
          <w:lang w:eastAsia="zh-CN"/>
        </w:rPr>
        <w:t>the sum of the absolute value of each sensor weight is 1.</w:t>
      </w:r>
      <w:r w:rsidR="00394866" w:rsidRPr="000B4378">
        <w:rPr>
          <w:sz w:val="20"/>
          <w:szCs w:val="20"/>
          <w:lang w:eastAsia="zh-CN"/>
        </w:rPr>
        <w:t xml:space="preserve"> The </w:t>
      </w:r>
      <w:r w:rsidR="0076127E" w:rsidRPr="000B4378">
        <w:rPr>
          <w:sz w:val="20"/>
          <w:szCs w:val="20"/>
          <w:lang w:eastAsia="zh-CN"/>
        </w:rPr>
        <w:t xml:space="preserve">estimated value </w:t>
      </w:r>
      <w:r w:rsidR="00756705">
        <w:rPr>
          <w:sz w:val="20"/>
          <w:szCs w:val="20"/>
          <w:lang w:eastAsia="zh-CN"/>
        </w:rPr>
        <w:t>o</w:t>
      </w:r>
      <w:r w:rsidR="0076127E" w:rsidRPr="000B4378">
        <w:rPr>
          <w:sz w:val="20"/>
          <w:szCs w:val="20"/>
          <w:lang w:eastAsia="zh-CN"/>
        </w:rPr>
        <w:t>f parameter</w:t>
      </w:r>
      <w:r w:rsidR="00394866" w:rsidRPr="000B4378">
        <w:rPr>
          <w:sz w:val="20"/>
          <w:szCs w:val="20"/>
          <w:lang w:eastAsia="zh-CN"/>
        </w:rPr>
        <w:t xml:space="preserve"> </w:t>
      </w:r>
      <m:oMath>
        <m:r>
          <m:rPr>
            <m:sty m:val="b"/>
          </m:rPr>
          <w:rPr>
            <w:rFonts w:ascii="Cambria Math" w:hAnsi="Cambria Math"/>
            <w:sz w:val="20"/>
            <w:szCs w:val="20"/>
          </w:rPr>
          <m:t>Θ</m:t>
        </m:r>
        <m:r>
          <m:rPr>
            <m:sty m:val="p"/>
          </m:rPr>
          <w:rPr>
            <w:rFonts w:ascii="Cambria Math" w:hAnsi="Cambria Math"/>
            <w:sz w:val="20"/>
            <w:szCs w:val="20"/>
          </w:rPr>
          <m:t>=</m:t>
        </m:r>
        <m:d>
          <m:dPr>
            <m:begChr m:val="["/>
            <m:endChr m:val="]"/>
            <m:ctrlPr>
              <w:rPr>
                <w:rFonts w:ascii="Cambria Math" w:hAnsi="Cambria Math"/>
                <w:sz w:val="20"/>
                <w:szCs w:val="20"/>
              </w:rPr>
            </m:ctrlPr>
          </m:dPr>
          <m:e>
            <m:sSub>
              <m:sSubPr>
                <m:ctrlPr>
                  <w:rPr>
                    <w:rFonts w:ascii="Cambria Math" w:hAnsi="Cambria Math"/>
                    <w:sz w:val="20"/>
                    <w:szCs w:val="20"/>
                  </w:rPr>
                </m:ctrlPr>
              </m:sSubPr>
              <m:e>
                <m:r>
                  <m:rPr>
                    <m:sty m:val="b"/>
                  </m:rPr>
                  <w:rPr>
                    <w:rFonts w:ascii="Cambria Math" w:hAnsi="Cambria Math"/>
                    <w:sz w:val="20"/>
                    <w:szCs w:val="20"/>
                  </w:rPr>
                  <m:t>μ</m:t>
                </m:r>
              </m:e>
              <m:sub>
                <m:r>
                  <m:rPr>
                    <m:sty m:val="p"/>
                  </m:rPr>
                  <w:rPr>
                    <w:rFonts w:ascii="Cambria Math" w:hAnsi="Cambria Math"/>
                    <w:sz w:val="20"/>
                    <w:szCs w:val="20"/>
                  </w:rPr>
                  <m:t>Γ</m:t>
                </m:r>
              </m:sub>
            </m:sSub>
            <m:r>
              <m:rPr>
                <m:sty m:val="p"/>
              </m:rPr>
              <w:rPr>
                <w:rFonts w:ascii="Cambria Math" w:hAnsi="Cambria Math"/>
                <w:sz w:val="20"/>
                <w:szCs w:val="20"/>
              </w:rPr>
              <m:t>,</m:t>
            </m:r>
            <m:sSub>
              <m:sSubPr>
                <m:ctrlPr>
                  <w:rPr>
                    <w:rFonts w:ascii="Cambria Math" w:hAnsi="Cambria Math"/>
                    <w:sz w:val="20"/>
                    <w:szCs w:val="20"/>
                  </w:rPr>
                </m:ctrlPr>
              </m:sSubPr>
              <m:e>
                <m:r>
                  <m:rPr>
                    <m:sty m:val="b"/>
                  </m:rPr>
                  <w:rPr>
                    <w:rFonts w:ascii="Cambria Math" w:hAnsi="Cambria Math"/>
                    <w:sz w:val="20"/>
                    <w:szCs w:val="20"/>
                  </w:rPr>
                  <m:t>C</m:t>
                </m:r>
              </m:e>
              <m:sub>
                <m:r>
                  <m:rPr>
                    <m:sty m:val="p"/>
                  </m:rPr>
                  <w:rPr>
                    <w:rFonts w:ascii="Cambria Math" w:hAnsi="Cambria Math"/>
                    <w:sz w:val="20"/>
                    <w:szCs w:val="20"/>
                  </w:rPr>
                  <m:t>Γ</m:t>
                </m:r>
              </m:sub>
            </m:sSub>
            <m:r>
              <m:rPr>
                <m:sty m:val="p"/>
              </m:rPr>
              <w:rPr>
                <w:rFonts w:ascii="Cambria Math" w:hAnsi="Cambria Math"/>
                <w:sz w:val="20"/>
                <w:szCs w:val="20"/>
              </w:rPr>
              <m:t>,</m:t>
            </m:r>
            <m:sSup>
              <m:sSupPr>
                <m:ctrlPr>
                  <w:rPr>
                    <w:rFonts w:ascii="Cambria Math" w:hAnsi="Cambria Math"/>
                    <w:sz w:val="20"/>
                    <w:szCs w:val="20"/>
                  </w:rPr>
                </m:ctrlPr>
              </m:sSupPr>
              <m:e>
                <m:r>
                  <m:rPr>
                    <m:sty m:val="p"/>
                  </m:rPr>
                  <w:rPr>
                    <w:rFonts w:ascii="Cambria Math" w:hAnsi="Cambria Math"/>
                    <w:sz w:val="20"/>
                    <w:szCs w:val="20"/>
                  </w:rPr>
                  <m:t>σ</m:t>
                </m:r>
              </m:e>
              <m:sup>
                <m:r>
                  <m:rPr>
                    <m:sty m:val="p"/>
                  </m:rPr>
                  <w:rPr>
                    <w:rFonts w:ascii="Cambria Math" w:hAnsi="Cambria Math"/>
                    <w:sz w:val="20"/>
                    <w:szCs w:val="20"/>
                  </w:rPr>
                  <m:t>2</m:t>
                </m:r>
              </m:sup>
            </m:sSup>
          </m:e>
        </m:d>
      </m:oMath>
      <w:r w:rsidR="0076127E" w:rsidRPr="000B4378">
        <w:rPr>
          <w:rFonts w:hint="eastAsia"/>
          <w:sz w:val="20"/>
          <w:szCs w:val="20"/>
          <w:lang w:eastAsia="zh-CN"/>
        </w:rPr>
        <w:t xml:space="preserve"> </w:t>
      </w:r>
      <w:r w:rsidR="00BF3A85">
        <w:rPr>
          <w:sz w:val="20"/>
          <w:szCs w:val="20"/>
          <w:lang w:eastAsia="zh-CN"/>
        </w:rPr>
        <w:t xml:space="preserve">in the degradation model is </w:t>
      </w:r>
      <w:r w:rsidR="00235F45" w:rsidRPr="000B4378">
        <w:rPr>
          <w:sz w:val="20"/>
          <w:szCs w:val="20"/>
          <w:lang w:eastAsia="zh-CN"/>
        </w:rPr>
        <w:t xml:space="preserve">given in </w:t>
      </w:r>
      <w:r w:rsidR="00286B78" w:rsidRPr="000B4378">
        <w:rPr>
          <w:rFonts w:hint="eastAsia"/>
          <w:sz w:val="20"/>
          <w:szCs w:val="20"/>
          <w:lang w:eastAsia="zh-CN"/>
        </w:rPr>
        <w:t>T</w:t>
      </w:r>
      <w:r w:rsidR="00235F45" w:rsidRPr="000B4378">
        <w:rPr>
          <w:sz w:val="20"/>
          <w:szCs w:val="20"/>
          <w:lang w:eastAsia="zh-CN"/>
        </w:rPr>
        <w:t>able</w:t>
      </w:r>
      <w:r w:rsidR="00286B78" w:rsidRPr="000B4378">
        <w:rPr>
          <w:sz w:val="20"/>
          <w:szCs w:val="20"/>
          <w:lang w:eastAsia="zh-CN"/>
        </w:rPr>
        <w:t xml:space="preserve"> Ⅳ</w:t>
      </w:r>
      <w:r w:rsidR="00235F45" w:rsidRPr="000B4378">
        <w:rPr>
          <w:sz w:val="20"/>
          <w:szCs w:val="20"/>
          <w:lang w:eastAsia="zh-CN"/>
        </w:rPr>
        <w:t>.</w:t>
      </w:r>
    </w:p>
    <w:p w14:paraId="2DDA498B" w14:textId="51110451" w:rsidR="00F32F70" w:rsidRDefault="007A70F6" w:rsidP="009D692E">
      <w:pPr>
        <w:pStyle w:val="References"/>
        <w:numPr>
          <w:ilvl w:val="0"/>
          <w:numId w:val="0"/>
        </w:numPr>
        <w:ind w:firstLine="204"/>
        <w:rPr>
          <w:sz w:val="20"/>
          <w:szCs w:val="20"/>
          <w:lang w:eastAsia="zh-CN"/>
        </w:rPr>
      </w:pPr>
      <w:r w:rsidRPr="000B4378">
        <w:rPr>
          <w:noProof/>
        </w:rPr>
        <mc:AlternateContent>
          <mc:Choice Requires="wps">
            <w:drawing>
              <wp:anchor distT="0" distB="0" distL="114300" distR="114300" simplePos="0" relativeHeight="251675648" behindDoc="0" locked="0" layoutInCell="1" allowOverlap="1" wp14:anchorId="3F474BDB" wp14:editId="6793FBA3">
                <wp:simplePos x="0" y="0"/>
                <wp:positionH relativeFrom="margin">
                  <wp:posOffset>28575</wp:posOffset>
                </wp:positionH>
                <wp:positionV relativeFrom="margin">
                  <wp:posOffset>13970</wp:posOffset>
                </wp:positionV>
                <wp:extent cx="6503670" cy="4064000"/>
                <wp:effectExtent l="0" t="0" r="0" b="0"/>
                <wp:wrapTopAndBottom/>
                <wp:docPr id="7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3670" cy="4064000"/>
                        </a:xfrm>
                        <a:prstGeom prst="rect">
                          <a:avLst/>
                        </a:prstGeom>
                        <a:solidFill>
                          <a:srgbClr val="FFFFFF"/>
                        </a:solidFill>
                        <a:ln>
                          <a:noFill/>
                        </a:ln>
                        <a:extLst>
                          <a:ext uri="{91240B29-F687-4f45-9708-019B960494DF}">
                            <a14:hiddenLine xmlns:mo="http://schemas.microsoft.com/office/mac/office/2008/main" xmlns:mv="urn:schemas-microsoft-com:mac:vml" xmlns="" xmlns:a14="http://schemas.microsoft.com/office/drawing/2010/main" xmlns:w="http://schemas.openxmlformats.org/wordprocessingml/2006/main" xmlns:w10="urn:schemas-microsoft-com:office:word" xmlns:v="urn:schemas-microsoft-com:vml" xmlns:o="urn:schemas-microsoft-com:office:office" xmlns:arto="http://schemas.microsoft.com/office/word/2006/arto" w="9525">
                              <a:solidFill>
                                <a:srgbClr val="000000"/>
                              </a:solidFill>
                              <a:miter lim="800000"/>
                              <a:headEnd/>
                              <a:tailEnd/>
                            </a14:hiddenLine>
                          </a:ext>
                        </a:extLst>
                      </wps:spPr>
                      <wps:txbx>
                        <w:txbxContent>
                          <w:p w14:paraId="741EAA3A" w14:textId="5856FF72" w:rsidR="002A52E2" w:rsidRDefault="00FD5FDD" w:rsidP="002A52E2">
                            <w:pPr>
                              <w:pStyle w:val="a5"/>
                              <w:ind w:firstLine="0"/>
                              <w:jc w:val="center"/>
                            </w:pPr>
                            <w:r>
                              <w:rPr>
                                <w:noProof/>
                              </w:rPr>
                              <w:drawing>
                                <wp:inline distT="0" distB="0" distL="0" distR="0" wp14:anchorId="1C92A237" wp14:editId="3D010191">
                                  <wp:extent cx="6503670" cy="3651886"/>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03670" cy="3651886"/>
                                          </a:xfrm>
                                          <a:prstGeom prst="rect">
                                            <a:avLst/>
                                          </a:prstGeom>
                                          <a:noFill/>
                                          <a:ln>
                                            <a:noFill/>
                                          </a:ln>
                                        </pic:spPr>
                                      </pic:pic>
                                    </a:graphicData>
                                  </a:graphic>
                                </wp:inline>
                              </w:drawing>
                            </w:r>
                          </w:p>
                          <w:p w14:paraId="50C86B1C" w14:textId="676A1B42" w:rsidR="002A52E2" w:rsidRDefault="002A52E2" w:rsidP="002A52E2">
                            <w:pPr>
                              <w:pStyle w:val="a5"/>
                              <w:ind w:firstLine="0"/>
                            </w:pPr>
                            <w:r w:rsidRPr="002A52E2">
                              <w:t xml:space="preserve">Fig. </w:t>
                            </w:r>
                            <w:r w:rsidR="005E7E05">
                              <w:t>8</w:t>
                            </w:r>
                            <w:r w:rsidRPr="002A52E2">
                              <w:t xml:space="preserve">. </w:t>
                            </w:r>
                            <w:r w:rsidR="00A15F0F">
                              <w:t>S</w:t>
                            </w:r>
                            <w:r w:rsidR="00A15F0F" w:rsidRPr="00A15F0F">
                              <w:t>ensor signals and the constructed HI of a randomly selected historical unit.</w:t>
                            </w:r>
                            <w:r w:rsidRPr="002A52E2">
                              <w:t xml:space="preserve"> (Note: the blue dots are </w:t>
                            </w:r>
                            <w:r w:rsidR="00A15F0F">
                              <w:t>sensor</w:t>
                            </w:r>
                            <w:r w:rsidR="00A15F0F" w:rsidRPr="002A52E2">
                              <w:t xml:space="preserve"> </w:t>
                            </w:r>
                            <w:r w:rsidRPr="002A52E2">
                              <w:t xml:space="preserve">signals and the constructed </w:t>
                            </w:r>
                            <w:r w:rsidR="00A15F0F">
                              <w:t>HI</w:t>
                            </w:r>
                            <w:r w:rsidRPr="002A52E2">
                              <w:t xml:space="preserve">. </w:t>
                            </w:r>
                            <w:r w:rsidR="00A15F0F">
                              <w:t>The r</w:t>
                            </w:r>
                            <w:r w:rsidRPr="002A52E2">
                              <w:t xml:space="preserve">ed solid lines </w:t>
                            </w:r>
                            <w:r w:rsidR="00A15F0F">
                              <w:t>are</w:t>
                            </w:r>
                            <w:r w:rsidR="00A15F0F" w:rsidRPr="002A52E2">
                              <w:t xml:space="preserve"> </w:t>
                            </w:r>
                            <w:r w:rsidRPr="002A52E2">
                              <w:t xml:space="preserve">the </w:t>
                            </w:r>
                            <w:r w:rsidR="00A15F0F">
                              <w:t xml:space="preserve">fitted </w:t>
                            </w:r>
                            <w:r w:rsidRPr="002A52E2">
                              <w:t xml:space="preserve">degradation </w:t>
                            </w:r>
                            <w:r w:rsidR="00A15F0F">
                              <w:t>status</w:t>
                            </w:r>
                            <w:r w:rsidR="0041229A">
                              <w:t>es</w:t>
                            </w:r>
                            <w:r w:rsidRPr="002A52E2">
                              <w:t>.)</w:t>
                            </w:r>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474BDB" id="_x0000_s1038" type="#_x0000_t202" style="position:absolute;left:0;text-align:left;margin-left:2.25pt;margin-top:1.1pt;width:512.1pt;height:320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" stroked="f">
                <v:textbox inset="0,0,0,0">
                  <w:txbxContent>
                    <w:p w14:paraId="741EAA3A" w14:textId="5856FF72" w:rsidR="002A52E2" w:rsidRDefault="00FD5FDD" w:rsidP="002A52E2">
                      <w:pPr>
                        <w:pStyle w:val="a5"/>
                        <w:ind w:firstLine="0"/>
                        <w:jc w:val="center"/>
                      </w:pPr>
                      <w:r>
                        <w:rPr>
                          <w:noProof/>
                        </w:rPr>
                        <w:drawing>
                          <wp:inline distT="0" distB="0" distL="0" distR="0" wp14:anchorId="1C92A237" wp14:editId="3D010191">
                            <wp:extent cx="6503670" cy="3651886"/>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03670" cy="3651886"/>
                                    </a:xfrm>
                                    <a:prstGeom prst="rect">
                                      <a:avLst/>
                                    </a:prstGeom>
                                    <a:noFill/>
                                    <a:ln>
                                      <a:noFill/>
                                    </a:ln>
                                  </pic:spPr>
                                </pic:pic>
                              </a:graphicData>
                            </a:graphic>
                          </wp:inline>
                        </w:drawing>
                      </w:r>
                    </w:p>
                    <w:p w14:paraId="50C86B1C" w14:textId="676A1B42" w:rsidR="002A52E2" w:rsidRDefault="002A52E2" w:rsidP="002A52E2">
                      <w:pPr>
                        <w:pStyle w:val="a5"/>
                        <w:ind w:firstLine="0"/>
                      </w:pPr>
                      <w:r w:rsidRPr="002A52E2">
                        <w:t xml:space="preserve">Fig. </w:t>
                      </w:r>
                      <w:r w:rsidR="005E7E05">
                        <w:t>8</w:t>
                      </w:r>
                      <w:r w:rsidRPr="002A52E2">
                        <w:t xml:space="preserve">. </w:t>
                      </w:r>
                      <w:r w:rsidR="00A15F0F">
                        <w:t>S</w:t>
                      </w:r>
                      <w:r w:rsidR="00A15F0F" w:rsidRPr="00A15F0F">
                        <w:t>ensor signals and the constructed HI of a randomly selected historical unit.</w:t>
                      </w:r>
                      <w:r w:rsidRPr="002A52E2">
                        <w:t xml:space="preserve"> (Note: the blue dots are </w:t>
                      </w:r>
                      <w:r w:rsidR="00A15F0F">
                        <w:t>sensor</w:t>
                      </w:r>
                      <w:r w:rsidR="00A15F0F" w:rsidRPr="002A52E2">
                        <w:t xml:space="preserve"> </w:t>
                      </w:r>
                      <w:r w:rsidRPr="002A52E2">
                        <w:t xml:space="preserve">signals and the constructed </w:t>
                      </w:r>
                      <w:r w:rsidR="00A15F0F">
                        <w:t>HI</w:t>
                      </w:r>
                      <w:r w:rsidRPr="002A52E2">
                        <w:t xml:space="preserve">. </w:t>
                      </w:r>
                      <w:r w:rsidR="00A15F0F">
                        <w:t>The r</w:t>
                      </w:r>
                      <w:r w:rsidRPr="002A52E2">
                        <w:t xml:space="preserve">ed solid lines </w:t>
                      </w:r>
                      <w:r w:rsidR="00A15F0F">
                        <w:t>are</w:t>
                      </w:r>
                      <w:r w:rsidR="00A15F0F" w:rsidRPr="002A52E2">
                        <w:t xml:space="preserve"> </w:t>
                      </w:r>
                      <w:r w:rsidRPr="002A52E2">
                        <w:t xml:space="preserve">the </w:t>
                      </w:r>
                      <w:r w:rsidR="00A15F0F">
                        <w:t xml:space="preserve">fitted </w:t>
                      </w:r>
                      <w:r w:rsidRPr="002A52E2">
                        <w:t xml:space="preserve">degradation </w:t>
                      </w:r>
                      <w:r w:rsidR="00A15F0F">
                        <w:t>status</w:t>
                      </w:r>
                      <w:r w:rsidR="0041229A">
                        <w:t>es</w:t>
                      </w:r>
                      <w:r w:rsidRPr="002A52E2">
                        <w:t>.)</w:t>
                      </w:r>
                      <w:r>
                        <w:t xml:space="preserve"> </w:t>
                      </w:r>
                    </w:p>
                  </w:txbxContent>
                </v:textbox>
                <w10:wrap type="topAndBottom" anchorx="margin" anchory="margin"/>
              </v:shape>
            </w:pict>
          </mc:Fallback>
        </mc:AlternateContent>
      </w:r>
      <w:r w:rsidR="009D692E">
        <w:rPr>
          <w:sz w:val="20"/>
          <w:szCs w:val="20"/>
          <w:lang w:eastAsia="zh-CN"/>
        </w:rPr>
        <w:t xml:space="preserve">Fig. </w:t>
      </w:r>
      <w:r w:rsidR="005E7E05">
        <w:rPr>
          <w:sz w:val="20"/>
          <w:szCs w:val="20"/>
          <w:lang w:eastAsia="zh-CN"/>
        </w:rPr>
        <w:t>8</w:t>
      </w:r>
      <w:r w:rsidR="009D692E">
        <w:rPr>
          <w:sz w:val="20"/>
          <w:szCs w:val="20"/>
          <w:lang w:eastAsia="zh-CN"/>
        </w:rPr>
        <w:t xml:space="preserve"> shows the s</w:t>
      </w:r>
      <w:r w:rsidR="00985F38" w:rsidRPr="000B4378">
        <w:rPr>
          <w:sz w:val="20"/>
          <w:szCs w:val="20"/>
          <w:lang w:eastAsia="zh-CN"/>
        </w:rPr>
        <w:t>ensor signals and the constructed HI of a randomly selected historical unit</w:t>
      </w:r>
      <w:r w:rsidR="009D692E">
        <w:rPr>
          <w:sz w:val="20"/>
          <w:szCs w:val="20"/>
          <w:lang w:eastAsia="zh-CN"/>
        </w:rPr>
        <w:t xml:space="preserve">. </w:t>
      </w:r>
      <w:r w:rsidR="0078016A" w:rsidRPr="000B4378">
        <w:rPr>
          <w:sz w:val="20"/>
          <w:szCs w:val="20"/>
          <w:lang w:eastAsia="zh-CN"/>
        </w:rPr>
        <w:t>In the figure</w:t>
      </w:r>
      <w:r w:rsidR="00313740">
        <w:rPr>
          <w:sz w:val="20"/>
          <w:szCs w:val="20"/>
          <w:lang w:eastAsia="zh-CN"/>
        </w:rPr>
        <w:t xml:space="preserve">, </w:t>
      </w:r>
      <w:r w:rsidR="0078016A" w:rsidRPr="000B4378">
        <w:rPr>
          <w:sz w:val="20"/>
          <w:szCs w:val="20"/>
          <w:lang w:eastAsia="zh-CN"/>
        </w:rPr>
        <w:t>the data of each sensor</w:t>
      </w:r>
      <w:r w:rsidR="001D0FDC">
        <w:rPr>
          <w:sz w:val="20"/>
          <w:szCs w:val="20"/>
          <w:lang w:eastAsia="zh-CN"/>
        </w:rPr>
        <w:t xml:space="preserve"> </w:t>
      </w:r>
      <m:oMath>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l,j</m:t>
            </m:r>
          </m:sub>
        </m:sSub>
        <m:r>
          <w:rPr>
            <w:rFonts w:ascii="Cambria Math" w:hAnsi="Cambria Math"/>
            <w:sz w:val="20"/>
            <w:szCs w:val="20"/>
          </w:rPr>
          <m:t>(t)</m:t>
        </m:r>
      </m:oMath>
      <w:r w:rsidR="0078016A" w:rsidRPr="000B4378">
        <w:rPr>
          <w:sz w:val="20"/>
          <w:szCs w:val="20"/>
          <w:lang w:eastAsia="zh-CN"/>
        </w:rPr>
        <w:t xml:space="preserve"> is fitted</w:t>
      </w:r>
      <w:r w:rsidR="00412F17" w:rsidRPr="000B4378">
        <w:rPr>
          <w:sz w:val="20"/>
          <w:szCs w:val="20"/>
          <w:lang w:eastAsia="zh-CN"/>
        </w:rPr>
        <w:t xml:space="preserve"> by the </w:t>
      </w:r>
      <w:r w:rsidR="00355FD4" w:rsidRPr="00355FD4">
        <w:rPr>
          <w:sz w:val="20"/>
          <w:szCs w:val="20"/>
          <w:lang w:eastAsia="zh-CN"/>
        </w:rPr>
        <w:t xml:space="preserve">quadratic polynomial </w:t>
      </w:r>
      <w:r w:rsidR="00412F17" w:rsidRPr="000B4378">
        <w:rPr>
          <w:sz w:val="20"/>
          <w:szCs w:val="20"/>
          <w:lang w:eastAsia="zh-CN"/>
        </w:rPr>
        <w:t xml:space="preserve">degradation model </w:t>
      </w:r>
      <w:r w:rsidR="005955FE">
        <w:rPr>
          <w:sz w:val="20"/>
          <w:szCs w:val="20"/>
          <w:lang w:eastAsia="zh-CN"/>
        </w:rPr>
        <w:t xml:space="preserve">that </w:t>
      </w:r>
      <w:r w:rsidR="00F32F70">
        <w:rPr>
          <w:sz w:val="20"/>
          <w:szCs w:val="20"/>
          <w:lang w:eastAsia="zh-CN"/>
        </w:rPr>
        <w:t>proposed in [</w:t>
      </w:r>
      <w:r w:rsidR="00262BF1">
        <w:rPr>
          <w:sz w:val="20"/>
          <w:szCs w:val="20"/>
          <w:lang w:eastAsia="zh-CN"/>
        </w:rPr>
        <w:t>24</w:t>
      </w:r>
      <w:r w:rsidR="00F32F70">
        <w:rPr>
          <w:sz w:val="20"/>
          <w:szCs w:val="20"/>
          <w:lang w:eastAsia="zh-CN"/>
        </w:rPr>
        <w:t>]:</w:t>
      </w:r>
    </w:p>
    <w:p w14:paraId="171AD7DD" w14:textId="77777777" w:rsidR="005955FE" w:rsidRDefault="005955FE" w:rsidP="009D692E">
      <w:pPr>
        <w:pStyle w:val="References"/>
        <w:numPr>
          <w:ilvl w:val="0"/>
          <w:numId w:val="0"/>
        </w:numPr>
        <w:ind w:firstLine="204"/>
        <w:rPr>
          <w:sz w:val="20"/>
          <w:szCs w:val="20"/>
          <w:lang w:eastAsia="zh-CN"/>
        </w:rPr>
      </w:pPr>
    </w:p>
    <w:p w14:paraId="4C6FA6DD" w14:textId="2A8EF980" w:rsidR="00F32F70" w:rsidRPr="000B4378" w:rsidRDefault="00BB5F27" w:rsidP="00F32F70">
      <w:pPr>
        <w:ind w:firstLineChars="100" w:firstLine="200"/>
        <w:jc w:val="right"/>
        <w:rPr>
          <w:rFonts w:eastAsia="宋体"/>
          <w:sz w:val="20"/>
          <w:szCs w:val="20"/>
        </w:rPr>
      </w:pPr>
      <m:oMath>
        <m:sSub>
          <m:sSubPr>
            <m:ctrlPr>
              <w:rPr>
                <w:rFonts w:ascii="Cambria Math" w:eastAsia="宋体" w:hAnsi="Cambria Math"/>
                <w:i/>
                <w:sz w:val="20"/>
                <w:szCs w:val="20"/>
                <w:lang w:eastAsia="en-US"/>
              </w:rPr>
            </m:ctrlPr>
          </m:sSubPr>
          <m:e>
            <m:r>
              <w:rPr>
                <w:rFonts w:ascii="Cambria Math" w:eastAsia="宋体" w:hAnsi="Cambria Math"/>
                <w:sz w:val="20"/>
                <w:szCs w:val="20"/>
                <w:lang w:eastAsia="en-US"/>
              </w:rPr>
              <m:t>x</m:t>
            </m:r>
          </m:e>
          <m:sub>
            <m:r>
              <w:rPr>
                <w:rFonts w:ascii="Cambria Math" w:eastAsia="宋体" w:hAnsi="Cambria Math"/>
                <w:sz w:val="20"/>
                <w:szCs w:val="20"/>
                <w:lang w:eastAsia="en-US"/>
              </w:rPr>
              <m:t>l,j</m:t>
            </m:r>
          </m:sub>
        </m:sSub>
        <m:r>
          <w:rPr>
            <w:rFonts w:ascii="Cambria Math" w:eastAsia="宋体" w:hAnsi="Cambria Math"/>
            <w:sz w:val="20"/>
            <w:szCs w:val="20"/>
            <w:lang w:eastAsia="en-US"/>
          </w:rPr>
          <m:t>(t)=</m:t>
        </m:r>
        <m:sSubSup>
          <m:sSubSupPr>
            <m:ctrlPr>
              <w:rPr>
                <w:rFonts w:ascii="Cambria Math" w:eastAsia="宋体" w:hAnsi="Cambria Math"/>
                <w:i/>
                <w:sz w:val="20"/>
                <w:szCs w:val="20"/>
                <w:lang w:eastAsia="en-US"/>
              </w:rPr>
            </m:ctrlPr>
          </m:sSubSupPr>
          <m:e>
            <m:r>
              <w:rPr>
                <w:rFonts w:ascii="Cambria Math" w:eastAsia="宋体" w:hAnsi="Cambria Math"/>
                <w:sz w:val="20"/>
                <w:szCs w:val="20"/>
              </w:rPr>
              <m:t>γ</m:t>
            </m:r>
          </m:e>
          <m:sub>
            <m:r>
              <w:rPr>
                <w:rFonts w:ascii="Cambria Math" w:eastAsia="宋体" w:hAnsi="Cambria Math"/>
                <w:sz w:val="20"/>
                <w:szCs w:val="20"/>
                <w:lang w:eastAsia="en-US"/>
              </w:rPr>
              <m:t>l,j</m:t>
            </m:r>
          </m:sub>
          <m:sup>
            <m:d>
              <m:dPr>
                <m:ctrlPr>
                  <w:rPr>
                    <w:rFonts w:ascii="Cambria Math" w:eastAsia="宋体" w:hAnsi="Cambria Math"/>
                    <w:i/>
                    <w:sz w:val="20"/>
                    <w:szCs w:val="20"/>
                    <w:lang w:eastAsia="en-US"/>
                  </w:rPr>
                </m:ctrlPr>
              </m:dPr>
              <m:e>
                <m:r>
                  <w:rPr>
                    <w:rFonts w:ascii="Cambria Math" w:eastAsia="宋体" w:hAnsi="Cambria Math"/>
                    <w:sz w:val="20"/>
                    <w:szCs w:val="20"/>
                    <w:lang w:eastAsia="en-US"/>
                  </w:rPr>
                  <m:t>0</m:t>
                </m:r>
              </m:e>
            </m:d>
          </m:sup>
        </m:sSubSup>
        <m:r>
          <w:rPr>
            <w:rFonts w:ascii="Cambria Math" w:eastAsia="宋体" w:hAnsi="Cambria Math"/>
            <w:sz w:val="20"/>
            <w:szCs w:val="20"/>
            <w:lang w:eastAsia="en-US"/>
          </w:rPr>
          <m:t>+</m:t>
        </m:r>
        <m:sSubSup>
          <m:sSubSupPr>
            <m:ctrlPr>
              <w:rPr>
                <w:rFonts w:ascii="Cambria Math" w:eastAsia="宋体" w:hAnsi="Cambria Math"/>
                <w:i/>
                <w:sz w:val="20"/>
                <w:szCs w:val="20"/>
                <w:lang w:eastAsia="en-US"/>
              </w:rPr>
            </m:ctrlPr>
          </m:sSubSupPr>
          <m:e>
            <m:r>
              <w:rPr>
                <w:rFonts w:ascii="Cambria Math" w:eastAsia="宋体" w:hAnsi="Cambria Math"/>
                <w:sz w:val="20"/>
                <w:szCs w:val="20"/>
              </w:rPr>
              <m:t>γ</m:t>
            </m:r>
          </m:e>
          <m:sub>
            <m:r>
              <w:rPr>
                <w:rFonts w:ascii="Cambria Math" w:eastAsia="宋体" w:hAnsi="Cambria Math"/>
                <w:sz w:val="20"/>
                <w:szCs w:val="20"/>
                <w:lang w:eastAsia="en-US"/>
              </w:rPr>
              <m:t>l,j</m:t>
            </m:r>
          </m:sub>
          <m:sup>
            <m:d>
              <m:dPr>
                <m:ctrlPr>
                  <w:rPr>
                    <w:rFonts w:ascii="Cambria Math" w:eastAsia="宋体" w:hAnsi="Cambria Math"/>
                    <w:i/>
                    <w:sz w:val="20"/>
                    <w:szCs w:val="20"/>
                    <w:lang w:eastAsia="en-US"/>
                  </w:rPr>
                </m:ctrlPr>
              </m:dPr>
              <m:e>
                <m:r>
                  <w:rPr>
                    <w:rFonts w:ascii="Cambria Math" w:eastAsia="宋体" w:hAnsi="Cambria Math"/>
                    <w:sz w:val="20"/>
                    <w:szCs w:val="20"/>
                    <w:lang w:eastAsia="en-US"/>
                  </w:rPr>
                  <m:t>1</m:t>
                </m:r>
              </m:e>
            </m:d>
          </m:sup>
        </m:sSubSup>
        <m:r>
          <w:rPr>
            <w:rFonts w:ascii="Cambria Math" w:eastAsia="宋体" w:hAnsi="Cambria Math"/>
            <w:sz w:val="20"/>
            <w:szCs w:val="20"/>
            <w:lang w:eastAsia="en-US"/>
          </w:rPr>
          <m:t>t+</m:t>
        </m:r>
        <m:sSubSup>
          <m:sSubSupPr>
            <m:ctrlPr>
              <w:rPr>
                <w:rFonts w:ascii="Cambria Math" w:eastAsia="宋体" w:hAnsi="Cambria Math"/>
                <w:i/>
                <w:sz w:val="20"/>
                <w:szCs w:val="20"/>
                <w:lang w:eastAsia="en-US"/>
              </w:rPr>
            </m:ctrlPr>
          </m:sSubSupPr>
          <m:e>
            <m:r>
              <w:rPr>
                <w:rFonts w:ascii="Cambria Math" w:eastAsia="宋体" w:hAnsi="Cambria Math"/>
                <w:sz w:val="20"/>
                <w:szCs w:val="20"/>
              </w:rPr>
              <m:t>γ</m:t>
            </m:r>
          </m:e>
          <m:sub>
            <m:r>
              <w:rPr>
                <w:rFonts w:ascii="Cambria Math" w:eastAsia="宋体" w:hAnsi="Cambria Math"/>
                <w:sz w:val="20"/>
                <w:szCs w:val="20"/>
                <w:lang w:eastAsia="en-US"/>
              </w:rPr>
              <m:t>l,j</m:t>
            </m:r>
          </m:sub>
          <m:sup>
            <m:d>
              <m:dPr>
                <m:ctrlPr>
                  <w:rPr>
                    <w:rFonts w:ascii="Cambria Math" w:eastAsia="宋体" w:hAnsi="Cambria Math"/>
                    <w:i/>
                    <w:sz w:val="20"/>
                    <w:szCs w:val="20"/>
                    <w:lang w:eastAsia="en-US"/>
                  </w:rPr>
                </m:ctrlPr>
              </m:dPr>
              <m:e>
                <m:r>
                  <w:rPr>
                    <w:rFonts w:ascii="Cambria Math" w:eastAsia="宋体" w:hAnsi="Cambria Math"/>
                    <w:sz w:val="20"/>
                    <w:szCs w:val="20"/>
                    <w:lang w:eastAsia="en-US"/>
                  </w:rPr>
                  <m:t>2</m:t>
                </m:r>
              </m:e>
            </m:d>
          </m:sup>
        </m:sSubSup>
        <m:sSup>
          <m:sSupPr>
            <m:ctrlPr>
              <w:rPr>
                <w:rFonts w:ascii="Cambria Math" w:eastAsia="宋体" w:hAnsi="Cambria Math"/>
                <w:i/>
                <w:sz w:val="20"/>
                <w:szCs w:val="20"/>
                <w:lang w:eastAsia="en-US"/>
              </w:rPr>
            </m:ctrlPr>
          </m:sSupPr>
          <m:e>
            <m:r>
              <w:rPr>
                <w:rFonts w:ascii="Cambria Math" w:eastAsia="宋体" w:hAnsi="Cambria Math"/>
                <w:sz w:val="20"/>
                <w:szCs w:val="20"/>
                <w:lang w:eastAsia="en-US"/>
              </w:rPr>
              <m:t>t</m:t>
            </m:r>
          </m:e>
          <m:sup>
            <m:r>
              <w:rPr>
                <w:rFonts w:ascii="Cambria Math" w:eastAsia="宋体" w:hAnsi="Cambria Math"/>
                <w:sz w:val="20"/>
                <w:szCs w:val="20"/>
                <w:lang w:eastAsia="en-US"/>
              </w:rPr>
              <m:t>2</m:t>
            </m:r>
          </m:sup>
        </m:sSup>
        <m:r>
          <w:rPr>
            <w:rFonts w:ascii="Cambria Math" w:eastAsia="宋体" w:hAnsi="Cambria Math"/>
            <w:sz w:val="20"/>
            <w:szCs w:val="20"/>
            <w:lang w:eastAsia="en-US"/>
          </w:rPr>
          <m:t>+</m:t>
        </m:r>
        <m:sSub>
          <m:sSubPr>
            <m:ctrlPr>
              <w:rPr>
                <w:rFonts w:ascii="Cambria Math" w:eastAsia="宋体" w:hAnsi="Cambria Math"/>
                <w:i/>
                <w:sz w:val="20"/>
                <w:szCs w:val="20"/>
                <w:lang w:eastAsia="en-US"/>
              </w:rPr>
            </m:ctrlPr>
          </m:sSubPr>
          <m:e>
            <m:r>
              <w:rPr>
                <w:rFonts w:ascii="Cambria Math" w:eastAsia="宋体" w:hAnsi="Cambria Math"/>
                <w:sz w:val="20"/>
                <w:szCs w:val="20"/>
                <w:lang w:eastAsia="en-US"/>
              </w:rPr>
              <m:t>ε</m:t>
            </m:r>
          </m:e>
          <m:sub>
            <m:r>
              <w:rPr>
                <w:rFonts w:ascii="Cambria Math" w:eastAsia="宋体" w:hAnsi="Cambria Math"/>
                <w:sz w:val="20"/>
                <w:szCs w:val="20"/>
                <w:lang w:eastAsia="en-US"/>
              </w:rPr>
              <m:t>l,j</m:t>
            </m:r>
          </m:sub>
        </m:sSub>
        <m:r>
          <w:rPr>
            <w:rFonts w:ascii="Cambria Math" w:eastAsia="宋体" w:hAnsi="Cambria Math"/>
            <w:sz w:val="20"/>
            <w:szCs w:val="20"/>
            <w:lang w:eastAsia="en-US"/>
          </w:rPr>
          <m:t>(t)</m:t>
        </m:r>
      </m:oMath>
      <w:r w:rsidR="00F32F70" w:rsidRPr="000B4378">
        <w:rPr>
          <w:rFonts w:eastAsia="宋体" w:hint="eastAsia"/>
          <w:sz w:val="20"/>
          <w:szCs w:val="20"/>
        </w:rPr>
        <w:t xml:space="preserve"> </w:t>
      </w:r>
      <w:r w:rsidR="00F32F70" w:rsidRPr="000B4378">
        <w:rPr>
          <w:rFonts w:eastAsia="宋体"/>
          <w:sz w:val="20"/>
          <w:szCs w:val="20"/>
        </w:rPr>
        <w:t xml:space="preserve">               </w:t>
      </w:r>
      <w:r w:rsidR="00F32F70" w:rsidRPr="000B4378">
        <w:rPr>
          <w:rFonts w:eastAsia="宋体" w:hint="eastAsia"/>
          <w:sz w:val="20"/>
          <w:szCs w:val="20"/>
        </w:rPr>
        <w:t>(</w:t>
      </w:r>
      <w:r w:rsidR="00EF2B52">
        <w:rPr>
          <w:rFonts w:eastAsia="宋体"/>
          <w:sz w:val="20"/>
          <w:szCs w:val="20"/>
        </w:rPr>
        <w:t>2</w:t>
      </w:r>
      <w:r w:rsidR="00540B2D">
        <w:rPr>
          <w:rFonts w:eastAsia="宋体"/>
          <w:sz w:val="20"/>
          <w:szCs w:val="20"/>
        </w:rPr>
        <w:t>8</w:t>
      </w:r>
      <w:r w:rsidR="00F32F70" w:rsidRPr="000B4378">
        <w:rPr>
          <w:rFonts w:eastAsia="宋体"/>
          <w:sz w:val="20"/>
          <w:szCs w:val="20"/>
        </w:rPr>
        <w:t>)</w:t>
      </w:r>
    </w:p>
    <w:p w14:paraId="72614812" w14:textId="77777777" w:rsidR="00F32F70" w:rsidRPr="000B4378" w:rsidRDefault="00F32F70" w:rsidP="00F32F70">
      <w:pPr>
        <w:jc w:val="both"/>
        <w:rPr>
          <w:rFonts w:eastAsia="宋体"/>
          <w:sz w:val="20"/>
          <w:szCs w:val="20"/>
        </w:rPr>
      </w:pPr>
    </w:p>
    <w:p w14:paraId="30D5BB04" w14:textId="7A893EA8" w:rsidR="00613485" w:rsidRPr="00B04BFE" w:rsidRDefault="00F32F70" w:rsidP="000B70CF">
      <w:pPr>
        <w:jc w:val="both"/>
        <w:rPr>
          <w:sz w:val="20"/>
          <w:szCs w:val="20"/>
        </w:rPr>
      </w:pPr>
      <w:r w:rsidRPr="000B4378">
        <w:rPr>
          <w:rFonts w:eastAsia="宋体"/>
          <w:sz w:val="20"/>
          <w:szCs w:val="20"/>
        </w:rPr>
        <w:lastRenderedPageBreak/>
        <w:t xml:space="preserve">where </w:t>
      </w:r>
      <m:oMath>
        <m:r>
          <w:rPr>
            <w:rFonts w:ascii="Cambria Math" w:eastAsia="宋体" w:hAnsi="Cambria Math"/>
            <w:sz w:val="20"/>
            <w:szCs w:val="20"/>
            <w:lang w:eastAsia="en-US"/>
          </w:rPr>
          <m:t>l</m:t>
        </m:r>
      </m:oMath>
      <w:r w:rsidR="00082C9C">
        <w:rPr>
          <w:rFonts w:eastAsia="宋体"/>
          <w:sz w:val="20"/>
          <w:szCs w:val="20"/>
        </w:rPr>
        <w:t xml:space="preserve"> and </w:t>
      </w:r>
      <m:oMath>
        <m:r>
          <w:rPr>
            <w:rFonts w:ascii="Cambria Math" w:eastAsia="宋体" w:hAnsi="Cambria Math"/>
            <w:sz w:val="20"/>
            <w:szCs w:val="20"/>
            <w:lang w:eastAsia="en-US"/>
          </w:rPr>
          <m:t>j</m:t>
        </m:r>
      </m:oMath>
      <w:r w:rsidR="00082C9C" w:rsidRPr="000B4378">
        <w:rPr>
          <w:rFonts w:eastAsia="宋体"/>
          <w:sz w:val="20"/>
          <w:szCs w:val="20"/>
        </w:rPr>
        <w:t xml:space="preserve"> </w:t>
      </w:r>
      <w:r w:rsidRPr="000B4378">
        <w:rPr>
          <w:rFonts w:eastAsia="宋体"/>
          <w:sz w:val="20"/>
          <w:szCs w:val="20"/>
        </w:rPr>
        <w:t xml:space="preserve">represent the index of unit and sensor respectively, </w:t>
      </w:r>
      <m:oMath>
        <m:sSubSup>
          <m:sSubSupPr>
            <m:ctrlPr>
              <w:rPr>
                <w:rFonts w:ascii="Cambria Math" w:eastAsia="宋体" w:hAnsi="Cambria Math"/>
                <w:i/>
                <w:sz w:val="20"/>
                <w:szCs w:val="20"/>
                <w:lang w:eastAsia="en-US"/>
              </w:rPr>
            </m:ctrlPr>
          </m:sSubSupPr>
          <m:e>
            <m:r>
              <w:rPr>
                <w:rFonts w:ascii="Cambria Math" w:eastAsia="宋体" w:hAnsi="Cambria Math"/>
                <w:sz w:val="20"/>
                <w:szCs w:val="20"/>
              </w:rPr>
              <m:t>γ</m:t>
            </m:r>
          </m:e>
          <m:sub>
            <m:r>
              <w:rPr>
                <w:rFonts w:ascii="Cambria Math" w:eastAsia="宋体" w:hAnsi="Cambria Math"/>
                <w:sz w:val="20"/>
                <w:szCs w:val="20"/>
                <w:lang w:eastAsia="en-US"/>
              </w:rPr>
              <m:t>l,j</m:t>
            </m:r>
          </m:sub>
          <m:sup>
            <m:d>
              <m:dPr>
                <m:ctrlPr>
                  <w:rPr>
                    <w:rFonts w:ascii="Cambria Math" w:eastAsia="宋体" w:hAnsi="Cambria Math"/>
                    <w:i/>
                    <w:sz w:val="20"/>
                    <w:szCs w:val="20"/>
                    <w:lang w:eastAsia="en-US"/>
                  </w:rPr>
                </m:ctrlPr>
              </m:dPr>
              <m:e>
                <m:r>
                  <w:rPr>
                    <w:rFonts w:ascii="Cambria Math" w:eastAsia="宋体" w:hAnsi="Cambria Math"/>
                    <w:sz w:val="20"/>
                    <w:szCs w:val="20"/>
                    <w:lang w:eastAsia="en-US"/>
                  </w:rPr>
                  <m:t>0</m:t>
                </m:r>
              </m:e>
            </m:d>
          </m:sup>
        </m:sSubSup>
        <m:r>
          <m:rPr>
            <m:sty m:val="p"/>
          </m:rPr>
          <w:rPr>
            <w:rFonts w:ascii="Cambria Math" w:eastAsia="宋体" w:hAnsi="Cambria Math"/>
            <w:sz w:val="20"/>
            <w:szCs w:val="20"/>
            <w:lang w:eastAsia="en-US"/>
          </w:rPr>
          <m:t>,</m:t>
        </m:r>
        <m:sSubSup>
          <m:sSubSupPr>
            <m:ctrlPr>
              <w:rPr>
                <w:rFonts w:ascii="Cambria Math" w:eastAsia="宋体" w:hAnsi="Cambria Math"/>
                <w:sz w:val="20"/>
                <w:szCs w:val="20"/>
                <w:lang w:eastAsia="en-US"/>
              </w:rPr>
            </m:ctrlPr>
          </m:sSubSupPr>
          <m:e>
            <m:r>
              <w:rPr>
                <w:rFonts w:ascii="Cambria Math" w:eastAsia="宋体" w:hAnsi="Cambria Math"/>
                <w:sz w:val="20"/>
                <w:szCs w:val="20"/>
              </w:rPr>
              <m:t>γ</m:t>
            </m:r>
          </m:e>
          <m:sub>
            <m:r>
              <w:rPr>
                <w:rFonts w:ascii="Cambria Math" w:eastAsia="宋体" w:hAnsi="Cambria Math"/>
                <w:sz w:val="20"/>
                <w:szCs w:val="20"/>
                <w:lang w:eastAsia="en-US"/>
              </w:rPr>
              <m:t>l</m:t>
            </m:r>
            <m:r>
              <m:rPr>
                <m:sty m:val="p"/>
              </m:rPr>
              <w:rPr>
                <w:rFonts w:ascii="Cambria Math" w:eastAsia="宋体" w:hAnsi="Cambria Math"/>
                <w:sz w:val="20"/>
                <w:szCs w:val="20"/>
                <w:lang w:eastAsia="en-US"/>
              </w:rPr>
              <m:t>,</m:t>
            </m:r>
            <m:r>
              <w:rPr>
                <w:rFonts w:ascii="Cambria Math" w:eastAsia="宋体" w:hAnsi="Cambria Math"/>
                <w:sz w:val="20"/>
                <w:szCs w:val="20"/>
                <w:lang w:eastAsia="en-US"/>
              </w:rPr>
              <m:t>j</m:t>
            </m:r>
          </m:sub>
          <m:sup>
            <m:d>
              <m:dPr>
                <m:ctrlPr>
                  <w:rPr>
                    <w:rFonts w:ascii="Cambria Math" w:eastAsia="宋体" w:hAnsi="Cambria Math"/>
                    <w:sz w:val="20"/>
                    <w:szCs w:val="20"/>
                    <w:lang w:eastAsia="en-US"/>
                  </w:rPr>
                </m:ctrlPr>
              </m:dPr>
              <m:e>
                <m:r>
                  <m:rPr>
                    <m:sty m:val="p"/>
                  </m:rPr>
                  <w:rPr>
                    <w:rFonts w:ascii="Cambria Math" w:eastAsia="宋体" w:hAnsi="Cambria Math"/>
                    <w:sz w:val="20"/>
                    <w:szCs w:val="20"/>
                    <w:lang w:eastAsia="en-US"/>
                  </w:rPr>
                  <m:t>1</m:t>
                </m:r>
              </m:e>
            </m:d>
          </m:sup>
        </m:sSubSup>
        <m:r>
          <m:rPr>
            <m:sty m:val="p"/>
          </m:rPr>
          <w:rPr>
            <w:rFonts w:ascii="Cambria Math" w:eastAsia="宋体" w:hAnsi="Cambria Math"/>
            <w:sz w:val="20"/>
            <w:szCs w:val="20"/>
            <w:lang w:eastAsia="en-US"/>
          </w:rPr>
          <m:t>,</m:t>
        </m:r>
        <m:sSubSup>
          <m:sSubSupPr>
            <m:ctrlPr>
              <w:rPr>
                <w:rFonts w:ascii="Cambria Math" w:eastAsia="宋体" w:hAnsi="Cambria Math"/>
                <w:sz w:val="20"/>
                <w:szCs w:val="20"/>
                <w:lang w:eastAsia="en-US"/>
              </w:rPr>
            </m:ctrlPr>
          </m:sSubSupPr>
          <m:e>
            <m:r>
              <w:rPr>
                <w:rFonts w:ascii="Cambria Math" w:eastAsia="宋体" w:hAnsi="Cambria Math"/>
                <w:sz w:val="20"/>
                <w:szCs w:val="20"/>
              </w:rPr>
              <m:t>γ</m:t>
            </m:r>
          </m:e>
          <m:sub>
            <m:r>
              <w:rPr>
                <w:rFonts w:ascii="Cambria Math" w:eastAsia="宋体" w:hAnsi="Cambria Math"/>
                <w:sz w:val="20"/>
                <w:szCs w:val="20"/>
                <w:lang w:eastAsia="en-US"/>
              </w:rPr>
              <m:t>l</m:t>
            </m:r>
            <m:r>
              <m:rPr>
                <m:sty m:val="p"/>
              </m:rPr>
              <w:rPr>
                <w:rFonts w:ascii="Cambria Math" w:eastAsia="宋体" w:hAnsi="Cambria Math"/>
                <w:sz w:val="20"/>
                <w:szCs w:val="20"/>
                <w:lang w:eastAsia="en-US"/>
              </w:rPr>
              <m:t>,</m:t>
            </m:r>
            <m:r>
              <w:rPr>
                <w:rFonts w:ascii="Cambria Math" w:eastAsia="宋体" w:hAnsi="Cambria Math"/>
                <w:sz w:val="20"/>
                <w:szCs w:val="20"/>
                <w:lang w:eastAsia="en-US"/>
              </w:rPr>
              <m:t>j</m:t>
            </m:r>
          </m:sub>
          <m:sup>
            <m:d>
              <m:dPr>
                <m:ctrlPr>
                  <w:rPr>
                    <w:rFonts w:ascii="Cambria Math" w:eastAsia="宋体" w:hAnsi="Cambria Math"/>
                    <w:sz w:val="20"/>
                    <w:szCs w:val="20"/>
                    <w:lang w:eastAsia="en-US"/>
                  </w:rPr>
                </m:ctrlPr>
              </m:dPr>
              <m:e>
                <m:r>
                  <m:rPr>
                    <m:sty m:val="p"/>
                  </m:rPr>
                  <w:rPr>
                    <w:rFonts w:ascii="Cambria Math" w:eastAsia="宋体" w:hAnsi="Cambria Math"/>
                    <w:sz w:val="20"/>
                    <w:szCs w:val="20"/>
                    <w:lang w:eastAsia="en-US"/>
                  </w:rPr>
                  <m:t>2</m:t>
                </m:r>
              </m:e>
            </m:d>
          </m:sup>
        </m:sSubSup>
      </m:oMath>
      <w:r w:rsidRPr="000B4378">
        <w:rPr>
          <w:rFonts w:eastAsia="宋体" w:hint="eastAsia"/>
          <w:sz w:val="20"/>
          <w:szCs w:val="20"/>
        </w:rPr>
        <w:t xml:space="preserve"> </w:t>
      </w:r>
      <w:r w:rsidRPr="000B4378">
        <w:rPr>
          <w:rFonts w:eastAsia="宋体"/>
          <w:sz w:val="20"/>
          <w:szCs w:val="20"/>
        </w:rPr>
        <w:t xml:space="preserve">are random-effect parameters and </w:t>
      </w:r>
      <m:oMath>
        <m:sSub>
          <m:sSubPr>
            <m:ctrlPr>
              <w:rPr>
                <w:rFonts w:ascii="Cambria Math" w:eastAsia="宋体" w:hAnsi="Cambria Math"/>
                <w:i/>
                <w:sz w:val="20"/>
                <w:szCs w:val="20"/>
                <w:lang w:eastAsia="en-US"/>
              </w:rPr>
            </m:ctrlPr>
          </m:sSubPr>
          <m:e>
            <m:r>
              <w:rPr>
                <w:rFonts w:ascii="Cambria Math" w:eastAsia="宋体" w:hAnsi="Cambria Math"/>
                <w:sz w:val="20"/>
                <w:szCs w:val="20"/>
                <w:lang w:eastAsia="en-US"/>
              </w:rPr>
              <m:t>ε</m:t>
            </m:r>
          </m:e>
          <m:sub>
            <m:r>
              <w:rPr>
                <w:rFonts w:ascii="Cambria Math" w:eastAsia="宋体" w:hAnsi="Cambria Math"/>
                <w:sz w:val="20"/>
                <w:szCs w:val="20"/>
                <w:lang w:eastAsia="en-US"/>
              </w:rPr>
              <m:t>l,j</m:t>
            </m:r>
          </m:sub>
        </m:sSub>
        <m:r>
          <w:rPr>
            <w:rFonts w:ascii="Cambria Math" w:eastAsia="宋体" w:hAnsi="Cambria Math"/>
            <w:sz w:val="20"/>
            <w:szCs w:val="20"/>
            <w:lang w:eastAsia="en-US"/>
          </w:rPr>
          <m:t>(t)</m:t>
        </m:r>
      </m:oMath>
      <w:r w:rsidRPr="000B4378">
        <w:rPr>
          <w:rFonts w:eastAsia="宋体" w:hint="eastAsia"/>
          <w:sz w:val="20"/>
          <w:szCs w:val="20"/>
        </w:rPr>
        <w:t xml:space="preserve"> </w:t>
      </w:r>
      <w:r w:rsidRPr="000B4378">
        <w:rPr>
          <w:rFonts w:eastAsia="宋体"/>
          <w:sz w:val="20"/>
          <w:szCs w:val="20"/>
        </w:rPr>
        <w:t>is the noise term.</w:t>
      </w:r>
      <w:r w:rsidR="00C71F9B" w:rsidRPr="00C71F9B">
        <w:rPr>
          <w:rFonts w:ascii="Cambria Math" w:eastAsia="宋体" w:hAnsi="Cambria Math"/>
          <w:i/>
          <w:sz w:val="20"/>
          <w:szCs w:val="20"/>
        </w:rPr>
        <w:t xml:space="preserve"> </w:t>
      </w:r>
      <m:oMath>
        <m:sSub>
          <m:sSubPr>
            <m:ctrlPr>
              <w:rPr>
                <w:rFonts w:ascii="Cambria Math" w:eastAsia="宋体" w:hAnsi="Cambria Math"/>
                <w:i/>
                <w:sz w:val="20"/>
                <w:szCs w:val="20"/>
              </w:rPr>
            </m:ctrlPr>
          </m:sSubPr>
          <m:e>
            <m:r>
              <m:rPr>
                <m:sty m:val="b"/>
              </m:rPr>
              <w:rPr>
                <w:rFonts w:ascii="Cambria Math" w:eastAsia="宋体" w:hAnsi="Cambria Math" w:hint="eastAsia"/>
                <w:sz w:val="20"/>
                <w:szCs w:val="20"/>
              </w:rPr>
              <m:t>Γ</m:t>
            </m:r>
            <m:ctrlPr>
              <w:rPr>
                <w:rFonts w:ascii="Cambria Math" w:eastAsia="宋体" w:hAnsi="Cambria Math"/>
                <w:sz w:val="20"/>
                <w:szCs w:val="20"/>
              </w:rPr>
            </m:ctrlPr>
          </m:e>
          <m:sub>
            <m:r>
              <w:rPr>
                <w:rFonts w:ascii="Cambria Math" w:eastAsia="宋体" w:hAnsi="Cambria Math"/>
                <w:sz w:val="20"/>
                <w:szCs w:val="20"/>
              </w:rPr>
              <m:t>l,</m:t>
            </m:r>
            <m:r>
              <w:rPr>
                <w:rFonts w:ascii="Cambria Math" w:eastAsia="宋体" w:hAnsi="Cambria Math"/>
                <w:sz w:val="20"/>
                <w:szCs w:val="20"/>
                <w:lang w:eastAsia="en-US"/>
              </w:rPr>
              <m:t>j</m:t>
            </m:r>
          </m:sub>
        </m:sSub>
        <m:r>
          <w:rPr>
            <w:rFonts w:ascii="Cambria Math" w:eastAsia="宋体" w:hAnsi="Cambria Math"/>
            <w:sz w:val="20"/>
            <w:szCs w:val="20"/>
          </w:rPr>
          <m:t>=</m:t>
        </m:r>
        <m:sSup>
          <m:sSupPr>
            <m:ctrlPr>
              <w:rPr>
                <w:rFonts w:ascii="Cambria Math" w:eastAsia="宋体" w:hAnsi="Cambria Math"/>
                <w:i/>
                <w:sz w:val="20"/>
                <w:szCs w:val="20"/>
              </w:rPr>
            </m:ctrlPr>
          </m:sSupPr>
          <m:e>
            <m:d>
              <m:dPr>
                <m:begChr m:val="["/>
                <m:endChr m:val="]"/>
                <m:ctrlPr>
                  <w:rPr>
                    <w:rFonts w:ascii="Cambria Math" w:eastAsia="宋体" w:hAnsi="Cambria Math"/>
                    <w:i/>
                    <w:sz w:val="20"/>
                    <w:szCs w:val="20"/>
                  </w:rPr>
                </m:ctrlPr>
              </m:dPr>
              <m:e>
                <m:sSubSup>
                  <m:sSubSupPr>
                    <m:ctrlPr>
                      <w:rPr>
                        <w:rFonts w:ascii="Cambria Math" w:eastAsia="宋体" w:hAnsi="Cambria Math"/>
                        <w:i/>
                        <w:sz w:val="20"/>
                        <w:szCs w:val="20"/>
                      </w:rPr>
                    </m:ctrlPr>
                  </m:sSubSupPr>
                  <m:e>
                    <m:r>
                      <w:rPr>
                        <w:rFonts w:ascii="Cambria Math" w:eastAsia="宋体" w:hAnsi="Cambria Math"/>
                        <w:sz w:val="20"/>
                        <w:szCs w:val="20"/>
                      </w:rPr>
                      <m:t>γ</m:t>
                    </m:r>
                  </m:e>
                  <m:sub>
                    <m:r>
                      <w:rPr>
                        <w:rFonts w:ascii="Cambria Math" w:eastAsia="宋体" w:hAnsi="Cambria Math"/>
                        <w:sz w:val="20"/>
                        <w:szCs w:val="20"/>
                      </w:rPr>
                      <m:t>l,</m:t>
                    </m:r>
                    <m:r>
                      <w:rPr>
                        <w:rFonts w:ascii="Cambria Math" w:eastAsia="宋体" w:hAnsi="Cambria Math"/>
                        <w:sz w:val="20"/>
                        <w:szCs w:val="20"/>
                        <w:lang w:eastAsia="en-US"/>
                      </w:rPr>
                      <m:t>j</m:t>
                    </m:r>
                  </m:sub>
                  <m:sup>
                    <m:d>
                      <m:dPr>
                        <m:ctrlPr>
                          <w:rPr>
                            <w:rFonts w:ascii="Cambria Math" w:eastAsia="宋体" w:hAnsi="Cambria Math"/>
                            <w:i/>
                            <w:sz w:val="20"/>
                            <w:szCs w:val="20"/>
                          </w:rPr>
                        </m:ctrlPr>
                      </m:dPr>
                      <m:e>
                        <m:r>
                          <w:rPr>
                            <w:rFonts w:ascii="Cambria Math" w:eastAsia="宋体" w:hAnsi="Cambria Math"/>
                            <w:sz w:val="20"/>
                            <w:szCs w:val="20"/>
                          </w:rPr>
                          <m:t>0</m:t>
                        </m:r>
                      </m:e>
                    </m:d>
                  </m:sup>
                </m:sSubSup>
                <m:r>
                  <m:rPr>
                    <m:sty m:val="p"/>
                  </m:rPr>
                  <w:rPr>
                    <w:rFonts w:ascii="Cambria Math" w:eastAsia="宋体" w:hAnsi="Cambria Math"/>
                    <w:sz w:val="20"/>
                    <w:szCs w:val="20"/>
                  </w:rPr>
                  <m:t>,</m:t>
                </m:r>
                <m:sSubSup>
                  <m:sSubSupPr>
                    <m:ctrlPr>
                      <w:rPr>
                        <w:rFonts w:ascii="Cambria Math" w:eastAsia="宋体" w:hAnsi="Cambria Math"/>
                        <w:sz w:val="20"/>
                        <w:szCs w:val="20"/>
                      </w:rPr>
                    </m:ctrlPr>
                  </m:sSubSupPr>
                  <m:e>
                    <m:r>
                      <w:rPr>
                        <w:rFonts w:ascii="Cambria Math" w:eastAsia="宋体" w:hAnsi="Cambria Math"/>
                        <w:sz w:val="20"/>
                        <w:szCs w:val="20"/>
                      </w:rPr>
                      <m:t>γ</m:t>
                    </m:r>
                  </m:e>
                  <m:sub>
                    <m:r>
                      <w:rPr>
                        <w:rFonts w:ascii="Cambria Math" w:eastAsia="宋体" w:hAnsi="Cambria Math"/>
                        <w:sz w:val="20"/>
                        <w:szCs w:val="20"/>
                      </w:rPr>
                      <m:t>l,</m:t>
                    </m:r>
                    <m:r>
                      <w:rPr>
                        <w:rFonts w:ascii="Cambria Math" w:eastAsia="宋体" w:hAnsi="Cambria Math"/>
                        <w:sz w:val="20"/>
                        <w:szCs w:val="20"/>
                        <w:lang w:eastAsia="en-US"/>
                      </w:rPr>
                      <m:t>j</m:t>
                    </m:r>
                  </m:sub>
                  <m:sup>
                    <m:d>
                      <m:dPr>
                        <m:ctrlPr>
                          <w:rPr>
                            <w:rFonts w:ascii="Cambria Math" w:eastAsia="宋体" w:hAnsi="Cambria Math"/>
                            <w:sz w:val="20"/>
                            <w:szCs w:val="20"/>
                          </w:rPr>
                        </m:ctrlPr>
                      </m:dPr>
                      <m:e>
                        <m:r>
                          <m:rPr>
                            <m:sty m:val="p"/>
                          </m:rPr>
                          <w:rPr>
                            <w:rFonts w:ascii="Cambria Math" w:eastAsia="宋体" w:hAnsi="Cambria Math"/>
                            <w:sz w:val="20"/>
                            <w:szCs w:val="20"/>
                          </w:rPr>
                          <m:t>1</m:t>
                        </m:r>
                      </m:e>
                    </m:d>
                  </m:sup>
                </m:sSubSup>
                <m:r>
                  <m:rPr>
                    <m:sty m:val="p"/>
                  </m:rPr>
                  <w:rPr>
                    <w:rFonts w:ascii="Cambria Math" w:eastAsia="宋体" w:hAnsi="Cambria Math"/>
                    <w:sz w:val="20"/>
                    <w:szCs w:val="20"/>
                  </w:rPr>
                  <m:t>,</m:t>
                </m:r>
                <m:sSubSup>
                  <m:sSubSupPr>
                    <m:ctrlPr>
                      <w:rPr>
                        <w:rFonts w:ascii="Cambria Math" w:eastAsia="宋体" w:hAnsi="Cambria Math"/>
                        <w:sz w:val="20"/>
                        <w:szCs w:val="20"/>
                      </w:rPr>
                    </m:ctrlPr>
                  </m:sSubSupPr>
                  <m:e>
                    <m:r>
                      <w:rPr>
                        <w:rFonts w:ascii="Cambria Math" w:eastAsia="宋体" w:hAnsi="Cambria Math"/>
                        <w:sz w:val="20"/>
                        <w:szCs w:val="20"/>
                      </w:rPr>
                      <m:t>γ</m:t>
                    </m:r>
                  </m:e>
                  <m:sub>
                    <m:r>
                      <w:rPr>
                        <w:rFonts w:ascii="Cambria Math" w:eastAsia="宋体" w:hAnsi="Cambria Math"/>
                        <w:sz w:val="20"/>
                        <w:szCs w:val="20"/>
                      </w:rPr>
                      <m:t>l,</m:t>
                    </m:r>
                    <m:r>
                      <w:rPr>
                        <w:rFonts w:ascii="Cambria Math" w:eastAsia="宋体" w:hAnsi="Cambria Math"/>
                        <w:sz w:val="20"/>
                        <w:szCs w:val="20"/>
                        <w:lang w:eastAsia="en-US"/>
                      </w:rPr>
                      <m:t>j</m:t>
                    </m:r>
                  </m:sub>
                  <m:sup>
                    <m:d>
                      <m:dPr>
                        <m:ctrlPr>
                          <w:rPr>
                            <w:rFonts w:ascii="Cambria Math" w:eastAsia="宋体" w:hAnsi="Cambria Math"/>
                            <w:sz w:val="20"/>
                            <w:szCs w:val="20"/>
                          </w:rPr>
                        </m:ctrlPr>
                      </m:dPr>
                      <m:e>
                        <m:r>
                          <m:rPr>
                            <m:sty m:val="p"/>
                          </m:rPr>
                          <w:rPr>
                            <w:rFonts w:ascii="Cambria Math" w:eastAsia="宋体" w:hAnsi="Cambria Math"/>
                            <w:sz w:val="20"/>
                            <w:szCs w:val="20"/>
                          </w:rPr>
                          <m:t>2</m:t>
                        </m:r>
                      </m:e>
                    </m:d>
                  </m:sup>
                </m:sSubSup>
              </m:e>
            </m:d>
          </m:e>
          <m:sup>
            <m:r>
              <m:rPr>
                <m:sty m:val="p"/>
              </m:rPr>
              <w:rPr>
                <w:rFonts w:ascii="Cambria Math" w:eastAsia="宋体" w:hAnsi="Cambria Math"/>
                <w:sz w:val="20"/>
                <w:szCs w:val="20"/>
              </w:rPr>
              <m:t>T</m:t>
            </m:r>
          </m:sup>
        </m:sSup>
      </m:oMath>
      <w:r w:rsidR="00C71F9B" w:rsidRPr="00C71F9B">
        <w:rPr>
          <w:rFonts w:eastAsia="宋体" w:hint="eastAsia"/>
          <w:sz w:val="20"/>
          <w:szCs w:val="20"/>
        </w:rPr>
        <w:t xml:space="preserve"> </w:t>
      </w:r>
      <m:oMath>
        <m:r>
          <m:rPr>
            <m:sty m:val="p"/>
          </m:rPr>
          <w:rPr>
            <w:rFonts w:ascii="Cambria Math" w:eastAsia="宋体" w:hAnsi="Cambria Math" w:hint="eastAsia"/>
            <w:sz w:val="20"/>
            <w:szCs w:val="20"/>
          </w:rPr>
          <m:t>∈</m:t>
        </m:r>
        <m:sSup>
          <m:sSupPr>
            <m:ctrlPr>
              <w:rPr>
                <w:rFonts w:ascii="Cambria Math" w:eastAsia="宋体" w:hAnsi="Cambria Math"/>
                <w:i/>
                <w:sz w:val="20"/>
                <w:szCs w:val="20"/>
              </w:rPr>
            </m:ctrlPr>
          </m:sSupPr>
          <m:e>
            <m:r>
              <w:rPr>
                <w:rFonts w:ascii="Cambria Math" w:eastAsia="宋体" w:hAnsi="Cambria Math"/>
                <w:sz w:val="20"/>
                <w:szCs w:val="20"/>
              </w:rPr>
              <m:t>R</m:t>
            </m:r>
            <m:ctrlPr>
              <w:rPr>
                <w:rFonts w:ascii="Cambria Math" w:eastAsia="宋体" w:hAnsi="Cambria Math"/>
                <w:sz w:val="20"/>
                <w:szCs w:val="20"/>
              </w:rPr>
            </m:ctrlPr>
          </m:e>
          <m:sup>
            <m:r>
              <w:rPr>
                <w:rFonts w:ascii="Cambria Math" w:eastAsia="宋体" w:hAnsi="Cambria Math"/>
                <w:sz w:val="20"/>
                <w:szCs w:val="20"/>
              </w:rPr>
              <m:t>3</m:t>
            </m:r>
            <m:r>
              <m:rPr>
                <m:sty m:val="p"/>
              </m:rPr>
              <w:rPr>
                <w:rFonts w:ascii="Cambria Math" w:eastAsia="宋体" w:hAnsi="Cambria Math" w:hint="eastAsia"/>
                <w:sz w:val="20"/>
                <w:szCs w:val="20"/>
              </w:rPr>
              <m:t>×</m:t>
            </m:r>
            <m:r>
              <w:rPr>
                <w:rFonts w:ascii="Cambria Math" w:eastAsia="宋体" w:hAnsi="Cambria Math"/>
                <w:sz w:val="20"/>
                <w:szCs w:val="20"/>
              </w:rPr>
              <m:t>1</m:t>
            </m:r>
          </m:sup>
        </m:sSup>
      </m:oMath>
      <w:r w:rsidR="00C71F9B" w:rsidRPr="00C71F9B">
        <w:rPr>
          <w:rFonts w:eastAsia="宋体" w:hint="eastAsia"/>
          <w:sz w:val="20"/>
          <w:szCs w:val="20"/>
        </w:rPr>
        <w:t xml:space="preserve"> </w:t>
      </w:r>
      <w:r w:rsidR="00C71F9B" w:rsidRPr="00C71F9B">
        <w:rPr>
          <w:rFonts w:eastAsia="宋体"/>
          <w:sz w:val="20"/>
          <w:szCs w:val="20"/>
        </w:rPr>
        <w:t>is the vector of model parameters</w:t>
      </w:r>
      <w:r w:rsidR="00A7019F">
        <w:rPr>
          <w:rFonts w:eastAsia="宋体"/>
          <w:sz w:val="20"/>
          <w:szCs w:val="20"/>
        </w:rPr>
        <w:t xml:space="preserve"> and follows </w:t>
      </w:r>
      <w:r w:rsidR="004C7D5A">
        <w:rPr>
          <w:rFonts w:eastAsia="宋体"/>
          <w:sz w:val="20"/>
          <w:szCs w:val="20"/>
        </w:rPr>
        <w:t>a m</w:t>
      </w:r>
      <w:r w:rsidR="004C7D5A" w:rsidRPr="004C7D5A">
        <w:rPr>
          <w:rFonts w:eastAsia="宋体"/>
          <w:sz w:val="20"/>
          <w:szCs w:val="20"/>
        </w:rPr>
        <w:t xml:space="preserve">ultivariate Gaussian </w:t>
      </w:r>
      <w:r w:rsidR="004C7D5A">
        <w:rPr>
          <w:rFonts w:eastAsia="宋体"/>
          <w:sz w:val="20"/>
          <w:szCs w:val="20"/>
        </w:rPr>
        <w:t>d</w:t>
      </w:r>
      <w:r w:rsidR="004C7D5A" w:rsidRPr="004C7D5A">
        <w:rPr>
          <w:rFonts w:eastAsia="宋体"/>
          <w:sz w:val="20"/>
          <w:szCs w:val="20"/>
        </w:rPr>
        <w:t>istribution</w:t>
      </w:r>
      <w:r w:rsidR="004C7D5A">
        <w:rPr>
          <w:rFonts w:eastAsia="宋体"/>
          <w:sz w:val="20"/>
          <w:szCs w:val="20"/>
        </w:rPr>
        <w:t xml:space="preserve"> </w:t>
      </w:r>
      <m:oMath>
        <m:sSub>
          <m:sSubPr>
            <m:ctrlPr>
              <w:rPr>
                <w:rFonts w:ascii="Cambria Math" w:eastAsia="宋体" w:hAnsi="Cambria Math"/>
                <w:i/>
                <w:sz w:val="20"/>
                <w:szCs w:val="20"/>
              </w:rPr>
            </m:ctrlPr>
          </m:sSubPr>
          <m:e>
            <m:r>
              <m:rPr>
                <m:sty m:val="b"/>
              </m:rPr>
              <w:rPr>
                <w:rFonts w:ascii="Cambria Math" w:eastAsia="宋体" w:hAnsi="Cambria Math"/>
                <w:sz w:val="20"/>
                <w:szCs w:val="20"/>
              </w:rPr>
              <m:t>Γ</m:t>
            </m:r>
            <m:ctrlPr>
              <w:rPr>
                <w:rFonts w:ascii="Cambria Math" w:eastAsia="宋体" w:hAnsi="Cambria Math"/>
                <w:b/>
                <w:bCs/>
                <w:iCs/>
                <w:sz w:val="20"/>
                <w:szCs w:val="20"/>
              </w:rPr>
            </m:ctrlPr>
          </m:e>
          <m:sub>
            <m:r>
              <w:rPr>
                <w:rFonts w:ascii="Cambria Math" w:eastAsia="宋体" w:hAnsi="Cambria Math"/>
                <w:sz w:val="20"/>
                <w:szCs w:val="20"/>
              </w:rPr>
              <m:t>l,</m:t>
            </m:r>
            <m:r>
              <w:rPr>
                <w:rFonts w:ascii="Cambria Math" w:eastAsia="宋体" w:hAnsi="Cambria Math"/>
                <w:sz w:val="20"/>
                <w:szCs w:val="20"/>
                <w:lang w:eastAsia="en-US"/>
              </w:rPr>
              <m:t>j</m:t>
            </m:r>
          </m:sub>
        </m:sSub>
        <m:r>
          <m:rPr>
            <m:sty m:val="p"/>
          </m:rPr>
          <w:rPr>
            <w:rFonts w:ascii="Cambria Math" w:eastAsia="宋体" w:hAnsi="Cambria Math" w:cs="Cambria Math"/>
            <w:sz w:val="20"/>
            <w:szCs w:val="20"/>
          </w:rPr>
          <m:t>∼</m:t>
        </m:r>
        <m:r>
          <w:rPr>
            <w:rFonts w:ascii="Cambria Math" w:eastAsia="宋体" w:hAnsi="Cambria Math"/>
            <w:sz w:val="20"/>
            <w:szCs w:val="20"/>
          </w:rPr>
          <m:t>N</m:t>
        </m:r>
        <m:d>
          <m:dPr>
            <m:ctrlPr>
              <w:rPr>
                <w:rFonts w:ascii="Cambria Math" w:eastAsia="宋体" w:hAnsi="Cambria Math"/>
                <w:i/>
                <w:sz w:val="20"/>
                <w:szCs w:val="20"/>
              </w:rPr>
            </m:ctrlPr>
          </m:dPr>
          <m:e>
            <m:sSub>
              <m:sSubPr>
                <m:ctrlPr>
                  <w:rPr>
                    <w:rFonts w:ascii="Cambria Math" w:eastAsia="宋体" w:hAnsi="Cambria Math"/>
                    <w:i/>
                    <w:sz w:val="20"/>
                    <w:szCs w:val="20"/>
                  </w:rPr>
                </m:ctrlPr>
              </m:sSubPr>
              <m:e>
                <m:r>
                  <m:rPr>
                    <m:sty m:val="b"/>
                  </m:rPr>
                  <w:rPr>
                    <w:rFonts w:ascii="Cambria Math" w:eastAsia="宋体" w:hAnsi="Cambria Math"/>
                    <w:sz w:val="20"/>
                    <w:szCs w:val="20"/>
                  </w:rPr>
                  <m:t>μ</m:t>
                </m:r>
              </m:e>
              <m:sub>
                <m:r>
                  <m:rPr>
                    <m:sty m:val="p"/>
                  </m:rPr>
                  <w:rPr>
                    <w:rFonts w:ascii="Cambria Math" w:eastAsia="宋体" w:hAnsi="Cambria Math"/>
                    <w:sz w:val="20"/>
                    <w:szCs w:val="20"/>
                  </w:rPr>
                  <m:t>Γ,</m:t>
                </m:r>
                <m:r>
                  <w:rPr>
                    <w:rFonts w:ascii="Cambria Math" w:eastAsia="宋体" w:hAnsi="Cambria Math"/>
                    <w:sz w:val="20"/>
                    <w:szCs w:val="20"/>
                    <w:lang w:eastAsia="en-US"/>
                  </w:rPr>
                  <m:t>j</m:t>
                </m:r>
              </m:sub>
            </m:sSub>
            <m:r>
              <w:rPr>
                <w:rFonts w:ascii="Cambria Math" w:eastAsia="宋体" w:hAnsi="Cambria Math"/>
                <w:sz w:val="20"/>
                <w:szCs w:val="20"/>
              </w:rPr>
              <m:t>,</m:t>
            </m:r>
            <m:sSub>
              <m:sSubPr>
                <m:ctrlPr>
                  <w:rPr>
                    <w:rFonts w:ascii="Cambria Math" w:eastAsia="宋体" w:hAnsi="Cambria Math"/>
                    <w:i/>
                    <w:sz w:val="20"/>
                    <w:szCs w:val="20"/>
                  </w:rPr>
                </m:ctrlPr>
              </m:sSubPr>
              <m:e>
                <m:r>
                  <m:rPr>
                    <m:sty m:val="b"/>
                  </m:rPr>
                  <w:rPr>
                    <w:rFonts w:ascii="Cambria Math" w:eastAsia="宋体" w:hAnsi="Cambria Math"/>
                    <w:sz w:val="20"/>
                    <w:szCs w:val="20"/>
                  </w:rPr>
                  <m:t>C</m:t>
                </m:r>
              </m:e>
              <m:sub>
                <m:r>
                  <m:rPr>
                    <m:sty m:val="p"/>
                  </m:rPr>
                  <w:rPr>
                    <w:rFonts w:ascii="Cambria Math" w:eastAsia="宋体" w:hAnsi="Cambria Math"/>
                    <w:sz w:val="20"/>
                    <w:szCs w:val="20"/>
                  </w:rPr>
                  <m:t>Γ,</m:t>
                </m:r>
                <m:r>
                  <w:rPr>
                    <w:rFonts w:ascii="Cambria Math" w:eastAsia="宋体" w:hAnsi="Cambria Math"/>
                    <w:sz w:val="20"/>
                    <w:szCs w:val="20"/>
                    <w:lang w:eastAsia="en-US"/>
                  </w:rPr>
                  <m:t>j</m:t>
                </m:r>
              </m:sub>
            </m:sSub>
          </m:e>
        </m:d>
      </m:oMath>
      <w:r w:rsidR="0032717B">
        <w:rPr>
          <w:rFonts w:eastAsia="宋体" w:hint="eastAsia"/>
          <w:sz w:val="20"/>
          <w:szCs w:val="20"/>
        </w:rPr>
        <w:t>.</w:t>
      </w:r>
      <w:r w:rsidR="00FB2837">
        <w:rPr>
          <w:rFonts w:eastAsia="宋体" w:hint="eastAsia"/>
          <w:sz w:val="20"/>
          <w:szCs w:val="20"/>
        </w:rPr>
        <w:t xml:space="preserve"> </w:t>
      </w:r>
      <w:r w:rsidR="0032717B">
        <w:rPr>
          <w:sz w:val="20"/>
          <w:szCs w:val="20"/>
        </w:rPr>
        <w:t>P</w:t>
      </w:r>
      <w:r w:rsidR="00412F17" w:rsidRPr="000B4378">
        <w:rPr>
          <w:sz w:val="20"/>
          <w:szCs w:val="20"/>
        </w:rPr>
        <w:t>arameters</w:t>
      </w:r>
      <w:r w:rsidR="0032717B">
        <w:rPr>
          <w:sz w:val="20"/>
          <w:szCs w:val="20"/>
        </w:rPr>
        <w:t xml:space="preserve"> of </w:t>
      </w:r>
      <w:r w:rsidR="009671AE">
        <w:rPr>
          <w:sz w:val="20"/>
          <w:szCs w:val="20"/>
        </w:rPr>
        <w:t xml:space="preserve">the </w:t>
      </w:r>
      <w:r w:rsidR="003A2F2C">
        <w:rPr>
          <w:sz w:val="20"/>
          <w:szCs w:val="20"/>
        </w:rPr>
        <w:t>degradation model</w:t>
      </w:r>
      <w:r w:rsidR="00412F17" w:rsidRPr="000B4378">
        <w:rPr>
          <w:sz w:val="20"/>
          <w:szCs w:val="20"/>
        </w:rPr>
        <w:t xml:space="preserve"> are estimated through EM </w:t>
      </w:r>
      <w:r w:rsidR="00BD01B5" w:rsidRPr="000B4378">
        <w:rPr>
          <w:sz w:val="20"/>
          <w:szCs w:val="20"/>
        </w:rPr>
        <w:t>algorithm</w:t>
      </w:r>
      <w:r w:rsidR="00D4080D">
        <w:rPr>
          <w:sz w:val="20"/>
          <w:szCs w:val="20"/>
        </w:rPr>
        <w:t xml:space="preserve"> </w:t>
      </w:r>
      <w:r w:rsidR="009C6AA9">
        <w:rPr>
          <w:sz w:val="20"/>
          <w:szCs w:val="20"/>
        </w:rPr>
        <w:t>similar to</w:t>
      </w:r>
      <w:r w:rsidR="00D4080D">
        <w:rPr>
          <w:sz w:val="20"/>
          <w:szCs w:val="20"/>
        </w:rPr>
        <w:t xml:space="preserve"> (</w:t>
      </w:r>
      <w:r w:rsidR="00FB2837">
        <w:rPr>
          <w:sz w:val="20"/>
          <w:szCs w:val="20"/>
        </w:rPr>
        <w:t>9</w:t>
      </w:r>
      <w:r w:rsidR="00D4080D">
        <w:rPr>
          <w:sz w:val="20"/>
          <w:szCs w:val="20"/>
        </w:rPr>
        <w:t>)</w:t>
      </w:r>
      <w:r w:rsidR="009C6AA9">
        <w:rPr>
          <w:sz w:val="20"/>
          <w:szCs w:val="20"/>
        </w:rPr>
        <w:t>-(14) but without data fusion</w:t>
      </w:r>
      <w:r w:rsidR="000C0B75">
        <w:rPr>
          <w:sz w:val="20"/>
          <w:szCs w:val="20"/>
        </w:rPr>
        <w:t xml:space="preserve">. </w:t>
      </w:r>
      <w:r w:rsidR="00B04BFE">
        <w:rPr>
          <w:sz w:val="20"/>
          <w:szCs w:val="20"/>
        </w:rPr>
        <w:t>Next, t</w:t>
      </w:r>
      <w:r w:rsidR="000C0B75">
        <w:rPr>
          <w:sz w:val="20"/>
          <w:szCs w:val="20"/>
        </w:rPr>
        <w:t xml:space="preserve">o characterize the degradation process of </w:t>
      </w:r>
      <w:r w:rsidR="009671AE">
        <w:rPr>
          <w:sz w:val="20"/>
          <w:szCs w:val="20"/>
        </w:rPr>
        <w:t xml:space="preserve">each </w:t>
      </w:r>
      <w:r w:rsidR="000C0B75">
        <w:rPr>
          <w:sz w:val="20"/>
          <w:szCs w:val="20"/>
        </w:rPr>
        <w:t>single sensor</w:t>
      </w:r>
      <w:r w:rsidR="00F4071B">
        <w:rPr>
          <w:sz w:val="20"/>
          <w:szCs w:val="20"/>
        </w:rPr>
        <w:t xml:space="preserve"> signal</w:t>
      </w:r>
      <w:r w:rsidR="000C0B75">
        <w:rPr>
          <w:sz w:val="20"/>
          <w:szCs w:val="20"/>
        </w:rPr>
        <w:t xml:space="preserve"> </w:t>
      </w:r>
      <w:r w:rsidR="00C63434">
        <w:rPr>
          <w:sz w:val="20"/>
          <w:szCs w:val="20"/>
        </w:rPr>
        <w:t xml:space="preserve">of </w:t>
      </w:r>
      <w:r w:rsidR="009671AE">
        <w:rPr>
          <w:sz w:val="20"/>
          <w:szCs w:val="20"/>
        </w:rPr>
        <w:t xml:space="preserve">historical </w:t>
      </w:r>
      <w:r w:rsidR="00C63434">
        <w:rPr>
          <w:sz w:val="20"/>
          <w:szCs w:val="20"/>
        </w:rPr>
        <w:t xml:space="preserve">unit </w:t>
      </w:r>
      <m:oMath>
        <m:r>
          <w:rPr>
            <w:rFonts w:ascii="Cambria Math" w:hAnsi="Cambria Math"/>
            <w:sz w:val="20"/>
            <w:szCs w:val="20"/>
          </w:rPr>
          <m:t>l</m:t>
        </m:r>
      </m:oMath>
      <w:r w:rsidR="00C63434">
        <w:rPr>
          <w:sz w:val="20"/>
          <w:szCs w:val="20"/>
        </w:rPr>
        <w:t>, we</w:t>
      </w:r>
      <w:r w:rsidR="00085001">
        <w:rPr>
          <w:sz w:val="20"/>
          <w:szCs w:val="20"/>
        </w:rPr>
        <w:t xml:space="preserve"> </w:t>
      </w:r>
      <w:r w:rsidR="00C63434">
        <w:rPr>
          <w:sz w:val="20"/>
          <w:szCs w:val="20"/>
        </w:rPr>
        <w:t xml:space="preserve">calculate the </w:t>
      </w:r>
      <w:r w:rsidR="00B80CDE">
        <w:rPr>
          <w:sz w:val="20"/>
          <w:szCs w:val="20"/>
        </w:rPr>
        <w:t>p</w:t>
      </w:r>
      <w:r w:rsidR="00B80CDE" w:rsidRPr="00B80CDE">
        <w:rPr>
          <w:sz w:val="20"/>
          <w:szCs w:val="20"/>
        </w:rPr>
        <w:t>osterior</w:t>
      </w:r>
      <w:r w:rsidR="0078115B" w:rsidRPr="0078115B">
        <w:rPr>
          <w:sz w:val="20"/>
          <w:szCs w:val="20"/>
        </w:rPr>
        <w:t xml:space="preserve"> </w:t>
      </w:r>
      <w:r w:rsidR="00423451">
        <w:rPr>
          <w:sz w:val="20"/>
          <w:szCs w:val="20"/>
        </w:rPr>
        <w:t>distribution</w:t>
      </w:r>
      <w:r w:rsidR="00B80CDE">
        <w:rPr>
          <w:sz w:val="20"/>
          <w:szCs w:val="20"/>
        </w:rPr>
        <w:t xml:space="preserve"> </w:t>
      </w:r>
      <m:oMath>
        <m:sSub>
          <m:sSubPr>
            <m:ctrlPr>
              <w:rPr>
                <w:rFonts w:ascii="Cambria Math" w:eastAsia="宋体" w:hAnsi="Cambria Math"/>
                <w:i/>
                <w:sz w:val="20"/>
                <w:szCs w:val="20"/>
              </w:rPr>
            </m:ctrlPr>
          </m:sSubPr>
          <m:e>
            <m:r>
              <m:rPr>
                <m:sty m:val="b"/>
              </m:rPr>
              <w:rPr>
                <w:rFonts w:ascii="Cambria Math" w:eastAsia="宋体" w:hAnsi="Cambria Math"/>
                <w:sz w:val="20"/>
                <w:szCs w:val="20"/>
              </w:rPr>
              <m:t>Γ</m:t>
            </m:r>
            <m:ctrlPr>
              <w:rPr>
                <w:rFonts w:ascii="Cambria Math" w:eastAsia="宋体" w:hAnsi="Cambria Math"/>
                <w:b/>
                <w:bCs/>
                <w:iCs/>
                <w:sz w:val="20"/>
                <w:szCs w:val="20"/>
              </w:rPr>
            </m:ctrlPr>
          </m:e>
          <m:sub>
            <m:r>
              <w:rPr>
                <w:rFonts w:ascii="Cambria Math" w:eastAsia="宋体" w:hAnsi="Cambria Math"/>
                <w:sz w:val="20"/>
                <w:szCs w:val="20"/>
              </w:rPr>
              <m:t>l,</m:t>
            </m:r>
            <m:r>
              <w:rPr>
                <w:rFonts w:ascii="Cambria Math" w:eastAsia="宋体" w:hAnsi="Cambria Math"/>
                <w:sz w:val="20"/>
                <w:szCs w:val="20"/>
                <w:lang w:eastAsia="en-US"/>
              </w:rPr>
              <m:t>j</m:t>
            </m:r>
          </m:sub>
        </m:sSub>
        <m:r>
          <w:rPr>
            <w:rFonts w:ascii="Cambria Math" w:hAnsi="Cambria Math"/>
            <w:sz w:val="20"/>
            <w:szCs w:val="20"/>
          </w:rPr>
          <m:t>|</m:t>
        </m:r>
        <m:sSub>
          <m:sSubPr>
            <m:ctrlPr>
              <w:rPr>
                <w:rFonts w:ascii="Cambria Math" w:hAnsi="Cambria Math"/>
                <w:i/>
                <w:sz w:val="20"/>
                <w:szCs w:val="20"/>
              </w:rPr>
            </m:ctrlPr>
          </m:sSubPr>
          <m:e>
            <m:r>
              <m:rPr>
                <m:sty m:val="b"/>
              </m:rPr>
              <w:rPr>
                <w:rFonts w:ascii="Cambria Math" w:hAnsi="Cambria Math"/>
                <w:sz w:val="20"/>
                <w:szCs w:val="20"/>
              </w:rPr>
              <m:t>x</m:t>
            </m:r>
          </m:e>
          <m:sub>
            <m:r>
              <w:rPr>
                <w:rFonts w:ascii="Cambria Math" w:hAnsi="Cambria Math"/>
                <w:sz w:val="20"/>
                <w:szCs w:val="20"/>
              </w:rPr>
              <m:t>l,j</m:t>
            </m:r>
          </m:sub>
        </m:sSub>
      </m:oMath>
      <w:r w:rsidR="00085001">
        <w:rPr>
          <w:sz w:val="20"/>
          <w:szCs w:val="20"/>
        </w:rPr>
        <w:t xml:space="preserve"> </w:t>
      </w:r>
      <w:r w:rsidR="00B04BFE">
        <w:rPr>
          <w:sz w:val="20"/>
          <w:szCs w:val="20"/>
        </w:rPr>
        <w:t>following</w:t>
      </w:r>
      <w:r w:rsidR="009C6AA9">
        <w:rPr>
          <w:sz w:val="20"/>
          <w:szCs w:val="20"/>
        </w:rPr>
        <w:t xml:space="preserve"> (15) </w:t>
      </w:r>
      <w:r w:rsidR="00085001">
        <w:rPr>
          <w:sz w:val="20"/>
          <w:szCs w:val="20"/>
        </w:rPr>
        <w:t xml:space="preserve">and </w:t>
      </w:r>
      <w:r w:rsidR="00D13C15">
        <w:rPr>
          <w:sz w:val="20"/>
          <w:szCs w:val="20"/>
        </w:rPr>
        <w:t xml:space="preserve">obtain the degradation curves of </w:t>
      </w:r>
      <w:r w:rsidR="009671AE">
        <w:rPr>
          <w:sz w:val="20"/>
          <w:szCs w:val="20"/>
        </w:rPr>
        <w:t xml:space="preserve">each </w:t>
      </w:r>
      <w:r w:rsidR="00D13C15">
        <w:rPr>
          <w:sz w:val="20"/>
          <w:szCs w:val="20"/>
        </w:rPr>
        <w:t>single sensor signal shown in figure</w:t>
      </w:r>
      <w:r w:rsidR="00D348F0">
        <w:rPr>
          <w:sz w:val="20"/>
          <w:szCs w:val="20"/>
        </w:rPr>
        <w:t xml:space="preserve">, </w:t>
      </w:r>
      <w:r w:rsidR="00B83A9F">
        <w:rPr>
          <w:sz w:val="20"/>
          <w:szCs w:val="20"/>
        </w:rPr>
        <w:t>where</w:t>
      </w:r>
      <w:r w:rsidR="00D348F0">
        <w:rPr>
          <w:sz w:val="20"/>
          <w:szCs w:val="20"/>
        </w:rPr>
        <w:t xml:space="preserve"> </w:t>
      </w:r>
      <m:oMath>
        <m:sSub>
          <m:sSubPr>
            <m:ctrlPr>
              <w:rPr>
                <w:rFonts w:ascii="Cambria Math" w:eastAsia="宋体" w:hAnsi="Cambria Math"/>
                <w:i/>
                <w:sz w:val="20"/>
                <w:szCs w:val="20"/>
              </w:rPr>
            </m:ctrlPr>
          </m:sSubPr>
          <m:e>
            <m:r>
              <m:rPr>
                <m:sty m:val="b"/>
              </m:rPr>
              <w:rPr>
                <w:rFonts w:ascii="Cambria Math" w:eastAsia="宋体" w:hAnsi="Cambria Math"/>
                <w:sz w:val="20"/>
                <w:szCs w:val="20"/>
              </w:rPr>
              <m:t>x</m:t>
            </m:r>
          </m:e>
          <m:sub>
            <m:r>
              <w:rPr>
                <w:rFonts w:ascii="Cambria Math" w:eastAsia="宋体" w:hAnsi="Cambria Math"/>
                <w:sz w:val="20"/>
                <w:szCs w:val="20"/>
              </w:rPr>
              <m:t>l,j</m:t>
            </m:r>
          </m:sub>
        </m:sSub>
        <m:r>
          <w:rPr>
            <w:rFonts w:ascii="Cambria Math" w:eastAsia="宋体" w:hAnsi="Cambria Math"/>
            <w:sz w:val="20"/>
            <w:szCs w:val="20"/>
          </w:rPr>
          <m:t>=</m:t>
        </m:r>
        <m:sSup>
          <m:sSupPr>
            <m:ctrlPr>
              <w:rPr>
                <w:rFonts w:ascii="Cambria Math" w:eastAsia="宋体" w:hAnsi="Cambria Math"/>
                <w:i/>
                <w:sz w:val="20"/>
                <w:szCs w:val="20"/>
              </w:rPr>
            </m:ctrlPr>
          </m:sSupPr>
          <m:e>
            <m:d>
              <m:dPr>
                <m:begChr m:val="["/>
                <m:endChr m:val="]"/>
                <m:ctrlPr>
                  <w:rPr>
                    <w:rFonts w:ascii="Cambria Math" w:eastAsia="宋体" w:hAnsi="Cambria Math"/>
                    <w:sz w:val="20"/>
                    <w:szCs w:val="20"/>
                  </w:rPr>
                </m:ctrlPr>
              </m:dPr>
              <m:e>
                <m:sSub>
                  <m:sSubPr>
                    <m:ctrlPr>
                      <w:rPr>
                        <w:rFonts w:ascii="Cambria Math" w:eastAsia="宋体" w:hAnsi="Cambria Math"/>
                        <w:i/>
                        <w:sz w:val="20"/>
                        <w:szCs w:val="20"/>
                      </w:rPr>
                    </m:ctrlPr>
                  </m:sSubPr>
                  <m:e>
                    <m:r>
                      <m:rPr>
                        <m:sty m:val="b"/>
                      </m:rPr>
                      <w:rPr>
                        <w:rFonts w:ascii="Cambria Math" w:eastAsia="宋体" w:hAnsi="Cambria Math"/>
                        <w:sz w:val="20"/>
                        <w:szCs w:val="20"/>
                      </w:rPr>
                      <m:t>x</m:t>
                    </m:r>
                    <m:ctrlPr>
                      <w:rPr>
                        <w:rFonts w:ascii="Cambria Math" w:eastAsia="宋体" w:hAnsi="Cambria Math"/>
                        <w:b/>
                        <w:i/>
                        <w:sz w:val="20"/>
                        <w:szCs w:val="20"/>
                      </w:rPr>
                    </m:ctrlPr>
                  </m:e>
                  <m:sub>
                    <m:r>
                      <w:rPr>
                        <w:rFonts w:ascii="Cambria Math" w:eastAsia="宋体" w:hAnsi="Cambria Math"/>
                        <w:sz w:val="20"/>
                        <w:szCs w:val="20"/>
                      </w:rPr>
                      <m:t>l,j</m:t>
                    </m:r>
                  </m:sub>
                </m:sSub>
                <m:d>
                  <m:dPr>
                    <m:ctrlPr>
                      <w:rPr>
                        <w:rFonts w:ascii="Cambria Math" w:eastAsia="宋体" w:hAnsi="Cambria Math"/>
                        <w:i/>
                        <w:sz w:val="20"/>
                        <w:szCs w:val="20"/>
                      </w:rPr>
                    </m:ctrlPr>
                  </m:dPr>
                  <m:e>
                    <m:sSub>
                      <m:sSubPr>
                        <m:ctrlPr>
                          <w:rPr>
                            <w:rFonts w:ascii="Cambria Math" w:eastAsia="宋体" w:hAnsi="Cambria Math"/>
                            <w:i/>
                            <w:sz w:val="20"/>
                            <w:szCs w:val="20"/>
                          </w:rPr>
                        </m:ctrlPr>
                      </m:sSubPr>
                      <m:e>
                        <m:r>
                          <w:rPr>
                            <w:rFonts w:ascii="Cambria Math" w:eastAsia="宋体" w:hAnsi="Cambria Math"/>
                            <w:sz w:val="20"/>
                            <w:szCs w:val="20"/>
                          </w:rPr>
                          <m:t>t</m:t>
                        </m:r>
                      </m:e>
                      <m:sub>
                        <m:r>
                          <w:rPr>
                            <w:rFonts w:ascii="Cambria Math" w:eastAsia="宋体" w:hAnsi="Cambria Math"/>
                            <w:sz w:val="20"/>
                            <w:szCs w:val="20"/>
                          </w:rPr>
                          <m:t>1</m:t>
                        </m:r>
                      </m:sub>
                    </m:sSub>
                  </m:e>
                </m:d>
                <m:r>
                  <w:rPr>
                    <w:rFonts w:ascii="Cambria Math" w:eastAsia="宋体" w:hAnsi="Cambria Math"/>
                    <w:sz w:val="20"/>
                    <w:szCs w:val="20"/>
                  </w:rPr>
                  <m:t>,</m:t>
                </m:r>
                <m:sSub>
                  <m:sSubPr>
                    <m:ctrlPr>
                      <w:rPr>
                        <w:rFonts w:ascii="Cambria Math" w:eastAsia="宋体" w:hAnsi="Cambria Math"/>
                        <w:i/>
                        <w:sz w:val="20"/>
                        <w:szCs w:val="20"/>
                      </w:rPr>
                    </m:ctrlPr>
                  </m:sSubPr>
                  <m:e>
                    <m:r>
                      <m:rPr>
                        <m:sty m:val="b"/>
                      </m:rPr>
                      <w:rPr>
                        <w:rFonts w:ascii="Cambria Math" w:eastAsia="宋体" w:hAnsi="Cambria Math"/>
                        <w:sz w:val="20"/>
                        <w:szCs w:val="20"/>
                      </w:rPr>
                      <m:t>x</m:t>
                    </m:r>
                    <m:ctrlPr>
                      <w:rPr>
                        <w:rFonts w:ascii="Cambria Math" w:eastAsia="宋体" w:hAnsi="Cambria Math"/>
                        <w:b/>
                        <w:i/>
                        <w:sz w:val="20"/>
                        <w:szCs w:val="20"/>
                      </w:rPr>
                    </m:ctrlPr>
                  </m:e>
                  <m:sub>
                    <m:r>
                      <w:rPr>
                        <w:rFonts w:ascii="Cambria Math" w:eastAsia="宋体" w:hAnsi="Cambria Math"/>
                        <w:sz w:val="20"/>
                        <w:szCs w:val="20"/>
                      </w:rPr>
                      <m:t>l,j</m:t>
                    </m:r>
                  </m:sub>
                </m:sSub>
                <m:d>
                  <m:dPr>
                    <m:ctrlPr>
                      <w:rPr>
                        <w:rFonts w:ascii="Cambria Math" w:eastAsia="宋体" w:hAnsi="Cambria Math"/>
                        <w:i/>
                        <w:sz w:val="20"/>
                        <w:szCs w:val="20"/>
                      </w:rPr>
                    </m:ctrlPr>
                  </m:dPr>
                  <m:e>
                    <m:sSub>
                      <m:sSubPr>
                        <m:ctrlPr>
                          <w:rPr>
                            <w:rFonts w:ascii="Cambria Math" w:eastAsia="宋体" w:hAnsi="Cambria Math"/>
                            <w:i/>
                            <w:sz w:val="20"/>
                            <w:szCs w:val="20"/>
                          </w:rPr>
                        </m:ctrlPr>
                      </m:sSubPr>
                      <m:e>
                        <m:r>
                          <w:rPr>
                            <w:rFonts w:ascii="Cambria Math" w:eastAsia="宋体" w:hAnsi="Cambria Math"/>
                            <w:sz w:val="20"/>
                            <w:szCs w:val="20"/>
                          </w:rPr>
                          <m:t>t</m:t>
                        </m:r>
                      </m:e>
                      <m:sub>
                        <m:r>
                          <w:rPr>
                            <w:rFonts w:ascii="Cambria Math" w:eastAsia="宋体" w:hAnsi="Cambria Math"/>
                            <w:sz w:val="20"/>
                            <w:szCs w:val="20"/>
                          </w:rPr>
                          <m:t>2</m:t>
                        </m:r>
                      </m:sub>
                    </m:sSub>
                  </m:e>
                </m:d>
                <m:r>
                  <w:rPr>
                    <w:rFonts w:ascii="Cambria Math" w:eastAsia="宋体" w:hAnsi="Cambria Math"/>
                    <w:sz w:val="20"/>
                    <w:szCs w:val="20"/>
                  </w:rPr>
                  <m:t>,</m:t>
                </m:r>
                <m:r>
                  <m:rPr>
                    <m:sty m:val="p"/>
                  </m:rPr>
                  <w:rPr>
                    <w:rFonts w:ascii="Cambria Math" w:eastAsia="宋体" w:hAnsi="Cambria Math"/>
                    <w:sz w:val="20"/>
                    <w:szCs w:val="20"/>
                  </w:rPr>
                  <m:t>⋯,</m:t>
                </m:r>
                <m:sSub>
                  <m:sSubPr>
                    <m:ctrlPr>
                      <w:rPr>
                        <w:rFonts w:ascii="Cambria Math" w:eastAsia="宋体" w:hAnsi="Cambria Math"/>
                        <w:i/>
                        <w:sz w:val="20"/>
                        <w:szCs w:val="20"/>
                      </w:rPr>
                    </m:ctrlPr>
                  </m:sSubPr>
                  <m:e>
                    <m:r>
                      <m:rPr>
                        <m:sty m:val="b"/>
                      </m:rPr>
                      <w:rPr>
                        <w:rFonts w:ascii="Cambria Math" w:eastAsia="宋体" w:hAnsi="Cambria Math"/>
                        <w:sz w:val="20"/>
                        <w:szCs w:val="20"/>
                      </w:rPr>
                      <m:t>x</m:t>
                    </m:r>
                    <m:ctrlPr>
                      <w:rPr>
                        <w:rFonts w:ascii="Cambria Math" w:eastAsia="宋体" w:hAnsi="Cambria Math"/>
                        <w:b/>
                        <w:i/>
                        <w:sz w:val="20"/>
                        <w:szCs w:val="20"/>
                      </w:rPr>
                    </m:ctrlPr>
                  </m:e>
                  <m:sub>
                    <m:r>
                      <w:rPr>
                        <w:rFonts w:ascii="Cambria Math" w:eastAsia="宋体" w:hAnsi="Cambria Math"/>
                        <w:sz w:val="20"/>
                        <w:szCs w:val="20"/>
                      </w:rPr>
                      <m:t>l,j</m:t>
                    </m:r>
                  </m:sub>
                </m:sSub>
                <m:d>
                  <m:dPr>
                    <m:ctrlPr>
                      <w:rPr>
                        <w:rFonts w:ascii="Cambria Math" w:eastAsia="宋体" w:hAnsi="Cambria Math"/>
                        <w:i/>
                        <w:sz w:val="20"/>
                        <w:szCs w:val="20"/>
                      </w:rPr>
                    </m:ctrlPr>
                  </m:dPr>
                  <m:e>
                    <m:sSub>
                      <m:sSubPr>
                        <m:ctrlPr>
                          <w:rPr>
                            <w:rFonts w:ascii="Cambria Math" w:eastAsia="宋体" w:hAnsi="Cambria Math"/>
                            <w:i/>
                            <w:sz w:val="20"/>
                            <w:szCs w:val="20"/>
                          </w:rPr>
                        </m:ctrlPr>
                      </m:sSubPr>
                      <m:e>
                        <m:r>
                          <w:rPr>
                            <w:rFonts w:ascii="Cambria Math" w:eastAsia="宋体" w:hAnsi="Cambria Math"/>
                            <w:sz w:val="20"/>
                            <w:szCs w:val="20"/>
                          </w:rPr>
                          <m:t>t</m:t>
                        </m:r>
                      </m:e>
                      <m:sub>
                        <m:sSub>
                          <m:sSubPr>
                            <m:ctrlPr>
                              <w:rPr>
                                <w:rFonts w:ascii="Cambria Math" w:eastAsia="宋体" w:hAnsi="Cambria Math"/>
                                <w:i/>
                                <w:sz w:val="20"/>
                                <w:szCs w:val="20"/>
                              </w:rPr>
                            </m:ctrlPr>
                          </m:sSubPr>
                          <m:e>
                            <m:r>
                              <w:rPr>
                                <w:rFonts w:ascii="Cambria Math" w:eastAsia="宋体" w:hAnsi="Cambria Math"/>
                                <w:sz w:val="20"/>
                                <w:szCs w:val="20"/>
                              </w:rPr>
                              <m:t>n</m:t>
                            </m:r>
                          </m:e>
                          <m:sub>
                            <m:r>
                              <w:rPr>
                                <w:rFonts w:ascii="Cambria Math" w:eastAsia="宋体" w:hAnsi="Cambria Math"/>
                                <w:sz w:val="20"/>
                                <w:szCs w:val="20"/>
                              </w:rPr>
                              <m:t>l</m:t>
                            </m:r>
                          </m:sub>
                        </m:sSub>
                      </m:sub>
                    </m:sSub>
                  </m:e>
                </m:d>
                <m:ctrlPr>
                  <w:rPr>
                    <w:rFonts w:ascii="Cambria Math" w:eastAsia="宋体" w:hAnsi="Cambria Math"/>
                    <w:i/>
                    <w:sz w:val="20"/>
                    <w:szCs w:val="20"/>
                  </w:rPr>
                </m:ctrlPr>
              </m:e>
            </m:d>
          </m:e>
          <m:sup>
            <m:r>
              <m:rPr>
                <m:nor/>
              </m:rPr>
              <w:rPr>
                <w:rFonts w:ascii="Cambria Math" w:eastAsia="宋体" w:hAnsi="Cambria Math"/>
                <w:sz w:val="20"/>
                <w:szCs w:val="20"/>
              </w:rPr>
              <m:t>T</m:t>
            </m:r>
          </m:sup>
        </m:sSup>
        <m:r>
          <m:rPr>
            <m:sty m:val="p"/>
          </m:rPr>
          <w:rPr>
            <w:rFonts w:ascii="Cambria Math" w:eastAsia="宋体" w:hAnsi="Cambria Math" w:hint="eastAsia"/>
            <w:sz w:val="20"/>
            <w:szCs w:val="20"/>
          </w:rPr>
          <m:t>∈</m:t>
        </m:r>
        <m:sSup>
          <m:sSupPr>
            <m:ctrlPr>
              <w:rPr>
                <w:rFonts w:ascii="Cambria Math" w:eastAsia="宋体" w:hAnsi="Cambria Math"/>
                <w:i/>
                <w:sz w:val="20"/>
                <w:szCs w:val="20"/>
              </w:rPr>
            </m:ctrlPr>
          </m:sSupPr>
          <m:e>
            <m:r>
              <w:rPr>
                <w:rFonts w:ascii="Cambria Math" w:eastAsia="宋体" w:hAnsi="Cambria Math"/>
                <w:sz w:val="20"/>
                <w:szCs w:val="20"/>
              </w:rPr>
              <m:t>R</m:t>
            </m:r>
            <m:ctrlPr>
              <w:rPr>
                <w:rFonts w:ascii="Cambria Math" w:eastAsia="宋体" w:hAnsi="Cambria Math"/>
                <w:sz w:val="20"/>
                <w:szCs w:val="20"/>
              </w:rPr>
            </m:ctrlPr>
          </m:e>
          <m:sup>
            <m:sSub>
              <m:sSubPr>
                <m:ctrlPr>
                  <w:rPr>
                    <w:rFonts w:ascii="Cambria Math" w:eastAsia="宋体" w:hAnsi="Cambria Math"/>
                    <w:i/>
                    <w:sz w:val="20"/>
                    <w:szCs w:val="20"/>
                  </w:rPr>
                </m:ctrlPr>
              </m:sSubPr>
              <m:e>
                <m:r>
                  <w:rPr>
                    <w:rFonts w:ascii="Cambria Math" w:eastAsia="宋体" w:hAnsi="Cambria Math"/>
                    <w:sz w:val="20"/>
                    <w:szCs w:val="20"/>
                  </w:rPr>
                  <m:t>n</m:t>
                </m:r>
              </m:e>
              <m:sub>
                <m:r>
                  <w:rPr>
                    <w:rFonts w:ascii="Cambria Math" w:eastAsia="宋体" w:hAnsi="Cambria Math"/>
                    <w:sz w:val="20"/>
                    <w:szCs w:val="20"/>
                  </w:rPr>
                  <m:t>l</m:t>
                </m:r>
              </m:sub>
            </m:sSub>
            <m:r>
              <m:rPr>
                <m:sty m:val="p"/>
              </m:rPr>
              <w:rPr>
                <w:rFonts w:ascii="Cambria Math" w:eastAsia="宋体" w:hAnsi="Cambria Math" w:hint="eastAsia"/>
                <w:sz w:val="20"/>
                <w:szCs w:val="20"/>
              </w:rPr>
              <m:t>×</m:t>
            </m:r>
            <m:r>
              <w:rPr>
                <w:rFonts w:ascii="Cambria Math" w:eastAsia="宋体" w:hAnsi="Cambria Math"/>
                <w:sz w:val="20"/>
                <w:szCs w:val="20"/>
              </w:rPr>
              <m:t>1</m:t>
            </m:r>
          </m:sup>
        </m:sSup>
      </m:oMath>
      <w:r w:rsidR="00D348F0">
        <w:rPr>
          <w:rFonts w:eastAsia="宋体" w:hint="eastAsia"/>
          <w:sz w:val="20"/>
          <w:szCs w:val="20"/>
        </w:rPr>
        <w:t xml:space="preserve"> </w:t>
      </w:r>
      <w:r w:rsidR="00D348F0" w:rsidRPr="000B4378">
        <w:rPr>
          <w:rFonts w:eastAsia="宋体"/>
          <w:sz w:val="20"/>
          <w:szCs w:val="20"/>
        </w:rPr>
        <w:t xml:space="preserve">denotes the </w:t>
      </w:r>
      <w:r w:rsidR="00D348F0">
        <w:rPr>
          <w:rFonts w:eastAsia="宋体"/>
          <w:sz w:val="20"/>
          <w:szCs w:val="20"/>
        </w:rPr>
        <w:t>matrix</w:t>
      </w:r>
      <w:r w:rsidR="00D348F0" w:rsidRPr="000B4378">
        <w:rPr>
          <w:rFonts w:eastAsia="宋体"/>
          <w:sz w:val="20"/>
          <w:szCs w:val="20"/>
        </w:rPr>
        <w:t xml:space="preserve"> of </w:t>
      </w:r>
      <m:oMath>
        <m:sSub>
          <m:sSubPr>
            <m:ctrlPr>
              <w:rPr>
                <w:rFonts w:ascii="Cambria Math" w:eastAsia="宋体" w:hAnsi="Cambria Math"/>
                <w:i/>
                <w:sz w:val="20"/>
                <w:szCs w:val="20"/>
              </w:rPr>
            </m:ctrlPr>
          </m:sSubPr>
          <m:e>
            <m:r>
              <m:rPr>
                <m:sty m:val="b"/>
              </m:rPr>
              <w:rPr>
                <w:rFonts w:ascii="Cambria Math" w:eastAsia="宋体" w:hAnsi="Cambria Math"/>
                <w:sz w:val="20"/>
                <w:szCs w:val="20"/>
              </w:rPr>
              <m:t>x</m:t>
            </m:r>
            <m:ctrlPr>
              <w:rPr>
                <w:rFonts w:ascii="Cambria Math" w:eastAsia="宋体" w:hAnsi="Cambria Math"/>
                <w:b/>
                <w:i/>
                <w:sz w:val="20"/>
                <w:szCs w:val="20"/>
              </w:rPr>
            </m:ctrlPr>
          </m:e>
          <m:sub>
            <m:r>
              <w:rPr>
                <w:rFonts w:ascii="Cambria Math" w:eastAsia="宋体" w:hAnsi="Cambria Math"/>
                <w:sz w:val="20"/>
                <w:szCs w:val="20"/>
              </w:rPr>
              <m:t>l,j</m:t>
            </m:r>
          </m:sub>
        </m:sSub>
        <m:d>
          <m:dPr>
            <m:ctrlPr>
              <w:rPr>
                <w:rFonts w:ascii="Cambria Math" w:eastAsia="宋体" w:hAnsi="Cambria Math"/>
                <w:i/>
                <w:sz w:val="20"/>
                <w:szCs w:val="20"/>
              </w:rPr>
            </m:ctrlPr>
          </m:dPr>
          <m:e>
            <m:r>
              <w:rPr>
                <w:rFonts w:ascii="Cambria Math" w:eastAsia="宋体" w:hAnsi="Cambria Math"/>
                <w:sz w:val="20"/>
                <w:szCs w:val="20"/>
              </w:rPr>
              <m:t>t</m:t>
            </m:r>
          </m:e>
        </m:d>
      </m:oMath>
      <w:r w:rsidR="00D348F0">
        <w:rPr>
          <w:sz w:val="20"/>
          <w:szCs w:val="20"/>
        </w:rPr>
        <w:t xml:space="preserve">. </w:t>
      </w:r>
      <w:r w:rsidR="00313740">
        <w:rPr>
          <w:sz w:val="20"/>
          <w:szCs w:val="20"/>
        </w:rPr>
        <w:t xml:space="preserve">It can be seen that </w:t>
      </w:r>
      <w:r w:rsidR="0078016A" w:rsidRPr="000B4378">
        <w:rPr>
          <w:sz w:val="20"/>
          <w:szCs w:val="20"/>
        </w:rPr>
        <w:t xml:space="preserve">the </w:t>
      </w:r>
      <w:r w:rsidR="00313740">
        <w:rPr>
          <w:sz w:val="20"/>
          <w:szCs w:val="20"/>
        </w:rPr>
        <w:t>HI</w:t>
      </w:r>
      <w:r w:rsidR="0078016A" w:rsidRPr="000B4378">
        <w:rPr>
          <w:sz w:val="20"/>
          <w:szCs w:val="20"/>
        </w:rPr>
        <w:t xml:space="preserve"> has better monotonicity </w:t>
      </w:r>
      <w:r w:rsidR="00BB0967" w:rsidRPr="000B4378">
        <w:rPr>
          <w:sz w:val="20"/>
          <w:szCs w:val="20"/>
        </w:rPr>
        <w:t xml:space="preserve">and </w:t>
      </w:r>
      <w:r w:rsidR="0078016A" w:rsidRPr="000B4378">
        <w:rPr>
          <w:sz w:val="20"/>
          <w:szCs w:val="20"/>
        </w:rPr>
        <w:t>smaller fluctuations</w:t>
      </w:r>
      <w:r w:rsidR="00313740">
        <w:rPr>
          <w:sz w:val="20"/>
          <w:szCs w:val="20"/>
        </w:rPr>
        <w:t xml:space="preserve"> than any single sensor signal</w:t>
      </w:r>
      <w:r w:rsidR="008A31AA" w:rsidRPr="000B4378">
        <w:rPr>
          <w:sz w:val="20"/>
          <w:szCs w:val="20"/>
        </w:rPr>
        <w:t xml:space="preserve">, which </w:t>
      </w:r>
      <w:r w:rsidR="00313740">
        <w:rPr>
          <w:sz w:val="20"/>
          <w:szCs w:val="20"/>
        </w:rPr>
        <w:t>indicate</w:t>
      </w:r>
      <w:r w:rsidR="00313740" w:rsidRPr="000B4378">
        <w:rPr>
          <w:sz w:val="20"/>
          <w:szCs w:val="20"/>
        </w:rPr>
        <w:t xml:space="preserve">s </w:t>
      </w:r>
      <w:r w:rsidR="006355FD" w:rsidRPr="000B4378">
        <w:rPr>
          <w:sz w:val="20"/>
          <w:szCs w:val="20"/>
        </w:rPr>
        <w:t xml:space="preserve">the </w:t>
      </w:r>
      <w:r w:rsidR="00BD01B5" w:rsidRPr="000B4378">
        <w:rPr>
          <w:sz w:val="20"/>
          <w:szCs w:val="20"/>
        </w:rPr>
        <w:t xml:space="preserve">proposed </w:t>
      </w:r>
      <w:r w:rsidR="006355FD" w:rsidRPr="000B4378">
        <w:rPr>
          <w:sz w:val="20"/>
          <w:szCs w:val="20"/>
        </w:rPr>
        <w:t xml:space="preserve">method </w:t>
      </w:r>
      <w:r w:rsidR="00313740">
        <w:rPr>
          <w:sz w:val="20"/>
          <w:szCs w:val="20"/>
        </w:rPr>
        <w:t xml:space="preserve">for </w:t>
      </w:r>
      <w:r w:rsidR="006355FD" w:rsidRPr="000B4378">
        <w:rPr>
          <w:sz w:val="20"/>
          <w:szCs w:val="20"/>
        </w:rPr>
        <w:t xml:space="preserve">HI </w:t>
      </w:r>
      <w:r w:rsidR="00313740">
        <w:rPr>
          <w:sz w:val="20"/>
          <w:szCs w:val="20"/>
        </w:rPr>
        <w:t>construction is</w:t>
      </w:r>
      <w:r w:rsidR="00313740" w:rsidRPr="000B4378">
        <w:rPr>
          <w:sz w:val="20"/>
          <w:szCs w:val="20"/>
        </w:rPr>
        <w:t xml:space="preserve"> </w:t>
      </w:r>
      <w:r w:rsidR="006355FD" w:rsidRPr="000B4378">
        <w:rPr>
          <w:sz w:val="20"/>
          <w:szCs w:val="20"/>
        </w:rPr>
        <w:t>reasonable</w:t>
      </w:r>
      <w:r w:rsidR="00313740">
        <w:rPr>
          <w:sz w:val="20"/>
          <w:szCs w:val="20"/>
        </w:rPr>
        <w:t xml:space="preserve"> and effective</w:t>
      </w:r>
      <w:r w:rsidR="006355FD" w:rsidRPr="000B4378">
        <w:rPr>
          <w:sz w:val="20"/>
          <w:szCs w:val="20"/>
        </w:rPr>
        <w:t>.</w:t>
      </w:r>
    </w:p>
    <w:p w14:paraId="071DDA61" w14:textId="14DF74F0" w:rsidR="00072B42" w:rsidRPr="000B4378" w:rsidRDefault="00EB1C54" w:rsidP="00D76DE6">
      <w:pPr>
        <w:pStyle w:val="References"/>
        <w:numPr>
          <w:ilvl w:val="0"/>
          <w:numId w:val="0"/>
        </w:numPr>
        <w:ind w:firstLine="204"/>
        <w:rPr>
          <w:sz w:val="20"/>
          <w:szCs w:val="20"/>
          <w:lang w:eastAsia="zh-CN"/>
        </w:rPr>
      </w:pPr>
      <w:r>
        <w:rPr>
          <w:sz w:val="20"/>
          <w:szCs w:val="20"/>
          <w:lang w:eastAsia="zh-CN"/>
        </w:rPr>
        <w:t>Next</w:t>
      </w:r>
      <w:r w:rsidR="00BB3F30">
        <w:rPr>
          <w:sz w:val="20"/>
          <w:szCs w:val="20"/>
          <w:lang w:eastAsia="zh-CN"/>
        </w:rPr>
        <w:t xml:space="preserve">, </w:t>
      </w:r>
      <w:r w:rsidR="00F50B2A">
        <w:rPr>
          <w:sz w:val="20"/>
          <w:szCs w:val="20"/>
          <w:lang w:eastAsia="zh-CN"/>
        </w:rPr>
        <w:t xml:space="preserve">we predict the RUL of the in-service units and compare </w:t>
      </w:r>
      <w:r w:rsidR="0040190B" w:rsidRPr="000B4378">
        <w:rPr>
          <w:sz w:val="20"/>
          <w:szCs w:val="20"/>
          <w:lang w:eastAsia="zh-CN"/>
        </w:rPr>
        <w:t>RUL prediction errors of the proposed method and benchmark method</w:t>
      </w:r>
      <w:r w:rsidR="00136A75">
        <w:rPr>
          <w:sz w:val="20"/>
          <w:szCs w:val="20"/>
          <w:lang w:eastAsia="zh-CN"/>
        </w:rPr>
        <w:t xml:space="preserve">. </w:t>
      </w:r>
      <w:r w:rsidR="00136A75" w:rsidRPr="000B4378">
        <w:rPr>
          <w:rFonts w:hint="eastAsia"/>
          <w:sz w:val="20"/>
          <w:szCs w:val="20"/>
          <w:lang w:eastAsia="zh-CN"/>
        </w:rPr>
        <w:t>Fig</w:t>
      </w:r>
      <w:r w:rsidR="00136A75" w:rsidRPr="000B4378">
        <w:rPr>
          <w:sz w:val="20"/>
          <w:szCs w:val="20"/>
          <w:lang w:eastAsia="zh-CN"/>
        </w:rPr>
        <w:t xml:space="preserve">. </w:t>
      </w:r>
      <w:r w:rsidR="005E7E05">
        <w:rPr>
          <w:sz w:val="20"/>
          <w:szCs w:val="20"/>
          <w:lang w:eastAsia="zh-CN"/>
        </w:rPr>
        <w:t>9</w:t>
      </w:r>
      <w:r w:rsidR="00136A75" w:rsidRPr="000B4378">
        <w:rPr>
          <w:sz w:val="20"/>
          <w:szCs w:val="20"/>
          <w:lang w:eastAsia="zh-CN"/>
        </w:rPr>
        <w:t xml:space="preserve"> shows the comparison of the </w:t>
      </w:r>
      <w:r w:rsidR="00136A75">
        <w:rPr>
          <w:sz w:val="20"/>
          <w:szCs w:val="20"/>
          <w:lang w:eastAsia="zh-CN"/>
        </w:rPr>
        <w:t xml:space="preserve">RUL prediction </w:t>
      </w:r>
      <w:r w:rsidR="00136A75" w:rsidRPr="000B4378">
        <w:rPr>
          <w:sz w:val="20"/>
          <w:szCs w:val="20"/>
          <w:lang w:eastAsia="zh-CN"/>
        </w:rPr>
        <w:t>error</w:t>
      </w:r>
      <w:r w:rsidR="00136A75">
        <w:rPr>
          <w:sz w:val="20"/>
          <w:szCs w:val="20"/>
          <w:lang w:eastAsia="zh-CN"/>
        </w:rPr>
        <w:t>s</w:t>
      </w:r>
      <w:r w:rsidR="00136A75" w:rsidRPr="000B4378">
        <w:rPr>
          <w:sz w:val="20"/>
          <w:szCs w:val="20"/>
          <w:lang w:eastAsia="zh-CN"/>
        </w:rPr>
        <w:t xml:space="preserve"> </w:t>
      </w:r>
      <w:r w:rsidR="00136A75">
        <w:rPr>
          <w:sz w:val="20"/>
          <w:szCs w:val="20"/>
          <w:lang w:eastAsia="zh-CN"/>
        </w:rPr>
        <w:t>using</w:t>
      </w:r>
      <w:r w:rsidR="00136A75" w:rsidRPr="000B4378">
        <w:rPr>
          <w:sz w:val="20"/>
          <w:szCs w:val="20"/>
          <w:lang w:eastAsia="zh-CN"/>
        </w:rPr>
        <w:t xml:space="preserve"> our proposed method (green bars) and the benchmark method (red bars) under different </w:t>
      </w:r>
      <w:r w:rsidR="00136A75">
        <w:rPr>
          <w:sz w:val="20"/>
          <w:szCs w:val="20"/>
          <w:lang w:eastAsia="zh-CN"/>
        </w:rPr>
        <w:t xml:space="preserve">actual </w:t>
      </w:r>
      <w:r w:rsidR="00136A75" w:rsidRPr="000B4378">
        <w:rPr>
          <w:sz w:val="20"/>
          <w:szCs w:val="20"/>
          <w:lang w:eastAsia="zh-CN"/>
        </w:rPr>
        <w:t xml:space="preserve">RUL levels. It can be seen that our proposed method has </w:t>
      </w:r>
      <w:r w:rsidR="00136A75">
        <w:rPr>
          <w:sz w:val="20"/>
          <w:szCs w:val="20"/>
          <w:lang w:eastAsia="zh-CN"/>
        </w:rPr>
        <w:t xml:space="preserve">consistently smaller RUL prediction errors than the benchmark method </w:t>
      </w:r>
      <w:r w:rsidR="00136A75" w:rsidRPr="000B4378">
        <w:rPr>
          <w:sz w:val="20"/>
          <w:szCs w:val="20"/>
          <w:lang w:eastAsia="zh-CN"/>
        </w:rPr>
        <w:t xml:space="preserve">under </w:t>
      </w:r>
      <w:r w:rsidR="00136A75">
        <w:rPr>
          <w:sz w:val="20"/>
          <w:szCs w:val="20"/>
          <w:lang w:eastAsia="zh-CN"/>
        </w:rPr>
        <w:t xml:space="preserve">all </w:t>
      </w:r>
      <w:r w:rsidR="00136A75" w:rsidRPr="000B4378">
        <w:rPr>
          <w:sz w:val="20"/>
          <w:szCs w:val="20"/>
          <w:lang w:eastAsia="zh-CN"/>
        </w:rPr>
        <w:t xml:space="preserve">RUL levels. It indicates that </w:t>
      </w:r>
      <w:r w:rsidR="00136A75">
        <w:rPr>
          <w:sz w:val="20"/>
          <w:szCs w:val="20"/>
          <w:lang w:eastAsia="zh-CN"/>
        </w:rPr>
        <w:t>the proposed method</w:t>
      </w:r>
      <w:r w:rsidR="00136A75" w:rsidRPr="000B4378">
        <w:rPr>
          <w:sz w:val="20"/>
          <w:szCs w:val="20"/>
          <w:lang w:eastAsia="zh-CN"/>
        </w:rPr>
        <w:t xml:space="preserve"> c</w:t>
      </w:r>
      <w:r w:rsidR="00136A75">
        <w:rPr>
          <w:sz w:val="20"/>
          <w:szCs w:val="20"/>
          <w:lang w:eastAsia="zh-CN"/>
        </w:rPr>
        <w:t>an</w:t>
      </w:r>
      <w:r w:rsidR="00136A75" w:rsidRPr="000B4378">
        <w:rPr>
          <w:sz w:val="20"/>
          <w:szCs w:val="20"/>
          <w:lang w:eastAsia="zh-CN"/>
        </w:rPr>
        <w:t xml:space="preserve"> make better use of the </w:t>
      </w:r>
      <w:r w:rsidR="00136A75">
        <w:rPr>
          <w:sz w:val="20"/>
          <w:szCs w:val="20"/>
          <w:lang w:eastAsia="zh-CN"/>
        </w:rPr>
        <w:t xml:space="preserve">common </w:t>
      </w:r>
      <w:r w:rsidR="00136A75" w:rsidRPr="000B4378">
        <w:rPr>
          <w:sz w:val="20"/>
          <w:szCs w:val="20"/>
          <w:lang w:eastAsia="zh-CN"/>
        </w:rPr>
        <w:t xml:space="preserve">information </w:t>
      </w:r>
      <w:r w:rsidR="00136A75">
        <w:rPr>
          <w:sz w:val="20"/>
          <w:szCs w:val="20"/>
          <w:lang w:eastAsia="zh-CN"/>
        </w:rPr>
        <w:t>among units</w:t>
      </w:r>
      <w:r w:rsidR="00136A75" w:rsidRPr="000B4378">
        <w:rPr>
          <w:sz w:val="20"/>
          <w:szCs w:val="20"/>
          <w:lang w:eastAsia="zh-CN"/>
        </w:rPr>
        <w:t xml:space="preserve"> and </w:t>
      </w:r>
      <w:r w:rsidR="00136A75">
        <w:rPr>
          <w:sz w:val="20"/>
          <w:szCs w:val="20"/>
          <w:lang w:eastAsia="zh-CN"/>
        </w:rPr>
        <w:t>achieve</w:t>
      </w:r>
      <w:r w:rsidR="00136A75" w:rsidRPr="000B4378">
        <w:rPr>
          <w:sz w:val="20"/>
          <w:szCs w:val="20"/>
          <w:lang w:eastAsia="zh-CN"/>
        </w:rPr>
        <w:t xml:space="preserve"> more </w:t>
      </w:r>
      <w:r w:rsidR="00136A75">
        <w:rPr>
          <w:sz w:val="20"/>
          <w:szCs w:val="20"/>
          <w:lang w:eastAsia="zh-CN"/>
        </w:rPr>
        <w:t>accurate</w:t>
      </w:r>
      <w:r w:rsidR="00136A75" w:rsidRPr="000B4378">
        <w:rPr>
          <w:sz w:val="20"/>
          <w:szCs w:val="20"/>
          <w:lang w:eastAsia="zh-CN"/>
        </w:rPr>
        <w:t xml:space="preserve"> parameter estimation</w:t>
      </w:r>
      <w:r w:rsidR="00136A75">
        <w:rPr>
          <w:sz w:val="20"/>
          <w:szCs w:val="20"/>
          <w:lang w:eastAsia="zh-CN"/>
        </w:rPr>
        <w:t xml:space="preserve"> results</w:t>
      </w:r>
      <w:r w:rsidR="00136A75" w:rsidRPr="000B4378">
        <w:rPr>
          <w:sz w:val="20"/>
          <w:szCs w:val="20"/>
          <w:lang w:eastAsia="zh-CN"/>
        </w:rPr>
        <w:t xml:space="preserve"> through</w:t>
      </w:r>
      <w:r w:rsidR="00136A75" w:rsidRPr="00533F4D">
        <w:rPr>
          <w:sz w:val="20"/>
          <w:szCs w:val="20"/>
        </w:rPr>
        <w:t xml:space="preserve"> the </w:t>
      </w:r>
      <w:r w:rsidR="00136A75">
        <w:rPr>
          <w:sz w:val="20"/>
          <w:szCs w:val="20"/>
          <w:lang w:eastAsia="zh-CN"/>
        </w:rPr>
        <w:t>QOI</w:t>
      </w:r>
      <w:r w:rsidR="00136A75" w:rsidRPr="000B4378">
        <w:rPr>
          <w:sz w:val="20"/>
          <w:szCs w:val="20"/>
          <w:lang w:eastAsia="zh-CN"/>
        </w:rPr>
        <w:t xml:space="preserve">EM algorithm. </w:t>
      </w:r>
      <w:r w:rsidR="00415C83" w:rsidRPr="000B4378">
        <w:rPr>
          <w:rFonts w:ascii="等线" w:eastAsia="等线" w:hAnsi="等线"/>
          <w:noProof/>
          <w:kern w:val="2"/>
          <w:sz w:val="21"/>
          <w:szCs w:val="22"/>
          <w:lang w:eastAsia="zh-CN"/>
        </w:rPr>
        <mc:AlternateContent>
          <mc:Choice Requires="wps">
            <w:drawing>
              <wp:inline distT="0" distB="0" distL="0" distR="0" wp14:anchorId="2007E25B" wp14:editId="7BBC7F58">
                <wp:extent cx="3157855" cy="3623945"/>
                <wp:effectExtent l="0" t="0" r="4445" b="0"/>
                <wp:docPr id="7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7855" cy="3623945"/>
                        </a:xfrm>
                        <a:prstGeom prst="rect">
                          <a:avLst/>
                        </a:prstGeom>
                        <a:solidFill>
                          <a:srgbClr val="FFFFFF"/>
                        </a:solidFill>
                        <a:ln>
                          <a:noFill/>
                        </a:ln>
                        <a:extLst>
                          <a:ext uri="{91240B29-F687-4f45-9708-019B960494DF}">
                            <a14:hiddenLine xmlns:arto="http://schemas.microsoft.com/office/word/2006/arto" xmlns:o="urn:schemas-microsoft-com:office:office" xmlns:v="urn:schemas-microsoft-com:vml" xmlns:w10="urn:schemas-microsoft-com:office:word" xmlns:w="http://schemas.openxmlformats.org/wordprocessingml/2006/main" xmlns:a14="http://schemas.microsoft.com/office/drawing/2010/main" xmlns="" xmlns:mv="urn:schemas-microsoft-com:mac:vml" xmlns:mo="http://schemas.microsoft.com/office/mac/office/2008/main" w="9525">
                              <a:solidFill>
                                <a:srgbClr val="000000"/>
                              </a:solidFill>
                              <a:miter lim="800000"/>
                              <a:headEnd/>
                              <a:tailEnd/>
                            </a14:hiddenLine>
                          </a:ext>
                        </a:extLst>
                      </wps:spPr>
                      <wps:txbx>
                        <w:txbxContent>
                          <w:p w14:paraId="317F4F9E" w14:textId="4B6E3EA5" w:rsidR="004F7540" w:rsidRDefault="00905579" w:rsidP="004F7540">
                            <w:pPr>
                              <w:pStyle w:val="a5"/>
                              <w:ind w:firstLine="0"/>
                              <w:jc w:val="center"/>
                            </w:pPr>
                            <w:r>
                              <w:rPr>
                                <w:noProof/>
                              </w:rPr>
                              <w:drawing>
                                <wp:inline distT="0" distB="0" distL="0" distR="0" wp14:anchorId="07904433" wp14:editId="77C98C8D">
                                  <wp:extent cx="3157855" cy="3033395"/>
                                  <wp:effectExtent l="0" t="0" r="444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57855" cy="3033395"/>
                                          </a:xfrm>
                                          <a:prstGeom prst="rect">
                                            <a:avLst/>
                                          </a:prstGeom>
                                          <a:noFill/>
                                          <a:ln>
                                            <a:noFill/>
                                          </a:ln>
                                        </pic:spPr>
                                      </pic:pic>
                                    </a:graphicData>
                                  </a:graphic>
                                </wp:inline>
                              </w:drawing>
                            </w:r>
                          </w:p>
                          <w:p w14:paraId="0B89DA8C" w14:textId="27985995" w:rsidR="00415C83" w:rsidRPr="00415C83" w:rsidRDefault="00415C83" w:rsidP="00415C83">
                            <w:pPr>
                              <w:pStyle w:val="a5"/>
                              <w:ind w:firstLine="0"/>
                            </w:pPr>
                            <w:r w:rsidRPr="00415C83">
                              <w:t xml:space="preserve">Fig. </w:t>
                            </w:r>
                            <w:r w:rsidR="005E7E05">
                              <w:t>9</w:t>
                            </w:r>
                            <w:r w:rsidRPr="00415C83">
                              <w:t xml:space="preserve">. Comparison of </w:t>
                            </w:r>
                            <w:r w:rsidR="00451A9C">
                              <w:t xml:space="preserve">RUL prediction </w:t>
                            </w:r>
                            <w:r w:rsidRPr="00415C83">
                              <w:t xml:space="preserve">results by </w:t>
                            </w:r>
                            <w:r w:rsidR="00451A9C">
                              <w:t xml:space="preserve">the </w:t>
                            </w:r>
                            <w:r w:rsidRPr="00415C83">
                              <w:t>proposed</w:t>
                            </w:r>
                            <w:r w:rsidR="00021A2E">
                              <w:t xml:space="preserve"> </w:t>
                            </w:r>
                            <w:r w:rsidRPr="00415C83">
                              <w:t>and benchmark methods under different level</w:t>
                            </w:r>
                            <w:r w:rsidR="00451A9C">
                              <w:t>s</w:t>
                            </w:r>
                            <w:r w:rsidRPr="00415C83">
                              <w:t xml:space="preserve"> of actual RUL. Here X-axis represents the level of actual RUL, </w:t>
                            </w:r>
                            <w:r w:rsidR="005D3E0C" w:rsidRPr="00801CE5">
                              <w:t>Y-axis represent</w:t>
                            </w:r>
                            <w:r w:rsidR="005D3E0C">
                              <w:t>s</w:t>
                            </w:r>
                            <w:r w:rsidR="005D3E0C" w:rsidRPr="00801CE5">
                              <w:t xml:space="preserve"> the </w:t>
                            </w:r>
                            <w:r w:rsidR="005D3E0C">
                              <w:t xml:space="preserve">mean value of the RUL </w:t>
                            </w:r>
                            <w:r w:rsidR="005D3E0C" w:rsidRPr="00801CE5">
                              <w:t>prediction</w:t>
                            </w:r>
                            <w:r w:rsidR="005D3E0C">
                              <w:t xml:space="preserve"> errors</w:t>
                            </w:r>
                            <w:r w:rsidR="005D3E0C" w:rsidRPr="00801CE5">
                              <w:t xml:space="preserve">, and the vertical sticks represent </w:t>
                            </w:r>
                            <w:r w:rsidR="005D3E0C">
                              <w:t>corre</w:t>
                            </w:r>
                            <w:r w:rsidR="005D3E0C" w:rsidRPr="00801CE5">
                              <w:t>s</w:t>
                            </w:r>
                            <w:r w:rsidR="005D3E0C">
                              <w:t>ponding standard errors</w:t>
                            </w:r>
                            <w:r w:rsidRPr="00415C83">
                              <w:t>.</w:t>
                            </w:r>
                          </w:p>
                          <w:p w14:paraId="7C1E2421" w14:textId="7BCD3C29" w:rsidR="004F7540" w:rsidRDefault="004F7540" w:rsidP="004F7540">
                            <w:pPr>
                              <w:pStyle w:val="a5"/>
                              <w:ind w:firstLine="0"/>
                            </w:pPr>
                            <w:r>
                              <w:t xml:space="preserve"> </w:t>
                            </w:r>
                          </w:p>
                          <w:p w14:paraId="2B5D0DFC" w14:textId="77777777" w:rsidR="004F7540" w:rsidRDefault="004F7540" w:rsidP="004F7540">
                            <w:pPr>
                              <w:pStyle w:val="a5"/>
                              <w:ind w:firstLine="0"/>
                            </w:pPr>
                            <w:r>
                              <w:t xml:space="preserve"> </w:t>
                            </w:r>
                          </w:p>
                        </w:txbxContent>
                      </wps:txbx>
                      <wps:bodyPr rot="0" vert="horz" wrap="square" lIns="0" tIns="0" rIns="0" bIns="0" anchor="t" anchorCtr="0" upright="1">
                        <a:noAutofit/>
                      </wps:bodyPr>
                    </wps:wsp>
                  </a:graphicData>
                </a:graphic>
              </wp:inline>
            </w:drawing>
          </mc:Choice>
          <mc:Fallback>
            <w:pict>
              <v:shape w14:anchorId="2007E25B" id="_x0000_s1039" type="#_x0000_t202" style="width:248.65pt;height:28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" stroked="f">
                <v:textbox inset="0,0,0,0">
                  <w:txbxContent>
                    <w:p w14:paraId="317F4F9E" w14:textId="4B6E3EA5" w:rsidR="004F7540" w:rsidRDefault="00905579" w:rsidP="004F7540">
                      <w:pPr>
                        <w:pStyle w:val="a5"/>
                        <w:ind w:firstLine="0"/>
                        <w:jc w:val="center"/>
                      </w:pPr>
                      <w:r>
                        <w:rPr>
                          <w:noProof/>
                        </w:rPr>
                        <w:drawing>
                          <wp:inline distT="0" distB="0" distL="0" distR="0" wp14:anchorId="07904433" wp14:editId="77C98C8D">
                            <wp:extent cx="3157855" cy="3033395"/>
                            <wp:effectExtent l="0" t="0" r="444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57855" cy="3033395"/>
                                    </a:xfrm>
                                    <a:prstGeom prst="rect">
                                      <a:avLst/>
                                    </a:prstGeom>
                                    <a:noFill/>
                                    <a:ln>
                                      <a:noFill/>
                                    </a:ln>
                                  </pic:spPr>
                                </pic:pic>
                              </a:graphicData>
                            </a:graphic>
                          </wp:inline>
                        </w:drawing>
                      </w:r>
                    </w:p>
                    <w:p w14:paraId="0B89DA8C" w14:textId="27985995" w:rsidR="00415C83" w:rsidRPr="00415C83" w:rsidRDefault="00415C83" w:rsidP="00415C83">
                      <w:pPr>
                        <w:pStyle w:val="a5"/>
                        <w:ind w:firstLine="0"/>
                      </w:pPr>
                      <w:r w:rsidRPr="00415C83">
                        <w:t xml:space="preserve">Fig. </w:t>
                      </w:r>
                      <w:r w:rsidR="005E7E05">
                        <w:t>9</w:t>
                      </w:r>
                      <w:r w:rsidRPr="00415C83">
                        <w:t xml:space="preserve">. Comparison of </w:t>
                      </w:r>
                      <w:r w:rsidR="00451A9C">
                        <w:t xml:space="preserve">RUL prediction </w:t>
                      </w:r>
                      <w:r w:rsidRPr="00415C83">
                        <w:t xml:space="preserve">results by </w:t>
                      </w:r>
                      <w:r w:rsidR="00451A9C">
                        <w:t xml:space="preserve">the </w:t>
                      </w:r>
                      <w:r w:rsidRPr="00415C83">
                        <w:t>proposed</w:t>
                      </w:r>
                      <w:r w:rsidR="00021A2E">
                        <w:t xml:space="preserve"> </w:t>
                      </w:r>
                      <w:r w:rsidRPr="00415C83">
                        <w:t>and benchmark methods under different level</w:t>
                      </w:r>
                      <w:r w:rsidR="00451A9C">
                        <w:t>s</w:t>
                      </w:r>
                      <w:r w:rsidRPr="00415C83">
                        <w:t xml:space="preserve"> of actual RUL. Here X-axis represents the level of actual RUL, </w:t>
                      </w:r>
                      <w:r w:rsidR="005D3E0C" w:rsidRPr="00801CE5">
                        <w:t>Y-axis represent</w:t>
                      </w:r>
                      <w:r w:rsidR="005D3E0C">
                        <w:t>s</w:t>
                      </w:r>
                      <w:r w:rsidR="005D3E0C" w:rsidRPr="00801CE5">
                        <w:t xml:space="preserve"> the </w:t>
                      </w:r>
                      <w:r w:rsidR="005D3E0C">
                        <w:t xml:space="preserve">mean value of the RUL </w:t>
                      </w:r>
                      <w:r w:rsidR="005D3E0C" w:rsidRPr="00801CE5">
                        <w:t>prediction</w:t>
                      </w:r>
                      <w:r w:rsidR="005D3E0C">
                        <w:t xml:space="preserve"> errors</w:t>
                      </w:r>
                      <w:r w:rsidR="005D3E0C" w:rsidRPr="00801CE5">
                        <w:t xml:space="preserve">, and the vertical sticks represent </w:t>
                      </w:r>
                      <w:r w:rsidR="005D3E0C">
                        <w:t>corre</w:t>
                      </w:r>
                      <w:r w:rsidR="005D3E0C" w:rsidRPr="00801CE5">
                        <w:t>s</w:t>
                      </w:r>
                      <w:r w:rsidR="005D3E0C">
                        <w:t>ponding standard errors</w:t>
                      </w:r>
                      <w:r w:rsidRPr="00415C83">
                        <w:t>.</w:t>
                      </w:r>
                    </w:p>
                    <w:p w14:paraId="7C1E2421" w14:textId="7BCD3C29" w:rsidR="004F7540" w:rsidRDefault="004F7540" w:rsidP="004F7540">
                      <w:pPr>
                        <w:pStyle w:val="a5"/>
                        <w:ind w:firstLine="0"/>
                      </w:pPr>
                      <w:r>
                        <w:t xml:space="preserve"> </w:t>
                      </w:r>
                    </w:p>
                    <w:p w14:paraId="2B5D0DFC" w14:textId="77777777" w:rsidR="004F7540" w:rsidRDefault="004F7540" w:rsidP="004F7540">
                      <w:pPr>
                        <w:pStyle w:val="a5"/>
                        <w:ind w:firstLine="0"/>
                      </w:pPr>
                      <w:r>
                        <w:t xml:space="preserve"> </w:t>
                      </w:r>
                    </w:p>
                  </w:txbxContent>
                </v:textbox>
                <w10:anchorlock/>
              </v:shape>
            </w:pict>
          </mc:Fallback>
        </mc:AlternateContent>
      </w:r>
    </w:p>
    <w:p w14:paraId="7DEE62AF" w14:textId="232463E1" w:rsidR="00297163" w:rsidRPr="000B4378" w:rsidRDefault="006F43E2" w:rsidP="006F43E2">
      <w:pPr>
        <w:pStyle w:val="References"/>
        <w:numPr>
          <w:ilvl w:val="0"/>
          <w:numId w:val="0"/>
        </w:numPr>
        <w:rPr>
          <w:sz w:val="20"/>
          <w:szCs w:val="20"/>
          <w:lang w:eastAsia="zh-CN"/>
        </w:rPr>
      </w:pPr>
      <w:r w:rsidRPr="000B4378">
        <w:rPr>
          <w:rFonts w:eastAsia="Times New Roman"/>
          <w:noProof/>
          <w:sz w:val="24"/>
          <w:szCs w:val="24"/>
          <w:lang w:eastAsia="zh-CN"/>
        </w:rPr>
        <mc:AlternateContent>
          <mc:Choice Requires="wps">
            <w:drawing>
              <wp:inline distT="0" distB="0" distL="0" distR="0" wp14:anchorId="46186F1A" wp14:editId="0656FD40">
                <wp:extent cx="3194050" cy="1117600"/>
                <wp:effectExtent l="0" t="0" r="6350" b="0"/>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4050" cy="1117600"/>
                        </a:xfrm>
                        <a:prstGeom prst="rect">
                          <a:avLst/>
                        </a:prstGeom>
                        <a:solidFill>
                          <a:srgbClr val="FFFFFF"/>
                        </a:solidFill>
                        <a:ln>
                          <a:noFill/>
                        </a:ln>
                        <a:extLst>
                          <a:ext uri="{91240B29-F687-4f45-9708-019B960494DF}">
                            <a14:hiddenLine xmlns:arto="http://schemas.microsoft.com/office/word/2006/arto" xmln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w="9525">
                              <a:solidFill>
                                <a:srgbClr val="000000"/>
                              </a:solidFill>
                              <a:miter lim="800000"/>
                              <a:headEnd/>
                              <a:tailEnd/>
                            </a14:hiddenLine>
                          </a:ext>
                        </a:extLst>
                      </wps:spPr>
                      <wps:txbx>
                        <w:txbxContent>
                          <w:p w14:paraId="73FAC875" w14:textId="77777777" w:rsidR="006E10A7" w:rsidRDefault="006E10A7" w:rsidP="006F43E2">
                            <w:pPr>
                              <w:pStyle w:val="TableTitle"/>
                            </w:pPr>
                          </w:p>
                          <w:p w14:paraId="73FE651E" w14:textId="110B2799" w:rsidR="006F43E2" w:rsidRDefault="006F43E2" w:rsidP="006F43E2">
                            <w:pPr>
                              <w:pStyle w:val="TableTitle"/>
                              <w:rPr>
                                <w:lang w:eastAsia="zh-CN"/>
                              </w:rPr>
                            </w:pPr>
                            <w:r>
                              <w:t xml:space="preserve">TABLE </w:t>
                            </w:r>
                            <w:r w:rsidR="00C90083">
                              <w:rPr>
                                <w:lang w:eastAsia="zh-CN"/>
                              </w:rPr>
                              <w:t>Ⅴ</w:t>
                            </w:r>
                          </w:p>
                          <w:p w14:paraId="017A1A87" w14:textId="27F9165E" w:rsidR="006F43E2" w:rsidRPr="00DF24BB" w:rsidRDefault="006F43E2" w:rsidP="006F43E2">
                            <w:pPr>
                              <w:pStyle w:val="TableTitle"/>
                            </w:pPr>
                            <w:r w:rsidRPr="00DF24BB">
                              <w:t xml:space="preserve">RUL </w:t>
                            </w:r>
                            <w:r w:rsidR="009C0B20">
                              <w:t>prediction</w:t>
                            </w:r>
                            <w:r w:rsidR="009C0B20" w:rsidRPr="00DF24BB">
                              <w:t xml:space="preserve"> </w:t>
                            </w:r>
                            <w:r w:rsidRPr="00DF24BB">
                              <w:t>error</w:t>
                            </w:r>
                            <w:r w:rsidR="009C0B20">
                              <w:t>s</w:t>
                            </w:r>
                            <w:r w:rsidRPr="00DF24BB">
                              <w:t xml:space="preserve"> </w:t>
                            </w:r>
                            <w:r w:rsidR="009C0B20">
                              <w:t>based on HI</w:t>
                            </w:r>
                            <w:r w:rsidRPr="00DF24BB">
                              <w:t xml:space="preserve"> </w:t>
                            </w:r>
                            <w:r w:rsidR="009C0B20">
                              <w:t>(</w:t>
                            </w:r>
                            <w:r w:rsidRPr="00DF24BB">
                              <w:t xml:space="preserve">the </w:t>
                            </w:r>
                            <w:r w:rsidR="009C0B20">
                              <w:t>p</w:t>
                            </w:r>
                            <w:r w:rsidRPr="00DF24BB">
                              <w:t>roposed method</w:t>
                            </w:r>
                            <w:r w:rsidR="009C0B20">
                              <w:t>) and each single sensor signal.</w:t>
                            </w:r>
                          </w:p>
                          <w:tbl>
                            <w:tblPr>
                              <w:tblStyle w:val="af5"/>
                              <w:tblW w:w="0" w:type="auto"/>
                              <w:tblBorders>
                                <w:top w:val="double" w:sz="4" w:space="0" w:color="auto"/>
                                <w:left w:val="none" w:sz="0" w:space="0" w:color="auto"/>
                                <w:right w:val="none" w:sz="0" w:space="0" w:color="auto"/>
                                <w:insideV w:val="none" w:sz="0" w:space="0" w:color="auto"/>
                              </w:tblBorders>
                              <w:tblLook w:val="04A0" w:firstRow="1" w:lastRow="0" w:firstColumn="1" w:lastColumn="0" w:noHBand="0" w:noVBand="1"/>
                            </w:tblPr>
                            <w:tblGrid>
                              <w:gridCol w:w="710"/>
                              <w:gridCol w:w="707"/>
                              <w:gridCol w:w="707"/>
                              <w:gridCol w:w="776"/>
                              <w:gridCol w:w="707"/>
                              <w:gridCol w:w="707"/>
                              <w:gridCol w:w="716"/>
                            </w:tblGrid>
                            <w:tr w:rsidR="006F43E2" w:rsidRPr="004D625A" w14:paraId="7B2E189B" w14:textId="77777777" w:rsidTr="001344FB">
                              <w:tc>
                                <w:tcPr>
                                  <w:tcW w:w="710" w:type="dxa"/>
                                  <w:tcBorders>
                                    <w:top w:val="double" w:sz="4" w:space="0" w:color="auto"/>
                                    <w:right w:val="single" w:sz="4" w:space="0" w:color="auto"/>
                                  </w:tcBorders>
                                </w:tcPr>
                                <w:p w14:paraId="44584C70" w14:textId="77777777" w:rsidR="006F43E2" w:rsidRPr="004D625A" w:rsidRDefault="006F43E2" w:rsidP="00B17BBC">
                                  <w:pPr>
                                    <w:jc w:val="center"/>
                                    <w:rPr>
                                      <w:rFonts w:eastAsia="宋体"/>
                                      <w:sz w:val="16"/>
                                      <w:szCs w:val="16"/>
                                    </w:rPr>
                                  </w:pPr>
                                  <w:bookmarkStart w:id="297" w:name="_Hlk93828498"/>
                                  <w:r w:rsidRPr="004D625A">
                                    <w:rPr>
                                      <w:rFonts w:eastAsia="宋体" w:hint="eastAsia"/>
                                      <w:sz w:val="16"/>
                                      <w:szCs w:val="16"/>
                                    </w:rPr>
                                    <w:t>N</w:t>
                                  </w:r>
                                  <w:r w:rsidRPr="004D625A">
                                    <w:rPr>
                                      <w:rFonts w:eastAsia="宋体"/>
                                      <w:sz w:val="16"/>
                                      <w:szCs w:val="16"/>
                                    </w:rPr>
                                    <w:t>ame</w:t>
                                  </w:r>
                                </w:p>
                              </w:tc>
                              <w:tc>
                                <w:tcPr>
                                  <w:tcW w:w="707" w:type="dxa"/>
                                  <w:tcBorders>
                                    <w:top w:val="double" w:sz="4" w:space="0" w:color="auto"/>
                                    <w:left w:val="single" w:sz="4" w:space="0" w:color="auto"/>
                                  </w:tcBorders>
                                </w:tcPr>
                                <w:p w14:paraId="0A7942A7" w14:textId="77777777" w:rsidR="006F43E2" w:rsidRPr="004D625A" w:rsidRDefault="006F43E2" w:rsidP="00B17BBC">
                                  <w:pPr>
                                    <w:jc w:val="center"/>
                                    <w:rPr>
                                      <w:rFonts w:eastAsia="宋体"/>
                                      <w:sz w:val="16"/>
                                      <w:szCs w:val="16"/>
                                    </w:rPr>
                                  </w:pPr>
                                  <w:r w:rsidRPr="004D625A">
                                    <w:rPr>
                                      <w:rFonts w:eastAsia="宋体" w:hint="eastAsia"/>
                                      <w:sz w:val="16"/>
                                      <w:szCs w:val="16"/>
                                    </w:rPr>
                                    <w:t>T</w:t>
                                  </w:r>
                                  <w:r w:rsidRPr="004D625A">
                                    <w:rPr>
                                      <w:rFonts w:eastAsia="宋体"/>
                                      <w:sz w:val="16"/>
                                      <w:szCs w:val="16"/>
                                    </w:rPr>
                                    <w:t>24</w:t>
                                  </w:r>
                                </w:p>
                              </w:tc>
                              <w:tc>
                                <w:tcPr>
                                  <w:tcW w:w="707" w:type="dxa"/>
                                  <w:tcBorders>
                                    <w:top w:val="double" w:sz="4" w:space="0" w:color="auto"/>
                                  </w:tcBorders>
                                </w:tcPr>
                                <w:p w14:paraId="68FEB710" w14:textId="77777777" w:rsidR="006F43E2" w:rsidRPr="004D625A" w:rsidRDefault="006F43E2" w:rsidP="00B17BBC">
                                  <w:pPr>
                                    <w:jc w:val="center"/>
                                    <w:rPr>
                                      <w:rFonts w:eastAsia="宋体"/>
                                      <w:sz w:val="16"/>
                                      <w:szCs w:val="16"/>
                                    </w:rPr>
                                  </w:pPr>
                                  <w:r w:rsidRPr="004D625A">
                                    <w:rPr>
                                      <w:rFonts w:eastAsia="宋体" w:hint="eastAsia"/>
                                      <w:sz w:val="16"/>
                                      <w:szCs w:val="16"/>
                                    </w:rPr>
                                    <w:t>T</w:t>
                                  </w:r>
                                  <w:r w:rsidRPr="004D625A">
                                    <w:rPr>
                                      <w:rFonts w:eastAsia="宋体"/>
                                      <w:sz w:val="16"/>
                                      <w:szCs w:val="16"/>
                                    </w:rPr>
                                    <w:t>50</w:t>
                                  </w:r>
                                </w:p>
                              </w:tc>
                              <w:tc>
                                <w:tcPr>
                                  <w:tcW w:w="776" w:type="dxa"/>
                                  <w:tcBorders>
                                    <w:top w:val="double" w:sz="4" w:space="0" w:color="auto"/>
                                  </w:tcBorders>
                                </w:tcPr>
                                <w:p w14:paraId="0EC1DC13" w14:textId="77777777" w:rsidR="006F43E2" w:rsidRPr="004D625A" w:rsidRDefault="006F43E2" w:rsidP="00B17BBC">
                                  <w:pPr>
                                    <w:jc w:val="center"/>
                                    <w:rPr>
                                      <w:rFonts w:eastAsia="宋体"/>
                                      <w:sz w:val="16"/>
                                      <w:szCs w:val="16"/>
                                    </w:rPr>
                                  </w:pPr>
                                  <w:r w:rsidRPr="004D625A">
                                    <w:rPr>
                                      <w:rFonts w:eastAsia="宋体" w:hint="eastAsia"/>
                                      <w:sz w:val="16"/>
                                      <w:szCs w:val="16"/>
                                    </w:rPr>
                                    <w:t>P</w:t>
                                  </w:r>
                                  <w:r w:rsidRPr="004D625A">
                                    <w:rPr>
                                      <w:rFonts w:eastAsia="宋体"/>
                                      <w:sz w:val="16"/>
                                      <w:szCs w:val="16"/>
                                    </w:rPr>
                                    <w:t>30</w:t>
                                  </w:r>
                                </w:p>
                              </w:tc>
                              <w:tc>
                                <w:tcPr>
                                  <w:tcW w:w="707" w:type="dxa"/>
                                  <w:tcBorders>
                                    <w:top w:val="double" w:sz="4" w:space="0" w:color="auto"/>
                                  </w:tcBorders>
                                </w:tcPr>
                                <w:p w14:paraId="3E2470A9" w14:textId="77777777" w:rsidR="006F43E2" w:rsidRPr="004D625A" w:rsidRDefault="006F43E2" w:rsidP="00B17BBC">
                                  <w:pPr>
                                    <w:jc w:val="center"/>
                                    <w:rPr>
                                      <w:rFonts w:eastAsia="宋体"/>
                                      <w:sz w:val="16"/>
                                      <w:szCs w:val="16"/>
                                    </w:rPr>
                                  </w:pPr>
                                  <w:proofErr w:type="spellStart"/>
                                  <w:r w:rsidRPr="004D625A">
                                    <w:rPr>
                                      <w:rFonts w:eastAsia="宋体" w:hint="eastAsia"/>
                                      <w:sz w:val="16"/>
                                      <w:szCs w:val="16"/>
                                    </w:rPr>
                                    <w:t>N</w:t>
                                  </w:r>
                                  <w:r w:rsidRPr="004D625A">
                                    <w:rPr>
                                      <w:rFonts w:eastAsia="宋体"/>
                                      <w:sz w:val="16"/>
                                      <w:szCs w:val="16"/>
                                    </w:rPr>
                                    <w:t>f</w:t>
                                  </w:r>
                                  <w:proofErr w:type="spellEnd"/>
                                </w:p>
                              </w:tc>
                              <w:tc>
                                <w:tcPr>
                                  <w:tcW w:w="707" w:type="dxa"/>
                                  <w:tcBorders>
                                    <w:top w:val="double" w:sz="4" w:space="0" w:color="auto"/>
                                  </w:tcBorders>
                                </w:tcPr>
                                <w:p w14:paraId="1702E03C" w14:textId="77777777" w:rsidR="006F43E2" w:rsidRPr="004D625A" w:rsidRDefault="006F43E2" w:rsidP="00B17BBC">
                                  <w:pPr>
                                    <w:jc w:val="center"/>
                                    <w:rPr>
                                      <w:rFonts w:eastAsia="宋体"/>
                                      <w:sz w:val="16"/>
                                      <w:szCs w:val="16"/>
                                    </w:rPr>
                                  </w:pPr>
                                  <w:r w:rsidRPr="004D625A">
                                    <w:rPr>
                                      <w:rFonts w:eastAsia="宋体" w:hint="eastAsia"/>
                                      <w:sz w:val="16"/>
                                      <w:szCs w:val="16"/>
                                    </w:rPr>
                                    <w:t>P</w:t>
                                  </w:r>
                                  <w:r w:rsidRPr="004D625A">
                                    <w:rPr>
                                      <w:rFonts w:eastAsia="宋体"/>
                                      <w:sz w:val="16"/>
                                      <w:szCs w:val="16"/>
                                    </w:rPr>
                                    <w:t>s30</w:t>
                                  </w:r>
                                </w:p>
                              </w:tc>
                              <w:tc>
                                <w:tcPr>
                                  <w:tcW w:w="716" w:type="dxa"/>
                                  <w:tcBorders>
                                    <w:top w:val="double" w:sz="4" w:space="0" w:color="auto"/>
                                  </w:tcBorders>
                                </w:tcPr>
                                <w:p w14:paraId="6461134B" w14:textId="77777777" w:rsidR="006F43E2" w:rsidRPr="004D625A" w:rsidRDefault="006F43E2" w:rsidP="00B17BBC">
                                  <w:pPr>
                                    <w:jc w:val="center"/>
                                    <w:rPr>
                                      <w:rFonts w:eastAsia="宋体"/>
                                      <w:sz w:val="16"/>
                                      <w:szCs w:val="16"/>
                                    </w:rPr>
                                  </w:pPr>
                                  <w:r w:rsidRPr="004D625A">
                                    <w:rPr>
                                      <w:rFonts w:eastAsia="宋体" w:hint="eastAsia"/>
                                      <w:sz w:val="16"/>
                                      <w:szCs w:val="16"/>
                                    </w:rPr>
                                    <w:t>p</w:t>
                                  </w:r>
                                  <w:r w:rsidRPr="004D625A">
                                    <w:rPr>
                                      <w:rFonts w:eastAsia="宋体"/>
                                      <w:sz w:val="16"/>
                                      <w:szCs w:val="16"/>
                                    </w:rPr>
                                    <w:t>hi</w:t>
                                  </w:r>
                                </w:p>
                              </w:tc>
                            </w:tr>
                            <w:tr w:rsidR="006F43E2" w:rsidRPr="004D625A" w14:paraId="71B7936D" w14:textId="77777777" w:rsidTr="001344FB">
                              <w:tc>
                                <w:tcPr>
                                  <w:tcW w:w="710" w:type="dxa"/>
                                  <w:tcBorders>
                                    <w:top w:val="single" w:sz="4" w:space="0" w:color="auto"/>
                                    <w:right w:val="single" w:sz="4" w:space="0" w:color="auto"/>
                                  </w:tcBorders>
                                </w:tcPr>
                                <w:p w14:paraId="3272F5E2" w14:textId="77777777" w:rsidR="006F43E2" w:rsidRPr="004D625A" w:rsidRDefault="006F43E2" w:rsidP="00B17BBC">
                                  <w:pPr>
                                    <w:jc w:val="center"/>
                                    <w:rPr>
                                      <w:rFonts w:eastAsia="宋体"/>
                                      <w:sz w:val="16"/>
                                      <w:szCs w:val="16"/>
                                    </w:rPr>
                                  </w:pPr>
                                  <w:r w:rsidRPr="004D625A">
                                    <w:rPr>
                                      <w:rFonts w:eastAsia="宋体"/>
                                      <w:sz w:val="16"/>
                                      <w:szCs w:val="16"/>
                                    </w:rPr>
                                    <w:t>E</w:t>
                                  </w:r>
                                  <w:r w:rsidRPr="004D625A">
                                    <w:rPr>
                                      <w:rFonts w:eastAsia="宋体" w:hint="eastAsia"/>
                                      <w:sz w:val="16"/>
                                      <w:szCs w:val="16"/>
                                    </w:rPr>
                                    <w:t>rror</w:t>
                                  </w:r>
                                </w:p>
                              </w:tc>
                              <w:tc>
                                <w:tcPr>
                                  <w:tcW w:w="707" w:type="dxa"/>
                                  <w:tcBorders>
                                    <w:top w:val="single" w:sz="4" w:space="0" w:color="auto"/>
                                    <w:left w:val="single" w:sz="4" w:space="0" w:color="auto"/>
                                  </w:tcBorders>
                                </w:tcPr>
                                <w:p w14:paraId="7F4FB770" w14:textId="77777777" w:rsidR="006F43E2" w:rsidRPr="004D625A" w:rsidRDefault="006F43E2" w:rsidP="00B17BBC">
                                  <w:pPr>
                                    <w:jc w:val="center"/>
                                    <w:rPr>
                                      <w:rFonts w:eastAsia="宋体"/>
                                      <w:sz w:val="16"/>
                                      <w:szCs w:val="16"/>
                                    </w:rPr>
                                  </w:pPr>
                                  <w:r w:rsidRPr="004D625A">
                                    <w:rPr>
                                      <w:rFonts w:eastAsia="宋体" w:hint="eastAsia"/>
                                      <w:sz w:val="16"/>
                                      <w:szCs w:val="16"/>
                                    </w:rPr>
                                    <w:t>0</w:t>
                                  </w:r>
                                  <w:r w:rsidRPr="004D625A">
                                    <w:rPr>
                                      <w:rFonts w:eastAsia="宋体"/>
                                      <w:sz w:val="16"/>
                                      <w:szCs w:val="16"/>
                                    </w:rPr>
                                    <w:t>.117</w:t>
                                  </w:r>
                                </w:p>
                              </w:tc>
                              <w:tc>
                                <w:tcPr>
                                  <w:tcW w:w="707" w:type="dxa"/>
                                  <w:tcBorders>
                                    <w:top w:val="single" w:sz="4" w:space="0" w:color="auto"/>
                                  </w:tcBorders>
                                </w:tcPr>
                                <w:p w14:paraId="303D49CF" w14:textId="77777777" w:rsidR="006F43E2" w:rsidRPr="004D625A" w:rsidRDefault="006F43E2" w:rsidP="00B17BBC">
                                  <w:pPr>
                                    <w:jc w:val="center"/>
                                    <w:rPr>
                                      <w:rFonts w:eastAsia="宋体"/>
                                      <w:sz w:val="16"/>
                                      <w:szCs w:val="16"/>
                                    </w:rPr>
                                  </w:pPr>
                                  <w:r w:rsidRPr="004D625A">
                                    <w:rPr>
                                      <w:rFonts w:eastAsia="宋体" w:hint="eastAsia"/>
                                      <w:sz w:val="16"/>
                                      <w:szCs w:val="16"/>
                                    </w:rPr>
                                    <w:t>0</w:t>
                                  </w:r>
                                  <w:r w:rsidRPr="004D625A">
                                    <w:rPr>
                                      <w:rFonts w:eastAsia="宋体"/>
                                      <w:sz w:val="16"/>
                                      <w:szCs w:val="16"/>
                                    </w:rPr>
                                    <w:t>.099</w:t>
                                  </w:r>
                                </w:p>
                              </w:tc>
                              <w:tc>
                                <w:tcPr>
                                  <w:tcW w:w="776" w:type="dxa"/>
                                  <w:tcBorders>
                                    <w:top w:val="single" w:sz="4" w:space="0" w:color="auto"/>
                                  </w:tcBorders>
                                </w:tcPr>
                                <w:p w14:paraId="3A45696F" w14:textId="77777777" w:rsidR="006F43E2" w:rsidRPr="004D625A" w:rsidRDefault="006F43E2" w:rsidP="00B17BBC">
                                  <w:pPr>
                                    <w:jc w:val="center"/>
                                    <w:rPr>
                                      <w:rFonts w:eastAsia="宋体"/>
                                      <w:sz w:val="16"/>
                                      <w:szCs w:val="16"/>
                                    </w:rPr>
                                  </w:pPr>
                                  <w:r w:rsidRPr="004D625A">
                                    <w:rPr>
                                      <w:rFonts w:eastAsia="宋体" w:hint="eastAsia"/>
                                      <w:sz w:val="16"/>
                                      <w:szCs w:val="16"/>
                                    </w:rPr>
                                    <w:t>0</w:t>
                                  </w:r>
                                  <w:r w:rsidRPr="004D625A">
                                    <w:rPr>
                                      <w:rFonts w:eastAsia="宋体"/>
                                      <w:sz w:val="16"/>
                                      <w:szCs w:val="16"/>
                                    </w:rPr>
                                    <w:t>.104</w:t>
                                  </w:r>
                                </w:p>
                              </w:tc>
                              <w:tc>
                                <w:tcPr>
                                  <w:tcW w:w="707" w:type="dxa"/>
                                  <w:tcBorders>
                                    <w:top w:val="single" w:sz="4" w:space="0" w:color="auto"/>
                                  </w:tcBorders>
                                </w:tcPr>
                                <w:p w14:paraId="13EA9BFF" w14:textId="77777777" w:rsidR="006F43E2" w:rsidRPr="004D625A" w:rsidRDefault="006F43E2" w:rsidP="00B17BBC">
                                  <w:pPr>
                                    <w:jc w:val="center"/>
                                    <w:rPr>
                                      <w:rFonts w:eastAsia="宋体"/>
                                      <w:sz w:val="16"/>
                                      <w:szCs w:val="16"/>
                                    </w:rPr>
                                  </w:pPr>
                                  <w:r w:rsidRPr="004D625A">
                                    <w:rPr>
                                      <w:rFonts w:eastAsia="宋体" w:hint="eastAsia"/>
                                      <w:sz w:val="16"/>
                                      <w:szCs w:val="16"/>
                                    </w:rPr>
                                    <w:t>0</w:t>
                                  </w:r>
                                  <w:r w:rsidRPr="004D625A">
                                    <w:rPr>
                                      <w:rFonts w:eastAsia="宋体"/>
                                      <w:sz w:val="16"/>
                                      <w:szCs w:val="16"/>
                                    </w:rPr>
                                    <w:t>.151</w:t>
                                  </w:r>
                                </w:p>
                              </w:tc>
                              <w:tc>
                                <w:tcPr>
                                  <w:tcW w:w="707" w:type="dxa"/>
                                  <w:tcBorders>
                                    <w:top w:val="single" w:sz="4" w:space="0" w:color="auto"/>
                                  </w:tcBorders>
                                </w:tcPr>
                                <w:p w14:paraId="2A6F42DB" w14:textId="77777777" w:rsidR="006F43E2" w:rsidRPr="004D625A" w:rsidRDefault="006F43E2" w:rsidP="00B17BBC">
                                  <w:pPr>
                                    <w:jc w:val="center"/>
                                    <w:rPr>
                                      <w:rFonts w:eastAsia="宋体"/>
                                      <w:sz w:val="16"/>
                                      <w:szCs w:val="16"/>
                                    </w:rPr>
                                  </w:pPr>
                                  <w:r w:rsidRPr="004D625A">
                                    <w:rPr>
                                      <w:rFonts w:eastAsia="宋体" w:hint="eastAsia"/>
                                      <w:sz w:val="16"/>
                                      <w:szCs w:val="16"/>
                                    </w:rPr>
                                    <w:t>0</w:t>
                                  </w:r>
                                  <w:r w:rsidRPr="004D625A">
                                    <w:rPr>
                                      <w:rFonts w:eastAsia="宋体"/>
                                      <w:sz w:val="16"/>
                                      <w:szCs w:val="16"/>
                                    </w:rPr>
                                    <w:t>.093</w:t>
                                  </w:r>
                                </w:p>
                              </w:tc>
                              <w:tc>
                                <w:tcPr>
                                  <w:tcW w:w="716" w:type="dxa"/>
                                  <w:tcBorders>
                                    <w:top w:val="single" w:sz="4" w:space="0" w:color="auto"/>
                                  </w:tcBorders>
                                </w:tcPr>
                                <w:p w14:paraId="09648E66" w14:textId="77777777" w:rsidR="006F43E2" w:rsidRPr="004D625A" w:rsidRDefault="006F43E2" w:rsidP="00B17BBC">
                                  <w:pPr>
                                    <w:jc w:val="center"/>
                                    <w:rPr>
                                      <w:rFonts w:eastAsia="宋体"/>
                                      <w:sz w:val="16"/>
                                      <w:szCs w:val="16"/>
                                    </w:rPr>
                                  </w:pPr>
                                  <w:r w:rsidRPr="004D625A">
                                    <w:rPr>
                                      <w:rFonts w:eastAsia="宋体" w:hint="eastAsia"/>
                                      <w:sz w:val="16"/>
                                      <w:szCs w:val="16"/>
                                    </w:rPr>
                                    <w:t>0</w:t>
                                  </w:r>
                                  <w:r w:rsidRPr="004D625A">
                                    <w:rPr>
                                      <w:rFonts w:eastAsia="宋体"/>
                                      <w:sz w:val="16"/>
                                      <w:szCs w:val="16"/>
                                    </w:rPr>
                                    <w:t>.107</w:t>
                                  </w:r>
                                </w:p>
                              </w:tc>
                            </w:tr>
                            <w:tr w:rsidR="006F43E2" w:rsidRPr="004D625A" w14:paraId="59EFD1B5" w14:textId="77777777" w:rsidTr="001344FB">
                              <w:tc>
                                <w:tcPr>
                                  <w:tcW w:w="710" w:type="dxa"/>
                                  <w:tcBorders>
                                    <w:top w:val="single" w:sz="4" w:space="0" w:color="auto"/>
                                    <w:right w:val="single" w:sz="4" w:space="0" w:color="auto"/>
                                  </w:tcBorders>
                                </w:tcPr>
                                <w:p w14:paraId="2A9FBB87" w14:textId="77777777" w:rsidR="006F43E2" w:rsidRPr="004D625A" w:rsidRDefault="006F43E2" w:rsidP="00B17BBC">
                                  <w:pPr>
                                    <w:jc w:val="center"/>
                                    <w:rPr>
                                      <w:rFonts w:eastAsia="宋体"/>
                                      <w:sz w:val="16"/>
                                      <w:szCs w:val="16"/>
                                    </w:rPr>
                                  </w:pPr>
                                  <w:r w:rsidRPr="004D625A">
                                    <w:rPr>
                                      <w:rFonts w:eastAsia="宋体" w:hint="eastAsia"/>
                                      <w:sz w:val="16"/>
                                      <w:szCs w:val="16"/>
                                    </w:rPr>
                                    <w:t>N</w:t>
                                  </w:r>
                                  <w:r w:rsidRPr="004D625A">
                                    <w:rPr>
                                      <w:rFonts w:eastAsia="宋体"/>
                                      <w:sz w:val="16"/>
                                      <w:szCs w:val="16"/>
                                    </w:rPr>
                                    <w:t>ame</w:t>
                                  </w:r>
                                </w:p>
                              </w:tc>
                              <w:tc>
                                <w:tcPr>
                                  <w:tcW w:w="707" w:type="dxa"/>
                                  <w:tcBorders>
                                    <w:top w:val="single" w:sz="4" w:space="0" w:color="auto"/>
                                    <w:left w:val="single" w:sz="4" w:space="0" w:color="auto"/>
                                  </w:tcBorders>
                                </w:tcPr>
                                <w:p w14:paraId="4CE9F87E" w14:textId="77777777" w:rsidR="006F43E2" w:rsidRPr="004D625A" w:rsidRDefault="006F43E2" w:rsidP="00B17BBC">
                                  <w:pPr>
                                    <w:jc w:val="center"/>
                                    <w:rPr>
                                      <w:rFonts w:eastAsia="宋体"/>
                                      <w:sz w:val="16"/>
                                      <w:szCs w:val="16"/>
                                    </w:rPr>
                                  </w:pPr>
                                  <w:proofErr w:type="spellStart"/>
                                  <w:r w:rsidRPr="004D625A">
                                    <w:rPr>
                                      <w:rFonts w:eastAsia="宋体" w:hint="eastAsia"/>
                                      <w:sz w:val="16"/>
                                      <w:szCs w:val="16"/>
                                    </w:rPr>
                                    <w:t>N</w:t>
                                  </w:r>
                                  <w:r w:rsidRPr="004D625A">
                                    <w:rPr>
                                      <w:rFonts w:eastAsia="宋体"/>
                                      <w:sz w:val="16"/>
                                      <w:szCs w:val="16"/>
                                    </w:rPr>
                                    <w:t>Rf</w:t>
                                  </w:r>
                                  <w:proofErr w:type="spellEnd"/>
                                </w:p>
                              </w:tc>
                              <w:tc>
                                <w:tcPr>
                                  <w:tcW w:w="707" w:type="dxa"/>
                                  <w:tcBorders>
                                    <w:top w:val="single" w:sz="4" w:space="0" w:color="auto"/>
                                  </w:tcBorders>
                                </w:tcPr>
                                <w:p w14:paraId="46EEDA6E" w14:textId="77777777" w:rsidR="006F43E2" w:rsidRPr="004D625A" w:rsidRDefault="006F43E2" w:rsidP="00B17BBC">
                                  <w:pPr>
                                    <w:jc w:val="center"/>
                                    <w:rPr>
                                      <w:rFonts w:eastAsia="宋体"/>
                                      <w:sz w:val="16"/>
                                      <w:szCs w:val="16"/>
                                    </w:rPr>
                                  </w:pPr>
                                  <w:r w:rsidRPr="004D625A">
                                    <w:rPr>
                                      <w:rFonts w:eastAsia="宋体" w:hint="eastAsia"/>
                                      <w:sz w:val="16"/>
                                      <w:szCs w:val="16"/>
                                    </w:rPr>
                                    <w:t>B</w:t>
                                  </w:r>
                                  <w:r w:rsidRPr="004D625A">
                                    <w:rPr>
                                      <w:rFonts w:eastAsia="宋体"/>
                                      <w:sz w:val="16"/>
                                      <w:szCs w:val="16"/>
                                    </w:rPr>
                                    <w:t>PR</w:t>
                                  </w:r>
                                </w:p>
                              </w:tc>
                              <w:tc>
                                <w:tcPr>
                                  <w:tcW w:w="776" w:type="dxa"/>
                                  <w:tcBorders>
                                    <w:top w:val="single" w:sz="4" w:space="0" w:color="auto"/>
                                  </w:tcBorders>
                                </w:tcPr>
                                <w:p w14:paraId="543E93F0" w14:textId="77777777" w:rsidR="006F43E2" w:rsidRPr="004D625A" w:rsidRDefault="006F43E2" w:rsidP="00B17BBC">
                                  <w:pPr>
                                    <w:jc w:val="center"/>
                                    <w:rPr>
                                      <w:rFonts w:eastAsia="宋体"/>
                                      <w:sz w:val="16"/>
                                      <w:szCs w:val="16"/>
                                    </w:rPr>
                                  </w:pPr>
                                  <w:proofErr w:type="spellStart"/>
                                  <w:r w:rsidRPr="004D625A">
                                    <w:rPr>
                                      <w:rFonts w:eastAsia="宋体" w:hint="eastAsia"/>
                                      <w:sz w:val="16"/>
                                      <w:szCs w:val="16"/>
                                    </w:rPr>
                                    <w:t>h</w:t>
                                  </w:r>
                                  <w:r w:rsidRPr="004D625A">
                                    <w:rPr>
                                      <w:rFonts w:eastAsia="宋体"/>
                                      <w:sz w:val="16"/>
                                      <w:szCs w:val="16"/>
                                    </w:rPr>
                                    <w:t>tBleed</w:t>
                                  </w:r>
                                  <w:proofErr w:type="spellEnd"/>
                                </w:p>
                              </w:tc>
                              <w:tc>
                                <w:tcPr>
                                  <w:tcW w:w="707" w:type="dxa"/>
                                  <w:tcBorders>
                                    <w:top w:val="single" w:sz="4" w:space="0" w:color="auto"/>
                                  </w:tcBorders>
                                </w:tcPr>
                                <w:p w14:paraId="7FBE4031" w14:textId="77777777" w:rsidR="006F43E2" w:rsidRPr="004D625A" w:rsidRDefault="006F43E2" w:rsidP="00B17BBC">
                                  <w:pPr>
                                    <w:jc w:val="center"/>
                                    <w:rPr>
                                      <w:rFonts w:eastAsia="宋体"/>
                                      <w:sz w:val="16"/>
                                      <w:szCs w:val="16"/>
                                    </w:rPr>
                                  </w:pPr>
                                  <w:r w:rsidRPr="004D625A">
                                    <w:rPr>
                                      <w:rFonts w:eastAsia="宋体" w:hint="eastAsia"/>
                                      <w:sz w:val="16"/>
                                      <w:szCs w:val="16"/>
                                    </w:rPr>
                                    <w:t>W</w:t>
                                  </w:r>
                                  <w:r w:rsidRPr="004D625A">
                                    <w:rPr>
                                      <w:rFonts w:eastAsia="宋体"/>
                                      <w:sz w:val="16"/>
                                      <w:szCs w:val="16"/>
                                    </w:rPr>
                                    <w:t>31</w:t>
                                  </w:r>
                                </w:p>
                              </w:tc>
                              <w:tc>
                                <w:tcPr>
                                  <w:tcW w:w="707" w:type="dxa"/>
                                  <w:tcBorders>
                                    <w:top w:val="single" w:sz="4" w:space="0" w:color="auto"/>
                                  </w:tcBorders>
                                </w:tcPr>
                                <w:p w14:paraId="40B1881E" w14:textId="77777777" w:rsidR="006F43E2" w:rsidRPr="004D625A" w:rsidRDefault="006F43E2" w:rsidP="00B17BBC">
                                  <w:pPr>
                                    <w:jc w:val="center"/>
                                    <w:rPr>
                                      <w:rFonts w:eastAsia="宋体"/>
                                      <w:sz w:val="16"/>
                                      <w:szCs w:val="16"/>
                                    </w:rPr>
                                  </w:pPr>
                                  <w:r w:rsidRPr="004D625A">
                                    <w:rPr>
                                      <w:rFonts w:eastAsia="宋体" w:hint="eastAsia"/>
                                      <w:sz w:val="16"/>
                                      <w:szCs w:val="16"/>
                                    </w:rPr>
                                    <w:t>W</w:t>
                                  </w:r>
                                  <w:r w:rsidRPr="004D625A">
                                    <w:rPr>
                                      <w:rFonts w:eastAsia="宋体"/>
                                      <w:sz w:val="16"/>
                                      <w:szCs w:val="16"/>
                                    </w:rPr>
                                    <w:t>32</w:t>
                                  </w:r>
                                </w:p>
                              </w:tc>
                              <w:tc>
                                <w:tcPr>
                                  <w:tcW w:w="716" w:type="dxa"/>
                                  <w:tcBorders>
                                    <w:top w:val="single" w:sz="4" w:space="0" w:color="auto"/>
                                  </w:tcBorders>
                                </w:tcPr>
                                <w:p w14:paraId="75BFCB86" w14:textId="77777777" w:rsidR="006F43E2" w:rsidRPr="004D625A" w:rsidRDefault="006F43E2" w:rsidP="00B17BBC">
                                  <w:pPr>
                                    <w:jc w:val="center"/>
                                    <w:rPr>
                                      <w:rFonts w:eastAsia="宋体"/>
                                      <w:sz w:val="16"/>
                                      <w:szCs w:val="16"/>
                                    </w:rPr>
                                  </w:pPr>
                                  <w:r>
                                    <w:rPr>
                                      <w:rFonts w:eastAsia="宋体"/>
                                      <w:sz w:val="16"/>
                                      <w:szCs w:val="16"/>
                                    </w:rPr>
                                    <w:t>HI</w:t>
                                  </w:r>
                                </w:p>
                              </w:tc>
                            </w:tr>
                            <w:tr w:rsidR="006F43E2" w:rsidRPr="004D625A" w14:paraId="221A5108" w14:textId="77777777" w:rsidTr="001344FB">
                              <w:tc>
                                <w:tcPr>
                                  <w:tcW w:w="710" w:type="dxa"/>
                                  <w:tcBorders>
                                    <w:top w:val="single" w:sz="4" w:space="0" w:color="auto"/>
                                    <w:bottom w:val="double" w:sz="4" w:space="0" w:color="auto"/>
                                    <w:right w:val="single" w:sz="4" w:space="0" w:color="auto"/>
                                  </w:tcBorders>
                                </w:tcPr>
                                <w:p w14:paraId="604CFAAC" w14:textId="77777777" w:rsidR="006F43E2" w:rsidRPr="004D625A" w:rsidRDefault="006F43E2" w:rsidP="00B17BBC">
                                  <w:pPr>
                                    <w:jc w:val="center"/>
                                    <w:rPr>
                                      <w:rFonts w:eastAsia="宋体"/>
                                      <w:sz w:val="16"/>
                                      <w:szCs w:val="16"/>
                                    </w:rPr>
                                  </w:pPr>
                                  <w:r w:rsidRPr="004D625A">
                                    <w:rPr>
                                      <w:rFonts w:eastAsia="宋体" w:hint="eastAsia"/>
                                      <w:sz w:val="16"/>
                                      <w:szCs w:val="16"/>
                                    </w:rPr>
                                    <w:t>Error</w:t>
                                  </w:r>
                                </w:p>
                              </w:tc>
                              <w:tc>
                                <w:tcPr>
                                  <w:tcW w:w="707" w:type="dxa"/>
                                  <w:tcBorders>
                                    <w:top w:val="single" w:sz="4" w:space="0" w:color="auto"/>
                                    <w:left w:val="single" w:sz="4" w:space="0" w:color="auto"/>
                                    <w:bottom w:val="double" w:sz="4" w:space="0" w:color="auto"/>
                                  </w:tcBorders>
                                </w:tcPr>
                                <w:p w14:paraId="0439843C" w14:textId="77777777" w:rsidR="006F43E2" w:rsidRPr="004D625A" w:rsidRDefault="006F43E2" w:rsidP="00B17BBC">
                                  <w:pPr>
                                    <w:jc w:val="center"/>
                                    <w:rPr>
                                      <w:rFonts w:eastAsia="宋体"/>
                                      <w:sz w:val="16"/>
                                      <w:szCs w:val="16"/>
                                    </w:rPr>
                                  </w:pPr>
                                  <w:r w:rsidRPr="004D625A">
                                    <w:rPr>
                                      <w:rFonts w:eastAsia="宋体" w:hint="eastAsia"/>
                                      <w:sz w:val="16"/>
                                      <w:szCs w:val="16"/>
                                    </w:rPr>
                                    <w:t>0</w:t>
                                  </w:r>
                                  <w:r w:rsidRPr="004D625A">
                                    <w:rPr>
                                      <w:rFonts w:eastAsia="宋体"/>
                                      <w:sz w:val="16"/>
                                      <w:szCs w:val="16"/>
                                    </w:rPr>
                                    <w:t>.210</w:t>
                                  </w:r>
                                </w:p>
                              </w:tc>
                              <w:tc>
                                <w:tcPr>
                                  <w:tcW w:w="707" w:type="dxa"/>
                                  <w:tcBorders>
                                    <w:top w:val="single" w:sz="4" w:space="0" w:color="auto"/>
                                    <w:bottom w:val="double" w:sz="4" w:space="0" w:color="auto"/>
                                  </w:tcBorders>
                                </w:tcPr>
                                <w:p w14:paraId="2D92ACEB" w14:textId="77777777" w:rsidR="006F43E2" w:rsidRPr="004D625A" w:rsidRDefault="006F43E2" w:rsidP="00B17BBC">
                                  <w:pPr>
                                    <w:jc w:val="center"/>
                                    <w:rPr>
                                      <w:rFonts w:eastAsia="宋体"/>
                                      <w:sz w:val="16"/>
                                      <w:szCs w:val="16"/>
                                    </w:rPr>
                                  </w:pPr>
                                  <w:r w:rsidRPr="004D625A">
                                    <w:rPr>
                                      <w:rFonts w:eastAsia="宋体" w:hint="eastAsia"/>
                                      <w:sz w:val="16"/>
                                      <w:szCs w:val="16"/>
                                    </w:rPr>
                                    <w:t>0</w:t>
                                  </w:r>
                                  <w:r w:rsidRPr="004D625A">
                                    <w:rPr>
                                      <w:rFonts w:eastAsia="宋体"/>
                                      <w:sz w:val="16"/>
                                      <w:szCs w:val="16"/>
                                    </w:rPr>
                                    <w:t>.091</w:t>
                                  </w:r>
                                </w:p>
                              </w:tc>
                              <w:tc>
                                <w:tcPr>
                                  <w:tcW w:w="776" w:type="dxa"/>
                                  <w:tcBorders>
                                    <w:top w:val="single" w:sz="4" w:space="0" w:color="auto"/>
                                    <w:bottom w:val="double" w:sz="4" w:space="0" w:color="auto"/>
                                  </w:tcBorders>
                                </w:tcPr>
                                <w:p w14:paraId="6F0072E8" w14:textId="77777777" w:rsidR="006F43E2" w:rsidRPr="004D625A" w:rsidRDefault="006F43E2" w:rsidP="00B17BBC">
                                  <w:pPr>
                                    <w:jc w:val="center"/>
                                    <w:rPr>
                                      <w:rFonts w:eastAsia="宋体"/>
                                      <w:sz w:val="16"/>
                                      <w:szCs w:val="16"/>
                                    </w:rPr>
                                  </w:pPr>
                                  <w:r w:rsidRPr="004D625A">
                                    <w:rPr>
                                      <w:rFonts w:eastAsia="宋体" w:hint="eastAsia"/>
                                      <w:sz w:val="16"/>
                                      <w:szCs w:val="16"/>
                                    </w:rPr>
                                    <w:t>0</w:t>
                                  </w:r>
                                  <w:r w:rsidRPr="004D625A">
                                    <w:rPr>
                                      <w:rFonts w:eastAsia="宋体"/>
                                      <w:sz w:val="16"/>
                                      <w:szCs w:val="16"/>
                                    </w:rPr>
                                    <w:t>.115</w:t>
                                  </w:r>
                                </w:p>
                              </w:tc>
                              <w:tc>
                                <w:tcPr>
                                  <w:tcW w:w="707" w:type="dxa"/>
                                  <w:tcBorders>
                                    <w:top w:val="single" w:sz="4" w:space="0" w:color="auto"/>
                                    <w:bottom w:val="double" w:sz="4" w:space="0" w:color="auto"/>
                                  </w:tcBorders>
                                </w:tcPr>
                                <w:p w14:paraId="7F452FAE" w14:textId="77777777" w:rsidR="006F43E2" w:rsidRPr="004D625A" w:rsidRDefault="006F43E2" w:rsidP="00B17BBC">
                                  <w:pPr>
                                    <w:jc w:val="center"/>
                                    <w:rPr>
                                      <w:rFonts w:eastAsia="宋体"/>
                                      <w:sz w:val="16"/>
                                      <w:szCs w:val="16"/>
                                    </w:rPr>
                                  </w:pPr>
                                  <w:r w:rsidRPr="004D625A">
                                    <w:rPr>
                                      <w:rFonts w:eastAsia="宋体"/>
                                      <w:sz w:val="16"/>
                                      <w:szCs w:val="16"/>
                                    </w:rPr>
                                    <w:t>0.127</w:t>
                                  </w:r>
                                </w:p>
                              </w:tc>
                              <w:tc>
                                <w:tcPr>
                                  <w:tcW w:w="707" w:type="dxa"/>
                                  <w:tcBorders>
                                    <w:top w:val="single" w:sz="4" w:space="0" w:color="auto"/>
                                    <w:bottom w:val="double" w:sz="4" w:space="0" w:color="auto"/>
                                  </w:tcBorders>
                                </w:tcPr>
                                <w:p w14:paraId="1C431ABA" w14:textId="77777777" w:rsidR="006F43E2" w:rsidRPr="004D625A" w:rsidRDefault="006F43E2" w:rsidP="00B17BBC">
                                  <w:pPr>
                                    <w:jc w:val="center"/>
                                    <w:rPr>
                                      <w:rFonts w:eastAsia="宋体"/>
                                      <w:sz w:val="16"/>
                                      <w:szCs w:val="16"/>
                                    </w:rPr>
                                  </w:pPr>
                                  <w:r w:rsidRPr="004D625A">
                                    <w:rPr>
                                      <w:rFonts w:eastAsia="宋体" w:hint="eastAsia"/>
                                      <w:sz w:val="16"/>
                                      <w:szCs w:val="16"/>
                                    </w:rPr>
                                    <w:t>0</w:t>
                                  </w:r>
                                  <w:r w:rsidRPr="004D625A">
                                    <w:rPr>
                                      <w:rFonts w:eastAsia="宋体"/>
                                      <w:sz w:val="16"/>
                                      <w:szCs w:val="16"/>
                                    </w:rPr>
                                    <w:t>.120</w:t>
                                  </w:r>
                                </w:p>
                              </w:tc>
                              <w:tc>
                                <w:tcPr>
                                  <w:tcW w:w="716" w:type="dxa"/>
                                  <w:tcBorders>
                                    <w:top w:val="single" w:sz="4" w:space="0" w:color="auto"/>
                                    <w:bottom w:val="double" w:sz="4" w:space="0" w:color="auto"/>
                                  </w:tcBorders>
                                </w:tcPr>
                                <w:p w14:paraId="5565166E" w14:textId="77777777" w:rsidR="006F43E2" w:rsidRPr="004D625A" w:rsidRDefault="006F43E2" w:rsidP="00B17BBC">
                                  <w:pPr>
                                    <w:jc w:val="center"/>
                                    <w:rPr>
                                      <w:rFonts w:eastAsia="宋体"/>
                                      <w:sz w:val="16"/>
                                      <w:szCs w:val="16"/>
                                    </w:rPr>
                                  </w:pPr>
                                  <w:r w:rsidRPr="004D625A">
                                    <w:rPr>
                                      <w:rFonts w:eastAsia="宋体" w:hint="eastAsia"/>
                                      <w:sz w:val="16"/>
                                      <w:szCs w:val="16"/>
                                    </w:rPr>
                                    <w:t>0</w:t>
                                  </w:r>
                                  <w:r w:rsidRPr="004D625A">
                                    <w:rPr>
                                      <w:rFonts w:eastAsia="宋体"/>
                                      <w:sz w:val="16"/>
                                      <w:szCs w:val="16"/>
                                    </w:rPr>
                                    <w:t>.084</w:t>
                                  </w:r>
                                </w:p>
                              </w:tc>
                            </w:tr>
                            <w:bookmarkEnd w:id="297"/>
                          </w:tbl>
                          <w:p w14:paraId="66A355ED" w14:textId="77777777" w:rsidR="006F43E2" w:rsidRDefault="006F43E2" w:rsidP="006F43E2"/>
                        </w:txbxContent>
                      </wps:txbx>
                      <wps:bodyPr rot="0" vert="horz" wrap="square" lIns="0" tIns="0" rIns="0" bIns="0" anchor="t" anchorCtr="0" upright="1">
                        <a:noAutofit/>
                      </wps:bodyPr>
                    </wps:wsp>
                  </a:graphicData>
                </a:graphic>
              </wp:inline>
            </w:drawing>
          </mc:Choice>
          <mc:Fallback>
            <w:pict>
              <v:shape w14:anchorId="46186F1A" id="_x0000_s1040" type="#_x0000_t202" style="width:251.5pt;height: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" stroked="f">
                <v:textbox inset="0,0,0,0">
                  <w:txbxContent>
                    <w:p w14:paraId="73FAC875" w14:textId="77777777" w:rsidR="006E10A7" w:rsidRDefault="006E10A7" w:rsidP="006F43E2">
                      <w:pPr>
                        <w:pStyle w:val="TableTitle"/>
                      </w:pPr>
                    </w:p>
                    <w:p w14:paraId="73FE651E" w14:textId="110B2799" w:rsidR="006F43E2" w:rsidRDefault="006F43E2" w:rsidP="006F43E2">
                      <w:pPr>
                        <w:pStyle w:val="TableTitle"/>
                        <w:rPr>
                          <w:lang w:eastAsia="zh-CN"/>
                        </w:rPr>
                      </w:pPr>
                      <w:r>
                        <w:t xml:space="preserve">TABLE </w:t>
                      </w:r>
                      <w:r w:rsidR="00C90083">
                        <w:rPr>
                          <w:lang w:eastAsia="zh-CN"/>
                        </w:rPr>
                        <w:t>Ⅴ</w:t>
                      </w:r>
                    </w:p>
                    <w:p w14:paraId="017A1A87" w14:textId="27F9165E" w:rsidR="006F43E2" w:rsidRPr="00DF24BB" w:rsidRDefault="006F43E2" w:rsidP="006F43E2">
                      <w:pPr>
                        <w:pStyle w:val="TableTitle"/>
                      </w:pPr>
                      <w:r w:rsidRPr="00DF24BB">
                        <w:t xml:space="preserve">RUL </w:t>
                      </w:r>
                      <w:r w:rsidR="009C0B20">
                        <w:t>prediction</w:t>
                      </w:r>
                      <w:r w:rsidR="009C0B20" w:rsidRPr="00DF24BB">
                        <w:t xml:space="preserve"> </w:t>
                      </w:r>
                      <w:r w:rsidRPr="00DF24BB">
                        <w:t>error</w:t>
                      </w:r>
                      <w:r w:rsidR="009C0B20">
                        <w:t>s</w:t>
                      </w:r>
                      <w:r w:rsidRPr="00DF24BB">
                        <w:t xml:space="preserve"> </w:t>
                      </w:r>
                      <w:r w:rsidR="009C0B20">
                        <w:t>based on HI</w:t>
                      </w:r>
                      <w:r w:rsidRPr="00DF24BB">
                        <w:t xml:space="preserve"> </w:t>
                      </w:r>
                      <w:r w:rsidR="009C0B20">
                        <w:t>(</w:t>
                      </w:r>
                      <w:r w:rsidRPr="00DF24BB">
                        <w:t xml:space="preserve">the </w:t>
                      </w:r>
                      <w:r w:rsidR="009C0B20">
                        <w:t>p</w:t>
                      </w:r>
                      <w:r w:rsidRPr="00DF24BB">
                        <w:t>roposed method</w:t>
                      </w:r>
                      <w:r w:rsidR="009C0B20">
                        <w:t>) and each single sensor signal.</w:t>
                      </w:r>
                    </w:p>
                    <w:tbl>
                      <w:tblPr>
                        <w:tblStyle w:val="af5"/>
                        <w:tblW w:w="0" w:type="auto"/>
                        <w:tblBorders>
                          <w:top w:val="double" w:sz="4" w:space="0" w:color="auto"/>
                          <w:left w:val="none" w:sz="0" w:space="0" w:color="auto"/>
                          <w:right w:val="none" w:sz="0" w:space="0" w:color="auto"/>
                          <w:insideV w:val="none" w:sz="0" w:space="0" w:color="auto"/>
                        </w:tblBorders>
                        <w:tblLook w:val="04A0" w:firstRow="1" w:lastRow="0" w:firstColumn="1" w:lastColumn="0" w:noHBand="0" w:noVBand="1"/>
                      </w:tblPr>
                      <w:tblGrid>
                        <w:gridCol w:w="710"/>
                        <w:gridCol w:w="707"/>
                        <w:gridCol w:w="707"/>
                        <w:gridCol w:w="776"/>
                        <w:gridCol w:w="707"/>
                        <w:gridCol w:w="707"/>
                        <w:gridCol w:w="716"/>
                      </w:tblGrid>
                      <w:tr w:rsidR="006F43E2" w:rsidRPr="004D625A" w14:paraId="7B2E189B" w14:textId="77777777" w:rsidTr="001344FB">
                        <w:tc>
                          <w:tcPr>
                            <w:tcW w:w="710" w:type="dxa"/>
                            <w:tcBorders>
                              <w:top w:val="double" w:sz="4" w:space="0" w:color="auto"/>
                              <w:right w:val="single" w:sz="4" w:space="0" w:color="auto"/>
                            </w:tcBorders>
                          </w:tcPr>
                          <w:p w14:paraId="44584C70" w14:textId="77777777" w:rsidR="006F43E2" w:rsidRPr="004D625A" w:rsidRDefault="006F43E2" w:rsidP="00B17BBC">
                            <w:pPr>
                              <w:jc w:val="center"/>
                              <w:rPr>
                                <w:rFonts w:eastAsia="宋体"/>
                                <w:sz w:val="16"/>
                                <w:szCs w:val="16"/>
                              </w:rPr>
                            </w:pPr>
                            <w:bookmarkStart w:id="298" w:name="_Hlk93828498"/>
                            <w:r w:rsidRPr="004D625A">
                              <w:rPr>
                                <w:rFonts w:eastAsia="宋体" w:hint="eastAsia"/>
                                <w:sz w:val="16"/>
                                <w:szCs w:val="16"/>
                              </w:rPr>
                              <w:t>N</w:t>
                            </w:r>
                            <w:r w:rsidRPr="004D625A">
                              <w:rPr>
                                <w:rFonts w:eastAsia="宋体"/>
                                <w:sz w:val="16"/>
                                <w:szCs w:val="16"/>
                              </w:rPr>
                              <w:t>ame</w:t>
                            </w:r>
                          </w:p>
                        </w:tc>
                        <w:tc>
                          <w:tcPr>
                            <w:tcW w:w="707" w:type="dxa"/>
                            <w:tcBorders>
                              <w:top w:val="double" w:sz="4" w:space="0" w:color="auto"/>
                              <w:left w:val="single" w:sz="4" w:space="0" w:color="auto"/>
                            </w:tcBorders>
                          </w:tcPr>
                          <w:p w14:paraId="0A7942A7" w14:textId="77777777" w:rsidR="006F43E2" w:rsidRPr="004D625A" w:rsidRDefault="006F43E2" w:rsidP="00B17BBC">
                            <w:pPr>
                              <w:jc w:val="center"/>
                              <w:rPr>
                                <w:rFonts w:eastAsia="宋体"/>
                                <w:sz w:val="16"/>
                                <w:szCs w:val="16"/>
                              </w:rPr>
                            </w:pPr>
                            <w:r w:rsidRPr="004D625A">
                              <w:rPr>
                                <w:rFonts w:eastAsia="宋体" w:hint="eastAsia"/>
                                <w:sz w:val="16"/>
                                <w:szCs w:val="16"/>
                              </w:rPr>
                              <w:t>T</w:t>
                            </w:r>
                            <w:r w:rsidRPr="004D625A">
                              <w:rPr>
                                <w:rFonts w:eastAsia="宋体"/>
                                <w:sz w:val="16"/>
                                <w:szCs w:val="16"/>
                              </w:rPr>
                              <w:t>24</w:t>
                            </w:r>
                          </w:p>
                        </w:tc>
                        <w:tc>
                          <w:tcPr>
                            <w:tcW w:w="707" w:type="dxa"/>
                            <w:tcBorders>
                              <w:top w:val="double" w:sz="4" w:space="0" w:color="auto"/>
                            </w:tcBorders>
                          </w:tcPr>
                          <w:p w14:paraId="68FEB710" w14:textId="77777777" w:rsidR="006F43E2" w:rsidRPr="004D625A" w:rsidRDefault="006F43E2" w:rsidP="00B17BBC">
                            <w:pPr>
                              <w:jc w:val="center"/>
                              <w:rPr>
                                <w:rFonts w:eastAsia="宋体"/>
                                <w:sz w:val="16"/>
                                <w:szCs w:val="16"/>
                              </w:rPr>
                            </w:pPr>
                            <w:r w:rsidRPr="004D625A">
                              <w:rPr>
                                <w:rFonts w:eastAsia="宋体" w:hint="eastAsia"/>
                                <w:sz w:val="16"/>
                                <w:szCs w:val="16"/>
                              </w:rPr>
                              <w:t>T</w:t>
                            </w:r>
                            <w:r w:rsidRPr="004D625A">
                              <w:rPr>
                                <w:rFonts w:eastAsia="宋体"/>
                                <w:sz w:val="16"/>
                                <w:szCs w:val="16"/>
                              </w:rPr>
                              <w:t>50</w:t>
                            </w:r>
                          </w:p>
                        </w:tc>
                        <w:tc>
                          <w:tcPr>
                            <w:tcW w:w="776" w:type="dxa"/>
                            <w:tcBorders>
                              <w:top w:val="double" w:sz="4" w:space="0" w:color="auto"/>
                            </w:tcBorders>
                          </w:tcPr>
                          <w:p w14:paraId="0EC1DC13" w14:textId="77777777" w:rsidR="006F43E2" w:rsidRPr="004D625A" w:rsidRDefault="006F43E2" w:rsidP="00B17BBC">
                            <w:pPr>
                              <w:jc w:val="center"/>
                              <w:rPr>
                                <w:rFonts w:eastAsia="宋体"/>
                                <w:sz w:val="16"/>
                                <w:szCs w:val="16"/>
                              </w:rPr>
                            </w:pPr>
                            <w:r w:rsidRPr="004D625A">
                              <w:rPr>
                                <w:rFonts w:eastAsia="宋体" w:hint="eastAsia"/>
                                <w:sz w:val="16"/>
                                <w:szCs w:val="16"/>
                              </w:rPr>
                              <w:t>P</w:t>
                            </w:r>
                            <w:r w:rsidRPr="004D625A">
                              <w:rPr>
                                <w:rFonts w:eastAsia="宋体"/>
                                <w:sz w:val="16"/>
                                <w:szCs w:val="16"/>
                              </w:rPr>
                              <w:t>30</w:t>
                            </w:r>
                          </w:p>
                        </w:tc>
                        <w:tc>
                          <w:tcPr>
                            <w:tcW w:w="707" w:type="dxa"/>
                            <w:tcBorders>
                              <w:top w:val="double" w:sz="4" w:space="0" w:color="auto"/>
                            </w:tcBorders>
                          </w:tcPr>
                          <w:p w14:paraId="3E2470A9" w14:textId="77777777" w:rsidR="006F43E2" w:rsidRPr="004D625A" w:rsidRDefault="006F43E2" w:rsidP="00B17BBC">
                            <w:pPr>
                              <w:jc w:val="center"/>
                              <w:rPr>
                                <w:rFonts w:eastAsia="宋体"/>
                                <w:sz w:val="16"/>
                                <w:szCs w:val="16"/>
                              </w:rPr>
                            </w:pPr>
                            <w:proofErr w:type="spellStart"/>
                            <w:r w:rsidRPr="004D625A">
                              <w:rPr>
                                <w:rFonts w:eastAsia="宋体" w:hint="eastAsia"/>
                                <w:sz w:val="16"/>
                                <w:szCs w:val="16"/>
                              </w:rPr>
                              <w:t>N</w:t>
                            </w:r>
                            <w:r w:rsidRPr="004D625A">
                              <w:rPr>
                                <w:rFonts w:eastAsia="宋体"/>
                                <w:sz w:val="16"/>
                                <w:szCs w:val="16"/>
                              </w:rPr>
                              <w:t>f</w:t>
                            </w:r>
                            <w:proofErr w:type="spellEnd"/>
                          </w:p>
                        </w:tc>
                        <w:tc>
                          <w:tcPr>
                            <w:tcW w:w="707" w:type="dxa"/>
                            <w:tcBorders>
                              <w:top w:val="double" w:sz="4" w:space="0" w:color="auto"/>
                            </w:tcBorders>
                          </w:tcPr>
                          <w:p w14:paraId="1702E03C" w14:textId="77777777" w:rsidR="006F43E2" w:rsidRPr="004D625A" w:rsidRDefault="006F43E2" w:rsidP="00B17BBC">
                            <w:pPr>
                              <w:jc w:val="center"/>
                              <w:rPr>
                                <w:rFonts w:eastAsia="宋体"/>
                                <w:sz w:val="16"/>
                                <w:szCs w:val="16"/>
                              </w:rPr>
                            </w:pPr>
                            <w:r w:rsidRPr="004D625A">
                              <w:rPr>
                                <w:rFonts w:eastAsia="宋体" w:hint="eastAsia"/>
                                <w:sz w:val="16"/>
                                <w:szCs w:val="16"/>
                              </w:rPr>
                              <w:t>P</w:t>
                            </w:r>
                            <w:r w:rsidRPr="004D625A">
                              <w:rPr>
                                <w:rFonts w:eastAsia="宋体"/>
                                <w:sz w:val="16"/>
                                <w:szCs w:val="16"/>
                              </w:rPr>
                              <w:t>s30</w:t>
                            </w:r>
                          </w:p>
                        </w:tc>
                        <w:tc>
                          <w:tcPr>
                            <w:tcW w:w="716" w:type="dxa"/>
                            <w:tcBorders>
                              <w:top w:val="double" w:sz="4" w:space="0" w:color="auto"/>
                            </w:tcBorders>
                          </w:tcPr>
                          <w:p w14:paraId="6461134B" w14:textId="77777777" w:rsidR="006F43E2" w:rsidRPr="004D625A" w:rsidRDefault="006F43E2" w:rsidP="00B17BBC">
                            <w:pPr>
                              <w:jc w:val="center"/>
                              <w:rPr>
                                <w:rFonts w:eastAsia="宋体"/>
                                <w:sz w:val="16"/>
                                <w:szCs w:val="16"/>
                              </w:rPr>
                            </w:pPr>
                            <w:r w:rsidRPr="004D625A">
                              <w:rPr>
                                <w:rFonts w:eastAsia="宋体" w:hint="eastAsia"/>
                                <w:sz w:val="16"/>
                                <w:szCs w:val="16"/>
                              </w:rPr>
                              <w:t>p</w:t>
                            </w:r>
                            <w:r w:rsidRPr="004D625A">
                              <w:rPr>
                                <w:rFonts w:eastAsia="宋体"/>
                                <w:sz w:val="16"/>
                                <w:szCs w:val="16"/>
                              </w:rPr>
                              <w:t>hi</w:t>
                            </w:r>
                          </w:p>
                        </w:tc>
                      </w:tr>
                      <w:tr w:rsidR="006F43E2" w:rsidRPr="004D625A" w14:paraId="71B7936D" w14:textId="77777777" w:rsidTr="001344FB">
                        <w:tc>
                          <w:tcPr>
                            <w:tcW w:w="710" w:type="dxa"/>
                            <w:tcBorders>
                              <w:top w:val="single" w:sz="4" w:space="0" w:color="auto"/>
                              <w:right w:val="single" w:sz="4" w:space="0" w:color="auto"/>
                            </w:tcBorders>
                          </w:tcPr>
                          <w:p w14:paraId="3272F5E2" w14:textId="77777777" w:rsidR="006F43E2" w:rsidRPr="004D625A" w:rsidRDefault="006F43E2" w:rsidP="00B17BBC">
                            <w:pPr>
                              <w:jc w:val="center"/>
                              <w:rPr>
                                <w:rFonts w:eastAsia="宋体"/>
                                <w:sz w:val="16"/>
                                <w:szCs w:val="16"/>
                              </w:rPr>
                            </w:pPr>
                            <w:r w:rsidRPr="004D625A">
                              <w:rPr>
                                <w:rFonts w:eastAsia="宋体"/>
                                <w:sz w:val="16"/>
                                <w:szCs w:val="16"/>
                              </w:rPr>
                              <w:t>E</w:t>
                            </w:r>
                            <w:r w:rsidRPr="004D625A">
                              <w:rPr>
                                <w:rFonts w:eastAsia="宋体" w:hint="eastAsia"/>
                                <w:sz w:val="16"/>
                                <w:szCs w:val="16"/>
                              </w:rPr>
                              <w:t>rror</w:t>
                            </w:r>
                          </w:p>
                        </w:tc>
                        <w:tc>
                          <w:tcPr>
                            <w:tcW w:w="707" w:type="dxa"/>
                            <w:tcBorders>
                              <w:top w:val="single" w:sz="4" w:space="0" w:color="auto"/>
                              <w:left w:val="single" w:sz="4" w:space="0" w:color="auto"/>
                            </w:tcBorders>
                          </w:tcPr>
                          <w:p w14:paraId="7F4FB770" w14:textId="77777777" w:rsidR="006F43E2" w:rsidRPr="004D625A" w:rsidRDefault="006F43E2" w:rsidP="00B17BBC">
                            <w:pPr>
                              <w:jc w:val="center"/>
                              <w:rPr>
                                <w:rFonts w:eastAsia="宋体"/>
                                <w:sz w:val="16"/>
                                <w:szCs w:val="16"/>
                              </w:rPr>
                            </w:pPr>
                            <w:r w:rsidRPr="004D625A">
                              <w:rPr>
                                <w:rFonts w:eastAsia="宋体" w:hint="eastAsia"/>
                                <w:sz w:val="16"/>
                                <w:szCs w:val="16"/>
                              </w:rPr>
                              <w:t>0</w:t>
                            </w:r>
                            <w:r w:rsidRPr="004D625A">
                              <w:rPr>
                                <w:rFonts w:eastAsia="宋体"/>
                                <w:sz w:val="16"/>
                                <w:szCs w:val="16"/>
                              </w:rPr>
                              <w:t>.117</w:t>
                            </w:r>
                          </w:p>
                        </w:tc>
                        <w:tc>
                          <w:tcPr>
                            <w:tcW w:w="707" w:type="dxa"/>
                            <w:tcBorders>
                              <w:top w:val="single" w:sz="4" w:space="0" w:color="auto"/>
                            </w:tcBorders>
                          </w:tcPr>
                          <w:p w14:paraId="303D49CF" w14:textId="77777777" w:rsidR="006F43E2" w:rsidRPr="004D625A" w:rsidRDefault="006F43E2" w:rsidP="00B17BBC">
                            <w:pPr>
                              <w:jc w:val="center"/>
                              <w:rPr>
                                <w:rFonts w:eastAsia="宋体"/>
                                <w:sz w:val="16"/>
                                <w:szCs w:val="16"/>
                              </w:rPr>
                            </w:pPr>
                            <w:r w:rsidRPr="004D625A">
                              <w:rPr>
                                <w:rFonts w:eastAsia="宋体" w:hint="eastAsia"/>
                                <w:sz w:val="16"/>
                                <w:szCs w:val="16"/>
                              </w:rPr>
                              <w:t>0</w:t>
                            </w:r>
                            <w:r w:rsidRPr="004D625A">
                              <w:rPr>
                                <w:rFonts w:eastAsia="宋体"/>
                                <w:sz w:val="16"/>
                                <w:szCs w:val="16"/>
                              </w:rPr>
                              <w:t>.099</w:t>
                            </w:r>
                          </w:p>
                        </w:tc>
                        <w:tc>
                          <w:tcPr>
                            <w:tcW w:w="776" w:type="dxa"/>
                            <w:tcBorders>
                              <w:top w:val="single" w:sz="4" w:space="0" w:color="auto"/>
                            </w:tcBorders>
                          </w:tcPr>
                          <w:p w14:paraId="3A45696F" w14:textId="77777777" w:rsidR="006F43E2" w:rsidRPr="004D625A" w:rsidRDefault="006F43E2" w:rsidP="00B17BBC">
                            <w:pPr>
                              <w:jc w:val="center"/>
                              <w:rPr>
                                <w:rFonts w:eastAsia="宋体"/>
                                <w:sz w:val="16"/>
                                <w:szCs w:val="16"/>
                              </w:rPr>
                            </w:pPr>
                            <w:r w:rsidRPr="004D625A">
                              <w:rPr>
                                <w:rFonts w:eastAsia="宋体" w:hint="eastAsia"/>
                                <w:sz w:val="16"/>
                                <w:szCs w:val="16"/>
                              </w:rPr>
                              <w:t>0</w:t>
                            </w:r>
                            <w:r w:rsidRPr="004D625A">
                              <w:rPr>
                                <w:rFonts w:eastAsia="宋体"/>
                                <w:sz w:val="16"/>
                                <w:szCs w:val="16"/>
                              </w:rPr>
                              <w:t>.104</w:t>
                            </w:r>
                          </w:p>
                        </w:tc>
                        <w:tc>
                          <w:tcPr>
                            <w:tcW w:w="707" w:type="dxa"/>
                            <w:tcBorders>
                              <w:top w:val="single" w:sz="4" w:space="0" w:color="auto"/>
                            </w:tcBorders>
                          </w:tcPr>
                          <w:p w14:paraId="13EA9BFF" w14:textId="77777777" w:rsidR="006F43E2" w:rsidRPr="004D625A" w:rsidRDefault="006F43E2" w:rsidP="00B17BBC">
                            <w:pPr>
                              <w:jc w:val="center"/>
                              <w:rPr>
                                <w:rFonts w:eastAsia="宋体"/>
                                <w:sz w:val="16"/>
                                <w:szCs w:val="16"/>
                              </w:rPr>
                            </w:pPr>
                            <w:r w:rsidRPr="004D625A">
                              <w:rPr>
                                <w:rFonts w:eastAsia="宋体" w:hint="eastAsia"/>
                                <w:sz w:val="16"/>
                                <w:szCs w:val="16"/>
                              </w:rPr>
                              <w:t>0</w:t>
                            </w:r>
                            <w:r w:rsidRPr="004D625A">
                              <w:rPr>
                                <w:rFonts w:eastAsia="宋体"/>
                                <w:sz w:val="16"/>
                                <w:szCs w:val="16"/>
                              </w:rPr>
                              <w:t>.151</w:t>
                            </w:r>
                          </w:p>
                        </w:tc>
                        <w:tc>
                          <w:tcPr>
                            <w:tcW w:w="707" w:type="dxa"/>
                            <w:tcBorders>
                              <w:top w:val="single" w:sz="4" w:space="0" w:color="auto"/>
                            </w:tcBorders>
                          </w:tcPr>
                          <w:p w14:paraId="2A6F42DB" w14:textId="77777777" w:rsidR="006F43E2" w:rsidRPr="004D625A" w:rsidRDefault="006F43E2" w:rsidP="00B17BBC">
                            <w:pPr>
                              <w:jc w:val="center"/>
                              <w:rPr>
                                <w:rFonts w:eastAsia="宋体"/>
                                <w:sz w:val="16"/>
                                <w:szCs w:val="16"/>
                              </w:rPr>
                            </w:pPr>
                            <w:r w:rsidRPr="004D625A">
                              <w:rPr>
                                <w:rFonts w:eastAsia="宋体" w:hint="eastAsia"/>
                                <w:sz w:val="16"/>
                                <w:szCs w:val="16"/>
                              </w:rPr>
                              <w:t>0</w:t>
                            </w:r>
                            <w:r w:rsidRPr="004D625A">
                              <w:rPr>
                                <w:rFonts w:eastAsia="宋体"/>
                                <w:sz w:val="16"/>
                                <w:szCs w:val="16"/>
                              </w:rPr>
                              <w:t>.093</w:t>
                            </w:r>
                          </w:p>
                        </w:tc>
                        <w:tc>
                          <w:tcPr>
                            <w:tcW w:w="716" w:type="dxa"/>
                            <w:tcBorders>
                              <w:top w:val="single" w:sz="4" w:space="0" w:color="auto"/>
                            </w:tcBorders>
                          </w:tcPr>
                          <w:p w14:paraId="09648E66" w14:textId="77777777" w:rsidR="006F43E2" w:rsidRPr="004D625A" w:rsidRDefault="006F43E2" w:rsidP="00B17BBC">
                            <w:pPr>
                              <w:jc w:val="center"/>
                              <w:rPr>
                                <w:rFonts w:eastAsia="宋体"/>
                                <w:sz w:val="16"/>
                                <w:szCs w:val="16"/>
                              </w:rPr>
                            </w:pPr>
                            <w:r w:rsidRPr="004D625A">
                              <w:rPr>
                                <w:rFonts w:eastAsia="宋体" w:hint="eastAsia"/>
                                <w:sz w:val="16"/>
                                <w:szCs w:val="16"/>
                              </w:rPr>
                              <w:t>0</w:t>
                            </w:r>
                            <w:r w:rsidRPr="004D625A">
                              <w:rPr>
                                <w:rFonts w:eastAsia="宋体"/>
                                <w:sz w:val="16"/>
                                <w:szCs w:val="16"/>
                              </w:rPr>
                              <w:t>.107</w:t>
                            </w:r>
                          </w:p>
                        </w:tc>
                      </w:tr>
                      <w:tr w:rsidR="006F43E2" w:rsidRPr="004D625A" w14:paraId="59EFD1B5" w14:textId="77777777" w:rsidTr="001344FB">
                        <w:tc>
                          <w:tcPr>
                            <w:tcW w:w="710" w:type="dxa"/>
                            <w:tcBorders>
                              <w:top w:val="single" w:sz="4" w:space="0" w:color="auto"/>
                              <w:right w:val="single" w:sz="4" w:space="0" w:color="auto"/>
                            </w:tcBorders>
                          </w:tcPr>
                          <w:p w14:paraId="2A9FBB87" w14:textId="77777777" w:rsidR="006F43E2" w:rsidRPr="004D625A" w:rsidRDefault="006F43E2" w:rsidP="00B17BBC">
                            <w:pPr>
                              <w:jc w:val="center"/>
                              <w:rPr>
                                <w:rFonts w:eastAsia="宋体"/>
                                <w:sz w:val="16"/>
                                <w:szCs w:val="16"/>
                              </w:rPr>
                            </w:pPr>
                            <w:r w:rsidRPr="004D625A">
                              <w:rPr>
                                <w:rFonts w:eastAsia="宋体" w:hint="eastAsia"/>
                                <w:sz w:val="16"/>
                                <w:szCs w:val="16"/>
                              </w:rPr>
                              <w:t>N</w:t>
                            </w:r>
                            <w:r w:rsidRPr="004D625A">
                              <w:rPr>
                                <w:rFonts w:eastAsia="宋体"/>
                                <w:sz w:val="16"/>
                                <w:szCs w:val="16"/>
                              </w:rPr>
                              <w:t>ame</w:t>
                            </w:r>
                          </w:p>
                        </w:tc>
                        <w:tc>
                          <w:tcPr>
                            <w:tcW w:w="707" w:type="dxa"/>
                            <w:tcBorders>
                              <w:top w:val="single" w:sz="4" w:space="0" w:color="auto"/>
                              <w:left w:val="single" w:sz="4" w:space="0" w:color="auto"/>
                            </w:tcBorders>
                          </w:tcPr>
                          <w:p w14:paraId="4CE9F87E" w14:textId="77777777" w:rsidR="006F43E2" w:rsidRPr="004D625A" w:rsidRDefault="006F43E2" w:rsidP="00B17BBC">
                            <w:pPr>
                              <w:jc w:val="center"/>
                              <w:rPr>
                                <w:rFonts w:eastAsia="宋体"/>
                                <w:sz w:val="16"/>
                                <w:szCs w:val="16"/>
                              </w:rPr>
                            </w:pPr>
                            <w:proofErr w:type="spellStart"/>
                            <w:r w:rsidRPr="004D625A">
                              <w:rPr>
                                <w:rFonts w:eastAsia="宋体" w:hint="eastAsia"/>
                                <w:sz w:val="16"/>
                                <w:szCs w:val="16"/>
                              </w:rPr>
                              <w:t>N</w:t>
                            </w:r>
                            <w:r w:rsidRPr="004D625A">
                              <w:rPr>
                                <w:rFonts w:eastAsia="宋体"/>
                                <w:sz w:val="16"/>
                                <w:szCs w:val="16"/>
                              </w:rPr>
                              <w:t>Rf</w:t>
                            </w:r>
                            <w:proofErr w:type="spellEnd"/>
                          </w:p>
                        </w:tc>
                        <w:tc>
                          <w:tcPr>
                            <w:tcW w:w="707" w:type="dxa"/>
                            <w:tcBorders>
                              <w:top w:val="single" w:sz="4" w:space="0" w:color="auto"/>
                            </w:tcBorders>
                          </w:tcPr>
                          <w:p w14:paraId="46EEDA6E" w14:textId="77777777" w:rsidR="006F43E2" w:rsidRPr="004D625A" w:rsidRDefault="006F43E2" w:rsidP="00B17BBC">
                            <w:pPr>
                              <w:jc w:val="center"/>
                              <w:rPr>
                                <w:rFonts w:eastAsia="宋体"/>
                                <w:sz w:val="16"/>
                                <w:szCs w:val="16"/>
                              </w:rPr>
                            </w:pPr>
                            <w:r w:rsidRPr="004D625A">
                              <w:rPr>
                                <w:rFonts w:eastAsia="宋体" w:hint="eastAsia"/>
                                <w:sz w:val="16"/>
                                <w:szCs w:val="16"/>
                              </w:rPr>
                              <w:t>B</w:t>
                            </w:r>
                            <w:r w:rsidRPr="004D625A">
                              <w:rPr>
                                <w:rFonts w:eastAsia="宋体"/>
                                <w:sz w:val="16"/>
                                <w:szCs w:val="16"/>
                              </w:rPr>
                              <w:t>PR</w:t>
                            </w:r>
                          </w:p>
                        </w:tc>
                        <w:tc>
                          <w:tcPr>
                            <w:tcW w:w="776" w:type="dxa"/>
                            <w:tcBorders>
                              <w:top w:val="single" w:sz="4" w:space="0" w:color="auto"/>
                            </w:tcBorders>
                          </w:tcPr>
                          <w:p w14:paraId="543E93F0" w14:textId="77777777" w:rsidR="006F43E2" w:rsidRPr="004D625A" w:rsidRDefault="006F43E2" w:rsidP="00B17BBC">
                            <w:pPr>
                              <w:jc w:val="center"/>
                              <w:rPr>
                                <w:rFonts w:eastAsia="宋体"/>
                                <w:sz w:val="16"/>
                                <w:szCs w:val="16"/>
                              </w:rPr>
                            </w:pPr>
                            <w:proofErr w:type="spellStart"/>
                            <w:r w:rsidRPr="004D625A">
                              <w:rPr>
                                <w:rFonts w:eastAsia="宋体" w:hint="eastAsia"/>
                                <w:sz w:val="16"/>
                                <w:szCs w:val="16"/>
                              </w:rPr>
                              <w:t>h</w:t>
                            </w:r>
                            <w:r w:rsidRPr="004D625A">
                              <w:rPr>
                                <w:rFonts w:eastAsia="宋体"/>
                                <w:sz w:val="16"/>
                                <w:szCs w:val="16"/>
                              </w:rPr>
                              <w:t>tBleed</w:t>
                            </w:r>
                            <w:proofErr w:type="spellEnd"/>
                          </w:p>
                        </w:tc>
                        <w:tc>
                          <w:tcPr>
                            <w:tcW w:w="707" w:type="dxa"/>
                            <w:tcBorders>
                              <w:top w:val="single" w:sz="4" w:space="0" w:color="auto"/>
                            </w:tcBorders>
                          </w:tcPr>
                          <w:p w14:paraId="7FBE4031" w14:textId="77777777" w:rsidR="006F43E2" w:rsidRPr="004D625A" w:rsidRDefault="006F43E2" w:rsidP="00B17BBC">
                            <w:pPr>
                              <w:jc w:val="center"/>
                              <w:rPr>
                                <w:rFonts w:eastAsia="宋体"/>
                                <w:sz w:val="16"/>
                                <w:szCs w:val="16"/>
                              </w:rPr>
                            </w:pPr>
                            <w:r w:rsidRPr="004D625A">
                              <w:rPr>
                                <w:rFonts w:eastAsia="宋体" w:hint="eastAsia"/>
                                <w:sz w:val="16"/>
                                <w:szCs w:val="16"/>
                              </w:rPr>
                              <w:t>W</w:t>
                            </w:r>
                            <w:r w:rsidRPr="004D625A">
                              <w:rPr>
                                <w:rFonts w:eastAsia="宋体"/>
                                <w:sz w:val="16"/>
                                <w:szCs w:val="16"/>
                              </w:rPr>
                              <w:t>31</w:t>
                            </w:r>
                          </w:p>
                        </w:tc>
                        <w:tc>
                          <w:tcPr>
                            <w:tcW w:w="707" w:type="dxa"/>
                            <w:tcBorders>
                              <w:top w:val="single" w:sz="4" w:space="0" w:color="auto"/>
                            </w:tcBorders>
                          </w:tcPr>
                          <w:p w14:paraId="40B1881E" w14:textId="77777777" w:rsidR="006F43E2" w:rsidRPr="004D625A" w:rsidRDefault="006F43E2" w:rsidP="00B17BBC">
                            <w:pPr>
                              <w:jc w:val="center"/>
                              <w:rPr>
                                <w:rFonts w:eastAsia="宋体"/>
                                <w:sz w:val="16"/>
                                <w:szCs w:val="16"/>
                              </w:rPr>
                            </w:pPr>
                            <w:r w:rsidRPr="004D625A">
                              <w:rPr>
                                <w:rFonts w:eastAsia="宋体" w:hint="eastAsia"/>
                                <w:sz w:val="16"/>
                                <w:szCs w:val="16"/>
                              </w:rPr>
                              <w:t>W</w:t>
                            </w:r>
                            <w:r w:rsidRPr="004D625A">
                              <w:rPr>
                                <w:rFonts w:eastAsia="宋体"/>
                                <w:sz w:val="16"/>
                                <w:szCs w:val="16"/>
                              </w:rPr>
                              <w:t>32</w:t>
                            </w:r>
                          </w:p>
                        </w:tc>
                        <w:tc>
                          <w:tcPr>
                            <w:tcW w:w="716" w:type="dxa"/>
                            <w:tcBorders>
                              <w:top w:val="single" w:sz="4" w:space="0" w:color="auto"/>
                            </w:tcBorders>
                          </w:tcPr>
                          <w:p w14:paraId="75BFCB86" w14:textId="77777777" w:rsidR="006F43E2" w:rsidRPr="004D625A" w:rsidRDefault="006F43E2" w:rsidP="00B17BBC">
                            <w:pPr>
                              <w:jc w:val="center"/>
                              <w:rPr>
                                <w:rFonts w:eastAsia="宋体"/>
                                <w:sz w:val="16"/>
                                <w:szCs w:val="16"/>
                              </w:rPr>
                            </w:pPr>
                            <w:r>
                              <w:rPr>
                                <w:rFonts w:eastAsia="宋体"/>
                                <w:sz w:val="16"/>
                                <w:szCs w:val="16"/>
                              </w:rPr>
                              <w:t>HI</w:t>
                            </w:r>
                          </w:p>
                        </w:tc>
                      </w:tr>
                      <w:tr w:rsidR="006F43E2" w:rsidRPr="004D625A" w14:paraId="221A5108" w14:textId="77777777" w:rsidTr="001344FB">
                        <w:tc>
                          <w:tcPr>
                            <w:tcW w:w="710" w:type="dxa"/>
                            <w:tcBorders>
                              <w:top w:val="single" w:sz="4" w:space="0" w:color="auto"/>
                              <w:bottom w:val="double" w:sz="4" w:space="0" w:color="auto"/>
                              <w:right w:val="single" w:sz="4" w:space="0" w:color="auto"/>
                            </w:tcBorders>
                          </w:tcPr>
                          <w:p w14:paraId="604CFAAC" w14:textId="77777777" w:rsidR="006F43E2" w:rsidRPr="004D625A" w:rsidRDefault="006F43E2" w:rsidP="00B17BBC">
                            <w:pPr>
                              <w:jc w:val="center"/>
                              <w:rPr>
                                <w:rFonts w:eastAsia="宋体"/>
                                <w:sz w:val="16"/>
                                <w:szCs w:val="16"/>
                              </w:rPr>
                            </w:pPr>
                            <w:r w:rsidRPr="004D625A">
                              <w:rPr>
                                <w:rFonts w:eastAsia="宋体" w:hint="eastAsia"/>
                                <w:sz w:val="16"/>
                                <w:szCs w:val="16"/>
                              </w:rPr>
                              <w:t>Error</w:t>
                            </w:r>
                          </w:p>
                        </w:tc>
                        <w:tc>
                          <w:tcPr>
                            <w:tcW w:w="707" w:type="dxa"/>
                            <w:tcBorders>
                              <w:top w:val="single" w:sz="4" w:space="0" w:color="auto"/>
                              <w:left w:val="single" w:sz="4" w:space="0" w:color="auto"/>
                              <w:bottom w:val="double" w:sz="4" w:space="0" w:color="auto"/>
                            </w:tcBorders>
                          </w:tcPr>
                          <w:p w14:paraId="0439843C" w14:textId="77777777" w:rsidR="006F43E2" w:rsidRPr="004D625A" w:rsidRDefault="006F43E2" w:rsidP="00B17BBC">
                            <w:pPr>
                              <w:jc w:val="center"/>
                              <w:rPr>
                                <w:rFonts w:eastAsia="宋体"/>
                                <w:sz w:val="16"/>
                                <w:szCs w:val="16"/>
                              </w:rPr>
                            </w:pPr>
                            <w:r w:rsidRPr="004D625A">
                              <w:rPr>
                                <w:rFonts w:eastAsia="宋体" w:hint="eastAsia"/>
                                <w:sz w:val="16"/>
                                <w:szCs w:val="16"/>
                              </w:rPr>
                              <w:t>0</w:t>
                            </w:r>
                            <w:r w:rsidRPr="004D625A">
                              <w:rPr>
                                <w:rFonts w:eastAsia="宋体"/>
                                <w:sz w:val="16"/>
                                <w:szCs w:val="16"/>
                              </w:rPr>
                              <w:t>.210</w:t>
                            </w:r>
                          </w:p>
                        </w:tc>
                        <w:tc>
                          <w:tcPr>
                            <w:tcW w:w="707" w:type="dxa"/>
                            <w:tcBorders>
                              <w:top w:val="single" w:sz="4" w:space="0" w:color="auto"/>
                              <w:bottom w:val="double" w:sz="4" w:space="0" w:color="auto"/>
                            </w:tcBorders>
                          </w:tcPr>
                          <w:p w14:paraId="2D92ACEB" w14:textId="77777777" w:rsidR="006F43E2" w:rsidRPr="004D625A" w:rsidRDefault="006F43E2" w:rsidP="00B17BBC">
                            <w:pPr>
                              <w:jc w:val="center"/>
                              <w:rPr>
                                <w:rFonts w:eastAsia="宋体"/>
                                <w:sz w:val="16"/>
                                <w:szCs w:val="16"/>
                              </w:rPr>
                            </w:pPr>
                            <w:r w:rsidRPr="004D625A">
                              <w:rPr>
                                <w:rFonts w:eastAsia="宋体" w:hint="eastAsia"/>
                                <w:sz w:val="16"/>
                                <w:szCs w:val="16"/>
                              </w:rPr>
                              <w:t>0</w:t>
                            </w:r>
                            <w:r w:rsidRPr="004D625A">
                              <w:rPr>
                                <w:rFonts w:eastAsia="宋体"/>
                                <w:sz w:val="16"/>
                                <w:szCs w:val="16"/>
                              </w:rPr>
                              <w:t>.091</w:t>
                            </w:r>
                          </w:p>
                        </w:tc>
                        <w:tc>
                          <w:tcPr>
                            <w:tcW w:w="776" w:type="dxa"/>
                            <w:tcBorders>
                              <w:top w:val="single" w:sz="4" w:space="0" w:color="auto"/>
                              <w:bottom w:val="double" w:sz="4" w:space="0" w:color="auto"/>
                            </w:tcBorders>
                          </w:tcPr>
                          <w:p w14:paraId="6F0072E8" w14:textId="77777777" w:rsidR="006F43E2" w:rsidRPr="004D625A" w:rsidRDefault="006F43E2" w:rsidP="00B17BBC">
                            <w:pPr>
                              <w:jc w:val="center"/>
                              <w:rPr>
                                <w:rFonts w:eastAsia="宋体"/>
                                <w:sz w:val="16"/>
                                <w:szCs w:val="16"/>
                              </w:rPr>
                            </w:pPr>
                            <w:r w:rsidRPr="004D625A">
                              <w:rPr>
                                <w:rFonts w:eastAsia="宋体" w:hint="eastAsia"/>
                                <w:sz w:val="16"/>
                                <w:szCs w:val="16"/>
                              </w:rPr>
                              <w:t>0</w:t>
                            </w:r>
                            <w:r w:rsidRPr="004D625A">
                              <w:rPr>
                                <w:rFonts w:eastAsia="宋体"/>
                                <w:sz w:val="16"/>
                                <w:szCs w:val="16"/>
                              </w:rPr>
                              <w:t>.115</w:t>
                            </w:r>
                          </w:p>
                        </w:tc>
                        <w:tc>
                          <w:tcPr>
                            <w:tcW w:w="707" w:type="dxa"/>
                            <w:tcBorders>
                              <w:top w:val="single" w:sz="4" w:space="0" w:color="auto"/>
                              <w:bottom w:val="double" w:sz="4" w:space="0" w:color="auto"/>
                            </w:tcBorders>
                          </w:tcPr>
                          <w:p w14:paraId="7F452FAE" w14:textId="77777777" w:rsidR="006F43E2" w:rsidRPr="004D625A" w:rsidRDefault="006F43E2" w:rsidP="00B17BBC">
                            <w:pPr>
                              <w:jc w:val="center"/>
                              <w:rPr>
                                <w:rFonts w:eastAsia="宋体"/>
                                <w:sz w:val="16"/>
                                <w:szCs w:val="16"/>
                              </w:rPr>
                            </w:pPr>
                            <w:r w:rsidRPr="004D625A">
                              <w:rPr>
                                <w:rFonts w:eastAsia="宋体"/>
                                <w:sz w:val="16"/>
                                <w:szCs w:val="16"/>
                              </w:rPr>
                              <w:t>0.127</w:t>
                            </w:r>
                          </w:p>
                        </w:tc>
                        <w:tc>
                          <w:tcPr>
                            <w:tcW w:w="707" w:type="dxa"/>
                            <w:tcBorders>
                              <w:top w:val="single" w:sz="4" w:space="0" w:color="auto"/>
                              <w:bottom w:val="double" w:sz="4" w:space="0" w:color="auto"/>
                            </w:tcBorders>
                          </w:tcPr>
                          <w:p w14:paraId="1C431ABA" w14:textId="77777777" w:rsidR="006F43E2" w:rsidRPr="004D625A" w:rsidRDefault="006F43E2" w:rsidP="00B17BBC">
                            <w:pPr>
                              <w:jc w:val="center"/>
                              <w:rPr>
                                <w:rFonts w:eastAsia="宋体"/>
                                <w:sz w:val="16"/>
                                <w:szCs w:val="16"/>
                              </w:rPr>
                            </w:pPr>
                            <w:r w:rsidRPr="004D625A">
                              <w:rPr>
                                <w:rFonts w:eastAsia="宋体" w:hint="eastAsia"/>
                                <w:sz w:val="16"/>
                                <w:szCs w:val="16"/>
                              </w:rPr>
                              <w:t>0</w:t>
                            </w:r>
                            <w:r w:rsidRPr="004D625A">
                              <w:rPr>
                                <w:rFonts w:eastAsia="宋体"/>
                                <w:sz w:val="16"/>
                                <w:szCs w:val="16"/>
                              </w:rPr>
                              <w:t>.120</w:t>
                            </w:r>
                          </w:p>
                        </w:tc>
                        <w:tc>
                          <w:tcPr>
                            <w:tcW w:w="716" w:type="dxa"/>
                            <w:tcBorders>
                              <w:top w:val="single" w:sz="4" w:space="0" w:color="auto"/>
                              <w:bottom w:val="double" w:sz="4" w:space="0" w:color="auto"/>
                            </w:tcBorders>
                          </w:tcPr>
                          <w:p w14:paraId="5565166E" w14:textId="77777777" w:rsidR="006F43E2" w:rsidRPr="004D625A" w:rsidRDefault="006F43E2" w:rsidP="00B17BBC">
                            <w:pPr>
                              <w:jc w:val="center"/>
                              <w:rPr>
                                <w:rFonts w:eastAsia="宋体"/>
                                <w:sz w:val="16"/>
                                <w:szCs w:val="16"/>
                              </w:rPr>
                            </w:pPr>
                            <w:r w:rsidRPr="004D625A">
                              <w:rPr>
                                <w:rFonts w:eastAsia="宋体" w:hint="eastAsia"/>
                                <w:sz w:val="16"/>
                                <w:szCs w:val="16"/>
                              </w:rPr>
                              <w:t>0</w:t>
                            </w:r>
                            <w:r w:rsidRPr="004D625A">
                              <w:rPr>
                                <w:rFonts w:eastAsia="宋体"/>
                                <w:sz w:val="16"/>
                                <w:szCs w:val="16"/>
                              </w:rPr>
                              <w:t>.084</w:t>
                            </w:r>
                          </w:p>
                        </w:tc>
                      </w:tr>
                      <w:bookmarkEnd w:id="298"/>
                    </w:tbl>
                    <w:p w14:paraId="66A355ED" w14:textId="77777777" w:rsidR="006F43E2" w:rsidRDefault="006F43E2" w:rsidP="006F43E2"/>
                  </w:txbxContent>
                </v:textbox>
                <w10:anchorlock/>
              </v:shape>
            </w:pict>
          </mc:Fallback>
        </mc:AlternateContent>
      </w:r>
    </w:p>
    <w:p w14:paraId="3E2925FA" w14:textId="5E059256" w:rsidR="00F53840" w:rsidRDefault="000A396D" w:rsidP="00B14EF6">
      <w:pPr>
        <w:ind w:firstLine="204"/>
        <w:jc w:val="both"/>
        <w:rPr>
          <w:sz w:val="20"/>
          <w:szCs w:val="20"/>
        </w:rPr>
      </w:pPr>
      <w:r>
        <w:rPr>
          <w:sz w:val="20"/>
          <w:szCs w:val="20"/>
        </w:rPr>
        <w:t>To evaluate the effectiveness of constructing the HI, we</w:t>
      </w:r>
      <w:r w:rsidR="00496680">
        <w:rPr>
          <w:sz w:val="20"/>
          <w:szCs w:val="20"/>
        </w:rPr>
        <w:t xml:space="preserve"> </w:t>
      </w:r>
      <w:r w:rsidR="00496680">
        <w:rPr>
          <w:rFonts w:hint="eastAsia"/>
          <w:sz w:val="20"/>
          <w:szCs w:val="20"/>
        </w:rPr>
        <w:t>f</w:t>
      </w:r>
      <w:r w:rsidR="00496680">
        <w:rPr>
          <w:sz w:val="20"/>
          <w:szCs w:val="20"/>
        </w:rPr>
        <w:t>urther compare the proposed method</w:t>
      </w:r>
      <w:r w:rsidR="00A42F14">
        <w:rPr>
          <w:sz w:val="20"/>
          <w:szCs w:val="20"/>
        </w:rPr>
        <w:t xml:space="preserve"> with </w:t>
      </w:r>
      <w:r w:rsidR="001D4A9E">
        <w:rPr>
          <w:sz w:val="20"/>
          <w:szCs w:val="20"/>
        </w:rPr>
        <w:t>the benchmarks that use each single sensor signal for degradation modeling and prognostics</w:t>
      </w:r>
      <w:r w:rsidR="007F2CDB">
        <w:rPr>
          <w:sz w:val="20"/>
          <w:szCs w:val="20"/>
        </w:rPr>
        <w:t xml:space="preserve"> </w:t>
      </w:r>
      <w:r w:rsidR="007F2CDB">
        <w:rPr>
          <w:rFonts w:hint="eastAsia"/>
          <w:sz w:val="20"/>
          <w:szCs w:val="20"/>
        </w:rPr>
        <w:t>respectively</w:t>
      </w:r>
      <w:r w:rsidR="00016637">
        <w:rPr>
          <w:sz w:val="20"/>
          <w:szCs w:val="20"/>
        </w:rPr>
        <w:t xml:space="preserve"> (i.e., (23))</w:t>
      </w:r>
      <w:r w:rsidR="001D4A9E">
        <w:rPr>
          <w:sz w:val="20"/>
          <w:szCs w:val="20"/>
        </w:rPr>
        <w:t xml:space="preserve">. </w:t>
      </w:r>
      <w:r w:rsidR="00D028C8" w:rsidRPr="000B4378">
        <w:rPr>
          <w:rFonts w:eastAsia="宋体"/>
          <w:sz w:val="20"/>
          <w:szCs w:val="20"/>
        </w:rPr>
        <w:t>Th</w:t>
      </w:r>
      <w:r w:rsidR="00D028C8">
        <w:rPr>
          <w:rFonts w:eastAsia="宋体"/>
          <w:sz w:val="20"/>
          <w:szCs w:val="20"/>
        </w:rPr>
        <w:t>ese benchmarks</w:t>
      </w:r>
      <w:r w:rsidR="00D028C8" w:rsidRPr="000B4378">
        <w:rPr>
          <w:rFonts w:eastAsia="宋体"/>
          <w:sz w:val="20"/>
          <w:szCs w:val="20"/>
        </w:rPr>
        <w:t xml:space="preserve"> ignore data fusion </w:t>
      </w:r>
      <w:r w:rsidR="00D028C8">
        <w:rPr>
          <w:rFonts w:eastAsia="宋体"/>
          <w:sz w:val="20"/>
          <w:szCs w:val="20"/>
        </w:rPr>
        <w:t>without the construction of</w:t>
      </w:r>
      <w:r w:rsidR="00D028C8" w:rsidRPr="000B4378">
        <w:rPr>
          <w:rFonts w:eastAsia="宋体"/>
          <w:sz w:val="20"/>
          <w:szCs w:val="20"/>
        </w:rPr>
        <w:t xml:space="preserve"> HI.</w:t>
      </w:r>
      <w:r w:rsidR="00D028C8">
        <w:rPr>
          <w:rFonts w:eastAsia="宋体"/>
          <w:sz w:val="20"/>
          <w:szCs w:val="20"/>
        </w:rPr>
        <w:t xml:space="preserve"> </w:t>
      </w:r>
      <w:r w:rsidR="00103CF8" w:rsidRPr="006E5F42">
        <w:rPr>
          <w:sz w:val="20"/>
          <w:szCs w:val="20"/>
        </w:rPr>
        <w:t xml:space="preserve">Table </w:t>
      </w:r>
      <w:r w:rsidR="00103CF8" w:rsidRPr="006E5F42">
        <w:rPr>
          <w:rFonts w:hint="eastAsia"/>
          <w:sz w:val="20"/>
          <w:szCs w:val="20"/>
        </w:rPr>
        <w:t>Ⅴ</w:t>
      </w:r>
      <w:r w:rsidR="00B87027" w:rsidRPr="006E5F42">
        <w:rPr>
          <w:sz w:val="20"/>
          <w:szCs w:val="20"/>
        </w:rPr>
        <w:t xml:space="preserve"> shows</w:t>
      </w:r>
      <w:r w:rsidR="000473A9" w:rsidRPr="006E5F42">
        <w:rPr>
          <w:sz w:val="20"/>
          <w:szCs w:val="20"/>
        </w:rPr>
        <w:t xml:space="preserve"> </w:t>
      </w:r>
      <w:r w:rsidR="009005D8" w:rsidRPr="006E5F42">
        <w:rPr>
          <w:sz w:val="20"/>
          <w:szCs w:val="20"/>
        </w:rPr>
        <w:t xml:space="preserve">the </w:t>
      </w:r>
      <w:r w:rsidR="00160711">
        <w:rPr>
          <w:sz w:val="20"/>
          <w:szCs w:val="20"/>
        </w:rPr>
        <w:t xml:space="preserve">RUL prediction </w:t>
      </w:r>
      <w:r w:rsidR="003724C0" w:rsidRPr="006E5F42">
        <w:rPr>
          <w:sz w:val="20"/>
          <w:szCs w:val="20"/>
        </w:rPr>
        <w:t>error</w:t>
      </w:r>
      <w:r w:rsidR="00160711">
        <w:rPr>
          <w:sz w:val="20"/>
          <w:szCs w:val="20"/>
        </w:rPr>
        <w:t>s</w:t>
      </w:r>
      <w:r w:rsidR="003724C0" w:rsidRPr="006E5F42">
        <w:rPr>
          <w:sz w:val="20"/>
          <w:szCs w:val="20"/>
        </w:rPr>
        <w:t xml:space="preserve"> </w:t>
      </w:r>
      <w:r w:rsidR="00160711">
        <w:rPr>
          <w:sz w:val="20"/>
          <w:szCs w:val="20"/>
        </w:rPr>
        <w:t xml:space="preserve">based </w:t>
      </w:r>
      <w:r w:rsidR="005F0497">
        <w:rPr>
          <w:sz w:val="20"/>
          <w:szCs w:val="20"/>
        </w:rPr>
        <w:t xml:space="preserve">on </w:t>
      </w:r>
      <w:r w:rsidR="009005D8" w:rsidRPr="006E5F42">
        <w:rPr>
          <w:sz w:val="20"/>
          <w:szCs w:val="20"/>
        </w:rPr>
        <w:t xml:space="preserve">each </w:t>
      </w:r>
      <w:r w:rsidR="00160711">
        <w:rPr>
          <w:sz w:val="20"/>
          <w:szCs w:val="20"/>
        </w:rPr>
        <w:t xml:space="preserve">single </w:t>
      </w:r>
      <w:r w:rsidR="009005D8" w:rsidRPr="006E5F42">
        <w:rPr>
          <w:sz w:val="20"/>
          <w:szCs w:val="20"/>
        </w:rPr>
        <w:t xml:space="preserve">sensor </w:t>
      </w:r>
      <w:r w:rsidR="00160711">
        <w:rPr>
          <w:sz w:val="20"/>
          <w:szCs w:val="20"/>
        </w:rPr>
        <w:t>signal</w:t>
      </w:r>
      <w:r w:rsidR="00160711" w:rsidRPr="006E5F42">
        <w:rPr>
          <w:sz w:val="20"/>
          <w:szCs w:val="20"/>
        </w:rPr>
        <w:t xml:space="preserve"> </w:t>
      </w:r>
      <w:r w:rsidR="009005D8" w:rsidRPr="006E5F42">
        <w:rPr>
          <w:sz w:val="20"/>
          <w:szCs w:val="20"/>
        </w:rPr>
        <w:t xml:space="preserve">and the constructed </w:t>
      </w:r>
      <w:r w:rsidR="00160711">
        <w:rPr>
          <w:sz w:val="20"/>
          <w:szCs w:val="20"/>
        </w:rPr>
        <w:t>HI</w:t>
      </w:r>
      <w:r w:rsidR="003724C0" w:rsidRPr="006E5F42">
        <w:rPr>
          <w:sz w:val="20"/>
          <w:szCs w:val="20"/>
        </w:rPr>
        <w:t>. It</w:t>
      </w:r>
      <w:r w:rsidR="0085281C" w:rsidRPr="006E5F42">
        <w:rPr>
          <w:sz w:val="20"/>
          <w:szCs w:val="20"/>
        </w:rPr>
        <w:t xml:space="preserve"> </w:t>
      </w:r>
      <w:r w:rsidR="00CA3411" w:rsidRPr="006E5F42">
        <w:rPr>
          <w:sz w:val="20"/>
          <w:szCs w:val="20"/>
        </w:rPr>
        <w:t>c</w:t>
      </w:r>
      <w:r w:rsidR="00CA3411">
        <w:rPr>
          <w:sz w:val="20"/>
          <w:szCs w:val="20"/>
        </w:rPr>
        <w:t>a</w:t>
      </w:r>
      <w:r w:rsidR="008A6413">
        <w:rPr>
          <w:sz w:val="20"/>
          <w:szCs w:val="20"/>
        </w:rPr>
        <w:t>n</w:t>
      </w:r>
      <w:r w:rsidR="00CA3411" w:rsidRPr="006E5F42">
        <w:rPr>
          <w:sz w:val="20"/>
          <w:szCs w:val="20"/>
        </w:rPr>
        <w:t xml:space="preserve"> </w:t>
      </w:r>
      <w:r w:rsidR="0085281C" w:rsidRPr="006E5F42">
        <w:rPr>
          <w:sz w:val="20"/>
          <w:szCs w:val="20"/>
        </w:rPr>
        <w:t xml:space="preserve">be seen that </w:t>
      </w:r>
      <w:r w:rsidR="00D53649" w:rsidRPr="006E5F42">
        <w:rPr>
          <w:sz w:val="20"/>
          <w:szCs w:val="20"/>
        </w:rPr>
        <w:t xml:space="preserve">the </w:t>
      </w:r>
      <w:r w:rsidR="00B856F3">
        <w:rPr>
          <w:sz w:val="20"/>
          <w:szCs w:val="20"/>
        </w:rPr>
        <w:t>benchmarks</w:t>
      </w:r>
      <w:r w:rsidR="00B856F3" w:rsidRPr="00730CE5">
        <w:rPr>
          <w:sz w:val="20"/>
          <w:szCs w:val="20"/>
        </w:rPr>
        <w:t xml:space="preserve"> </w:t>
      </w:r>
      <w:r w:rsidR="00B856F3">
        <w:rPr>
          <w:sz w:val="20"/>
          <w:szCs w:val="20"/>
        </w:rPr>
        <w:t xml:space="preserve">that </w:t>
      </w:r>
      <w:r w:rsidR="00D53649" w:rsidRPr="00730CE5">
        <w:rPr>
          <w:sz w:val="20"/>
          <w:szCs w:val="20"/>
        </w:rPr>
        <w:t xml:space="preserve">only use </w:t>
      </w:r>
      <w:r w:rsidR="00B856F3">
        <w:rPr>
          <w:sz w:val="20"/>
          <w:szCs w:val="20"/>
        </w:rPr>
        <w:t xml:space="preserve">a </w:t>
      </w:r>
      <w:r w:rsidR="0027307A" w:rsidRPr="00730CE5">
        <w:rPr>
          <w:sz w:val="20"/>
          <w:szCs w:val="20"/>
        </w:rPr>
        <w:t>s</w:t>
      </w:r>
      <w:r w:rsidR="00DC0096" w:rsidRPr="00730CE5">
        <w:rPr>
          <w:sz w:val="20"/>
          <w:szCs w:val="20"/>
        </w:rPr>
        <w:t xml:space="preserve">ingle sensor </w:t>
      </w:r>
      <w:r w:rsidR="00B856F3">
        <w:rPr>
          <w:sz w:val="20"/>
          <w:szCs w:val="20"/>
        </w:rPr>
        <w:t xml:space="preserve">signal </w:t>
      </w:r>
      <w:r w:rsidR="00DC0096" w:rsidRPr="00730CE5">
        <w:rPr>
          <w:sz w:val="20"/>
          <w:szCs w:val="20"/>
        </w:rPr>
        <w:t>induce relative</w:t>
      </w:r>
      <w:r w:rsidR="00D53649" w:rsidRPr="00730CE5">
        <w:rPr>
          <w:sz w:val="20"/>
          <w:szCs w:val="20"/>
        </w:rPr>
        <w:t>ly</w:t>
      </w:r>
      <w:r w:rsidR="00DC0096" w:rsidRPr="00730CE5">
        <w:rPr>
          <w:sz w:val="20"/>
          <w:szCs w:val="20"/>
        </w:rPr>
        <w:t xml:space="preserve"> </w:t>
      </w:r>
      <w:r w:rsidR="00B856F3">
        <w:rPr>
          <w:sz w:val="20"/>
          <w:szCs w:val="20"/>
        </w:rPr>
        <w:t xml:space="preserve">larger RUL prediction </w:t>
      </w:r>
      <w:r w:rsidR="00DC0096" w:rsidRPr="00730CE5">
        <w:rPr>
          <w:sz w:val="20"/>
          <w:szCs w:val="20"/>
        </w:rPr>
        <w:t>error</w:t>
      </w:r>
      <w:r w:rsidR="00B856F3">
        <w:rPr>
          <w:sz w:val="20"/>
          <w:szCs w:val="20"/>
        </w:rPr>
        <w:t>s</w:t>
      </w:r>
      <w:r w:rsidR="005D3866">
        <w:rPr>
          <w:sz w:val="20"/>
          <w:szCs w:val="20"/>
        </w:rPr>
        <w:t xml:space="preserve"> than the proposed method</w:t>
      </w:r>
      <w:r w:rsidR="00DC0096" w:rsidRPr="00730CE5">
        <w:rPr>
          <w:sz w:val="20"/>
          <w:szCs w:val="20"/>
        </w:rPr>
        <w:t xml:space="preserve">. </w:t>
      </w:r>
      <w:r w:rsidR="00D7683E" w:rsidRPr="00730CE5">
        <w:rPr>
          <w:sz w:val="20"/>
          <w:szCs w:val="20"/>
        </w:rPr>
        <w:t xml:space="preserve">Meanwhile, </w:t>
      </w:r>
      <w:r w:rsidR="00F253B2">
        <w:rPr>
          <w:sz w:val="20"/>
          <w:szCs w:val="20"/>
        </w:rPr>
        <w:t xml:space="preserve">we find the </w:t>
      </w:r>
      <w:r w:rsidR="0085601A" w:rsidRPr="00730CE5">
        <w:rPr>
          <w:sz w:val="20"/>
          <w:szCs w:val="20"/>
        </w:rPr>
        <w:t xml:space="preserve">sensor with </w:t>
      </w:r>
      <w:r w:rsidR="00F253B2">
        <w:rPr>
          <w:sz w:val="20"/>
          <w:szCs w:val="20"/>
        </w:rPr>
        <w:t>sma</w:t>
      </w:r>
      <w:r w:rsidR="0085601A" w:rsidRPr="00730CE5">
        <w:rPr>
          <w:sz w:val="20"/>
          <w:szCs w:val="20"/>
        </w:rPr>
        <w:t>l</w:t>
      </w:r>
      <w:r w:rsidR="00F253B2">
        <w:rPr>
          <w:sz w:val="20"/>
          <w:szCs w:val="20"/>
        </w:rPr>
        <w:t xml:space="preserve">ler RUL prediction error </w:t>
      </w:r>
      <w:r w:rsidR="0085601A" w:rsidRPr="00730CE5">
        <w:rPr>
          <w:sz w:val="20"/>
          <w:szCs w:val="20"/>
        </w:rPr>
        <w:t>has higher weight coefficient</w:t>
      </w:r>
      <w:r w:rsidR="00467DF5">
        <w:rPr>
          <w:sz w:val="20"/>
          <w:szCs w:val="20"/>
        </w:rPr>
        <w:t xml:space="preserve"> in </w:t>
      </w:r>
      <w:r w:rsidR="005F0497">
        <w:rPr>
          <w:sz w:val="20"/>
          <w:szCs w:val="20"/>
        </w:rPr>
        <w:t xml:space="preserve">the </w:t>
      </w:r>
      <w:r w:rsidR="00467DF5">
        <w:rPr>
          <w:sz w:val="20"/>
          <w:szCs w:val="20"/>
        </w:rPr>
        <w:t xml:space="preserve">fusion </w:t>
      </w:r>
      <w:r w:rsidR="005F0497">
        <w:rPr>
          <w:sz w:val="20"/>
          <w:szCs w:val="20"/>
        </w:rPr>
        <w:t xml:space="preserve">model of our proposed method </w:t>
      </w:r>
      <w:r w:rsidR="00F253B2">
        <w:rPr>
          <w:sz w:val="20"/>
          <w:szCs w:val="20"/>
        </w:rPr>
        <w:t>(see</w:t>
      </w:r>
      <w:r w:rsidR="002E6F05" w:rsidRPr="00730CE5">
        <w:rPr>
          <w:sz w:val="20"/>
          <w:szCs w:val="20"/>
        </w:rPr>
        <w:t xml:space="preserve"> </w:t>
      </w:r>
      <w:r w:rsidR="00103CF8" w:rsidRPr="00730CE5">
        <w:rPr>
          <w:sz w:val="20"/>
          <w:szCs w:val="20"/>
        </w:rPr>
        <w:t xml:space="preserve">Table </w:t>
      </w:r>
      <w:r w:rsidR="00103CF8" w:rsidRPr="00730CE5">
        <w:rPr>
          <w:rFonts w:hint="eastAsia"/>
          <w:sz w:val="20"/>
          <w:szCs w:val="20"/>
        </w:rPr>
        <w:t>Ⅲ</w:t>
      </w:r>
      <w:r w:rsidR="00F253B2">
        <w:rPr>
          <w:sz w:val="20"/>
          <w:szCs w:val="20"/>
        </w:rPr>
        <w:t>)</w:t>
      </w:r>
      <w:r w:rsidR="0085601A" w:rsidRPr="002B4A8F">
        <w:rPr>
          <w:sz w:val="20"/>
          <w:szCs w:val="20"/>
        </w:rPr>
        <w:t xml:space="preserve">, </w:t>
      </w:r>
      <w:r w:rsidR="003D50E4" w:rsidRPr="002B4A8F">
        <w:rPr>
          <w:sz w:val="20"/>
          <w:szCs w:val="20"/>
        </w:rPr>
        <w:t xml:space="preserve">which means </w:t>
      </w:r>
      <w:r w:rsidR="00467DF5">
        <w:rPr>
          <w:sz w:val="20"/>
          <w:szCs w:val="20"/>
        </w:rPr>
        <w:t>our</w:t>
      </w:r>
      <w:r w:rsidR="00741A7D" w:rsidRPr="002B4A8F">
        <w:rPr>
          <w:sz w:val="20"/>
          <w:szCs w:val="20"/>
        </w:rPr>
        <w:t xml:space="preserve"> </w:t>
      </w:r>
      <w:r w:rsidR="003D50E4" w:rsidRPr="002B4A8F">
        <w:rPr>
          <w:sz w:val="20"/>
          <w:szCs w:val="20"/>
        </w:rPr>
        <w:t xml:space="preserve">fusion </w:t>
      </w:r>
      <w:r w:rsidR="005F0497">
        <w:rPr>
          <w:sz w:val="20"/>
          <w:szCs w:val="20"/>
        </w:rPr>
        <w:t xml:space="preserve">model </w:t>
      </w:r>
      <w:r w:rsidR="00741A7D">
        <w:rPr>
          <w:sz w:val="20"/>
          <w:szCs w:val="20"/>
        </w:rPr>
        <w:t>for HI construction</w:t>
      </w:r>
      <w:r w:rsidR="00741A7D" w:rsidRPr="002B4A8F">
        <w:rPr>
          <w:sz w:val="20"/>
          <w:szCs w:val="20"/>
        </w:rPr>
        <w:t xml:space="preserve"> </w:t>
      </w:r>
      <w:r w:rsidR="003D50E4" w:rsidRPr="002B4A8F">
        <w:rPr>
          <w:sz w:val="20"/>
          <w:szCs w:val="20"/>
        </w:rPr>
        <w:t>and its result</w:t>
      </w:r>
      <w:r w:rsidR="00774AE3" w:rsidRPr="002B4A8F">
        <w:rPr>
          <w:sz w:val="20"/>
          <w:szCs w:val="20"/>
        </w:rPr>
        <w:t xml:space="preserve"> </w:t>
      </w:r>
      <w:r w:rsidR="009A0E6D">
        <w:rPr>
          <w:sz w:val="20"/>
          <w:szCs w:val="20"/>
        </w:rPr>
        <w:t>are</w:t>
      </w:r>
      <w:r w:rsidR="003D50E4" w:rsidRPr="002B4A8F">
        <w:rPr>
          <w:sz w:val="20"/>
          <w:szCs w:val="20"/>
        </w:rPr>
        <w:t xml:space="preserve"> credible.</w:t>
      </w:r>
    </w:p>
    <w:p w14:paraId="3BFA8DA3" w14:textId="6AC84074" w:rsidR="00763349" w:rsidRPr="000B4378" w:rsidRDefault="00EE7D64" w:rsidP="00763349">
      <w:pPr>
        <w:pStyle w:val="2"/>
        <w:rPr>
          <w:noProof/>
          <w:lang w:eastAsia="zh-CN"/>
        </w:rPr>
      </w:pPr>
      <w:r>
        <w:rPr>
          <w:noProof/>
          <w:lang w:eastAsia="zh-CN"/>
        </w:rPr>
        <w:t>Model performance for handling missing data</w:t>
      </w:r>
    </w:p>
    <w:p w14:paraId="233348D1" w14:textId="397EBAA9" w:rsidR="00732A6F" w:rsidRPr="000B4378" w:rsidRDefault="00A8669B" w:rsidP="0085271E">
      <w:pPr>
        <w:pStyle w:val="References"/>
        <w:numPr>
          <w:ilvl w:val="0"/>
          <w:numId w:val="0"/>
        </w:numPr>
        <w:ind w:firstLine="204"/>
        <w:rPr>
          <w:sz w:val="20"/>
          <w:szCs w:val="20"/>
          <w:lang w:eastAsia="zh-CN"/>
        </w:rPr>
      </w:pPr>
      <w:r w:rsidRPr="000B4378">
        <w:rPr>
          <w:sz w:val="20"/>
          <w:szCs w:val="20"/>
          <w:lang w:eastAsia="zh-CN"/>
        </w:rPr>
        <w:t xml:space="preserve">In order to reflect </w:t>
      </w:r>
      <w:r w:rsidR="00341E05">
        <w:rPr>
          <w:sz w:val="20"/>
          <w:szCs w:val="20"/>
          <w:lang w:eastAsia="zh-CN"/>
        </w:rPr>
        <w:t xml:space="preserve">various </w:t>
      </w:r>
      <w:r w:rsidR="00114C5C">
        <w:rPr>
          <w:sz w:val="20"/>
          <w:szCs w:val="20"/>
          <w:lang w:eastAsia="zh-CN"/>
        </w:rPr>
        <w:t xml:space="preserve">modes of </w:t>
      </w:r>
      <w:r w:rsidR="00341E05">
        <w:rPr>
          <w:sz w:val="20"/>
          <w:szCs w:val="20"/>
          <w:lang w:eastAsia="zh-CN"/>
        </w:rPr>
        <w:t>missing data</w:t>
      </w:r>
      <w:r w:rsidRPr="000B4378">
        <w:rPr>
          <w:sz w:val="20"/>
          <w:szCs w:val="20"/>
          <w:lang w:eastAsia="zh-CN"/>
        </w:rPr>
        <w:t xml:space="preserve"> </w:t>
      </w:r>
      <w:r w:rsidR="002A7A52" w:rsidRPr="000B4378">
        <w:rPr>
          <w:sz w:val="20"/>
          <w:szCs w:val="20"/>
          <w:lang w:eastAsia="zh-CN"/>
        </w:rPr>
        <w:t xml:space="preserve">in real </w:t>
      </w:r>
      <w:r w:rsidR="00114C5C">
        <w:rPr>
          <w:sz w:val="20"/>
          <w:szCs w:val="20"/>
          <w:lang w:eastAsia="zh-CN"/>
        </w:rPr>
        <w:t xml:space="preserve">engineering </w:t>
      </w:r>
      <w:r w:rsidR="002A7A52" w:rsidRPr="000B4378">
        <w:rPr>
          <w:sz w:val="20"/>
          <w:szCs w:val="20"/>
          <w:lang w:eastAsia="zh-CN"/>
        </w:rPr>
        <w:t>cases</w:t>
      </w:r>
      <w:r w:rsidRPr="000B4378">
        <w:rPr>
          <w:sz w:val="20"/>
          <w:szCs w:val="20"/>
          <w:lang w:eastAsia="zh-CN"/>
        </w:rPr>
        <w:t>, we design</w:t>
      </w:r>
      <w:r w:rsidR="002A7A52" w:rsidRPr="000B4378">
        <w:rPr>
          <w:sz w:val="20"/>
          <w:szCs w:val="20"/>
          <w:lang w:eastAsia="zh-CN"/>
        </w:rPr>
        <w:t xml:space="preserve"> three </w:t>
      </w:r>
      <w:r w:rsidR="00732A6F" w:rsidRPr="000B4378">
        <w:rPr>
          <w:sz w:val="20"/>
          <w:szCs w:val="20"/>
          <w:lang w:eastAsia="zh-CN"/>
        </w:rPr>
        <w:t>different modes of signal losses</w:t>
      </w:r>
      <w:r w:rsidR="00DE7B61">
        <w:rPr>
          <w:sz w:val="20"/>
          <w:szCs w:val="20"/>
          <w:lang w:eastAsia="zh-CN"/>
        </w:rPr>
        <w:t xml:space="preserve"> to validate the performance of the proposed method</w:t>
      </w:r>
      <w:r w:rsidR="00447CDE">
        <w:rPr>
          <w:sz w:val="20"/>
          <w:szCs w:val="20"/>
          <w:lang w:eastAsia="zh-CN"/>
        </w:rPr>
        <w:t xml:space="preserve"> as follows:</w:t>
      </w:r>
    </w:p>
    <w:p w14:paraId="28A53D52" w14:textId="4192355B" w:rsidR="00CC7C31" w:rsidRPr="000B4378" w:rsidRDefault="00447CDE" w:rsidP="002B4A8F">
      <w:pPr>
        <w:pStyle w:val="References"/>
        <w:numPr>
          <w:ilvl w:val="0"/>
          <w:numId w:val="0"/>
        </w:numPr>
        <w:rPr>
          <w:sz w:val="20"/>
          <w:szCs w:val="20"/>
          <w:lang w:eastAsia="zh-CN"/>
        </w:rPr>
      </w:pPr>
      <w:r w:rsidRPr="00073E55">
        <w:rPr>
          <w:sz w:val="20"/>
          <w:szCs w:val="20"/>
          <w:lang w:eastAsia="zh-CN"/>
        </w:rPr>
        <w:t>(</w:t>
      </w:r>
      <w:r w:rsidR="00A75E86" w:rsidRPr="000B4378">
        <w:rPr>
          <w:sz w:val="20"/>
          <w:szCs w:val="20"/>
          <w:lang w:eastAsia="zh-CN"/>
        </w:rPr>
        <w:t>A</w:t>
      </w:r>
      <w:r>
        <w:rPr>
          <w:sz w:val="20"/>
          <w:szCs w:val="20"/>
          <w:lang w:eastAsia="zh-CN"/>
        </w:rPr>
        <w:t xml:space="preserve">) </w:t>
      </w:r>
      <w:r w:rsidR="00130398" w:rsidRPr="002B4A8F">
        <w:rPr>
          <w:b/>
          <w:bCs/>
          <w:sz w:val="20"/>
          <w:szCs w:val="20"/>
        </w:rPr>
        <w:t>Drop data point</w:t>
      </w:r>
      <w:r>
        <w:rPr>
          <w:sz w:val="20"/>
          <w:szCs w:val="20"/>
          <w:lang w:eastAsia="zh-CN"/>
        </w:rPr>
        <w:t xml:space="preserve">: </w:t>
      </w:r>
      <w:r w:rsidR="00187F49" w:rsidRPr="000B4378">
        <w:rPr>
          <w:sz w:val="20"/>
          <w:szCs w:val="20"/>
          <w:lang w:eastAsia="zh-CN"/>
        </w:rPr>
        <w:t xml:space="preserve">Randomly </w:t>
      </w:r>
      <w:r w:rsidR="00FE755B">
        <w:rPr>
          <w:sz w:val="20"/>
          <w:szCs w:val="20"/>
          <w:lang w:eastAsia="zh-CN"/>
        </w:rPr>
        <w:t>select a</w:t>
      </w:r>
      <w:r w:rsidR="00FE755B" w:rsidRPr="000B4378">
        <w:rPr>
          <w:sz w:val="20"/>
          <w:szCs w:val="20"/>
          <w:lang w:eastAsia="zh-CN"/>
        </w:rPr>
        <w:t xml:space="preserve"> </w:t>
      </w:r>
      <w:r w:rsidR="00187F49" w:rsidRPr="000B4378">
        <w:rPr>
          <w:sz w:val="20"/>
          <w:szCs w:val="20"/>
          <w:lang w:eastAsia="zh-CN"/>
        </w:rPr>
        <w:t>certain number of signal data in historical units</w:t>
      </w:r>
      <w:r w:rsidR="00FE755B">
        <w:rPr>
          <w:sz w:val="20"/>
          <w:szCs w:val="20"/>
          <w:lang w:eastAsia="zh-CN"/>
        </w:rPr>
        <w:t xml:space="preserve"> and assume they are missing</w:t>
      </w:r>
      <w:r w:rsidR="00C13590" w:rsidRPr="000B4378">
        <w:rPr>
          <w:sz w:val="20"/>
          <w:szCs w:val="20"/>
          <w:lang w:eastAsia="zh-CN"/>
        </w:rPr>
        <w:t>;</w:t>
      </w:r>
    </w:p>
    <w:p w14:paraId="572C4463" w14:textId="6DAF2FB2" w:rsidR="00C13590" w:rsidRPr="000B4378" w:rsidRDefault="00447CDE" w:rsidP="002B4A8F">
      <w:pPr>
        <w:pStyle w:val="References"/>
        <w:numPr>
          <w:ilvl w:val="0"/>
          <w:numId w:val="0"/>
        </w:numPr>
        <w:rPr>
          <w:sz w:val="20"/>
          <w:szCs w:val="20"/>
          <w:lang w:eastAsia="zh-CN"/>
        </w:rPr>
      </w:pPr>
      <w:r>
        <w:rPr>
          <w:sz w:val="20"/>
          <w:szCs w:val="20"/>
          <w:lang w:eastAsia="zh-CN"/>
        </w:rPr>
        <w:t>(</w:t>
      </w:r>
      <w:r w:rsidR="00A75E86" w:rsidRPr="000B4378">
        <w:rPr>
          <w:sz w:val="20"/>
          <w:szCs w:val="20"/>
          <w:lang w:eastAsia="zh-CN"/>
        </w:rPr>
        <w:t>B</w:t>
      </w:r>
      <w:r>
        <w:rPr>
          <w:sz w:val="20"/>
          <w:szCs w:val="20"/>
          <w:lang w:eastAsia="zh-CN"/>
        </w:rPr>
        <w:t xml:space="preserve">) </w:t>
      </w:r>
      <w:r w:rsidR="00130398" w:rsidRPr="002B4A8F">
        <w:rPr>
          <w:b/>
          <w:bCs/>
          <w:sz w:val="20"/>
          <w:szCs w:val="20"/>
        </w:rPr>
        <w:t>Drop time step</w:t>
      </w:r>
      <w:r>
        <w:rPr>
          <w:sz w:val="20"/>
          <w:szCs w:val="20"/>
          <w:lang w:eastAsia="zh-CN"/>
        </w:rPr>
        <w:t xml:space="preserve">: </w:t>
      </w:r>
      <w:bookmarkStart w:id="299" w:name="_Hlk94798505"/>
      <w:r w:rsidR="00EE2A98" w:rsidRPr="000B4378">
        <w:rPr>
          <w:sz w:val="20"/>
          <w:szCs w:val="20"/>
          <w:lang w:eastAsia="zh-CN"/>
        </w:rPr>
        <w:t xml:space="preserve">Randomly </w:t>
      </w:r>
      <w:r w:rsidR="00FE3B8C">
        <w:rPr>
          <w:sz w:val="20"/>
          <w:szCs w:val="20"/>
          <w:lang w:eastAsia="zh-CN"/>
        </w:rPr>
        <w:t>select a</w:t>
      </w:r>
      <w:r w:rsidR="00FE3B8C" w:rsidRPr="000B4378">
        <w:rPr>
          <w:sz w:val="20"/>
          <w:szCs w:val="20"/>
          <w:lang w:eastAsia="zh-CN"/>
        </w:rPr>
        <w:t xml:space="preserve"> </w:t>
      </w:r>
      <w:r w:rsidR="00EE2A98" w:rsidRPr="000B4378">
        <w:rPr>
          <w:sz w:val="20"/>
          <w:szCs w:val="20"/>
          <w:lang w:eastAsia="zh-CN"/>
        </w:rPr>
        <w:t xml:space="preserve">certain number of time steps in historical </w:t>
      </w:r>
      <w:r w:rsidR="00FE3B8C" w:rsidRPr="000B4378">
        <w:rPr>
          <w:sz w:val="20"/>
          <w:szCs w:val="20"/>
          <w:lang w:eastAsia="zh-CN"/>
        </w:rPr>
        <w:t>units</w:t>
      </w:r>
      <w:r w:rsidR="00FE3B8C">
        <w:rPr>
          <w:sz w:val="20"/>
          <w:szCs w:val="20"/>
          <w:lang w:eastAsia="zh-CN"/>
        </w:rPr>
        <w:t>, and assume all sensor signals at the selected time steps are missing</w:t>
      </w:r>
      <w:r w:rsidR="00926ED4" w:rsidRPr="000B4378">
        <w:rPr>
          <w:sz w:val="20"/>
          <w:szCs w:val="20"/>
          <w:lang w:eastAsia="zh-CN"/>
        </w:rPr>
        <w:t xml:space="preserve">. </w:t>
      </w:r>
      <w:bookmarkEnd w:id="299"/>
      <w:r w:rsidR="00CF0C7A" w:rsidRPr="000B4378">
        <w:rPr>
          <w:sz w:val="20"/>
          <w:szCs w:val="20"/>
          <w:lang w:eastAsia="zh-CN"/>
        </w:rPr>
        <w:t xml:space="preserve">Note that considering </w:t>
      </w:r>
      <w:r w:rsidR="008B7A7B">
        <w:rPr>
          <w:sz w:val="20"/>
          <w:szCs w:val="20"/>
          <w:lang w:eastAsia="zh-CN"/>
        </w:rPr>
        <w:t>engineering practice</w:t>
      </w:r>
      <w:r w:rsidR="00CF0C7A" w:rsidRPr="000B4378">
        <w:rPr>
          <w:sz w:val="20"/>
          <w:szCs w:val="20"/>
          <w:lang w:eastAsia="zh-CN"/>
        </w:rPr>
        <w:t xml:space="preserve">, </w:t>
      </w:r>
      <w:r w:rsidR="00D26865">
        <w:rPr>
          <w:sz w:val="20"/>
          <w:szCs w:val="20"/>
          <w:lang w:eastAsia="zh-CN"/>
        </w:rPr>
        <w:t>the last</w:t>
      </w:r>
      <w:r w:rsidR="00CF0C7A" w:rsidRPr="000B4378">
        <w:rPr>
          <w:sz w:val="20"/>
          <w:szCs w:val="20"/>
          <w:lang w:eastAsia="zh-CN"/>
        </w:rPr>
        <w:t xml:space="preserve"> observ</w:t>
      </w:r>
      <w:r w:rsidR="00D26865">
        <w:rPr>
          <w:sz w:val="20"/>
          <w:szCs w:val="20"/>
          <w:lang w:eastAsia="zh-CN"/>
        </w:rPr>
        <w:t>ed time steps</w:t>
      </w:r>
      <w:r w:rsidR="00CF0C7A" w:rsidRPr="000B4378">
        <w:rPr>
          <w:sz w:val="20"/>
          <w:szCs w:val="20"/>
          <w:lang w:eastAsia="zh-CN"/>
        </w:rPr>
        <w:t xml:space="preserve"> of the </w:t>
      </w:r>
      <w:r w:rsidR="005879FD" w:rsidRPr="000B4378">
        <w:rPr>
          <w:sz w:val="20"/>
          <w:szCs w:val="20"/>
          <w:lang w:eastAsia="zh-CN"/>
        </w:rPr>
        <w:t xml:space="preserve">units </w:t>
      </w:r>
      <w:r w:rsidR="00D26865">
        <w:rPr>
          <w:sz w:val="20"/>
          <w:szCs w:val="20"/>
          <w:lang w:eastAsia="zh-CN"/>
        </w:rPr>
        <w:t>are not</w:t>
      </w:r>
      <w:r w:rsidR="005879FD" w:rsidRPr="000B4378">
        <w:rPr>
          <w:sz w:val="20"/>
          <w:szCs w:val="20"/>
          <w:lang w:eastAsia="zh-CN"/>
        </w:rPr>
        <w:t xml:space="preserve"> dropped.</w:t>
      </w:r>
    </w:p>
    <w:p w14:paraId="5A26E4BC" w14:textId="320E3D23" w:rsidR="00415C83" w:rsidRDefault="00535437" w:rsidP="000B70CF">
      <w:pPr>
        <w:pStyle w:val="References"/>
        <w:numPr>
          <w:ilvl w:val="0"/>
          <w:numId w:val="0"/>
        </w:numPr>
        <w:rPr>
          <w:sz w:val="20"/>
          <w:szCs w:val="20"/>
          <w:lang w:eastAsia="zh-CN"/>
        </w:rPr>
      </w:pPr>
      <w:r>
        <w:rPr>
          <w:sz w:val="20"/>
          <w:szCs w:val="20"/>
          <w:lang w:eastAsia="zh-CN"/>
        </w:rPr>
        <w:t>(</w:t>
      </w:r>
      <w:r w:rsidR="00A75E86" w:rsidRPr="000B4378">
        <w:rPr>
          <w:sz w:val="20"/>
          <w:szCs w:val="20"/>
          <w:lang w:eastAsia="zh-CN"/>
        </w:rPr>
        <w:t>C</w:t>
      </w:r>
      <w:r>
        <w:rPr>
          <w:sz w:val="20"/>
          <w:szCs w:val="20"/>
          <w:lang w:eastAsia="zh-CN"/>
        </w:rPr>
        <w:t>)</w:t>
      </w:r>
      <w:r w:rsidR="005879FD" w:rsidRPr="000B4378">
        <w:rPr>
          <w:sz w:val="20"/>
          <w:szCs w:val="20"/>
          <w:lang w:eastAsia="zh-CN"/>
        </w:rPr>
        <w:t xml:space="preserve"> </w:t>
      </w:r>
      <w:r w:rsidR="00130398" w:rsidRPr="001445B7">
        <w:rPr>
          <w:b/>
          <w:bCs/>
          <w:sz w:val="20"/>
          <w:szCs w:val="20"/>
        </w:rPr>
        <w:t>Compound</w:t>
      </w:r>
      <w:r w:rsidR="007336D4" w:rsidRPr="001445B7">
        <w:rPr>
          <w:b/>
          <w:bCs/>
          <w:sz w:val="20"/>
          <w:szCs w:val="20"/>
        </w:rPr>
        <w:t xml:space="preserve"> drop method</w:t>
      </w:r>
      <w:r>
        <w:rPr>
          <w:sz w:val="20"/>
          <w:szCs w:val="20"/>
          <w:lang w:eastAsia="zh-CN"/>
        </w:rPr>
        <w:t xml:space="preserve">: </w:t>
      </w:r>
      <w:r w:rsidR="005879FD" w:rsidRPr="000B4378">
        <w:rPr>
          <w:sz w:val="20"/>
          <w:szCs w:val="20"/>
          <w:lang w:eastAsia="zh-CN"/>
        </w:rPr>
        <w:t xml:space="preserve">Combine the </w:t>
      </w:r>
      <w:r w:rsidR="006A15F5">
        <w:rPr>
          <w:sz w:val="20"/>
          <w:szCs w:val="20"/>
          <w:lang w:eastAsia="zh-CN"/>
        </w:rPr>
        <w:t xml:space="preserve">above </w:t>
      </w:r>
      <w:r w:rsidR="005879FD" w:rsidRPr="000B4378">
        <w:rPr>
          <w:sz w:val="20"/>
          <w:szCs w:val="20"/>
          <w:lang w:eastAsia="zh-CN"/>
        </w:rPr>
        <w:t>mode</w:t>
      </w:r>
      <w:r w:rsidR="006A15F5">
        <w:rPr>
          <w:sz w:val="20"/>
          <w:szCs w:val="20"/>
          <w:lang w:eastAsia="zh-CN"/>
        </w:rPr>
        <w:t>s</w:t>
      </w:r>
      <w:r w:rsidR="005879FD" w:rsidRPr="000B4378">
        <w:rPr>
          <w:sz w:val="20"/>
          <w:szCs w:val="20"/>
          <w:lang w:eastAsia="zh-CN"/>
        </w:rPr>
        <w:t xml:space="preserve"> </w:t>
      </w:r>
      <w:r w:rsidR="00A75E86" w:rsidRPr="000B4378">
        <w:rPr>
          <w:sz w:val="20"/>
          <w:szCs w:val="20"/>
          <w:lang w:eastAsia="zh-CN"/>
        </w:rPr>
        <w:t>A</w:t>
      </w:r>
      <w:r w:rsidR="005879FD" w:rsidRPr="000B4378">
        <w:rPr>
          <w:sz w:val="20"/>
          <w:szCs w:val="20"/>
          <w:lang w:eastAsia="zh-CN"/>
        </w:rPr>
        <w:t xml:space="preserve"> and </w:t>
      </w:r>
      <w:r w:rsidR="00A75E86" w:rsidRPr="000B4378">
        <w:rPr>
          <w:sz w:val="20"/>
          <w:szCs w:val="20"/>
          <w:lang w:eastAsia="zh-CN"/>
        </w:rPr>
        <w:t>B</w:t>
      </w:r>
      <w:r w:rsidR="00827D1D">
        <w:rPr>
          <w:sz w:val="20"/>
          <w:szCs w:val="20"/>
          <w:lang w:eastAsia="zh-CN"/>
        </w:rPr>
        <w:t>.</w:t>
      </w:r>
      <w:r w:rsidR="006A15F5">
        <w:rPr>
          <w:sz w:val="20"/>
          <w:szCs w:val="20"/>
          <w:lang w:eastAsia="zh-CN"/>
        </w:rPr>
        <w:t xml:space="preserve"> </w:t>
      </w:r>
      <w:r w:rsidR="00827D1D">
        <w:rPr>
          <w:sz w:val="20"/>
          <w:szCs w:val="20"/>
          <w:lang w:eastAsia="zh-CN"/>
        </w:rPr>
        <w:t xml:space="preserve"> </w:t>
      </w:r>
      <w:r w:rsidR="009A0E6D">
        <w:rPr>
          <w:sz w:val="20"/>
          <w:szCs w:val="20"/>
          <w:lang w:eastAsia="zh-CN"/>
        </w:rPr>
        <w:t>First,</w:t>
      </w:r>
      <w:r w:rsidR="00827D1D">
        <w:rPr>
          <w:sz w:val="20"/>
          <w:szCs w:val="20"/>
          <w:lang w:eastAsia="zh-CN"/>
        </w:rPr>
        <w:t xml:space="preserve"> we drop a certain ratio </w:t>
      </w:r>
      <w:r w:rsidR="00366597">
        <w:rPr>
          <w:sz w:val="20"/>
          <w:szCs w:val="20"/>
          <w:lang w:eastAsia="zh-CN"/>
        </w:rPr>
        <w:t xml:space="preserve">(30% in our experiments) </w:t>
      </w:r>
      <w:r w:rsidR="00827D1D">
        <w:rPr>
          <w:sz w:val="20"/>
          <w:szCs w:val="20"/>
          <w:lang w:eastAsia="zh-CN"/>
        </w:rPr>
        <w:t xml:space="preserve">of </w:t>
      </w:r>
      <w:r w:rsidR="00E3577D">
        <w:rPr>
          <w:sz w:val="20"/>
          <w:szCs w:val="20"/>
          <w:lang w:eastAsia="zh-CN"/>
        </w:rPr>
        <w:t xml:space="preserve">signal </w:t>
      </w:r>
      <w:r w:rsidR="00827D1D">
        <w:rPr>
          <w:sz w:val="20"/>
          <w:szCs w:val="20"/>
          <w:lang w:eastAsia="zh-CN"/>
        </w:rPr>
        <w:t>data</w:t>
      </w:r>
      <w:r w:rsidR="00366597">
        <w:rPr>
          <w:sz w:val="20"/>
          <w:szCs w:val="20"/>
          <w:lang w:eastAsia="zh-CN"/>
        </w:rPr>
        <w:t xml:space="preserve"> </w:t>
      </w:r>
      <w:r w:rsidR="00E3577D">
        <w:rPr>
          <w:sz w:val="20"/>
          <w:szCs w:val="20"/>
          <w:lang w:eastAsia="zh-CN"/>
        </w:rPr>
        <w:t>as</w:t>
      </w:r>
      <w:r w:rsidR="00827D1D">
        <w:rPr>
          <w:sz w:val="20"/>
          <w:szCs w:val="20"/>
          <w:lang w:eastAsia="zh-CN"/>
        </w:rPr>
        <w:t xml:space="preserve"> </w:t>
      </w:r>
      <w:r w:rsidR="00644B3B">
        <w:rPr>
          <w:sz w:val="20"/>
          <w:szCs w:val="20"/>
          <w:lang w:eastAsia="zh-CN"/>
        </w:rPr>
        <w:t>m</w:t>
      </w:r>
      <w:r w:rsidR="00827D1D">
        <w:rPr>
          <w:sz w:val="20"/>
          <w:szCs w:val="20"/>
          <w:lang w:eastAsia="zh-CN"/>
        </w:rPr>
        <w:t>ode A</w:t>
      </w:r>
      <w:r w:rsidR="00FC1188">
        <w:rPr>
          <w:sz w:val="20"/>
          <w:szCs w:val="20"/>
          <w:lang w:eastAsia="zh-CN"/>
        </w:rPr>
        <w:t xml:space="preserve">, </w:t>
      </w:r>
      <w:r w:rsidR="00E3577D">
        <w:rPr>
          <w:sz w:val="20"/>
          <w:szCs w:val="20"/>
          <w:lang w:eastAsia="zh-CN"/>
        </w:rPr>
        <w:t xml:space="preserve">and </w:t>
      </w:r>
      <w:r w:rsidR="00FC1188">
        <w:rPr>
          <w:sz w:val="20"/>
          <w:szCs w:val="20"/>
          <w:lang w:eastAsia="zh-CN"/>
        </w:rPr>
        <w:t xml:space="preserve">then we </w:t>
      </w:r>
      <w:r w:rsidR="00644B3B">
        <w:rPr>
          <w:sz w:val="20"/>
          <w:szCs w:val="20"/>
          <w:lang w:eastAsia="zh-CN"/>
        </w:rPr>
        <w:t xml:space="preserve">drop time steps </w:t>
      </w:r>
      <w:r w:rsidR="00E3577D">
        <w:rPr>
          <w:sz w:val="20"/>
          <w:szCs w:val="20"/>
          <w:lang w:eastAsia="zh-CN"/>
        </w:rPr>
        <w:t xml:space="preserve">as </w:t>
      </w:r>
      <w:r w:rsidR="00644B3B">
        <w:rPr>
          <w:sz w:val="20"/>
          <w:szCs w:val="20"/>
          <w:lang w:eastAsia="zh-CN"/>
        </w:rPr>
        <w:t>mode B</w:t>
      </w:r>
      <w:r w:rsidR="00E3577D">
        <w:rPr>
          <w:sz w:val="20"/>
          <w:szCs w:val="20"/>
          <w:lang w:eastAsia="zh-CN"/>
        </w:rPr>
        <w:t xml:space="preserve"> by setting various drop ratios</w:t>
      </w:r>
      <w:r w:rsidR="00644B3B">
        <w:rPr>
          <w:sz w:val="20"/>
          <w:szCs w:val="20"/>
          <w:lang w:eastAsia="zh-CN"/>
        </w:rPr>
        <w:t>.</w:t>
      </w:r>
    </w:p>
    <w:p w14:paraId="5C3D6AA4" w14:textId="314C034C" w:rsidR="00EE39C9" w:rsidRPr="000B4378" w:rsidRDefault="004C22E7" w:rsidP="00EB1036">
      <w:pPr>
        <w:pStyle w:val="References"/>
        <w:numPr>
          <w:ilvl w:val="0"/>
          <w:numId w:val="0"/>
        </w:numPr>
        <w:rPr>
          <w:sz w:val="20"/>
          <w:szCs w:val="20"/>
          <w:lang w:eastAsia="zh-CN"/>
        </w:rPr>
      </w:pPr>
      <w:r w:rsidRPr="000B4378">
        <w:rPr>
          <w:rFonts w:ascii="等线" w:eastAsia="等线" w:hAnsi="等线"/>
          <w:noProof/>
          <w:kern w:val="2"/>
          <w:sz w:val="21"/>
          <w:szCs w:val="22"/>
        </w:rPr>
        <mc:AlternateContent>
          <mc:Choice Requires="wps">
            <w:drawing>
              <wp:inline distT="0" distB="0" distL="0" distR="0" wp14:anchorId="58398E11" wp14:editId="18670939">
                <wp:extent cx="3157855" cy="2128520"/>
                <wp:effectExtent l="0" t="0" r="4445" b="5080"/>
                <wp:docPr id="8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7855" cy="2128520"/>
                        </a:xfrm>
                        <a:prstGeom prst="rect">
                          <a:avLst/>
                        </a:prstGeom>
                        <a:solidFill>
                          <a:srgbClr val="FFFFFF"/>
                        </a:solidFill>
                        <a:ln>
                          <a:noFill/>
                        </a:ln>
                        <a:extLst>
                          <a:ext uri="{91240B29-F687-4f45-9708-019B960494DF}">
                            <a14:hiddenLine xmlns:arto="http://schemas.microsoft.com/office/word/2006/arto" xmlns:o="urn:schemas-microsoft-com:office:office" xmlns:v="urn:schemas-microsoft-com:vml" xmlns:w10="urn:schemas-microsoft-com:office:word" xmlns:w="http://schemas.openxmlformats.org/wordprocessingml/2006/main" xmlns:a14="http://schemas.microsoft.com/office/drawing/2010/main" xmlns="" xmlns:mv="urn:schemas-microsoft-com:mac:vml" xmlns:mo="http://schemas.microsoft.com/office/mac/office/2008/main" w="9525">
                              <a:solidFill>
                                <a:srgbClr val="000000"/>
                              </a:solidFill>
                              <a:miter lim="800000"/>
                              <a:headEnd/>
                              <a:tailEnd/>
                            </a14:hiddenLine>
                          </a:ext>
                        </a:extLst>
                      </wps:spPr>
                      <wps:txbx>
                        <w:txbxContent>
                          <w:p w14:paraId="046C394D" w14:textId="77777777" w:rsidR="004C22E7" w:rsidRDefault="004C22E7" w:rsidP="004C22E7">
                            <w:pPr>
                              <w:pStyle w:val="a5"/>
                              <w:ind w:firstLine="0"/>
                              <w:jc w:val="center"/>
                            </w:pPr>
                            <w:r>
                              <w:rPr>
                                <w:noProof/>
                              </w:rPr>
                              <w:drawing>
                                <wp:inline distT="0" distB="0" distL="0" distR="0" wp14:anchorId="4D876ABE" wp14:editId="5F16D9E2">
                                  <wp:extent cx="3157855" cy="1706346"/>
                                  <wp:effectExtent l="0" t="0" r="4445" b="825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57855" cy="1706346"/>
                                          </a:xfrm>
                                          <a:prstGeom prst="rect">
                                            <a:avLst/>
                                          </a:prstGeom>
                                          <a:noFill/>
                                          <a:ln>
                                            <a:noFill/>
                                          </a:ln>
                                        </pic:spPr>
                                      </pic:pic>
                                    </a:graphicData>
                                  </a:graphic>
                                </wp:inline>
                              </w:drawing>
                            </w:r>
                          </w:p>
                          <w:p w14:paraId="46DEF66B" w14:textId="1AB17602" w:rsidR="004C22E7" w:rsidRPr="00637470" w:rsidRDefault="004C22E7" w:rsidP="004C22E7">
                            <w:pPr>
                              <w:pStyle w:val="a5"/>
                              <w:ind w:firstLine="0"/>
                            </w:pPr>
                            <w:r w:rsidRPr="00637470">
                              <w:t xml:space="preserve">Fig. </w:t>
                            </w:r>
                            <w:r w:rsidR="005E7E05">
                              <w:t>10</w:t>
                            </w:r>
                            <w:r w:rsidRPr="00637470">
                              <w:t>. Number of iteration</w:t>
                            </w:r>
                            <w:r>
                              <w:rPr>
                                <w:rFonts w:hint="eastAsia"/>
                                <w:lang w:eastAsia="zh-CN"/>
                              </w:rPr>
                              <w:t>s</w:t>
                            </w:r>
                            <w:r w:rsidRPr="00637470">
                              <w:t xml:space="preserve"> in </w:t>
                            </w:r>
                            <w:r>
                              <w:t>the QOI</w:t>
                            </w:r>
                            <w:r w:rsidRPr="00637470">
                              <w:t xml:space="preserve">EM </w:t>
                            </w:r>
                            <w:r>
                              <w:t>algorithm</w:t>
                            </w:r>
                            <w:r w:rsidR="00BE2363">
                              <w:t xml:space="preserve"> </w:t>
                            </w:r>
                            <w:r w:rsidR="00BE2363" w:rsidRPr="00BE2363">
                              <w:t>under loss mode A, B and C with the ratios of missing data from 10% to 80%</w:t>
                            </w:r>
                            <w:r w:rsidRPr="00637470">
                              <w:t>.</w:t>
                            </w:r>
                          </w:p>
                          <w:p w14:paraId="72A05098" w14:textId="77777777" w:rsidR="004C22E7" w:rsidRDefault="004C22E7" w:rsidP="004C22E7">
                            <w:pPr>
                              <w:pStyle w:val="a5"/>
                              <w:ind w:firstLine="0"/>
                            </w:pPr>
                            <w:r>
                              <w:t xml:space="preserve"> </w:t>
                            </w:r>
                          </w:p>
                          <w:p w14:paraId="0B40BC60" w14:textId="77777777" w:rsidR="004C22E7" w:rsidRDefault="004C22E7" w:rsidP="004C22E7">
                            <w:pPr>
                              <w:pStyle w:val="a5"/>
                              <w:ind w:firstLine="0"/>
                            </w:pPr>
                            <w:r>
                              <w:t xml:space="preserve"> </w:t>
                            </w:r>
                          </w:p>
                        </w:txbxContent>
                      </wps:txbx>
                      <wps:bodyPr rot="0" vert="horz" wrap="square" lIns="0" tIns="0" rIns="0" bIns="0" anchor="t" anchorCtr="0" upright="1">
                        <a:noAutofit/>
                      </wps:bodyPr>
                    </wps:wsp>
                  </a:graphicData>
                </a:graphic>
              </wp:inline>
            </w:drawing>
          </mc:Choice>
          <mc:Fallback>
            <w:pict>
              <v:shape w14:anchorId="58398E11" id="_x0000_s1041" type="#_x0000_t202" style="width:248.65pt;height:16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" stroked="f">
                <v:textbox inset="0,0,0,0">
                  <w:txbxContent>
                    <w:p w14:paraId="046C394D" w14:textId="77777777" w:rsidR="004C22E7" w:rsidRDefault="004C22E7" w:rsidP="004C22E7">
                      <w:pPr>
                        <w:pStyle w:val="a5"/>
                        <w:ind w:firstLine="0"/>
                        <w:jc w:val="center"/>
                      </w:pPr>
                      <w:r>
                        <w:rPr>
                          <w:noProof/>
                        </w:rPr>
                        <w:drawing>
                          <wp:inline distT="0" distB="0" distL="0" distR="0" wp14:anchorId="4D876ABE" wp14:editId="5F16D9E2">
                            <wp:extent cx="3157855" cy="1706346"/>
                            <wp:effectExtent l="0" t="0" r="4445" b="825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57855" cy="1706346"/>
                                    </a:xfrm>
                                    <a:prstGeom prst="rect">
                                      <a:avLst/>
                                    </a:prstGeom>
                                    <a:noFill/>
                                    <a:ln>
                                      <a:noFill/>
                                    </a:ln>
                                  </pic:spPr>
                                </pic:pic>
                              </a:graphicData>
                            </a:graphic>
                          </wp:inline>
                        </w:drawing>
                      </w:r>
                    </w:p>
                    <w:p w14:paraId="46DEF66B" w14:textId="1AB17602" w:rsidR="004C22E7" w:rsidRPr="00637470" w:rsidRDefault="004C22E7" w:rsidP="004C22E7">
                      <w:pPr>
                        <w:pStyle w:val="a5"/>
                        <w:ind w:firstLine="0"/>
                      </w:pPr>
                      <w:r w:rsidRPr="00637470">
                        <w:t xml:space="preserve">Fig. </w:t>
                      </w:r>
                      <w:r w:rsidR="005E7E05">
                        <w:t>10</w:t>
                      </w:r>
                      <w:r w:rsidRPr="00637470">
                        <w:t>. Number of iteration</w:t>
                      </w:r>
                      <w:r>
                        <w:rPr>
                          <w:rFonts w:hint="eastAsia"/>
                          <w:lang w:eastAsia="zh-CN"/>
                        </w:rPr>
                        <w:t>s</w:t>
                      </w:r>
                      <w:r w:rsidRPr="00637470">
                        <w:t xml:space="preserve"> in </w:t>
                      </w:r>
                      <w:r>
                        <w:t>the QOI</w:t>
                      </w:r>
                      <w:r w:rsidRPr="00637470">
                        <w:t xml:space="preserve">EM </w:t>
                      </w:r>
                      <w:r>
                        <w:t>algorithm</w:t>
                      </w:r>
                      <w:r w:rsidR="00BE2363">
                        <w:t xml:space="preserve"> </w:t>
                      </w:r>
                      <w:r w:rsidR="00BE2363" w:rsidRPr="00BE2363">
                        <w:t>under loss mode A, B and C with the ratios of missing data from 10% to 80%</w:t>
                      </w:r>
                      <w:r w:rsidRPr="00637470">
                        <w:t>.</w:t>
                      </w:r>
                    </w:p>
                    <w:p w14:paraId="72A05098" w14:textId="77777777" w:rsidR="004C22E7" w:rsidRDefault="004C22E7" w:rsidP="004C22E7">
                      <w:pPr>
                        <w:pStyle w:val="a5"/>
                        <w:ind w:firstLine="0"/>
                      </w:pPr>
                      <w:r>
                        <w:t xml:space="preserve"> </w:t>
                      </w:r>
                    </w:p>
                    <w:p w14:paraId="0B40BC60" w14:textId="77777777" w:rsidR="004C22E7" w:rsidRDefault="004C22E7" w:rsidP="004C22E7">
                      <w:pPr>
                        <w:pStyle w:val="a5"/>
                        <w:ind w:firstLine="0"/>
                      </w:pPr>
                      <w:r>
                        <w:t xml:space="preserve"> </w:t>
                      </w:r>
                    </w:p>
                  </w:txbxContent>
                </v:textbox>
                <w10:anchorlock/>
              </v:shape>
            </w:pict>
          </mc:Fallback>
        </mc:AlternateContent>
      </w:r>
    </w:p>
    <w:p w14:paraId="6F221AE1" w14:textId="5B95E909" w:rsidR="00211EDD" w:rsidRPr="000B4378" w:rsidRDefault="00211EDD" w:rsidP="00211EDD">
      <w:pPr>
        <w:pStyle w:val="References"/>
        <w:numPr>
          <w:ilvl w:val="0"/>
          <w:numId w:val="0"/>
        </w:numPr>
        <w:ind w:firstLine="204"/>
        <w:rPr>
          <w:sz w:val="20"/>
          <w:szCs w:val="20"/>
          <w:lang w:eastAsia="zh-CN"/>
        </w:rPr>
      </w:pPr>
      <w:r w:rsidRPr="000B4378">
        <w:rPr>
          <w:rFonts w:hint="eastAsia"/>
          <w:sz w:val="20"/>
          <w:szCs w:val="20"/>
          <w:lang w:eastAsia="zh-CN"/>
        </w:rPr>
        <w:t>F</w:t>
      </w:r>
      <w:r w:rsidRPr="000B4378">
        <w:rPr>
          <w:sz w:val="20"/>
          <w:szCs w:val="20"/>
          <w:lang w:eastAsia="zh-CN"/>
        </w:rPr>
        <w:t xml:space="preserve">ig. </w:t>
      </w:r>
      <w:r w:rsidR="005E7E05">
        <w:rPr>
          <w:sz w:val="20"/>
          <w:szCs w:val="20"/>
          <w:lang w:eastAsia="zh-CN"/>
        </w:rPr>
        <w:t>10</w:t>
      </w:r>
      <w:r w:rsidRPr="000B4378">
        <w:rPr>
          <w:sz w:val="20"/>
          <w:szCs w:val="20"/>
          <w:lang w:eastAsia="zh-CN"/>
        </w:rPr>
        <w:t xml:space="preserve"> presents the number of iteration</w:t>
      </w:r>
      <w:r w:rsidR="00BE2363">
        <w:rPr>
          <w:sz w:val="20"/>
          <w:szCs w:val="20"/>
          <w:lang w:eastAsia="zh-CN"/>
        </w:rPr>
        <w:t>s</w:t>
      </w:r>
      <w:r w:rsidRPr="000B4378">
        <w:rPr>
          <w:sz w:val="20"/>
          <w:szCs w:val="20"/>
          <w:lang w:eastAsia="zh-CN"/>
        </w:rPr>
        <w:t xml:space="preserve"> in </w:t>
      </w:r>
      <w:r w:rsidR="00BE2363">
        <w:rPr>
          <w:sz w:val="20"/>
          <w:szCs w:val="20"/>
          <w:lang w:eastAsia="zh-CN"/>
        </w:rPr>
        <w:t>the QOI</w:t>
      </w:r>
      <w:r w:rsidRPr="000B4378">
        <w:rPr>
          <w:sz w:val="20"/>
          <w:szCs w:val="20"/>
          <w:lang w:eastAsia="zh-CN"/>
        </w:rPr>
        <w:t xml:space="preserve">EM </w:t>
      </w:r>
      <w:r w:rsidR="00BE2363">
        <w:rPr>
          <w:sz w:val="20"/>
          <w:szCs w:val="20"/>
          <w:lang w:eastAsia="zh-CN"/>
        </w:rPr>
        <w:t xml:space="preserve">algorithm </w:t>
      </w:r>
      <w:r>
        <w:rPr>
          <w:sz w:val="20"/>
          <w:szCs w:val="20"/>
          <w:lang w:eastAsia="zh-CN"/>
        </w:rPr>
        <w:t>for parameters estimation</w:t>
      </w:r>
      <w:r w:rsidR="00BE2363">
        <w:rPr>
          <w:sz w:val="20"/>
          <w:szCs w:val="20"/>
          <w:lang w:eastAsia="zh-CN"/>
        </w:rPr>
        <w:t xml:space="preserve"> under</w:t>
      </w:r>
      <w:r w:rsidRPr="000B4378">
        <w:rPr>
          <w:sz w:val="20"/>
          <w:szCs w:val="20"/>
          <w:lang w:eastAsia="zh-CN"/>
        </w:rPr>
        <w:t xml:space="preserve"> loss mode A, B and C </w:t>
      </w:r>
      <w:r w:rsidR="00BE2363">
        <w:rPr>
          <w:sz w:val="20"/>
          <w:szCs w:val="20"/>
          <w:lang w:eastAsia="zh-CN"/>
        </w:rPr>
        <w:t>with the ratios of missing data</w:t>
      </w:r>
      <w:r w:rsidRPr="000B4378">
        <w:rPr>
          <w:sz w:val="20"/>
          <w:szCs w:val="20"/>
          <w:lang w:eastAsia="zh-CN"/>
        </w:rPr>
        <w:t xml:space="preserve"> from 10% to 80%. The number of iterations can reflect the</w:t>
      </w:r>
      <w:r w:rsidRPr="000B4378">
        <w:t xml:space="preserve"> </w:t>
      </w:r>
      <w:r w:rsidRPr="000B4378">
        <w:rPr>
          <w:sz w:val="20"/>
          <w:szCs w:val="20"/>
          <w:lang w:eastAsia="zh-CN"/>
        </w:rPr>
        <w:t xml:space="preserve">convergence </w:t>
      </w:r>
      <w:r w:rsidR="00B47F43">
        <w:rPr>
          <w:sz w:val="20"/>
          <w:szCs w:val="20"/>
          <w:lang w:eastAsia="zh-CN"/>
        </w:rPr>
        <w:t>performance</w:t>
      </w:r>
      <w:r w:rsidR="00B47F43" w:rsidRPr="000B4378">
        <w:rPr>
          <w:sz w:val="20"/>
          <w:szCs w:val="20"/>
          <w:lang w:eastAsia="zh-CN"/>
        </w:rPr>
        <w:t xml:space="preserve"> </w:t>
      </w:r>
      <w:r w:rsidR="004C7D54">
        <w:rPr>
          <w:sz w:val="20"/>
          <w:szCs w:val="20"/>
          <w:lang w:eastAsia="zh-CN"/>
        </w:rPr>
        <w:t>in our QOIEM</w:t>
      </w:r>
      <w:r w:rsidRPr="000B4378">
        <w:rPr>
          <w:sz w:val="20"/>
          <w:szCs w:val="20"/>
          <w:lang w:eastAsia="zh-CN"/>
        </w:rPr>
        <w:t xml:space="preserve"> algorithm</w:t>
      </w:r>
      <w:r w:rsidR="00B47F43">
        <w:rPr>
          <w:sz w:val="20"/>
          <w:szCs w:val="20"/>
          <w:lang w:eastAsia="zh-CN"/>
        </w:rPr>
        <w:t xml:space="preserve">, where </w:t>
      </w:r>
      <w:r w:rsidRPr="000B4378">
        <w:rPr>
          <w:sz w:val="20"/>
          <w:szCs w:val="20"/>
          <w:lang w:eastAsia="zh-CN"/>
        </w:rPr>
        <w:t xml:space="preserve">we set </w:t>
      </w:r>
      <m:oMath>
        <m:r>
          <w:rPr>
            <w:rFonts w:ascii="Cambria Math" w:hAnsi="Cambria Math"/>
            <w:sz w:val="20"/>
            <w:szCs w:val="20"/>
            <w:shd w:val="clear" w:color="auto" w:fill="FFFFFF"/>
            <w:lang w:eastAsia="zh-CN"/>
          </w:rPr>
          <m:t>RMS</m:t>
        </m:r>
        <m:sSub>
          <m:sSubPr>
            <m:ctrlPr>
              <w:rPr>
                <w:rFonts w:ascii="Cambria Math" w:hAnsi="Cambria Math"/>
                <w:i/>
                <w:sz w:val="20"/>
                <w:szCs w:val="20"/>
                <w:shd w:val="clear" w:color="auto" w:fill="FFFFFF"/>
                <w:lang w:eastAsia="zh-CN"/>
              </w:rPr>
            </m:ctrlPr>
          </m:sSubPr>
          <m:e>
            <m:r>
              <w:rPr>
                <w:rFonts w:ascii="Cambria Math" w:hAnsi="Cambria Math"/>
                <w:sz w:val="20"/>
                <w:szCs w:val="20"/>
                <w:shd w:val="clear" w:color="auto" w:fill="FFFFFF"/>
                <w:lang w:eastAsia="zh-CN"/>
              </w:rPr>
              <m:t>E</m:t>
            </m:r>
          </m:e>
          <m:sub>
            <m:r>
              <w:rPr>
                <w:rFonts w:ascii="Cambria Math" w:hAnsi="Cambria Math"/>
                <w:sz w:val="20"/>
                <w:szCs w:val="20"/>
                <w:shd w:val="clear" w:color="auto" w:fill="FFFFFF"/>
                <w:lang w:eastAsia="zh-CN"/>
              </w:rPr>
              <m:t>j+1</m:t>
            </m:r>
          </m:sub>
        </m:sSub>
        <m:r>
          <w:rPr>
            <w:rFonts w:ascii="Cambria Math" w:hAnsi="Cambria Math"/>
            <w:sz w:val="20"/>
            <w:szCs w:val="20"/>
            <w:shd w:val="clear" w:color="auto" w:fill="FFFFFF"/>
            <w:lang w:eastAsia="zh-CN"/>
          </w:rPr>
          <m:t>%&lt;0.1%</m:t>
        </m:r>
      </m:oMath>
      <w:r w:rsidRPr="000B4378">
        <w:rPr>
          <w:sz w:val="20"/>
          <w:szCs w:val="20"/>
          <w:lang w:eastAsia="zh-CN"/>
        </w:rPr>
        <w:t xml:space="preserve"> as the breakout condition</w:t>
      </w:r>
      <w:r w:rsidR="00B47F43">
        <w:rPr>
          <w:sz w:val="20"/>
          <w:szCs w:val="20"/>
          <w:lang w:eastAsia="zh-CN"/>
        </w:rPr>
        <w:t xml:space="preserve">. </w:t>
      </w:r>
      <w:r w:rsidR="00457F8A">
        <w:rPr>
          <w:sz w:val="20"/>
          <w:szCs w:val="20"/>
          <w:lang w:eastAsia="zh-CN"/>
        </w:rPr>
        <w:t xml:space="preserve">As is shown in </w:t>
      </w:r>
      <w:r w:rsidR="00E84874">
        <w:rPr>
          <w:sz w:val="20"/>
          <w:szCs w:val="20"/>
          <w:lang w:eastAsia="zh-CN"/>
        </w:rPr>
        <w:t>the figure</w:t>
      </w:r>
      <w:r w:rsidR="00457F8A">
        <w:rPr>
          <w:sz w:val="20"/>
          <w:szCs w:val="20"/>
          <w:lang w:eastAsia="zh-CN"/>
        </w:rPr>
        <w:t xml:space="preserve">, the number of iterations </w:t>
      </w:r>
      <w:r w:rsidR="00C954E3">
        <w:rPr>
          <w:sz w:val="20"/>
          <w:szCs w:val="20"/>
          <w:lang w:eastAsia="zh-CN"/>
        </w:rPr>
        <w:t>keeps</w:t>
      </w:r>
      <w:r w:rsidR="00457F8A">
        <w:rPr>
          <w:sz w:val="20"/>
          <w:szCs w:val="20"/>
          <w:lang w:eastAsia="zh-CN"/>
        </w:rPr>
        <w:t xml:space="preserve"> low when the missing rate is under 60% and </w:t>
      </w:r>
      <w:r w:rsidR="00800E4E">
        <w:rPr>
          <w:sz w:val="20"/>
          <w:szCs w:val="20"/>
          <w:lang w:eastAsia="zh-CN"/>
        </w:rPr>
        <w:lastRenderedPageBreak/>
        <w:t>raise</w:t>
      </w:r>
      <w:r w:rsidR="00E84874">
        <w:rPr>
          <w:sz w:val="20"/>
          <w:szCs w:val="20"/>
          <w:lang w:eastAsia="zh-CN"/>
        </w:rPr>
        <w:t>s</w:t>
      </w:r>
      <w:r w:rsidR="00800E4E">
        <w:rPr>
          <w:sz w:val="20"/>
          <w:szCs w:val="20"/>
          <w:lang w:eastAsia="zh-CN"/>
        </w:rPr>
        <w:t xml:space="preserve"> as the missing rate increases but </w:t>
      </w:r>
      <w:r w:rsidR="00E84874">
        <w:rPr>
          <w:sz w:val="20"/>
          <w:szCs w:val="20"/>
          <w:lang w:eastAsia="zh-CN"/>
        </w:rPr>
        <w:t>keeps</w:t>
      </w:r>
      <w:r w:rsidR="00C954E3">
        <w:rPr>
          <w:sz w:val="20"/>
          <w:szCs w:val="20"/>
          <w:lang w:eastAsia="zh-CN"/>
        </w:rPr>
        <w:t xml:space="preserve"> no more than 12</w:t>
      </w:r>
      <w:r w:rsidR="00E86661">
        <w:rPr>
          <w:sz w:val="20"/>
          <w:szCs w:val="20"/>
          <w:lang w:eastAsia="zh-CN"/>
        </w:rPr>
        <w:t>, which indicates</w:t>
      </w:r>
      <w:r w:rsidR="00E84874">
        <w:rPr>
          <w:sz w:val="20"/>
          <w:szCs w:val="20"/>
          <w:lang w:eastAsia="zh-CN"/>
        </w:rPr>
        <w:t xml:space="preserve"> </w:t>
      </w:r>
      <w:r w:rsidR="00E86661">
        <w:rPr>
          <w:sz w:val="20"/>
          <w:szCs w:val="20"/>
          <w:lang w:eastAsia="zh-CN"/>
        </w:rPr>
        <w:t>under different levels of missing data</w:t>
      </w:r>
      <w:r w:rsidR="00EC1562">
        <w:rPr>
          <w:sz w:val="20"/>
          <w:szCs w:val="20"/>
          <w:lang w:eastAsia="zh-CN"/>
        </w:rPr>
        <w:t xml:space="preserve">, </w:t>
      </w:r>
      <w:r w:rsidR="00E86661">
        <w:rPr>
          <w:sz w:val="20"/>
          <w:szCs w:val="20"/>
          <w:lang w:eastAsia="zh-CN"/>
        </w:rPr>
        <w:t>our proposed QOIEM algorithm can still have</w:t>
      </w:r>
      <w:r w:rsidR="00E86661" w:rsidRPr="00E86661">
        <w:rPr>
          <w:sz w:val="20"/>
          <w:szCs w:val="20"/>
          <w:lang w:eastAsia="zh-CN"/>
        </w:rPr>
        <w:t xml:space="preserve"> </w:t>
      </w:r>
      <w:r w:rsidR="00E86661">
        <w:rPr>
          <w:sz w:val="20"/>
          <w:szCs w:val="20"/>
          <w:lang w:eastAsia="zh-CN"/>
        </w:rPr>
        <w:t>great</w:t>
      </w:r>
      <w:r w:rsidR="00E86661" w:rsidRPr="00E86661">
        <w:rPr>
          <w:sz w:val="20"/>
          <w:szCs w:val="20"/>
          <w:lang w:eastAsia="zh-CN"/>
        </w:rPr>
        <w:t xml:space="preserve"> convergence</w:t>
      </w:r>
      <w:r w:rsidR="00E86661">
        <w:rPr>
          <w:sz w:val="20"/>
          <w:szCs w:val="20"/>
          <w:lang w:eastAsia="zh-CN"/>
        </w:rPr>
        <w:t xml:space="preserve">. </w:t>
      </w:r>
      <w:r w:rsidR="000B11B4">
        <w:rPr>
          <w:sz w:val="20"/>
          <w:szCs w:val="20"/>
          <w:lang w:eastAsia="zh-CN"/>
        </w:rPr>
        <w:t xml:space="preserve">Moreover, the iteration times of loss mode B (orange line) </w:t>
      </w:r>
      <w:r w:rsidR="00655F96">
        <w:rPr>
          <w:sz w:val="20"/>
          <w:szCs w:val="20"/>
          <w:lang w:eastAsia="zh-CN"/>
        </w:rPr>
        <w:t xml:space="preserve">is </w:t>
      </w:r>
      <w:r w:rsidR="000B11B4">
        <w:rPr>
          <w:sz w:val="20"/>
          <w:szCs w:val="20"/>
          <w:lang w:eastAsia="zh-CN"/>
        </w:rPr>
        <w:t xml:space="preserve">relatively </w:t>
      </w:r>
      <w:r w:rsidR="00655F96">
        <w:rPr>
          <w:sz w:val="20"/>
          <w:szCs w:val="20"/>
          <w:lang w:eastAsia="zh-CN"/>
        </w:rPr>
        <w:t xml:space="preserve">low, which </w:t>
      </w:r>
      <w:r w:rsidR="007475F4">
        <w:rPr>
          <w:sz w:val="20"/>
          <w:szCs w:val="20"/>
          <w:lang w:eastAsia="zh-CN"/>
        </w:rPr>
        <w:t xml:space="preserve">is </w:t>
      </w:r>
      <w:r w:rsidR="008609EC">
        <w:rPr>
          <w:sz w:val="20"/>
          <w:szCs w:val="20"/>
          <w:lang w:eastAsia="zh-CN"/>
        </w:rPr>
        <w:t xml:space="preserve">owing to </w:t>
      </w:r>
      <w:r w:rsidR="00655F96">
        <w:rPr>
          <w:sz w:val="20"/>
          <w:szCs w:val="20"/>
          <w:lang w:eastAsia="zh-CN"/>
        </w:rPr>
        <w:t xml:space="preserve">our </w:t>
      </w:r>
      <w:r w:rsidR="00DA1E6E" w:rsidRPr="000B4378">
        <w:rPr>
          <w:sz w:val="20"/>
          <w:szCs w:val="20"/>
        </w:rPr>
        <w:t>quadratic</w:t>
      </w:r>
      <w:r w:rsidR="00DA1E6E">
        <w:rPr>
          <w:sz w:val="20"/>
          <w:szCs w:val="20"/>
          <w:lang w:eastAsia="zh-CN"/>
        </w:rPr>
        <w:t xml:space="preserve"> </w:t>
      </w:r>
      <w:r w:rsidR="00655F96">
        <w:rPr>
          <w:sz w:val="20"/>
          <w:szCs w:val="20"/>
          <w:lang w:eastAsia="zh-CN"/>
        </w:rPr>
        <w:t xml:space="preserve">degradation </w:t>
      </w:r>
      <w:r w:rsidR="00EC1562">
        <w:rPr>
          <w:sz w:val="20"/>
          <w:szCs w:val="20"/>
          <w:lang w:eastAsia="zh-CN"/>
        </w:rPr>
        <w:t>model can</w:t>
      </w:r>
      <w:r w:rsidR="00655F96">
        <w:rPr>
          <w:sz w:val="20"/>
          <w:szCs w:val="20"/>
          <w:lang w:eastAsia="zh-CN"/>
        </w:rPr>
        <w:t xml:space="preserve"> well fit </w:t>
      </w:r>
      <w:r w:rsidR="00D85F7A">
        <w:rPr>
          <w:sz w:val="20"/>
          <w:szCs w:val="20"/>
          <w:lang w:eastAsia="zh-CN"/>
        </w:rPr>
        <w:t>the degradation sensor signals</w:t>
      </w:r>
      <w:r w:rsidR="007C44A6">
        <w:rPr>
          <w:sz w:val="20"/>
          <w:szCs w:val="20"/>
          <w:lang w:eastAsia="zh-CN"/>
        </w:rPr>
        <w:t xml:space="preserve"> and thus </w:t>
      </w:r>
      <w:r w:rsidR="006C1C82">
        <w:rPr>
          <w:sz w:val="20"/>
          <w:szCs w:val="20"/>
          <w:lang w:eastAsia="zh-CN"/>
        </w:rPr>
        <w:t xml:space="preserve">some missing time </w:t>
      </w:r>
      <w:r w:rsidR="00DA1E6E">
        <w:rPr>
          <w:sz w:val="20"/>
          <w:szCs w:val="20"/>
          <w:lang w:eastAsia="zh-CN"/>
        </w:rPr>
        <w:t>steps</w:t>
      </w:r>
      <w:r w:rsidR="006C1C82">
        <w:rPr>
          <w:sz w:val="20"/>
          <w:szCs w:val="20"/>
          <w:lang w:eastAsia="zh-CN"/>
        </w:rPr>
        <w:t xml:space="preserve"> have little impact on the </w:t>
      </w:r>
      <w:r w:rsidR="003466F3">
        <w:rPr>
          <w:sz w:val="20"/>
          <w:szCs w:val="20"/>
          <w:lang w:eastAsia="zh-CN"/>
        </w:rPr>
        <w:t xml:space="preserve">parameter estimation in </w:t>
      </w:r>
      <w:r w:rsidR="00EC1562">
        <w:rPr>
          <w:sz w:val="20"/>
          <w:szCs w:val="20"/>
          <w:lang w:eastAsia="zh-CN"/>
        </w:rPr>
        <w:t>our</w:t>
      </w:r>
      <w:r w:rsidR="003466F3">
        <w:rPr>
          <w:sz w:val="20"/>
          <w:szCs w:val="20"/>
          <w:lang w:eastAsia="zh-CN"/>
        </w:rPr>
        <w:t xml:space="preserve"> proposed method.</w:t>
      </w:r>
    </w:p>
    <w:p w14:paraId="2EE8742B" w14:textId="2021F878" w:rsidR="00211EDD" w:rsidRDefault="00211EDD" w:rsidP="00F22163">
      <w:pPr>
        <w:pStyle w:val="References"/>
        <w:numPr>
          <w:ilvl w:val="0"/>
          <w:numId w:val="0"/>
        </w:numPr>
        <w:rPr>
          <w:sz w:val="20"/>
          <w:szCs w:val="20"/>
        </w:rPr>
      </w:pPr>
    </w:p>
    <w:p w14:paraId="5E763D52" w14:textId="3557712A" w:rsidR="005055FA" w:rsidRDefault="005055FA" w:rsidP="005055FA">
      <w:pPr>
        <w:pStyle w:val="References"/>
        <w:numPr>
          <w:ilvl w:val="0"/>
          <w:numId w:val="0"/>
        </w:numPr>
        <w:rPr>
          <w:sz w:val="20"/>
          <w:szCs w:val="20"/>
        </w:rPr>
      </w:pPr>
      <w:r w:rsidRPr="000B4378">
        <w:rPr>
          <w:rFonts w:eastAsia="Times New Roman"/>
          <w:noProof/>
          <w:sz w:val="24"/>
          <w:szCs w:val="24"/>
          <w:lang w:eastAsia="zh-CN"/>
        </w:rPr>
        <mc:AlternateContent>
          <mc:Choice Requires="wps">
            <w:drawing>
              <wp:inline distT="0" distB="0" distL="0" distR="0" wp14:anchorId="769D285A" wp14:editId="06220B92">
                <wp:extent cx="3193200" cy="2999232"/>
                <wp:effectExtent l="0" t="0" r="0" b="0"/>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3200" cy="2999232"/>
                        </a:xfrm>
                        <a:prstGeom prst="rect">
                          <a:avLst/>
                        </a:prstGeom>
                        <a:solidFill>
                          <a:srgbClr val="FFFFFF"/>
                        </a:solidFill>
                        <a:ln>
                          <a:noFill/>
                        </a:ln>
                        <a:extLst>
                          <a:ext uri="{91240B29-F687-4f45-9708-019B960494DF}">
                            <a14:hiddenLine xmlns:arto="http://schemas.microsoft.com/office/word/2006/arto" xmln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w="9525">
                              <a:solidFill>
                                <a:srgbClr val="000000"/>
                              </a:solidFill>
                              <a:miter lim="800000"/>
                              <a:headEnd/>
                              <a:tailEnd/>
                            </a14:hiddenLine>
                          </a:ext>
                        </a:extLst>
                      </wps:spPr>
                      <wps:txbx>
                        <w:txbxContent>
                          <w:p w14:paraId="791B54B8" w14:textId="1A1FB384" w:rsidR="005055FA" w:rsidRDefault="005055FA" w:rsidP="005055FA">
                            <w:pPr>
                              <w:pStyle w:val="TableTitle"/>
                              <w:rPr>
                                <w:lang w:eastAsia="zh-CN"/>
                              </w:rPr>
                            </w:pPr>
                            <w:r>
                              <w:t>TABLE</w:t>
                            </w:r>
                            <w:r>
                              <w:rPr>
                                <w:lang w:eastAsia="zh-CN"/>
                              </w:rPr>
                              <w:t xml:space="preserve"> </w:t>
                            </w:r>
                            <w:r w:rsidR="00994B35">
                              <w:rPr>
                                <w:lang w:eastAsia="zh-CN"/>
                              </w:rPr>
                              <w:t>VI</w:t>
                            </w:r>
                          </w:p>
                          <w:p w14:paraId="288E0032" w14:textId="77777777" w:rsidR="005055FA" w:rsidRPr="00DF24BB" w:rsidRDefault="005055FA" w:rsidP="005055FA">
                            <w:pPr>
                              <w:pStyle w:val="TableTitle"/>
                            </w:pPr>
                            <w:r w:rsidRPr="00DF24BB">
                              <w:t xml:space="preserve">RUL </w:t>
                            </w:r>
                            <w:r>
                              <w:t>prediction</w:t>
                            </w:r>
                            <w:r w:rsidRPr="00DF24BB">
                              <w:t xml:space="preserve"> error</w:t>
                            </w:r>
                            <w:r>
                              <w:t>s</w:t>
                            </w:r>
                            <w:r w:rsidRPr="00DF24BB">
                              <w:t xml:space="preserve"> </w:t>
                            </w:r>
                            <w:r>
                              <w:t>based on HI</w:t>
                            </w:r>
                            <w:r w:rsidRPr="00DF24BB">
                              <w:t xml:space="preserve"> </w:t>
                            </w:r>
                            <w:r>
                              <w:t>(</w:t>
                            </w:r>
                            <w:r w:rsidRPr="00DF24BB">
                              <w:t xml:space="preserve">the </w:t>
                            </w:r>
                            <w:r>
                              <w:t>p</w:t>
                            </w:r>
                            <w:r w:rsidRPr="00DF24BB">
                              <w:t>roposed method</w:t>
                            </w:r>
                            <w:r>
                              <w:t xml:space="preserve">) and each single sensor signal </w:t>
                            </w:r>
                            <w:r w:rsidRPr="00D10E08">
                              <w:t xml:space="preserve">under </w:t>
                            </w:r>
                            <w:r>
                              <w:t>loss mode a</w:t>
                            </w:r>
                            <w:r w:rsidRPr="00D10E08">
                              <w:t>.</w:t>
                            </w:r>
                          </w:p>
                          <w:tbl>
                            <w:tblPr>
                              <w:tblStyle w:val="af5"/>
                              <w:tblW w:w="0" w:type="auto"/>
                              <w:tblLook w:val="04A0" w:firstRow="1" w:lastRow="0" w:firstColumn="1" w:lastColumn="0" w:noHBand="0" w:noVBand="1"/>
                            </w:tblPr>
                            <w:tblGrid>
                              <w:gridCol w:w="716"/>
                              <w:gridCol w:w="717"/>
                              <w:gridCol w:w="717"/>
                              <w:gridCol w:w="717"/>
                              <w:gridCol w:w="717"/>
                              <w:gridCol w:w="717"/>
                              <w:gridCol w:w="717"/>
                            </w:tblGrid>
                            <w:tr w:rsidR="005055FA" w:rsidRPr="00C002A9" w14:paraId="207E1863" w14:textId="77777777" w:rsidTr="00387F81">
                              <w:tc>
                                <w:tcPr>
                                  <w:tcW w:w="5018" w:type="dxa"/>
                                  <w:gridSpan w:val="7"/>
                                  <w:tcBorders>
                                    <w:top w:val="double" w:sz="4" w:space="0" w:color="auto"/>
                                    <w:left w:val="nil"/>
                                    <w:right w:val="nil"/>
                                  </w:tcBorders>
                                </w:tcPr>
                                <w:p w14:paraId="6AAA40A0" w14:textId="77777777" w:rsidR="005055FA" w:rsidRPr="009A212F" w:rsidRDefault="005055FA" w:rsidP="00B17BBC">
                                  <w:pPr>
                                    <w:rPr>
                                      <w:rFonts w:eastAsia="宋体"/>
                                      <w:sz w:val="16"/>
                                      <w:szCs w:val="16"/>
                                    </w:rPr>
                                  </w:pPr>
                                  <w:bookmarkStart w:id="300" w:name="_Hlk93828956"/>
                                  <w:r w:rsidRPr="009A212F">
                                    <w:rPr>
                                      <w:rFonts w:eastAsia="宋体"/>
                                      <w:b/>
                                      <w:bCs/>
                                      <w:sz w:val="16"/>
                                      <w:szCs w:val="16"/>
                                      <w:lang w:val="en-US"/>
                                    </w:rPr>
                                    <w:t>Missing rate</w:t>
                                  </w:r>
                                  <w:r w:rsidRPr="009A212F">
                                    <w:rPr>
                                      <w:rFonts w:eastAsia="宋体" w:hint="eastAsia"/>
                                      <w:b/>
                                      <w:bCs/>
                                      <w:sz w:val="16"/>
                                      <w:szCs w:val="16"/>
                                      <w:lang w:val="en-US"/>
                                    </w:rPr>
                                    <w:t>:</w:t>
                                  </w:r>
                                  <w:r w:rsidRPr="009A212F">
                                    <w:rPr>
                                      <w:rFonts w:eastAsia="宋体"/>
                                      <w:b/>
                                      <w:bCs/>
                                      <w:sz w:val="16"/>
                                      <w:szCs w:val="16"/>
                                      <w:lang w:val="en-US"/>
                                    </w:rPr>
                                    <w:t xml:space="preserve"> 0.1</w:t>
                                  </w:r>
                                </w:p>
                              </w:tc>
                            </w:tr>
                            <w:tr w:rsidR="005055FA" w:rsidRPr="00C002A9" w14:paraId="3575BC4D" w14:textId="77777777" w:rsidTr="00387F81">
                              <w:tc>
                                <w:tcPr>
                                  <w:tcW w:w="716" w:type="dxa"/>
                                  <w:tcBorders>
                                    <w:top w:val="single" w:sz="4" w:space="0" w:color="auto"/>
                                    <w:left w:val="nil"/>
                                  </w:tcBorders>
                                </w:tcPr>
                                <w:p w14:paraId="207A54C6" w14:textId="77777777" w:rsidR="005055FA" w:rsidRPr="00C002A9" w:rsidRDefault="005055FA" w:rsidP="00B17BBC">
                                  <w:pPr>
                                    <w:jc w:val="center"/>
                                    <w:rPr>
                                      <w:rFonts w:eastAsia="宋体"/>
                                      <w:sz w:val="16"/>
                                      <w:szCs w:val="16"/>
                                    </w:rPr>
                                  </w:pPr>
                                  <w:r w:rsidRPr="00C002A9">
                                    <w:rPr>
                                      <w:rFonts w:eastAsia="宋体" w:hint="eastAsia"/>
                                      <w:sz w:val="16"/>
                                      <w:szCs w:val="16"/>
                                    </w:rPr>
                                    <w:t>N</w:t>
                                  </w:r>
                                  <w:r w:rsidRPr="00C002A9">
                                    <w:rPr>
                                      <w:rFonts w:eastAsia="宋体"/>
                                      <w:sz w:val="16"/>
                                      <w:szCs w:val="16"/>
                                    </w:rPr>
                                    <w:t>ame</w:t>
                                  </w:r>
                                </w:p>
                              </w:tc>
                              <w:tc>
                                <w:tcPr>
                                  <w:tcW w:w="717" w:type="dxa"/>
                                  <w:tcBorders>
                                    <w:top w:val="single" w:sz="4" w:space="0" w:color="auto"/>
                                    <w:right w:val="nil"/>
                                  </w:tcBorders>
                                </w:tcPr>
                                <w:p w14:paraId="1012FC5C" w14:textId="77777777" w:rsidR="005055FA" w:rsidRPr="00C002A9" w:rsidRDefault="005055FA" w:rsidP="00B17BBC">
                                  <w:pPr>
                                    <w:jc w:val="center"/>
                                    <w:rPr>
                                      <w:rFonts w:eastAsia="宋体"/>
                                      <w:sz w:val="16"/>
                                      <w:szCs w:val="16"/>
                                    </w:rPr>
                                  </w:pPr>
                                  <w:r w:rsidRPr="00C002A9">
                                    <w:rPr>
                                      <w:rFonts w:eastAsia="宋体" w:hint="eastAsia"/>
                                      <w:sz w:val="16"/>
                                      <w:szCs w:val="16"/>
                                    </w:rPr>
                                    <w:t>T</w:t>
                                  </w:r>
                                  <w:r w:rsidRPr="00C002A9">
                                    <w:rPr>
                                      <w:rFonts w:eastAsia="宋体"/>
                                      <w:sz w:val="16"/>
                                      <w:szCs w:val="16"/>
                                    </w:rPr>
                                    <w:t>24</w:t>
                                  </w:r>
                                </w:p>
                              </w:tc>
                              <w:tc>
                                <w:tcPr>
                                  <w:tcW w:w="717" w:type="dxa"/>
                                  <w:tcBorders>
                                    <w:top w:val="single" w:sz="4" w:space="0" w:color="auto"/>
                                    <w:left w:val="nil"/>
                                    <w:right w:val="nil"/>
                                  </w:tcBorders>
                                </w:tcPr>
                                <w:p w14:paraId="43681363" w14:textId="77777777" w:rsidR="005055FA" w:rsidRPr="00C002A9" w:rsidRDefault="005055FA" w:rsidP="00B17BBC">
                                  <w:pPr>
                                    <w:jc w:val="center"/>
                                    <w:rPr>
                                      <w:rFonts w:eastAsia="宋体"/>
                                      <w:sz w:val="16"/>
                                      <w:szCs w:val="16"/>
                                    </w:rPr>
                                  </w:pPr>
                                  <w:r w:rsidRPr="00C002A9">
                                    <w:rPr>
                                      <w:rFonts w:eastAsia="宋体" w:hint="eastAsia"/>
                                      <w:sz w:val="16"/>
                                      <w:szCs w:val="16"/>
                                    </w:rPr>
                                    <w:t>T</w:t>
                                  </w:r>
                                  <w:r w:rsidRPr="00C002A9">
                                    <w:rPr>
                                      <w:rFonts w:eastAsia="宋体"/>
                                      <w:sz w:val="16"/>
                                      <w:szCs w:val="16"/>
                                    </w:rPr>
                                    <w:t>50</w:t>
                                  </w:r>
                                </w:p>
                              </w:tc>
                              <w:tc>
                                <w:tcPr>
                                  <w:tcW w:w="717" w:type="dxa"/>
                                  <w:tcBorders>
                                    <w:top w:val="single" w:sz="4" w:space="0" w:color="auto"/>
                                    <w:left w:val="nil"/>
                                    <w:right w:val="nil"/>
                                  </w:tcBorders>
                                </w:tcPr>
                                <w:p w14:paraId="0ABC9F20" w14:textId="77777777" w:rsidR="005055FA" w:rsidRPr="00C002A9" w:rsidRDefault="005055FA" w:rsidP="00B17BBC">
                                  <w:pPr>
                                    <w:jc w:val="center"/>
                                    <w:rPr>
                                      <w:rFonts w:eastAsia="宋体"/>
                                      <w:sz w:val="16"/>
                                      <w:szCs w:val="16"/>
                                    </w:rPr>
                                  </w:pPr>
                                  <w:r w:rsidRPr="00C002A9">
                                    <w:rPr>
                                      <w:rFonts w:eastAsia="宋体" w:hint="eastAsia"/>
                                      <w:sz w:val="16"/>
                                      <w:szCs w:val="16"/>
                                    </w:rPr>
                                    <w:t>P</w:t>
                                  </w:r>
                                  <w:r w:rsidRPr="00C002A9">
                                    <w:rPr>
                                      <w:rFonts w:eastAsia="宋体"/>
                                      <w:sz w:val="16"/>
                                      <w:szCs w:val="16"/>
                                    </w:rPr>
                                    <w:t>30</w:t>
                                  </w:r>
                                </w:p>
                              </w:tc>
                              <w:tc>
                                <w:tcPr>
                                  <w:tcW w:w="717" w:type="dxa"/>
                                  <w:tcBorders>
                                    <w:top w:val="single" w:sz="4" w:space="0" w:color="auto"/>
                                    <w:left w:val="nil"/>
                                    <w:right w:val="nil"/>
                                  </w:tcBorders>
                                </w:tcPr>
                                <w:p w14:paraId="01314028" w14:textId="77777777" w:rsidR="005055FA" w:rsidRPr="00C002A9" w:rsidRDefault="005055FA" w:rsidP="00B17BBC">
                                  <w:pPr>
                                    <w:jc w:val="center"/>
                                    <w:rPr>
                                      <w:rFonts w:eastAsia="宋体"/>
                                      <w:sz w:val="16"/>
                                      <w:szCs w:val="16"/>
                                    </w:rPr>
                                  </w:pPr>
                                  <w:proofErr w:type="spellStart"/>
                                  <w:r w:rsidRPr="00C002A9">
                                    <w:rPr>
                                      <w:rFonts w:eastAsia="宋体" w:hint="eastAsia"/>
                                      <w:sz w:val="16"/>
                                      <w:szCs w:val="16"/>
                                    </w:rPr>
                                    <w:t>N</w:t>
                                  </w:r>
                                  <w:r w:rsidRPr="00C002A9">
                                    <w:rPr>
                                      <w:rFonts w:eastAsia="宋体"/>
                                      <w:sz w:val="16"/>
                                      <w:szCs w:val="16"/>
                                    </w:rPr>
                                    <w:t>f</w:t>
                                  </w:r>
                                  <w:proofErr w:type="spellEnd"/>
                                </w:p>
                              </w:tc>
                              <w:tc>
                                <w:tcPr>
                                  <w:tcW w:w="717" w:type="dxa"/>
                                  <w:tcBorders>
                                    <w:top w:val="single" w:sz="4" w:space="0" w:color="auto"/>
                                    <w:left w:val="nil"/>
                                    <w:right w:val="nil"/>
                                  </w:tcBorders>
                                </w:tcPr>
                                <w:p w14:paraId="5976F47A" w14:textId="77777777" w:rsidR="005055FA" w:rsidRPr="00C002A9" w:rsidRDefault="005055FA" w:rsidP="00B17BBC">
                                  <w:pPr>
                                    <w:jc w:val="center"/>
                                    <w:rPr>
                                      <w:rFonts w:eastAsia="宋体"/>
                                      <w:sz w:val="16"/>
                                      <w:szCs w:val="16"/>
                                    </w:rPr>
                                  </w:pPr>
                                  <w:r w:rsidRPr="00C002A9">
                                    <w:rPr>
                                      <w:rFonts w:eastAsia="宋体" w:hint="eastAsia"/>
                                      <w:sz w:val="16"/>
                                      <w:szCs w:val="16"/>
                                    </w:rPr>
                                    <w:t>P</w:t>
                                  </w:r>
                                  <w:r w:rsidRPr="00C002A9">
                                    <w:rPr>
                                      <w:rFonts w:eastAsia="宋体"/>
                                      <w:sz w:val="16"/>
                                      <w:szCs w:val="16"/>
                                    </w:rPr>
                                    <w:t>s30</w:t>
                                  </w:r>
                                </w:p>
                              </w:tc>
                              <w:tc>
                                <w:tcPr>
                                  <w:tcW w:w="717" w:type="dxa"/>
                                  <w:tcBorders>
                                    <w:top w:val="single" w:sz="4" w:space="0" w:color="auto"/>
                                    <w:left w:val="nil"/>
                                    <w:right w:val="nil"/>
                                  </w:tcBorders>
                                </w:tcPr>
                                <w:p w14:paraId="438DE422" w14:textId="77777777" w:rsidR="005055FA" w:rsidRPr="00C002A9" w:rsidRDefault="005055FA" w:rsidP="00B17BBC">
                                  <w:pPr>
                                    <w:jc w:val="center"/>
                                    <w:rPr>
                                      <w:rFonts w:eastAsia="宋体"/>
                                      <w:sz w:val="16"/>
                                      <w:szCs w:val="16"/>
                                    </w:rPr>
                                  </w:pPr>
                                  <w:r w:rsidRPr="00C002A9">
                                    <w:rPr>
                                      <w:rFonts w:eastAsia="宋体" w:hint="eastAsia"/>
                                      <w:sz w:val="16"/>
                                      <w:szCs w:val="16"/>
                                    </w:rPr>
                                    <w:t>p</w:t>
                                  </w:r>
                                  <w:r w:rsidRPr="00C002A9">
                                    <w:rPr>
                                      <w:rFonts w:eastAsia="宋体"/>
                                      <w:sz w:val="16"/>
                                      <w:szCs w:val="16"/>
                                    </w:rPr>
                                    <w:t>hi</w:t>
                                  </w:r>
                                </w:p>
                              </w:tc>
                            </w:tr>
                            <w:tr w:rsidR="005055FA" w:rsidRPr="00C002A9" w14:paraId="2898FB63" w14:textId="77777777" w:rsidTr="00387F81">
                              <w:tc>
                                <w:tcPr>
                                  <w:tcW w:w="716" w:type="dxa"/>
                                  <w:tcBorders>
                                    <w:left w:val="nil"/>
                                  </w:tcBorders>
                                </w:tcPr>
                                <w:p w14:paraId="00C5A88C" w14:textId="77777777" w:rsidR="005055FA" w:rsidRPr="00C002A9" w:rsidRDefault="005055FA" w:rsidP="00B17BBC">
                                  <w:pPr>
                                    <w:jc w:val="center"/>
                                    <w:rPr>
                                      <w:rFonts w:eastAsia="宋体"/>
                                      <w:sz w:val="16"/>
                                      <w:szCs w:val="16"/>
                                    </w:rPr>
                                  </w:pPr>
                                  <w:r w:rsidRPr="00C002A9">
                                    <w:rPr>
                                      <w:rFonts w:eastAsia="宋体"/>
                                      <w:sz w:val="16"/>
                                      <w:szCs w:val="16"/>
                                    </w:rPr>
                                    <w:t>E</w:t>
                                  </w:r>
                                  <w:r w:rsidRPr="00C002A9">
                                    <w:rPr>
                                      <w:rFonts w:eastAsia="宋体" w:hint="eastAsia"/>
                                      <w:sz w:val="16"/>
                                      <w:szCs w:val="16"/>
                                    </w:rPr>
                                    <w:t>rror</w:t>
                                  </w:r>
                                </w:p>
                              </w:tc>
                              <w:tc>
                                <w:tcPr>
                                  <w:tcW w:w="717" w:type="dxa"/>
                                  <w:tcBorders>
                                    <w:right w:val="nil"/>
                                  </w:tcBorders>
                                </w:tcPr>
                                <w:p w14:paraId="39DFBCC8" w14:textId="77777777" w:rsidR="005055FA" w:rsidRPr="00C002A9" w:rsidRDefault="005055FA" w:rsidP="00B17BBC">
                                  <w:pPr>
                                    <w:jc w:val="center"/>
                                    <w:rPr>
                                      <w:rFonts w:eastAsia="宋体"/>
                                      <w:sz w:val="16"/>
                                      <w:szCs w:val="16"/>
                                    </w:rPr>
                                  </w:pPr>
                                  <w:r w:rsidRPr="009A212F">
                                    <w:rPr>
                                      <w:rFonts w:hint="eastAsia"/>
                                      <w:sz w:val="16"/>
                                      <w:szCs w:val="16"/>
                                      <w:lang w:eastAsia="zh-CN"/>
                                    </w:rPr>
                                    <w:t>0</w:t>
                                  </w:r>
                                  <w:r w:rsidRPr="009A212F">
                                    <w:rPr>
                                      <w:sz w:val="16"/>
                                      <w:szCs w:val="16"/>
                                      <w:lang w:eastAsia="zh-CN"/>
                                    </w:rPr>
                                    <w:t>.122</w:t>
                                  </w:r>
                                </w:p>
                              </w:tc>
                              <w:tc>
                                <w:tcPr>
                                  <w:tcW w:w="717" w:type="dxa"/>
                                  <w:tcBorders>
                                    <w:left w:val="nil"/>
                                    <w:right w:val="nil"/>
                                  </w:tcBorders>
                                </w:tcPr>
                                <w:p w14:paraId="575A07CB" w14:textId="77777777" w:rsidR="005055FA" w:rsidRPr="00C002A9" w:rsidRDefault="005055FA" w:rsidP="00B17BBC">
                                  <w:pPr>
                                    <w:jc w:val="center"/>
                                    <w:rPr>
                                      <w:rFonts w:eastAsia="宋体"/>
                                      <w:sz w:val="16"/>
                                      <w:szCs w:val="16"/>
                                    </w:rPr>
                                  </w:pPr>
                                  <w:r w:rsidRPr="009A212F">
                                    <w:rPr>
                                      <w:rFonts w:hint="eastAsia"/>
                                      <w:sz w:val="16"/>
                                      <w:szCs w:val="16"/>
                                      <w:lang w:eastAsia="zh-CN"/>
                                    </w:rPr>
                                    <w:t>0</w:t>
                                  </w:r>
                                  <w:r w:rsidRPr="009A212F">
                                    <w:rPr>
                                      <w:sz w:val="16"/>
                                      <w:szCs w:val="16"/>
                                      <w:lang w:eastAsia="zh-CN"/>
                                    </w:rPr>
                                    <w:t>.100</w:t>
                                  </w:r>
                                </w:p>
                              </w:tc>
                              <w:tc>
                                <w:tcPr>
                                  <w:tcW w:w="717" w:type="dxa"/>
                                  <w:tcBorders>
                                    <w:left w:val="nil"/>
                                    <w:right w:val="nil"/>
                                  </w:tcBorders>
                                </w:tcPr>
                                <w:p w14:paraId="33E9D276" w14:textId="77777777" w:rsidR="005055FA" w:rsidRPr="00C002A9" w:rsidRDefault="005055FA" w:rsidP="00B17BBC">
                                  <w:pPr>
                                    <w:jc w:val="center"/>
                                    <w:rPr>
                                      <w:rFonts w:eastAsia="宋体"/>
                                      <w:sz w:val="16"/>
                                      <w:szCs w:val="16"/>
                                    </w:rPr>
                                  </w:pPr>
                                  <w:r w:rsidRPr="009A212F">
                                    <w:rPr>
                                      <w:rFonts w:hint="eastAsia"/>
                                      <w:sz w:val="16"/>
                                      <w:szCs w:val="16"/>
                                      <w:lang w:eastAsia="zh-CN"/>
                                    </w:rPr>
                                    <w:t>0</w:t>
                                  </w:r>
                                  <w:r w:rsidRPr="009A212F">
                                    <w:rPr>
                                      <w:sz w:val="16"/>
                                      <w:szCs w:val="16"/>
                                      <w:lang w:eastAsia="zh-CN"/>
                                    </w:rPr>
                                    <w:t>.107</w:t>
                                  </w:r>
                                </w:p>
                              </w:tc>
                              <w:tc>
                                <w:tcPr>
                                  <w:tcW w:w="717" w:type="dxa"/>
                                  <w:tcBorders>
                                    <w:left w:val="nil"/>
                                    <w:right w:val="nil"/>
                                  </w:tcBorders>
                                </w:tcPr>
                                <w:p w14:paraId="2C3BB8EF" w14:textId="77777777" w:rsidR="005055FA" w:rsidRPr="00C002A9" w:rsidRDefault="005055FA" w:rsidP="00B17BBC">
                                  <w:pPr>
                                    <w:jc w:val="center"/>
                                    <w:rPr>
                                      <w:rFonts w:eastAsia="宋体"/>
                                      <w:sz w:val="16"/>
                                      <w:szCs w:val="16"/>
                                    </w:rPr>
                                  </w:pPr>
                                  <w:r w:rsidRPr="009A212F">
                                    <w:rPr>
                                      <w:rFonts w:hint="eastAsia"/>
                                      <w:sz w:val="16"/>
                                      <w:szCs w:val="16"/>
                                      <w:lang w:eastAsia="zh-CN"/>
                                    </w:rPr>
                                    <w:t>0</w:t>
                                  </w:r>
                                  <w:r w:rsidRPr="009A212F">
                                    <w:rPr>
                                      <w:sz w:val="16"/>
                                      <w:szCs w:val="16"/>
                                      <w:lang w:eastAsia="zh-CN"/>
                                    </w:rPr>
                                    <w:t>.151</w:t>
                                  </w:r>
                                </w:p>
                              </w:tc>
                              <w:tc>
                                <w:tcPr>
                                  <w:tcW w:w="717" w:type="dxa"/>
                                  <w:tcBorders>
                                    <w:left w:val="nil"/>
                                    <w:right w:val="nil"/>
                                  </w:tcBorders>
                                </w:tcPr>
                                <w:p w14:paraId="0A3267EB" w14:textId="77777777" w:rsidR="005055FA" w:rsidRPr="00C002A9" w:rsidRDefault="005055FA" w:rsidP="00B17BBC">
                                  <w:pPr>
                                    <w:jc w:val="center"/>
                                    <w:rPr>
                                      <w:rFonts w:eastAsia="宋体"/>
                                      <w:sz w:val="16"/>
                                      <w:szCs w:val="16"/>
                                    </w:rPr>
                                  </w:pPr>
                                  <w:r w:rsidRPr="009A212F">
                                    <w:rPr>
                                      <w:rFonts w:hint="eastAsia"/>
                                      <w:sz w:val="16"/>
                                      <w:szCs w:val="16"/>
                                      <w:lang w:eastAsia="zh-CN"/>
                                    </w:rPr>
                                    <w:t>0</w:t>
                                  </w:r>
                                  <w:r w:rsidRPr="009A212F">
                                    <w:rPr>
                                      <w:sz w:val="16"/>
                                      <w:szCs w:val="16"/>
                                      <w:lang w:eastAsia="zh-CN"/>
                                    </w:rPr>
                                    <w:t>.095</w:t>
                                  </w:r>
                                </w:p>
                              </w:tc>
                              <w:tc>
                                <w:tcPr>
                                  <w:tcW w:w="717" w:type="dxa"/>
                                  <w:tcBorders>
                                    <w:left w:val="nil"/>
                                    <w:right w:val="nil"/>
                                  </w:tcBorders>
                                </w:tcPr>
                                <w:p w14:paraId="4AC95399" w14:textId="77777777" w:rsidR="005055FA" w:rsidRPr="00C002A9" w:rsidRDefault="005055FA" w:rsidP="00B17BBC">
                                  <w:pPr>
                                    <w:jc w:val="center"/>
                                    <w:rPr>
                                      <w:rFonts w:eastAsia="宋体"/>
                                      <w:sz w:val="16"/>
                                      <w:szCs w:val="16"/>
                                    </w:rPr>
                                  </w:pPr>
                                  <w:r w:rsidRPr="009A212F">
                                    <w:rPr>
                                      <w:rFonts w:hint="eastAsia"/>
                                      <w:sz w:val="16"/>
                                      <w:szCs w:val="16"/>
                                      <w:lang w:eastAsia="zh-CN"/>
                                    </w:rPr>
                                    <w:t>0</w:t>
                                  </w:r>
                                  <w:r w:rsidRPr="009A212F">
                                    <w:rPr>
                                      <w:sz w:val="16"/>
                                      <w:szCs w:val="16"/>
                                      <w:lang w:eastAsia="zh-CN"/>
                                    </w:rPr>
                                    <w:t>.108</w:t>
                                  </w:r>
                                </w:p>
                              </w:tc>
                            </w:tr>
                            <w:tr w:rsidR="005055FA" w:rsidRPr="00C002A9" w14:paraId="5BFD8B69" w14:textId="77777777" w:rsidTr="00387F81">
                              <w:tc>
                                <w:tcPr>
                                  <w:tcW w:w="716" w:type="dxa"/>
                                  <w:tcBorders>
                                    <w:left w:val="nil"/>
                                  </w:tcBorders>
                                </w:tcPr>
                                <w:p w14:paraId="0FF0C089" w14:textId="77777777" w:rsidR="005055FA" w:rsidRPr="00C002A9" w:rsidRDefault="005055FA" w:rsidP="00B17BBC">
                                  <w:pPr>
                                    <w:jc w:val="center"/>
                                    <w:rPr>
                                      <w:rFonts w:eastAsia="宋体"/>
                                      <w:sz w:val="16"/>
                                      <w:szCs w:val="16"/>
                                    </w:rPr>
                                  </w:pPr>
                                  <w:r w:rsidRPr="00C002A9">
                                    <w:rPr>
                                      <w:rFonts w:eastAsia="宋体" w:hint="eastAsia"/>
                                      <w:sz w:val="16"/>
                                      <w:szCs w:val="16"/>
                                    </w:rPr>
                                    <w:t>N</w:t>
                                  </w:r>
                                  <w:r w:rsidRPr="00C002A9">
                                    <w:rPr>
                                      <w:rFonts w:eastAsia="宋体"/>
                                      <w:sz w:val="16"/>
                                      <w:szCs w:val="16"/>
                                    </w:rPr>
                                    <w:t>ame</w:t>
                                  </w:r>
                                </w:p>
                              </w:tc>
                              <w:tc>
                                <w:tcPr>
                                  <w:tcW w:w="717" w:type="dxa"/>
                                  <w:tcBorders>
                                    <w:right w:val="nil"/>
                                  </w:tcBorders>
                                </w:tcPr>
                                <w:p w14:paraId="22170AC2" w14:textId="77777777" w:rsidR="005055FA" w:rsidRPr="00C002A9" w:rsidRDefault="005055FA" w:rsidP="00B17BBC">
                                  <w:pPr>
                                    <w:jc w:val="center"/>
                                    <w:rPr>
                                      <w:rFonts w:eastAsia="宋体"/>
                                      <w:sz w:val="16"/>
                                      <w:szCs w:val="16"/>
                                    </w:rPr>
                                  </w:pPr>
                                  <w:proofErr w:type="spellStart"/>
                                  <w:r w:rsidRPr="00C002A9">
                                    <w:rPr>
                                      <w:rFonts w:eastAsia="宋体" w:hint="eastAsia"/>
                                      <w:sz w:val="16"/>
                                      <w:szCs w:val="16"/>
                                    </w:rPr>
                                    <w:t>N</w:t>
                                  </w:r>
                                  <w:r w:rsidRPr="00C002A9">
                                    <w:rPr>
                                      <w:rFonts w:eastAsia="宋体"/>
                                      <w:sz w:val="16"/>
                                      <w:szCs w:val="16"/>
                                    </w:rPr>
                                    <w:t>Rf</w:t>
                                  </w:r>
                                  <w:proofErr w:type="spellEnd"/>
                                </w:p>
                              </w:tc>
                              <w:tc>
                                <w:tcPr>
                                  <w:tcW w:w="717" w:type="dxa"/>
                                  <w:tcBorders>
                                    <w:left w:val="nil"/>
                                    <w:right w:val="nil"/>
                                  </w:tcBorders>
                                </w:tcPr>
                                <w:p w14:paraId="690476C9" w14:textId="77777777" w:rsidR="005055FA" w:rsidRPr="00C002A9" w:rsidRDefault="005055FA" w:rsidP="00B17BBC">
                                  <w:pPr>
                                    <w:jc w:val="center"/>
                                    <w:rPr>
                                      <w:rFonts w:eastAsia="宋体"/>
                                      <w:sz w:val="16"/>
                                      <w:szCs w:val="16"/>
                                    </w:rPr>
                                  </w:pPr>
                                  <w:r w:rsidRPr="00C002A9">
                                    <w:rPr>
                                      <w:rFonts w:eastAsia="宋体" w:hint="eastAsia"/>
                                      <w:sz w:val="16"/>
                                      <w:szCs w:val="16"/>
                                    </w:rPr>
                                    <w:t>B</w:t>
                                  </w:r>
                                  <w:r w:rsidRPr="00C002A9">
                                    <w:rPr>
                                      <w:rFonts w:eastAsia="宋体"/>
                                      <w:sz w:val="16"/>
                                      <w:szCs w:val="16"/>
                                    </w:rPr>
                                    <w:t>PR</w:t>
                                  </w:r>
                                </w:p>
                              </w:tc>
                              <w:tc>
                                <w:tcPr>
                                  <w:tcW w:w="717" w:type="dxa"/>
                                  <w:tcBorders>
                                    <w:left w:val="nil"/>
                                    <w:right w:val="nil"/>
                                  </w:tcBorders>
                                </w:tcPr>
                                <w:p w14:paraId="6B4DF3B4" w14:textId="77777777" w:rsidR="005055FA" w:rsidRPr="00C002A9" w:rsidRDefault="005055FA" w:rsidP="00B17BBC">
                                  <w:pPr>
                                    <w:jc w:val="center"/>
                                    <w:rPr>
                                      <w:rFonts w:eastAsia="宋体"/>
                                      <w:sz w:val="16"/>
                                      <w:szCs w:val="16"/>
                                    </w:rPr>
                                  </w:pPr>
                                  <w:proofErr w:type="spellStart"/>
                                  <w:r w:rsidRPr="00C002A9">
                                    <w:rPr>
                                      <w:rFonts w:eastAsia="宋体" w:hint="eastAsia"/>
                                      <w:sz w:val="16"/>
                                      <w:szCs w:val="16"/>
                                    </w:rPr>
                                    <w:t>h</w:t>
                                  </w:r>
                                  <w:r w:rsidRPr="00C002A9">
                                    <w:rPr>
                                      <w:rFonts w:eastAsia="宋体"/>
                                      <w:sz w:val="16"/>
                                      <w:szCs w:val="16"/>
                                    </w:rPr>
                                    <w:t>tBleed</w:t>
                                  </w:r>
                                  <w:proofErr w:type="spellEnd"/>
                                </w:p>
                              </w:tc>
                              <w:tc>
                                <w:tcPr>
                                  <w:tcW w:w="717" w:type="dxa"/>
                                  <w:tcBorders>
                                    <w:left w:val="nil"/>
                                    <w:right w:val="nil"/>
                                  </w:tcBorders>
                                </w:tcPr>
                                <w:p w14:paraId="288B35CE" w14:textId="77777777" w:rsidR="005055FA" w:rsidRPr="00C002A9" w:rsidRDefault="005055FA" w:rsidP="00B17BBC">
                                  <w:pPr>
                                    <w:jc w:val="center"/>
                                    <w:rPr>
                                      <w:rFonts w:eastAsia="宋体"/>
                                      <w:sz w:val="16"/>
                                      <w:szCs w:val="16"/>
                                    </w:rPr>
                                  </w:pPr>
                                  <w:r w:rsidRPr="00C002A9">
                                    <w:rPr>
                                      <w:rFonts w:eastAsia="宋体" w:hint="eastAsia"/>
                                      <w:sz w:val="16"/>
                                      <w:szCs w:val="16"/>
                                    </w:rPr>
                                    <w:t>W</w:t>
                                  </w:r>
                                  <w:r w:rsidRPr="00C002A9">
                                    <w:rPr>
                                      <w:rFonts w:eastAsia="宋体"/>
                                      <w:sz w:val="16"/>
                                      <w:szCs w:val="16"/>
                                    </w:rPr>
                                    <w:t>31</w:t>
                                  </w:r>
                                </w:p>
                              </w:tc>
                              <w:tc>
                                <w:tcPr>
                                  <w:tcW w:w="717" w:type="dxa"/>
                                  <w:tcBorders>
                                    <w:left w:val="nil"/>
                                    <w:right w:val="nil"/>
                                  </w:tcBorders>
                                </w:tcPr>
                                <w:p w14:paraId="7F9BEB96" w14:textId="77777777" w:rsidR="005055FA" w:rsidRPr="00C002A9" w:rsidRDefault="005055FA" w:rsidP="00B17BBC">
                                  <w:pPr>
                                    <w:jc w:val="center"/>
                                    <w:rPr>
                                      <w:rFonts w:eastAsia="宋体"/>
                                      <w:sz w:val="16"/>
                                      <w:szCs w:val="16"/>
                                    </w:rPr>
                                  </w:pPr>
                                  <w:r w:rsidRPr="00C002A9">
                                    <w:rPr>
                                      <w:rFonts w:eastAsia="宋体" w:hint="eastAsia"/>
                                      <w:sz w:val="16"/>
                                      <w:szCs w:val="16"/>
                                    </w:rPr>
                                    <w:t>W</w:t>
                                  </w:r>
                                  <w:r w:rsidRPr="00C002A9">
                                    <w:rPr>
                                      <w:rFonts w:eastAsia="宋体"/>
                                      <w:sz w:val="16"/>
                                      <w:szCs w:val="16"/>
                                    </w:rPr>
                                    <w:t>32</w:t>
                                  </w:r>
                                </w:p>
                              </w:tc>
                              <w:tc>
                                <w:tcPr>
                                  <w:tcW w:w="717" w:type="dxa"/>
                                  <w:tcBorders>
                                    <w:left w:val="nil"/>
                                    <w:right w:val="nil"/>
                                  </w:tcBorders>
                                </w:tcPr>
                                <w:p w14:paraId="1BA9CBD6" w14:textId="77777777" w:rsidR="005055FA" w:rsidRPr="00C002A9" w:rsidRDefault="005055FA" w:rsidP="00B17BBC">
                                  <w:pPr>
                                    <w:jc w:val="center"/>
                                    <w:rPr>
                                      <w:rFonts w:eastAsia="宋体"/>
                                      <w:sz w:val="16"/>
                                      <w:szCs w:val="16"/>
                                      <w:lang w:eastAsia="zh-CN"/>
                                    </w:rPr>
                                  </w:pPr>
                                  <w:r w:rsidRPr="009A212F">
                                    <w:rPr>
                                      <w:rFonts w:eastAsia="宋体" w:hint="eastAsia"/>
                                      <w:sz w:val="16"/>
                                      <w:szCs w:val="16"/>
                                      <w:lang w:eastAsia="zh-CN"/>
                                    </w:rPr>
                                    <w:t>H</w:t>
                                  </w:r>
                                  <w:r w:rsidRPr="009A212F">
                                    <w:rPr>
                                      <w:rFonts w:eastAsia="宋体"/>
                                      <w:sz w:val="16"/>
                                      <w:szCs w:val="16"/>
                                      <w:lang w:eastAsia="zh-CN"/>
                                    </w:rPr>
                                    <w:t>I</w:t>
                                  </w:r>
                                </w:p>
                              </w:tc>
                            </w:tr>
                            <w:tr w:rsidR="005055FA" w:rsidRPr="00C002A9" w14:paraId="125B381C" w14:textId="77777777" w:rsidTr="00387F81">
                              <w:tc>
                                <w:tcPr>
                                  <w:tcW w:w="716" w:type="dxa"/>
                                  <w:tcBorders>
                                    <w:left w:val="nil"/>
                                  </w:tcBorders>
                                </w:tcPr>
                                <w:p w14:paraId="28DA1D9A" w14:textId="77777777" w:rsidR="005055FA" w:rsidRPr="00C002A9" w:rsidRDefault="005055FA" w:rsidP="00B17BBC">
                                  <w:pPr>
                                    <w:jc w:val="center"/>
                                    <w:rPr>
                                      <w:rFonts w:eastAsia="宋体"/>
                                      <w:sz w:val="16"/>
                                      <w:szCs w:val="16"/>
                                    </w:rPr>
                                  </w:pPr>
                                  <w:r w:rsidRPr="00C002A9">
                                    <w:rPr>
                                      <w:rFonts w:eastAsia="宋体" w:hint="eastAsia"/>
                                      <w:sz w:val="16"/>
                                      <w:szCs w:val="16"/>
                                    </w:rPr>
                                    <w:t>Error</w:t>
                                  </w:r>
                                </w:p>
                              </w:tc>
                              <w:tc>
                                <w:tcPr>
                                  <w:tcW w:w="717" w:type="dxa"/>
                                  <w:tcBorders>
                                    <w:right w:val="nil"/>
                                  </w:tcBorders>
                                </w:tcPr>
                                <w:p w14:paraId="52AE6A58" w14:textId="77777777" w:rsidR="005055FA" w:rsidRPr="00C002A9" w:rsidRDefault="005055FA" w:rsidP="00B17BBC">
                                  <w:pPr>
                                    <w:jc w:val="center"/>
                                    <w:rPr>
                                      <w:rFonts w:eastAsia="宋体"/>
                                      <w:sz w:val="16"/>
                                      <w:szCs w:val="16"/>
                                    </w:rPr>
                                  </w:pPr>
                                  <w:r w:rsidRPr="009A212F">
                                    <w:rPr>
                                      <w:rFonts w:hint="eastAsia"/>
                                      <w:sz w:val="16"/>
                                      <w:szCs w:val="16"/>
                                      <w:lang w:eastAsia="zh-CN"/>
                                    </w:rPr>
                                    <w:t>0</w:t>
                                  </w:r>
                                  <w:r w:rsidRPr="009A212F">
                                    <w:rPr>
                                      <w:sz w:val="16"/>
                                      <w:szCs w:val="16"/>
                                      <w:lang w:eastAsia="zh-CN"/>
                                    </w:rPr>
                                    <w:t>.203</w:t>
                                  </w:r>
                                </w:p>
                              </w:tc>
                              <w:tc>
                                <w:tcPr>
                                  <w:tcW w:w="717" w:type="dxa"/>
                                  <w:tcBorders>
                                    <w:left w:val="nil"/>
                                    <w:right w:val="nil"/>
                                  </w:tcBorders>
                                </w:tcPr>
                                <w:p w14:paraId="0832A42A" w14:textId="77777777" w:rsidR="005055FA" w:rsidRPr="00C002A9" w:rsidRDefault="005055FA" w:rsidP="00B17BBC">
                                  <w:pPr>
                                    <w:jc w:val="center"/>
                                    <w:rPr>
                                      <w:rFonts w:eastAsia="宋体"/>
                                      <w:sz w:val="16"/>
                                      <w:szCs w:val="16"/>
                                    </w:rPr>
                                  </w:pPr>
                                  <w:r w:rsidRPr="009A212F">
                                    <w:rPr>
                                      <w:rFonts w:hint="eastAsia"/>
                                      <w:sz w:val="16"/>
                                      <w:szCs w:val="16"/>
                                      <w:lang w:eastAsia="zh-CN"/>
                                    </w:rPr>
                                    <w:t>0</w:t>
                                  </w:r>
                                  <w:r w:rsidRPr="009A212F">
                                    <w:rPr>
                                      <w:sz w:val="16"/>
                                      <w:szCs w:val="16"/>
                                      <w:lang w:eastAsia="zh-CN"/>
                                    </w:rPr>
                                    <w:t>.096</w:t>
                                  </w:r>
                                </w:p>
                              </w:tc>
                              <w:tc>
                                <w:tcPr>
                                  <w:tcW w:w="717" w:type="dxa"/>
                                  <w:tcBorders>
                                    <w:left w:val="nil"/>
                                    <w:right w:val="nil"/>
                                  </w:tcBorders>
                                </w:tcPr>
                                <w:p w14:paraId="19D08BD8" w14:textId="77777777" w:rsidR="005055FA" w:rsidRPr="00C002A9" w:rsidRDefault="005055FA" w:rsidP="00B17BBC">
                                  <w:pPr>
                                    <w:jc w:val="center"/>
                                    <w:rPr>
                                      <w:rFonts w:eastAsia="宋体"/>
                                      <w:sz w:val="16"/>
                                      <w:szCs w:val="16"/>
                                    </w:rPr>
                                  </w:pPr>
                                  <w:r w:rsidRPr="009A212F">
                                    <w:rPr>
                                      <w:rFonts w:hint="eastAsia"/>
                                      <w:sz w:val="16"/>
                                      <w:szCs w:val="16"/>
                                      <w:lang w:eastAsia="zh-CN"/>
                                    </w:rPr>
                                    <w:t>0</w:t>
                                  </w:r>
                                  <w:r w:rsidRPr="009A212F">
                                    <w:rPr>
                                      <w:sz w:val="16"/>
                                      <w:szCs w:val="16"/>
                                      <w:lang w:eastAsia="zh-CN"/>
                                    </w:rPr>
                                    <w:t>.151</w:t>
                                  </w:r>
                                </w:p>
                              </w:tc>
                              <w:tc>
                                <w:tcPr>
                                  <w:tcW w:w="717" w:type="dxa"/>
                                  <w:tcBorders>
                                    <w:left w:val="nil"/>
                                    <w:right w:val="nil"/>
                                  </w:tcBorders>
                                </w:tcPr>
                                <w:p w14:paraId="709193DD" w14:textId="77777777" w:rsidR="005055FA" w:rsidRPr="00C002A9" w:rsidRDefault="005055FA" w:rsidP="00B17BBC">
                                  <w:pPr>
                                    <w:jc w:val="center"/>
                                    <w:rPr>
                                      <w:rFonts w:eastAsia="宋体"/>
                                      <w:sz w:val="16"/>
                                      <w:szCs w:val="16"/>
                                    </w:rPr>
                                  </w:pPr>
                                  <w:r w:rsidRPr="009A212F">
                                    <w:rPr>
                                      <w:sz w:val="16"/>
                                      <w:szCs w:val="16"/>
                                      <w:lang w:eastAsia="zh-CN"/>
                                    </w:rPr>
                                    <w:t>0.133</w:t>
                                  </w:r>
                                </w:p>
                              </w:tc>
                              <w:tc>
                                <w:tcPr>
                                  <w:tcW w:w="717" w:type="dxa"/>
                                  <w:tcBorders>
                                    <w:left w:val="nil"/>
                                    <w:right w:val="nil"/>
                                  </w:tcBorders>
                                </w:tcPr>
                                <w:p w14:paraId="1BE2808B" w14:textId="77777777" w:rsidR="005055FA" w:rsidRPr="00C002A9" w:rsidRDefault="005055FA" w:rsidP="00B17BBC">
                                  <w:pPr>
                                    <w:jc w:val="center"/>
                                    <w:rPr>
                                      <w:rFonts w:eastAsia="宋体"/>
                                      <w:sz w:val="16"/>
                                      <w:szCs w:val="16"/>
                                    </w:rPr>
                                  </w:pPr>
                                  <w:r w:rsidRPr="009A212F">
                                    <w:rPr>
                                      <w:rFonts w:hint="eastAsia"/>
                                      <w:sz w:val="16"/>
                                      <w:szCs w:val="16"/>
                                      <w:lang w:eastAsia="zh-CN"/>
                                    </w:rPr>
                                    <w:t>0</w:t>
                                  </w:r>
                                  <w:r w:rsidRPr="009A212F">
                                    <w:rPr>
                                      <w:sz w:val="16"/>
                                      <w:szCs w:val="16"/>
                                      <w:lang w:eastAsia="zh-CN"/>
                                    </w:rPr>
                                    <w:t>.126</w:t>
                                  </w:r>
                                </w:p>
                              </w:tc>
                              <w:tc>
                                <w:tcPr>
                                  <w:tcW w:w="717" w:type="dxa"/>
                                  <w:tcBorders>
                                    <w:left w:val="nil"/>
                                    <w:right w:val="nil"/>
                                  </w:tcBorders>
                                </w:tcPr>
                                <w:p w14:paraId="5B6A26B1" w14:textId="77777777" w:rsidR="005055FA" w:rsidRPr="00C002A9" w:rsidRDefault="005055FA" w:rsidP="00B17BBC">
                                  <w:pPr>
                                    <w:jc w:val="center"/>
                                    <w:rPr>
                                      <w:rFonts w:eastAsia="宋体"/>
                                      <w:sz w:val="16"/>
                                      <w:szCs w:val="16"/>
                                    </w:rPr>
                                  </w:pPr>
                                  <w:r w:rsidRPr="009A212F">
                                    <w:rPr>
                                      <w:rFonts w:hint="eastAsia"/>
                                      <w:sz w:val="16"/>
                                      <w:szCs w:val="16"/>
                                      <w:lang w:eastAsia="zh-CN"/>
                                    </w:rPr>
                                    <w:t>0</w:t>
                                  </w:r>
                                  <w:r w:rsidRPr="009A212F">
                                    <w:rPr>
                                      <w:sz w:val="16"/>
                                      <w:szCs w:val="16"/>
                                      <w:lang w:eastAsia="zh-CN"/>
                                    </w:rPr>
                                    <w:t>.092</w:t>
                                  </w:r>
                                </w:p>
                              </w:tc>
                            </w:tr>
                            <w:bookmarkEnd w:id="300"/>
                            <w:tr w:rsidR="005055FA" w:rsidRPr="00C002A9" w14:paraId="7BED5E98" w14:textId="77777777" w:rsidTr="00387F81">
                              <w:tc>
                                <w:tcPr>
                                  <w:tcW w:w="5018" w:type="dxa"/>
                                  <w:gridSpan w:val="7"/>
                                  <w:tcBorders>
                                    <w:top w:val="double" w:sz="4" w:space="0" w:color="auto"/>
                                    <w:left w:val="nil"/>
                                    <w:right w:val="nil"/>
                                  </w:tcBorders>
                                </w:tcPr>
                                <w:p w14:paraId="50843B8D" w14:textId="77777777" w:rsidR="005055FA" w:rsidRPr="009A212F" w:rsidRDefault="005055FA" w:rsidP="00B17BBC">
                                  <w:pPr>
                                    <w:rPr>
                                      <w:rFonts w:eastAsia="宋体"/>
                                      <w:sz w:val="16"/>
                                      <w:szCs w:val="16"/>
                                    </w:rPr>
                                  </w:pPr>
                                  <w:r w:rsidRPr="009A212F">
                                    <w:rPr>
                                      <w:rFonts w:eastAsia="宋体"/>
                                      <w:b/>
                                      <w:bCs/>
                                      <w:sz w:val="16"/>
                                      <w:szCs w:val="16"/>
                                      <w:lang w:val="en-US"/>
                                    </w:rPr>
                                    <w:t>Missing rate</w:t>
                                  </w:r>
                                  <w:r w:rsidRPr="009A212F">
                                    <w:rPr>
                                      <w:rFonts w:eastAsia="宋体" w:hint="eastAsia"/>
                                      <w:b/>
                                      <w:bCs/>
                                      <w:sz w:val="16"/>
                                      <w:szCs w:val="16"/>
                                      <w:lang w:val="en-US"/>
                                    </w:rPr>
                                    <w:t>:</w:t>
                                  </w:r>
                                  <w:r w:rsidRPr="009A212F">
                                    <w:rPr>
                                      <w:rFonts w:eastAsia="宋体"/>
                                      <w:b/>
                                      <w:bCs/>
                                      <w:sz w:val="16"/>
                                      <w:szCs w:val="16"/>
                                      <w:lang w:val="en-US"/>
                                    </w:rPr>
                                    <w:t xml:space="preserve"> 0.2</w:t>
                                  </w:r>
                                </w:p>
                              </w:tc>
                            </w:tr>
                            <w:tr w:rsidR="005055FA" w:rsidRPr="00C002A9" w14:paraId="6E43B1D9" w14:textId="77777777" w:rsidTr="00387F81">
                              <w:tc>
                                <w:tcPr>
                                  <w:tcW w:w="716" w:type="dxa"/>
                                  <w:tcBorders>
                                    <w:top w:val="single" w:sz="4" w:space="0" w:color="auto"/>
                                    <w:left w:val="nil"/>
                                  </w:tcBorders>
                                </w:tcPr>
                                <w:p w14:paraId="5C52ED45" w14:textId="77777777" w:rsidR="005055FA" w:rsidRPr="00C002A9" w:rsidRDefault="005055FA" w:rsidP="00B17BBC">
                                  <w:pPr>
                                    <w:jc w:val="center"/>
                                    <w:rPr>
                                      <w:rFonts w:eastAsia="宋体"/>
                                      <w:sz w:val="16"/>
                                      <w:szCs w:val="16"/>
                                    </w:rPr>
                                  </w:pPr>
                                  <w:r w:rsidRPr="00C002A9">
                                    <w:rPr>
                                      <w:rFonts w:eastAsia="宋体" w:hint="eastAsia"/>
                                      <w:sz w:val="16"/>
                                      <w:szCs w:val="16"/>
                                    </w:rPr>
                                    <w:t>N</w:t>
                                  </w:r>
                                  <w:r w:rsidRPr="00C002A9">
                                    <w:rPr>
                                      <w:rFonts w:eastAsia="宋体"/>
                                      <w:sz w:val="16"/>
                                      <w:szCs w:val="16"/>
                                    </w:rPr>
                                    <w:t>ame</w:t>
                                  </w:r>
                                </w:p>
                              </w:tc>
                              <w:tc>
                                <w:tcPr>
                                  <w:tcW w:w="717" w:type="dxa"/>
                                  <w:tcBorders>
                                    <w:top w:val="single" w:sz="4" w:space="0" w:color="auto"/>
                                    <w:right w:val="nil"/>
                                  </w:tcBorders>
                                </w:tcPr>
                                <w:p w14:paraId="74655A3D" w14:textId="77777777" w:rsidR="005055FA" w:rsidRPr="00C002A9" w:rsidRDefault="005055FA" w:rsidP="00B17BBC">
                                  <w:pPr>
                                    <w:jc w:val="center"/>
                                    <w:rPr>
                                      <w:rFonts w:eastAsia="宋体"/>
                                      <w:sz w:val="16"/>
                                      <w:szCs w:val="16"/>
                                    </w:rPr>
                                  </w:pPr>
                                  <w:r w:rsidRPr="00C002A9">
                                    <w:rPr>
                                      <w:rFonts w:eastAsia="宋体" w:hint="eastAsia"/>
                                      <w:sz w:val="16"/>
                                      <w:szCs w:val="16"/>
                                    </w:rPr>
                                    <w:t>T</w:t>
                                  </w:r>
                                  <w:r w:rsidRPr="00C002A9">
                                    <w:rPr>
                                      <w:rFonts w:eastAsia="宋体"/>
                                      <w:sz w:val="16"/>
                                      <w:szCs w:val="16"/>
                                    </w:rPr>
                                    <w:t>24</w:t>
                                  </w:r>
                                </w:p>
                              </w:tc>
                              <w:tc>
                                <w:tcPr>
                                  <w:tcW w:w="717" w:type="dxa"/>
                                  <w:tcBorders>
                                    <w:top w:val="single" w:sz="4" w:space="0" w:color="auto"/>
                                    <w:left w:val="nil"/>
                                    <w:right w:val="nil"/>
                                  </w:tcBorders>
                                </w:tcPr>
                                <w:p w14:paraId="6F43BEC2" w14:textId="77777777" w:rsidR="005055FA" w:rsidRPr="00C002A9" w:rsidRDefault="005055FA" w:rsidP="00B17BBC">
                                  <w:pPr>
                                    <w:jc w:val="center"/>
                                    <w:rPr>
                                      <w:rFonts w:eastAsia="宋体"/>
                                      <w:sz w:val="16"/>
                                      <w:szCs w:val="16"/>
                                    </w:rPr>
                                  </w:pPr>
                                  <w:r w:rsidRPr="00C002A9">
                                    <w:rPr>
                                      <w:rFonts w:eastAsia="宋体" w:hint="eastAsia"/>
                                      <w:sz w:val="16"/>
                                      <w:szCs w:val="16"/>
                                    </w:rPr>
                                    <w:t>T</w:t>
                                  </w:r>
                                  <w:r w:rsidRPr="00C002A9">
                                    <w:rPr>
                                      <w:rFonts w:eastAsia="宋体"/>
                                      <w:sz w:val="16"/>
                                      <w:szCs w:val="16"/>
                                    </w:rPr>
                                    <w:t>50</w:t>
                                  </w:r>
                                </w:p>
                              </w:tc>
                              <w:tc>
                                <w:tcPr>
                                  <w:tcW w:w="717" w:type="dxa"/>
                                  <w:tcBorders>
                                    <w:top w:val="single" w:sz="4" w:space="0" w:color="auto"/>
                                    <w:left w:val="nil"/>
                                    <w:right w:val="nil"/>
                                  </w:tcBorders>
                                </w:tcPr>
                                <w:p w14:paraId="14FA0833" w14:textId="77777777" w:rsidR="005055FA" w:rsidRPr="00C002A9" w:rsidRDefault="005055FA" w:rsidP="00B17BBC">
                                  <w:pPr>
                                    <w:jc w:val="center"/>
                                    <w:rPr>
                                      <w:rFonts w:eastAsia="宋体"/>
                                      <w:sz w:val="16"/>
                                      <w:szCs w:val="16"/>
                                    </w:rPr>
                                  </w:pPr>
                                  <w:r w:rsidRPr="00C002A9">
                                    <w:rPr>
                                      <w:rFonts w:eastAsia="宋体" w:hint="eastAsia"/>
                                      <w:sz w:val="16"/>
                                      <w:szCs w:val="16"/>
                                    </w:rPr>
                                    <w:t>P</w:t>
                                  </w:r>
                                  <w:r w:rsidRPr="00C002A9">
                                    <w:rPr>
                                      <w:rFonts w:eastAsia="宋体"/>
                                      <w:sz w:val="16"/>
                                      <w:szCs w:val="16"/>
                                    </w:rPr>
                                    <w:t>30</w:t>
                                  </w:r>
                                </w:p>
                              </w:tc>
                              <w:tc>
                                <w:tcPr>
                                  <w:tcW w:w="717" w:type="dxa"/>
                                  <w:tcBorders>
                                    <w:top w:val="single" w:sz="4" w:space="0" w:color="auto"/>
                                    <w:left w:val="nil"/>
                                    <w:right w:val="nil"/>
                                  </w:tcBorders>
                                </w:tcPr>
                                <w:p w14:paraId="57193969" w14:textId="77777777" w:rsidR="005055FA" w:rsidRPr="00C002A9" w:rsidRDefault="005055FA" w:rsidP="00B17BBC">
                                  <w:pPr>
                                    <w:jc w:val="center"/>
                                    <w:rPr>
                                      <w:rFonts w:eastAsia="宋体"/>
                                      <w:sz w:val="16"/>
                                      <w:szCs w:val="16"/>
                                    </w:rPr>
                                  </w:pPr>
                                  <w:proofErr w:type="spellStart"/>
                                  <w:r w:rsidRPr="00C002A9">
                                    <w:rPr>
                                      <w:rFonts w:eastAsia="宋体" w:hint="eastAsia"/>
                                      <w:sz w:val="16"/>
                                      <w:szCs w:val="16"/>
                                    </w:rPr>
                                    <w:t>N</w:t>
                                  </w:r>
                                  <w:r w:rsidRPr="00C002A9">
                                    <w:rPr>
                                      <w:rFonts w:eastAsia="宋体"/>
                                      <w:sz w:val="16"/>
                                      <w:szCs w:val="16"/>
                                    </w:rPr>
                                    <w:t>f</w:t>
                                  </w:r>
                                  <w:proofErr w:type="spellEnd"/>
                                </w:p>
                              </w:tc>
                              <w:tc>
                                <w:tcPr>
                                  <w:tcW w:w="717" w:type="dxa"/>
                                  <w:tcBorders>
                                    <w:top w:val="single" w:sz="4" w:space="0" w:color="auto"/>
                                    <w:left w:val="nil"/>
                                    <w:right w:val="nil"/>
                                  </w:tcBorders>
                                </w:tcPr>
                                <w:p w14:paraId="7DBC436A" w14:textId="77777777" w:rsidR="005055FA" w:rsidRPr="00C002A9" w:rsidRDefault="005055FA" w:rsidP="00B17BBC">
                                  <w:pPr>
                                    <w:jc w:val="center"/>
                                    <w:rPr>
                                      <w:rFonts w:eastAsia="宋体"/>
                                      <w:sz w:val="16"/>
                                      <w:szCs w:val="16"/>
                                    </w:rPr>
                                  </w:pPr>
                                  <w:r w:rsidRPr="00C002A9">
                                    <w:rPr>
                                      <w:rFonts w:eastAsia="宋体" w:hint="eastAsia"/>
                                      <w:sz w:val="16"/>
                                      <w:szCs w:val="16"/>
                                    </w:rPr>
                                    <w:t>P</w:t>
                                  </w:r>
                                  <w:r w:rsidRPr="00C002A9">
                                    <w:rPr>
                                      <w:rFonts w:eastAsia="宋体"/>
                                      <w:sz w:val="16"/>
                                      <w:szCs w:val="16"/>
                                    </w:rPr>
                                    <w:t>s30</w:t>
                                  </w:r>
                                </w:p>
                              </w:tc>
                              <w:tc>
                                <w:tcPr>
                                  <w:tcW w:w="717" w:type="dxa"/>
                                  <w:tcBorders>
                                    <w:top w:val="single" w:sz="4" w:space="0" w:color="auto"/>
                                    <w:left w:val="nil"/>
                                    <w:right w:val="nil"/>
                                  </w:tcBorders>
                                </w:tcPr>
                                <w:p w14:paraId="3A732448" w14:textId="77777777" w:rsidR="005055FA" w:rsidRPr="00C002A9" w:rsidRDefault="005055FA" w:rsidP="00B17BBC">
                                  <w:pPr>
                                    <w:jc w:val="center"/>
                                    <w:rPr>
                                      <w:rFonts w:eastAsia="宋体"/>
                                      <w:sz w:val="16"/>
                                      <w:szCs w:val="16"/>
                                    </w:rPr>
                                  </w:pPr>
                                  <w:r w:rsidRPr="00C002A9">
                                    <w:rPr>
                                      <w:rFonts w:eastAsia="宋体" w:hint="eastAsia"/>
                                      <w:sz w:val="16"/>
                                      <w:szCs w:val="16"/>
                                    </w:rPr>
                                    <w:t>p</w:t>
                                  </w:r>
                                  <w:r w:rsidRPr="00C002A9">
                                    <w:rPr>
                                      <w:rFonts w:eastAsia="宋体"/>
                                      <w:sz w:val="16"/>
                                      <w:szCs w:val="16"/>
                                    </w:rPr>
                                    <w:t>hi</w:t>
                                  </w:r>
                                </w:p>
                              </w:tc>
                            </w:tr>
                            <w:tr w:rsidR="005055FA" w:rsidRPr="00C002A9" w14:paraId="78125893" w14:textId="77777777" w:rsidTr="00387F81">
                              <w:tc>
                                <w:tcPr>
                                  <w:tcW w:w="716" w:type="dxa"/>
                                  <w:tcBorders>
                                    <w:left w:val="nil"/>
                                  </w:tcBorders>
                                </w:tcPr>
                                <w:p w14:paraId="360ACDEA" w14:textId="77777777" w:rsidR="005055FA" w:rsidRPr="00C002A9" w:rsidRDefault="005055FA" w:rsidP="00B17BBC">
                                  <w:pPr>
                                    <w:jc w:val="center"/>
                                    <w:rPr>
                                      <w:rFonts w:eastAsia="宋体"/>
                                      <w:sz w:val="16"/>
                                      <w:szCs w:val="16"/>
                                    </w:rPr>
                                  </w:pPr>
                                  <w:r w:rsidRPr="00C002A9">
                                    <w:rPr>
                                      <w:rFonts w:eastAsia="宋体"/>
                                      <w:sz w:val="16"/>
                                      <w:szCs w:val="16"/>
                                    </w:rPr>
                                    <w:t>E</w:t>
                                  </w:r>
                                  <w:r w:rsidRPr="00C002A9">
                                    <w:rPr>
                                      <w:rFonts w:eastAsia="宋体" w:hint="eastAsia"/>
                                      <w:sz w:val="16"/>
                                      <w:szCs w:val="16"/>
                                    </w:rPr>
                                    <w:t>rror</w:t>
                                  </w:r>
                                </w:p>
                              </w:tc>
                              <w:tc>
                                <w:tcPr>
                                  <w:tcW w:w="717" w:type="dxa"/>
                                  <w:tcBorders>
                                    <w:right w:val="nil"/>
                                  </w:tcBorders>
                                </w:tcPr>
                                <w:p w14:paraId="578A5C0E" w14:textId="77777777" w:rsidR="005055FA" w:rsidRPr="00C002A9" w:rsidRDefault="005055FA" w:rsidP="00B17BBC">
                                  <w:pPr>
                                    <w:jc w:val="center"/>
                                    <w:rPr>
                                      <w:rFonts w:eastAsia="宋体"/>
                                      <w:sz w:val="16"/>
                                      <w:szCs w:val="16"/>
                                    </w:rPr>
                                  </w:pPr>
                                  <w:r w:rsidRPr="009A212F">
                                    <w:rPr>
                                      <w:rFonts w:hint="eastAsia"/>
                                      <w:sz w:val="16"/>
                                      <w:szCs w:val="16"/>
                                      <w:lang w:eastAsia="zh-CN"/>
                                    </w:rPr>
                                    <w:t>0</w:t>
                                  </w:r>
                                  <w:r w:rsidRPr="009A212F">
                                    <w:rPr>
                                      <w:sz w:val="16"/>
                                      <w:szCs w:val="16"/>
                                      <w:lang w:eastAsia="zh-CN"/>
                                    </w:rPr>
                                    <w:t>.147</w:t>
                                  </w:r>
                                </w:p>
                              </w:tc>
                              <w:tc>
                                <w:tcPr>
                                  <w:tcW w:w="717" w:type="dxa"/>
                                  <w:tcBorders>
                                    <w:left w:val="nil"/>
                                    <w:right w:val="nil"/>
                                  </w:tcBorders>
                                </w:tcPr>
                                <w:p w14:paraId="71FA5AF3" w14:textId="77777777" w:rsidR="005055FA" w:rsidRPr="00C002A9" w:rsidRDefault="005055FA" w:rsidP="00B17BBC">
                                  <w:pPr>
                                    <w:jc w:val="center"/>
                                    <w:rPr>
                                      <w:rFonts w:eastAsia="宋体"/>
                                      <w:sz w:val="16"/>
                                      <w:szCs w:val="16"/>
                                    </w:rPr>
                                  </w:pPr>
                                  <w:r w:rsidRPr="009A212F">
                                    <w:rPr>
                                      <w:rFonts w:hint="eastAsia"/>
                                      <w:sz w:val="16"/>
                                      <w:szCs w:val="16"/>
                                      <w:lang w:eastAsia="zh-CN"/>
                                    </w:rPr>
                                    <w:t>0</w:t>
                                  </w:r>
                                  <w:r w:rsidRPr="009A212F">
                                    <w:rPr>
                                      <w:sz w:val="16"/>
                                      <w:szCs w:val="16"/>
                                      <w:lang w:eastAsia="zh-CN"/>
                                    </w:rPr>
                                    <w:t>.110</w:t>
                                  </w:r>
                                </w:p>
                              </w:tc>
                              <w:tc>
                                <w:tcPr>
                                  <w:tcW w:w="717" w:type="dxa"/>
                                  <w:tcBorders>
                                    <w:left w:val="nil"/>
                                    <w:right w:val="nil"/>
                                  </w:tcBorders>
                                </w:tcPr>
                                <w:p w14:paraId="2C8022A0" w14:textId="77777777" w:rsidR="005055FA" w:rsidRPr="00C002A9" w:rsidRDefault="005055FA" w:rsidP="00B17BBC">
                                  <w:pPr>
                                    <w:jc w:val="center"/>
                                    <w:rPr>
                                      <w:rFonts w:eastAsia="宋体"/>
                                      <w:sz w:val="16"/>
                                      <w:szCs w:val="16"/>
                                    </w:rPr>
                                  </w:pPr>
                                  <w:r w:rsidRPr="009A212F">
                                    <w:rPr>
                                      <w:rFonts w:hint="eastAsia"/>
                                      <w:sz w:val="16"/>
                                      <w:szCs w:val="16"/>
                                      <w:lang w:eastAsia="zh-CN"/>
                                    </w:rPr>
                                    <w:t>0</w:t>
                                  </w:r>
                                  <w:r w:rsidRPr="009A212F">
                                    <w:rPr>
                                      <w:sz w:val="16"/>
                                      <w:szCs w:val="16"/>
                                      <w:lang w:eastAsia="zh-CN"/>
                                    </w:rPr>
                                    <w:t>.122</w:t>
                                  </w:r>
                                </w:p>
                              </w:tc>
                              <w:tc>
                                <w:tcPr>
                                  <w:tcW w:w="717" w:type="dxa"/>
                                  <w:tcBorders>
                                    <w:left w:val="nil"/>
                                    <w:right w:val="nil"/>
                                  </w:tcBorders>
                                </w:tcPr>
                                <w:p w14:paraId="4ABD21D3" w14:textId="77777777" w:rsidR="005055FA" w:rsidRPr="00C002A9" w:rsidRDefault="005055FA" w:rsidP="00B17BBC">
                                  <w:pPr>
                                    <w:jc w:val="center"/>
                                    <w:rPr>
                                      <w:rFonts w:eastAsia="宋体"/>
                                      <w:sz w:val="16"/>
                                      <w:szCs w:val="16"/>
                                    </w:rPr>
                                  </w:pPr>
                                  <w:r w:rsidRPr="009A212F">
                                    <w:rPr>
                                      <w:rFonts w:hint="eastAsia"/>
                                      <w:sz w:val="16"/>
                                      <w:szCs w:val="16"/>
                                      <w:lang w:eastAsia="zh-CN"/>
                                    </w:rPr>
                                    <w:t>0</w:t>
                                  </w:r>
                                  <w:r w:rsidRPr="009A212F">
                                    <w:rPr>
                                      <w:sz w:val="16"/>
                                      <w:szCs w:val="16"/>
                                      <w:lang w:eastAsia="zh-CN"/>
                                    </w:rPr>
                                    <w:t>.164</w:t>
                                  </w:r>
                                </w:p>
                              </w:tc>
                              <w:tc>
                                <w:tcPr>
                                  <w:tcW w:w="717" w:type="dxa"/>
                                  <w:tcBorders>
                                    <w:left w:val="nil"/>
                                    <w:right w:val="nil"/>
                                  </w:tcBorders>
                                </w:tcPr>
                                <w:p w14:paraId="54C7835A" w14:textId="77777777" w:rsidR="005055FA" w:rsidRPr="00C002A9" w:rsidRDefault="005055FA" w:rsidP="00B17BBC">
                                  <w:pPr>
                                    <w:jc w:val="center"/>
                                    <w:rPr>
                                      <w:rFonts w:eastAsia="宋体"/>
                                      <w:sz w:val="16"/>
                                      <w:szCs w:val="16"/>
                                    </w:rPr>
                                  </w:pPr>
                                  <w:r w:rsidRPr="009A212F">
                                    <w:rPr>
                                      <w:rFonts w:hint="eastAsia"/>
                                      <w:sz w:val="16"/>
                                      <w:szCs w:val="16"/>
                                      <w:lang w:eastAsia="zh-CN"/>
                                    </w:rPr>
                                    <w:t>0</w:t>
                                  </w:r>
                                  <w:r w:rsidRPr="009A212F">
                                    <w:rPr>
                                      <w:sz w:val="16"/>
                                      <w:szCs w:val="16"/>
                                      <w:lang w:eastAsia="zh-CN"/>
                                    </w:rPr>
                                    <w:t>.098</w:t>
                                  </w:r>
                                </w:p>
                              </w:tc>
                              <w:tc>
                                <w:tcPr>
                                  <w:tcW w:w="717" w:type="dxa"/>
                                  <w:tcBorders>
                                    <w:left w:val="nil"/>
                                    <w:right w:val="nil"/>
                                  </w:tcBorders>
                                </w:tcPr>
                                <w:p w14:paraId="0506FC86" w14:textId="77777777" w:rsidR="005055FA" w:rsidRPr="00C002A9" w:rsidRDefault="005055FA" w:rsidP="00B17BBC">
                                  <w:pPr>
                                    <w:jc w:val="center"/>
                                    <w:rPr>
                                      <w:rFonts w:eastAsia="宋体"/>
                                      <w:sz w:val="16"/>
                                      <w:szCs w:val="16"/>
                                    </w:rPr>
                                  </w:pPr>
                                  <w:r w:rsidRPr="009A212F">
                                    <w:rPr>
                                      <w:rFonts w:hint="eastAsia"/>
                                      <w:sz w:val="16"/>
                                      <w:szCs w:val="16"/>
                                      <w:lang w:eastAsia="zh-CN"/>
                                    </w:rPr>
                                    <w:t>0</w:t>
                                  </w:r>
                                  <w:r w:rsidRPr="009A212F">
                                    <w:rPr>
                                      <w:sz w:val="16"/>
                                      <w:szCs w:val="16"/>
                                      <w:lang w:eastAsia="zh-CN"/>
                                    </w:rPr>
                                    <w:t>.110</w:t>
                                  </w:r>
                                </w:p>
                              </w:tc>
                            </w:tr>
                            <w:tr w:rsidR="005055FA" w:rsidRPr="00C002A9" w14:paraId="63652A74" w14:textId="77777777" w:rsidTr="00387F81">
                              <w:tc>
                                <w:tcPr>
                                  <w:tcW w:w="716" w:type="dxa"/>
                                  <w:tcBorders>
                                    <w:left w:val="nil"/>
                                  </w:tcBorders>
                                </w:tcPr>
                                <w:p w14:paraId="72DCEC92" w14:textId="77777777" w:rsidR="005055FA" w:rsidRPr="00C002A9" w:rsidRDefault="005055FA" w:rsidP="00B17BBC">
                                  <w:pPr>
                                    <w:jc w:val="center"/>
                                    <w:rPr>
                                      <w:rFonts w:eastAsia="宋体"/>
                                      <w:sz w:val="16"/>
                                      <w:szCs w:val="16"/>
                                    </w:rPr>
                                  </w:pPr>
                                  <w:r w:rsidRPr="00C002A9">
                                    <w:rPr>
                                      <w:rFonts w:eastAsia="宋体" w:hint="eastAsia"/>
                                      <w:sz w:val="16"/>
                                      <w:szCs w:val="16"/>
                                    </w:rPr>
                                    <w:t>N</w:t>
                                  </w:r>
                                  <w:r w:rsidRPr="00C002A9">
                                    <w:rPr>
                                      <w:rFonts w:eastAsia="宋体"/>
                                      <w:sz w:val="16"/>
                                      <w:szCs w:val="16"/>
                                    </w:rPr>
                                    <w:t>ame</w:t>
                                  </w:r>
                                </w:p>
                              </w:tc>
                              <w:tc>
                                <w:tcPr>
                                  <w:tcW w:w="717" w:type="dxa"/>
                                  <w:tcBorders>
                                    <w:right w:val="nil"/>
                                  </w:tcBorders>
                                </w:tcPr>
                                <w:p w14:paraId="206C8FE8" w14:textId="77777777" w:rsidR="005055FA" w:rsidRPr="00C002A9" w:rsidRDefault="005055FA" w:rsidP="00B17BBC">
                                  <w:pPr>
                                    <w:jc w:val="center"/>
                                    <w:rPr>
                                      <w:rFonts w:eastAsia="宋体"/>
                                      <w:sz w:val="16"/>
                                      <w:szCs w:val="16"/>
                                    </w:rPr>
                                  </w:pPr>
                                  <w:proofErr w:type="spellStart"/>
                                  <w:r w:rsidRPr="00C002A9">
                                    <w:rPr>
                                      <w:rFonts w:eastAsia="宋体" w:hint="eastAsia"/>
                                      <w:sz w:val="16"/>
                                      <w:szCs w:val="16"/>
                                    </w:rPr>
                                    <w:t>N</w:t>
                                  </w:r>
                                  <w:r w:rsidRPr="00C002A9">
                                    <w:rPr>
                                      <w:rFonts w:eastAsia="宋体"/>
                                      <w:sz w:val="16"/>
                                      <w:szCs w:val="16"/>
                                    </w:rPr>
                                    <w:t>Rf</w:t>
                                  </w:r>
                                  <w:proofErr w:type="spellEnd"/>
                                </w:p>
                              </w:tc>
                              <w:tc>
                                <w:tcPr>
                                  <w:tcW w:w="717" w:type="dxa"/>
                                  <w:tcBorders>
                                    <w:left w:val="nil"/>
                                    <w:right w:val="nil"/>
                                  </w:tcBorders>
                                </w:tcPr>
                                <w:p w14:paraId="7FD97C49" w14:textId="77777777" w:rsidR="005055FA" w:rsidRPr="00C002A9" w:rsidRDefault="005055FA" w:rsidP="00B17BBC">
                                  <w:pPr>
                                    <w:jc w:val="center"/>
                                    <w:rPr>
                                      <w:rFonts w:eastAsia="宋体"/>
                                      <w:sz w:val="16"/>
                                      <w:szCs w:val="16"/>
                                    </w:rPr>
                                  </w:pPr>
                                  <w:r w:rsidRPr="00C002A9">
                                    <w:rPr>
                                      <w:rFonts w:eastAsia="宋体" w:hint="eastAsia"/>
                                      <w:sz w:val="16"/>
                                      <w:szCs w:val="16"/>
                                    </w:rPr>
                                    <w:t>B</w:t>
                                  </w:r>
                                  <w:r w:rsidRPr="00C002A9">
                                    <w:rPr>
                                      <w:rFonts w:eastAsia="宋体"/>
                                      <w:sz w:val="16"/>
                                      <w:szCs w:val="16"/>
                                    </w:rPr>
                                    <w:t>PR</w:t>
                                  </w:r>
                                </w:p>
                              </w:tc>
                              <w:tc>
                                <w:tcPr>
                                  <w:tcW w:w="717" w:type="dxa"/>
                                  <w:tcBorders>
                                    <w:left w:val="nil"/>
                                    <w:right w:val="nil"/>
                                  </w:tcBorders>
                                </w:tcPr>
                                <w:p w14:paraId="558207E3" w14:textId="77777777" w:rsidR="005055FA" w:rsidRPr="00C002A9" w:rsidRDefault="005055FA" w:rsidP="00B17BBC">
                                  <w:pPr>
                                    <w:jc w:val="center"/>
                                    <w:rPr>
                                      <w:rFonts w:eastAsia="宋体"/>
                                      <w:sz w:val="16"/>
                                      <w:szCs w:val="16"/>
                                    </w:rPr>
                                  </w:pPr>
                                  <w:proofErr w:type="spellStart"/>
                                  <w:r w:rsidRPr="00C002A9">
                                    <w:rPr>
                                      <w:rFonts w:eastAsia="宋体" w:hint="eastAsia"/>
                                      <w:sz w:val="16"/>
                                      <w:szCs w:val="16"/>
                                    </w:rPr>
                                    <w:t>h</w:t>
                                  </w:r>
                                  <w:r w:rsidRPr="00C002A9">
                                    <w:rPr>
                                      <w:rFonts w:eastAsia="宋体"/>
                                      <w:sz w:val="16"/>
                                      <w:szCs w:val="16"/>
                                    </w:rPr>
                                    <w:t>tBleed</w:t>
                                  </w:r>
                                  <w:proofErr w:type="spellEnd"/>
                                </w:p>
                              </w:tc>
                              <w:tc>
                                <w:tcPr>
                                  <w:tcW w:w="717" w:type="dxa"/>
                                  <w:tcBorders>
                                    <w:left w:val="nil"/>
                                    <w:right w:val="nil"/>
                                  </w:tcBorders>
                                </w:tcPr>
                                <w:p w14:paraId="7875639B" w14:textId="77777777" w:rsidR="005055FA" w:rsidRPr="00C002A9" w:rsidRDefault="005055FA" w:rsidP="00B17BBC">
                                  <w:pPr>
                                    <w:jc w:val="center"/>
                                    <w:rPr>
                                      <w:rFonts w:eastAsia="宋体"/>
                                      <w:sz w:val="16"/>
                                      <w:szCs w:val="16"/>
                                    </w:rPr>
                                  </w:pPr>
                                  <w:r w:rsidRPr="00C002A9">
                                    <w:rPr>
                                      <w:rFonts w:eastAsia="宋体" w:hint="eastAsia"/>
                                      <w:sz w:val="16"/>
                                      <w:szCs w:val="16"/>
                                    </w:rPr>
                                    <w:t>W</w:t>
                                  </w:r>
                                  <w:r w:rsidRPr="00C002A9">
                                    <w:rPr>
                                      <w:rFonts w:eastAsia="宋体"/>
                                      <w:sz w:val="16"/>
                                      <w:szCs w:val="16"/>
                                    </w:rPr>
                                    <w:t>31</w:t>
                                  </w:r>
                                </w:p>
                              </w:tc>
                              <w:tc>
                                <w:tcPr>
                                  <w:tcW w:w="717" w:type="dxa"/>
                                  <w:tcBorders>
                                    <w:left w:val="nil"/>
                                    <w:right w:val="nil"/>
                                  </w:tcBorders>
                                </w:tcPr>
                                <w:p w14:paraId="4A7B30D6" w14:textId="77777777" w:rsidR="005055FA" w:rsidRPr="00C002A9" w:rsidRDefault="005055FA" w:rsidP="00B17BBC">
                                  <w:pPr>
                                    <w:jc w:val="center"/>
                                    <w:rPr>
                                      <w:rFonts w:eastAsia="宋体"/>
                                      <w:sz w:val="16"/>
                                      <w:szCs w:val="16"/>
                                    </w:rPr>
                                  </w:pPr>
                                  <w:r w:rsidRPr="00C002A9">
                                    <w:rPr>
                                      <w:rFonts w:eastAsia="宋体" w:hint="eastAsia"/>
                                      <w:sz w:val="16"/>
                                      <w:szCs w:val="16"/>
                                    </w:rPr>
                                    <w:t>W</w:t>
                                  </w:r>
                                  <w:r w:rsidRPr="00C002A9">
                                    <w:rPr>
                                      <w:rFonts w:eastAsia="宋体"/>
                                      <w:sz w:val="16"/>
                                      <w:szCs w:val="16"/>
                                    </w:rPr>
                                    <w:t>32</w:t>
                                  </w:r>
                                </w:p>
                              </w:tc>
                              <w:tc>
                                <w:tcPr>
                                  <w:tcW w:w="717" w:type="dxa"/>
                                  <w:tcBorders>
                                    <w:left w:val="nil"/>
                                    <w:right w:val="nil"/>
                                  </w:tcBorders>
                                </w:tcPr>
                                <w:p w14:paraId="730D6193" w14:textId="77777777" w:rsidR="005055FA" w:rsidRPr="00C002A9" w:rsidRDefault="005055FA" w:rsidP="00B17BBC">
                                  <w:pPr>
                                    <w:jc w:val="center"/>
                                    <w:rPr>
                                      <w:rFonts w:eastAsia="宋体"/>
                                      <w:sz w:val="16"/>
                                      <w:szCs w:val="16"/>
                                      <w:lang w:eastAsia="zh-CN"/>
                                    </w:rPr>
                                  </w:pPr>
                                  <w:r w:rsidRPr="009A212F">
                                    <w:rPr>
                                      <w:rFonts w:eastAsia="宋体" w:hint="eastAsia"/>
                                      <w:sz w:val="16"/>
                                      <w:szCs w:val="16"/>
                                      <w:lang w:eastAsia="zh-CN"/>
                                    </w:rPr>
                                    <w:t>H</w:t>
                                  </w:r>
                                  <w:r w:rsidRPr="009A212F">
                                    <w:rPr>
                                      <w:rFonts w:eastAsia="宋体"/>
                                      <w:sz w:val="16"/>
                                      <w:szCs w:val="16"/>
                                      <w:lang w:eastAsia="zh-CN"/>
                                    </w:rPr>
                                    <w:t>I</w:t>
                                  </w:r>
                                </w:p>
                              </w:tc>
                            </w:tr>
                            <w:tr w:rsidR="005055FA" w:rsidRPr="00C002A9" w14:paraId="4F412E33" w14:textId="77777777" w:rsidTr="00387F81">
                              <w:tc>
                                <w:tcPr>
                                  <w:tcW w:w="716" w:type="dxa"/>
                                  <w:tcBorders>
                                    <w:left w:val="nil"/>
                                  </w:tcBorders>
                                </w:tcPr>
                                <w:p w14:paraId="3B1A8D44" w14:textId="77777777" w:rsidR="005055FA" w:rsidRPr="00C002A9" w:rsidRDefault="005055FA" w:rsidP="00B17BBC">
                                  <w:pPr>
                                    <w:jc w:val="center"/>
                                    <w:rPr>
                                      <w:rFonts w:eastAsia="宋体"/>
                                      <w:sz w:val="16"/>
                                      <w:szCs w:val="16"/>
                                    </w:rPr>
                                  </w:pPr>
                                  <w:r w:rsidRPr="00C002A9">
                                    <w:rPr>
                                      <w:rFonts w:eastAsia="宋体" w:hint="eastAsia"/>
                                      <w:sz w:val="16"/>
                                      <w:szCs w:val="16"/>
                                    </w:rPr>
                                    <w:t>Error</w:t>
                                  </w:r>
                                </w:p>
                              </w:tc>
                              <w:tc>
                                <w:tcPr>
                                  <w:tcW w:w="717" w:type="dxa"/>
                                  <w:tcBorders>
                                    <w:right w:val="nil"/>
                                  </w:tcBorders>
                                </w:tcPr>
                                <w:p w14:paraId="04AA3D7A" w14:textId="77777777" w:rsidR="005055FA" w:rsidRPr="00C002A9" w:rsidRDefault="005055FA" w:rsidP="00B17BBC">
                                  <w:pPr>
                                    <w:jc w:val="center"/>
                                    <w:rPr>
                                      <w:rFonts w:eastAsia="宋体"/>
                                      <w:sz w:val="16"/>
                                      <w:szCs w:val="16"/>
                                    </w:rPr>
                                  </w:pPr>
                                  <w:r w:rsidRPr="009A212F">
                                    <w:rPr>
                                      <w:rFonts w:hint="eastAsia"/>
                                      <w:sz w:val="16"/>
                                      <w:szCs w:val="16"/>
                                      <w:lang w:eastAsia="zh-CN"/>
                                    </w:rPr>
                                    <w:t>0</w:t>
                                  </w:r>
                                  <w:r w:rsidRPr="009A212F">
                                    <w:rPr>
                                      <w:sz w:val="16"/>
                                      <w:szCs w:val="16"/>
                                      <w:lang w:eastAsia="zh-CN"/>
                                    </w:rPr>
                                    <w:t>.219</w:t>
                                  </w:r>
                                </w:p>
                              </w:tc>
                              <w:tc>
                                <w:tcPr>
                                  <w:tcW w:w="717" w:type="dxa"/>
                                  <w:tcBorders>
                                    <w:left w:val="nil"/>
                                    <w:right w:val="nil"/>
                                  </w:tcBorders>
                                </w:tcPr>
                                <w:p w14:paraId="120527A5" w14:textId="77777777" w:rsidR="005055FA" w:rsidRPr="00C002A9" w:rsidRDefault="005055FA" w:rsidP="00B17BBC">
                                  <w:pPr>
                                    <w:jc w:val="center"/>
                                    <w:rPr>
                                      <w:rFonts w:eastAsia="宋体"/>
                                      <w:sz w:val="16"/>
                                      <w:szCs w:val="16"/>
                                    </w:rPr>
                                  </w:pPr>
                                  <w:r w:rsidRPr="009A212F">
                                    <w:rPr>
                                      <w:rFonts w:hint="eastAsia"/>
                                      <w:sz w:val="16"/>
                                      <w:szCs w:val="16"/>
                                      <w:lang w:eastAsia="zh-CN"/>
                                    </w:rPr>
                                    <w:t>0</w:t>
                                  </w:r>
                                  <w:r w:rsidRPr="009A212F">
                                    <w:rPr>
                                      <w:sz w:val="16"/>
                                      <w:szCs w:val="16"/>
                                      <w:lang w:eastAsia="zh-CN"/>
                                    </w:rPr>
                                    <w:t>.110</w:t>
                                  </w:r>
                                </w:p>
                              </w:tc>
                              <w:tc>
                                <w:tcPr>
                                  <w:tcW w:w="717" w:type="dxa"/>
                                  <w:tcBorders>
                                    <w:left w:val="nil"/>
                                    <w:right w:val="nil"/>
                                  </w:tcBorders>
                                </w:tcPr>
                                <w:p w14:paraId="6ACEB2DD" w14:textId="77777777" w:rsidR="005055FA" w:rsidRPr="00C002A9" w:rsidRDefault="005055FA" w:rsidP="00B17BBC">
                                  <w:pPr>
                                    <w:jc w:val="center"/>
                                    <w:rPr>
                                      <w:rFonts w:eastAsia="宋体"/>
                                      <w:sz w:val="16"/>
                                      <w:szCs w:val="16"/>
                                    </w:rPr>
                                  </w:pPr>
                                  <w:r w:rsidRPr="009A212F">
                                    <w:rPr>
                                      <w:rFonts w:hint="eastAsia"/>
                                      <w:sz w:val="16"/>
                                      <w:szCs w:val="16"/>
                                      <w:lang w:eastAsia="zh-CN"/>
                                    </w:rPr>
                                    <w:t>0</w:t>
                                  </w:r>
                                  <w:r w:rsidRPr="009A212F">
                                    <w:rPr>
                                      <w:sz w:val="16"/>
                                      <w:szCs w:val="16"/>
                                      <w:lang w:eastAsia="zh-CN"/>
                                    </w:rPr>
                                    <w:t>.182</w:t>
                                  </w:r>
                                </w:p>
                              </w:tc>
                              <w:tc>
                                <w:tcPr>
                                  <w:tcW w:w="717" w:type="dxa"/>
                                  <w:tcBorders>
                                    <w:left w:val="nil"/>
                                    <w:right w:val="nil"/>
                                  </w:tcBorders>
                                </w:tcPr>
                                <w:p w14:paraId="16B0C4E5" w14:textId="77777777" w:rsidR="005055FA" w:rsidRPr="00C002A9" w:rsidRDefault="005055FA" w:rsidP="00B17BBC">
                                  <w:pPr>
                                    <w:jc w:val="center"/>
                                    <w:rPr>
                                      <w:rFonts w:eastAsia="宋体"/>
                                      <w:sz w:val="16"/>
                                      <w:szCs w:val="16"/>
                                    </w:rPr>
                                  </w:pPr>
                                  <w:r w:rsidRPr="009A212F">
                                    <w:rPr>
                                      <w:sz w:val="16"/>
                                      <w:szCs w:val="16"/>
                                      <w:lang w:eastAsia="zh-CN"/>
                                    </w:rPr>
                                    <w:t>0.152</w:t>
                                  </w:r>
                                </w:p>
                              </w:tc>
                              <w:tc>
                                <w:tcPr>
                                  <w:tcW w:w="717" w:type="dxa"/>
                                  <w:tcBorders>
                                    <w:left w:val="nil"/>
                                    <w:right w:val="nil"/>
                                  </w:tcBorders>
                                </w:tcPr>
                                <w:p w14:paraId="167E3B5E" w14:textId="77777777" w:rsidR="005055FA" w:rsidRPr="00C002A9" w:rsidRDefault="005055FA" w:rsidP="00B17BBC">
                                  <w:pPr>
                                    <w:jc w:val="center"/>
                                    <w:rPr>
                                      <w:rFonts w:eastAsia="宋体"/>
                                      <w:sz w:val="16"/>
                                      <w:szCs w:val="16"/>
                                    </w:rPr>
                                  </w:pPr>
                                  <w:r w:rsidRPr="009A212F">
                                    <w:rPr>
                                      <w:rFonts w:hint="eastAsia"/>
                                      <w:sz w:val="16"/>
                                      <w:szCs w:val="16"/>
                                      <w:lang w:eastAsia="zh-CN"/>
                                    </w:rPr>
                                    <w:t>0</w:t>
                                  </w:r>
                                  <w:r w:rsidRPr="009A212F">
                                    <w:rPr>
                                      <w:sz w:val="16"/>
                                      <w:szCs w:val="16"/>
                                      <w:lang w:eastAsia="zh-CN"/>
                                    </w:rPr>
                                    <w:t>.140</w:t>
                                  </w:r>
                                </w:p>
                              </w:tc>
                              <w:tc>
                                <w:tcPr>
                                  <w:tcW w:w="717" w:type="dxa"/>
                                  <w:tcBorders>
                                    <w:left w:val="nil"/>
                                    <w:right w:val="nil"/>
                                  </w:tcBorders>
                                </w:tcPr>
                                <w:p w14:paraId="03B84524" w14:textId="77777777" w:rsidR="005055FA" w:rsidRPr="00C002A9" w:rsidRDefault="005055FA" w:rsidP="00B17BBC">
                                  <w:pPr>
                                    <w:jc w:val="center"/>
                                    <w:rPr>
                                      <w:rFonts w:eastAsia="宋体"/>
                                      <w:sz w:val="16"/>
                                      <w:szCs w:val="16"/>
                                    </w:rPr>
                                  </w:pPr>
                                  <w:r w:rsidRPr="009A212F">
                                    <w:rPr>
                                      <w:rFonts w:hint="eastAsia"/>
                                      <w:sz w:val="16"/>
                                      <w:szCs w:val="16"/>
                                      <w:lang w:eastAsia="zh-CN"/>
                                    </w:rPr>
                                    <w:t>0</w:t>
                                  </w:r>
                                  <w:r w:rsidRPr="009A212F">
                                    <w:rPr>
                                      <w:sz w:val="16"/>
                                      <w:szCs w:val="16"/>
                                      <w:lang w:eastAsia="zh-CN"/>
                                    </w:rPr>
                                    <w:t>.105</w:t>
                                  </w:r>
                                </w:p>
                              </w:tc>
                            </w:tr>
                            <w:tr w:rsidR="005055FA" w:rsidRPr="00C002A9" w14:paraId="27ABA897" w14:textId="77777777" w:rsidTr="00387F81">
                              <w:tc>
                                <w:tcPr>
                                  <w:tcW w:w="5018" w:type="dxa"/>
                                  <w:gridSpan w:val="7"/>
                                  <w:tcBorders>
                                    <w:top w:val="double" w:sz="4" w:space="0" w:color="auto"/>
                                    <w:left w:val="nil"/>
                                    <w:right w:val="nil"/>
                                  </w:tcBorders>
                                </w:tcPr>
                                <w:p w14:paraId="1296363E" w14:textId="77777777" w:rsidR="005055FA" w:rsidRPr="009A212F" w:rsidRDefault="005055FA" w:rsidP="00B17BBC">
                                  <w:pPr>
                                    <w:rPr>
                                      <w:rFonts w:eastAsia="宋体"/>
                                      <w:sz w:val="16"/>
                                      <w:szCs w:val="16"/>
                                    </w:rPr>
                                  </w:pPr>
                                  <w:r w:rsidRPr="009A212F">
                                    <w:rPr>
                                      <w:rFonts w:eastAsia="宋体"/>
                                      <w:b/>
                                      <w:bCs/>
                                      <w:sz w:val="16"/>
                                      <w:szCs w:val="16"/>
                                      <w:lang w:val="en-US"/>
                                    </w:rPr>
                                    <w:t>Missing rate</w:t>
                                  </w:r>
                                  <w:r w:rsidRPr="009A212F">
                                    <w:rPr>
                                      <w:rFonts w:eastAsia="宋体" w:hint="eastAsia"/>
                                      <w:b/>
                                      <w:bCs/>
                                      <w:sz w:val="16"/>
                                      <w:szCs w:val="16"/>
                                      <w:lang w:val="en-US"/>
                                    </w:rPr>
                                    <w:t>:</w:t>
                                  </w:r>
                                  <w:r w:rsidRPr="009A212F">
                                    <w:rPr>
                                      <w:rFonts w:eastAsia="宋体"/>
                                      <w:b/>
                                      <w:bCs/>
                                      <w:sz w:val="16"/>
                                      <w:szCs w:val="16"/>
                                      <w:lang w:val="en-US"/>
                                    </w:rPr>
                                    <w:t xml:space="preserve"> 0.3</w:t>
                                  </w:r>
                                </w:p>
                              </w:tc>
                            </w:tr>
                            <w:tr w:rsidR="005055FA" w:rsidRPr="00C002A9" w14:paraId="37E218F0" w14:textId="77777777" w:rsidTr="00387F81">
                              <w:tc>
                                <w:tcPr>
                                  <w:tcW w:w="716" w:type="dxa"/>
                                  <w:tcBorders>
                                    <w:top w:val="single" w:sz="4" w:space="0" w:color="auto"/>
                                    <w:left w:val="nil"/>
                                  </w:tcBorders>
                                </w:tcPr>
                                <w:p w14:paraId="7F6F67F1" w14:textId="77777777" w:rsidR="005055FA" w:rsidRPr="00C002A9" w:rsidRDefault="005055FA" w:rsidP="00B17BBC">
                                  <w:pPr>
                                    <w:jc w:val="center"/>
                                    <w:rPr>
                                      <w:rFonts w:eastAsia="宋体"/>
                                      <w:sz w:val="16"/>
                                      <w:szCs w:val="16"/>
                                    </w:rPr>
                                  </w:pPr>
                                  <w:r w:rsidRPr="00C002A9">
                                    <w:rPr>
                                      <w:rFonts w:eastAsia="宋体" w:hint="eastAsia"/>
                                      <w:sz w:val="16"/>
                                      <w:szCs w:val="16"/>
                                    </w:rPr>
                                    <w:t>N</w:t>
                                  </w:r>
                                  <w:r w:rsidRPr="00C002A9">
                                    <w:rPr>
                                      <w:rFonts w:eastAsia="宋体"/>
                                      <w:sz w:val="16"/>
                                      <w:szCs w:val="16"/>
                                    </w:rPr>
                                    <w:t>ame</w:t>
                                  </w:r>
                                </w:p>
                              </w:tc>
                              <w:tc>
                                <w:tcPr>
                                  <w:tcW w:w="717" w:type="dxa"/>
                                  <w:tcBorders>
                                    <w:top w:val="single" w:sz="4" w:space="0" w:color="auto"/>
                                    <w:right w:val="nil"/>
                                  </w:tcBorders>
                                </w:tcPr>
                                <w:p w14:paraId="6FF38681" w14:textId="77777777" w:rsidR="005055FA" w:rsidRPr="00C002A9" w:rsidRDefault="005055FA" w:rsidP="00B17BBC">
                                  <w:pPr>
                                    <w:jc w:val="center"/>
                                    <w:rPr>
                                      <w:rFonts w:eastAsia="宋体"/>
                                      <w:sz w:val="16"/>
                                      <w:szCs w:val="16"/>
                                    </w:rPr>
                                  </w:pPr>
                                  <w:r w:rsidRPr="00C002A9">
                                    <w:rPr>
                                      <w:rFonts w:eastAsia="宋体" w:hint="eastAsia"/>
                                      <w:sz w:val="16"/>
                                      <w:szCs w:val="16"/>
                                    </w:rPr>
                                    <w:t>T</w:t>
                                  </w:r>
                                  <w:r w:rsidRPr="00C002A9">
                                    <w:rPr>
                                      <w:rFonts w:eastAsia="宋体"/>
                                      <w:sz w:val="16"/>
                                      <w:szCs w:val="16"/>
                                    </w:rPr>
                                    <w:t>24</w:t>
                                  </w:r>
                                </w:p>
                              </w:tc>
                              <w:tc>
                                <w:tcPr>
                                  <w:tcW w:w="717" w:type="dxa"/>
                                  <w:tcBorders>
                                    <w:top w:val="single" w:sz="4" w:space="0" w:color="auto"/>
                                    <w:left w:val="nil"/>
                                    <w:right w:val="nil"/>
                                  </w:tcBorders>
                                </w:tcPr>
                                <w:p w14:paraId="6C7BE9BD" w14:textId="77777777" w:rsidR="005055FA" w:rsidRPr="00C002A9" w:rsidRDefault="005055FA" w:rsidP="00B17BBC">
                                  <w:pPr>
                                    <w:jc w:val="center"/>
                                    <w:rPr>
                                      <w:rFonts w:eastAsia="宋体"/>
                                      <w:sz w:val="16"/>
                                      <w:szCs w:val="16"/>
                                    </w:rPr>
                                  </w:pPr>
                                  <w:r w:rsidRPr="00C002A9">
                                    <w:rPr>
                                      <w:rFonts w:eastAsia="宋体" w:hint="eastAsia"/>
                                      <w:sz w:val="16"/>
                                      <w:szCs w:val="16"/>
                                    </w:rPr>
                                    <w:t>T</w:t>
                                  </w:r>
                                  <w:r w:rsidRPr="00C002A9">
                                    <w:rPr>
                                      <w:rFonts w:eastAsia="宋体"/>
                                      <w:sz w:val="16"/>
                                      <w:szCs w:val="16"/>
                                    </w:rPr>
                                    <w:t>50</w:t>
                                  </w:r>
                                </w:p>
                              </w:tc>
                              <w:tc>
                                <w:tcPr>
                                  <w:tcW w:w="717" w:type="dxa"/>
                                  <w:tcBorders>
                                    <w:top w:val="single" w:sz="4" w:space="0" w:color="auto"/>
                                    <w:left w:val="nil"/>
                                    <w:right w:val="nil"/>
                                  </w:tcBorders>
                                </w:tcPr>
                                <w:p w14:paraId="68C2E0A2" w14:textId="77777777" w:rsidR="005055FA" w:rsidRPr="00C002A9" w:rsidRDefault="005055FA" w:rsidP="00B17BBC">
                                  <w:pPr>
                                    <w:jc w:val="center"/>
                                    <w:rPr>
                                      <w:rFonts w:eastAsia="宋体"/>
                                      <w:sz w:val="16"/>
                                      <w:szCs w:val="16"/>
                                    </w:rPr>
                                  </w:pPr>
                                  <w:r w:rsidRPr="00C002A9">
                                    <w:rPr>
                                      <w:rFonts w:eastAsia="宋体" w:hint="eastAsia"/>
                                      <w:sz w:val="16"/>
                                      <w:szCs w:val="16"/>
                                    </w:rPr>
                                    <w:t>P</w:t>
                                  </w:r>
                                  <w:r w:rsidRPr="00C002A9">
                                    <w:rPr>
                                      <w:rFonts w:eastAsia="宋体"/>
                                      <w:sz w:val="16"/>
                                      <w:szCs w:val="16"/>
                                    </w:rPr>
                                    <w:t>30</w:t>
                                  </w:r>
                                </w:p>
                              </w:tc>
                              <w:tc>
                                <w:tcPr>
                                  <w:tcW w:w="717" w:type="dxa"/>
                                  <w:tcBorders>
                                    <w:top w:val="single" w:sz="4" w:space="0" w:color="auto"/>
                                    <w:left w:val="nil"/>
                                    <w:right w:val="nil"/>
                                  </w:tcBorders>
                                </w:tcPr>
                                <w:p w14:paraId="17309320" w14:textId="77777777" w:rsidR="005055FA" w:rsidRPr="00C002A9" w:rsidRDefault="005055FA" w:rsidP="00B17BBC">
                                  <w:pPr>
                                    <w:jc w:val="center"/>
                                    <w:rPr>
                                      <w:rFonts w:eastAsia="宋体"/>
                                      <w:sz w:val="16"/>
                                      <w:szCs w:val="16"/>
                                    </w:rPr>
                                  </w:pPr>
                                  <w:proofErr w:type="spellStart"/>
                                  <w:r w:rsidRPr="00C002A9">
                                    <w:rPr>
                                      <w:rFonts w:eastAsia="宋体" w:hint="eastAsia"/>
                                      <w:sz w:val="16"/>
                                      <w:szCs w:val="16"/>
                                    </w:rPr>
                                    <w:t>N</w:t>
                                  </w:r>
                                  <w:r w:rsidRPr="00C002A9">
                                    <w:rPr>
                                      <w:rFonts w:eastAsia="宋体"/>
                                      <w:sz w:val="16"/>
                                      <w:szCs w:val="16"/>
                                    </w:rPr>
                                    <w:t>f</w:t>
                                  </w:r>
                                  <w:proofErr w:type="spellEnd"/>
                                </w:p>
                              </w:tc>
                              <w:tc>
                                <w:tcPr>
                                  <w:tcW w:w="717" w:type="dxa"/>
                                  <w:tcBorders>
                                    <w:top w:val="single" w:sz="4" w:space="0" w:color="auto"/>
                                    <w:left w:val="nil"/>
                                    <w:right w:val="nil"/>
                                  </w:tcBorders>
                                </w:tcPr>
                                <w:p w14:paraId="3D88F829" w14:textId="77777777" w:rsidR="005055FA" w:rsidRPr="00C002A9" w:rsidRDefault="005055FA" w:rsidP="00B17BBC">
                                  <w:pPr>
                                    <w:jc w:val="center"/>
                                    <w:rPr>
                                      <w:rFonts w:eastAsia="宋体"/>
                                      <w:sz w:val="16"/>
                                      <w:szCs w:val="16"/>
                                    </w:rPr>
                                  </w:pPr>
                                  <w:r w:rsidRPr="00C002A9">
                                    <w:rPr>
                                      <w:rFonts w:eastAsia="宋体" w:hint="eastAsia"/>
                                      <w:sz w:val="16"/>
                                      <w:szCs w:val="16"/>
                                    </w:rPr>
                                    <w:t>P</w:t>
                                  </w:r>
                                  <w:r w:rsidRPr="00C002A9">
                                    <w:rPr>
                                      <w:rFonts w:eastAsia="宋体"/>
                                      <w:sz w:val="16"/>
                                      <w:szCs w:val="16"/>
                                    </w:rPr>
                                    <w:t>s30</w:t>
                                  </w:r>
                                </w:p>
                              </w:tc>
                              <w:tc>
                                <w:tcPr>
                                  <w:tcW w:w="717" w:type="dxa"/>
                                  <w:tcBorders>
                                    <w:top w:val="single" w:sz="4" w:space="0" w:color="auto"/>
                                    <w:left w:val="nil"/>
                                    <w:right w:val="nil"/>
                                  </w:tcBorders>
                                </w:tcPr>
                                <w:p w14:paraId="4AA505F3" w14:textId="77777777" w:rsidR="005055FA" w:rsidRPr="00C002A9" w:rsidRDefault="005055FA" w:rsidP="00B17BBC">
                                  <w:pPr>
                                    <w:jc w:val="center"/>
                                    <w:rPr>
                                      <w:rFonts w:eastAsia="宋体"/>
                                      <w:sz w:val="16"/>
                                      <w:szCs w:val="16"/>
                                    </w:rPr>
                                  </w:pPr>
                                  <w:r w:rsidRPr="00C002A9">
                                    <w:rPr>
                                      <w:rFonts w:eastAsia="宋体" w:hint="eastAsia"/>
                                      <w:sz w:val="16"/>
                                      <w:szCs w:val="16"/>
                                    </w:rPr>
                                    <w:t>p</w:t>
                                  </w:r>
                                  <w:r w:rsidRPr="00C002A9">
                                    <w:rPr>
                                      <w:rFonts w:eastAsia="宋体"/>
                                      <w:sz w:val="16"/>
                                      <w:szCs w:val="16"/>
                                    </w:rPr>
                                    <w:t>hi</w:t>
                                  </w:r>
                                </w:p>
                              </w:tc>
                            </w:tr>
                            <w:tr w:rsidR="005055FA" w:rsidRPr="00C002A9" w14:paraId="2F9BFB5A" w14:textId="77777777" w:rsidTr="00387F81">
                              <w:tc>
                                <w:tcPr>
                                  <w:tcW w:w="716" w:type="dxa"/>
                                  <w:tcBorders>
                                    <w:left w:val="nil"/>
                                  </w:tcBorders>
                                </w:tcPr>
                                <w:p w14:paraId="77E38AF9" w14:textId="77777777" w:rsidR="005055FA" w:rsidRPr="00C002A9" w:rsidRDefault="005055FA" w:rsidP="00B17BBC">
                                  <w:pPr>
                                    <w:jc w:val="center"/>
                                    <w:rPr>
                                      <w:rFonts w:eastAsia="宋体"/>
                                      <w:sz w:val="16"/>
                                      <w:szCs w:val="16"/>
                                    </w:rPr>
                                  </w:pPr>
                                  <w:r w:rsidRPr="00C002A9">
                                    <w:rPr>
                                      <w:rFonts w:eastAsia="宋体"/>
                                      <w:sz w:val="16"/>
                                      <w:szCs w:val="16"/>
                                    </w:rPr>
                                    <w:t>E</w:t>
                                  </w:r>
                                  <w:r w:rsidRPr="00C002A9">
                                    <w:rPr>
                                      <w:rFonts w:eastAsia="宋体" w:hint="eastAsia"/>
                                      <w:sz w:val="16"/>
                                      <w:szCs w:val="16"/>
                                    </w:rPr>
                                    <w:t>rror</w:t>
                                  </w:r>
                                </w:p>
                              </w:tc>
                              <w:tc>
                                <w:tcPr>
                                  <w:tcW w:w="717" w:type="dxa"/>
                                  <w:tcBorders>
                                    <w:right w:val="nil"/>
                                  </w:tcBorders>
                                </w:tcPr>
                                <w:p w14:paraId="6F575FDA" w14:textId="77777777" w:rsidR="005055FA" w:rsidRPr="00C002A9" w:rsidRDefault="005055FA" w:rsidP="00B17BBC">
                                  <w:pPr>
                                    <w:jc w:val="center"/>
                                    <w:rPr>
                                      <w:rFonts w:eastAsia="宋体"/>
                                      <w:sz w:val="16"/>
                                      <w:szCs w:val="16"/>
                                    </w:rPr>
                                  </w:pPr>
                                  <w:r w:rsidRPr="009A212F">
                                    <w:rPr>
                                      <w:rFonts w:hint="eastAsia"/>
                                      <w:sz w:val="16"/>
                                      <w:szCs w:val="16"/>
                                      <w:lang w:eastAsia="zh-CN"/>
                                    </w:rPr>
                                    <w:t>0</w:t>
                                  </w:r>
                                  <w:r w:rsidRPr="009A212F">
                                    <w:rPr>
                                      <w:sz w:val="16"/>
                                      <w:szCs w:val="16"/>
                                      <w:lang w:eastAsia="zh-CN"/>
                                    </w:rPr>
                                    <w:t>.170</w:t>
                                  </w:r>
                                </w:p>
                              </w:tc>
                              <w:tc>
                                <w:tcPr>
                                  <w:tcW w:w="717" w:type="dxa"/>
                                  <w:tcBorders>
                                    <w:left w:val="nil"/>
                                    <w:right w:val="nil"/>
                                  </w:tcBorders>
                                </w:tcPr>
                                <w:p w14:paraId="06050F88" w14:textId="77777777" w:rsidR="005055FA" w:rsidRPr="00C002A9" w:rsidRDefault="005055FA" w:rsidP="00B17BBC">
                                  <w:pPr>
                                    <w:jc w:val="center"/>
                                    <w:rPr>
                                      <w:rFonts w:eastAsia="宋体"/>
                                      <w:sz w:val="16"/>
                                      <w:szCs w:val="16"/>
                                    </w:rPr>
                                  </w:pPr>
                                  <w:r w:rsidRPr="009A212F">
                                    <w:rPr>
                                      <w:rFonts w:hint="eastAsia"/>
                                      <w:sz w:val="16"/>
                                      <w:szCs w:val="16"/>
                                      <w:lang w:eastAsia="zh-CN"/>
                                    </w:rPr>
                                    <w:t>0</w:t>
                                  </w:r>
                                  <w:r w:rsidRPr="009A212F">
                                    <w:rPr>
                                      <w:sz w:val="16"/>
                                      <w:szCs w:val="16"/>
                                      <w:lang w:eastAsia="zh-CN"/>
                                    </w:rPr>
                                    <w:t>.117</w:t>
                                  </w:r>
                                </w:p>
                              </w:tc>
                              <w:tc>
                                <w:tcPr>
                                  <w:tcW w:w="717" w:type="dxa"/>
                                  <w:tcBorders>
                                    <w:left w:val="nil"/>
                                    <w:right w:val="nil"/>
                                  </w:tcBorders>
                                </w:tcPr>
                                <w:p w14:paraId="0B318616" w14:textId="77777777" w:rsidR="005055FA" w:rsidRPr="00C002A9" w:rsidRDefault="005055FA" w:rsidP="00B17BBC">
                                  <w:pPr>
                                    <w:jc w:val="center"/>
                                    <w:rPr>
                                      <w:rFonts w:eastAsia="宋体"/>
                                      <w:sz w:val="16"/>
                                      <w:szCs w:val="16"/>
                                    </w:rPr>
                                  </w:pPr>
                                  <w:r w:rsidRPr="009A212F">
                                    <w:rPr>
                                      <w:rFonts w:hint="eastAsia"/>
                                      <w:sz w:val="16"/>
                                      <w:szCs w:val="16"/>
                                      <w:lang w:eastAsia="zh-CN"/>
                                    </w:rPr>
                                    <w:t>0</w:t>
                                  </w:r>
                                  <w:r w:rsidRPr="009A212F">
                                    <w:rPr>
                                      <w:sz w:val="16"/>
                                      <w:szCs w:val="16"/>
                                      <w:lang w:eastAsia="zh-CN"/>
                                    </w:rPr>
                                    <w:t>.142</w:t>
                                  </w:r>
                                </w:p>
                              </w:tc>
                              <w:tc>
                                <w:tcPr>
                                  <w:tcW w:w="717" w:type="dxa"/>
                                  <w:tcBorders>
                                    <w:left w:val="nil"/>
                                    <w:right w:val="nil"/>
                                  </w:tcBorders>
                                </w:tcPr>
                                <w:p w14:paraId="05F1BDE2" w14:textId="77777777" w:rsidR="005055FA" w:rsidRPr="00C002A9" w:rsidRDefault="005055FA" w:rsidP="00B17BBC">
                                  <w:pPr>
                                    <w:jc w:val="center"/>
                                    <w:rPr>
                                      <w:rFonts w:eastAsia="宋体"/>
                                      <w:sz w:val="16"/>
                                      <w:szCs w:val="16"/>
                                    </w:rPr>
                                  </w:pPr>
                                  <w:r w:rsidRPr="009A212F">
                                    <w:rPr>
                                      <w:rFonts w:hint="eastAsia"/>
                                      <w:sz w:val="16"/>
                                      <w:szCs w:val="16"/>
                                      <w:lang w:eastAsia="zh-CN"/>
                                    </w:rPr>
                                    <w:t>0</w:t>
                                  </w:r>
                                  <w:r w:rsidRPr="009A212F">
                                    <w:rPr>
                                      <w:sz w:val="16"/>
                                      <w:szCs w:val="16"/>
                                      <w:lang w:eastAsia="zh-CN"/>
                                    </w:rPr>
                                    <w:t>.176</w:t>
                                  </w:r>
                                </w:p>
                              </w:tc>
                              <w:tc>
                                <w:tcPr>
                                  <w:tcW w:w="717" w:type="dxa"/>
                                  <w:tcBorders>
                                    <w:left w:val="nil"/>
                                    <w:right w:val="nil"/>
                                  </w:tcBorders>
                                </w:tcPr>
                                <w:p w14:paraId="260E29F2" w14:textId="77777777" w:rsidR="005055FA" w:rsidRPr="00C002A9" w:rsidRDefault="005055FA" w:rsidP="00B17BBC">
                                  <w:pPr>
                                    <w:jc w:val="center"/>
                                    <w:rPr>
                                      <w:rFonts w:eastAsia="宋体"/>
                                      <w:sz w:val="16"/>
                                      <w:szCs w:val="16"/>
                                    </w:rPr>
                                  </w:pPr>
                                  <w:r w:rsidRPr="009A212F">
                                    <w:rPr>
                                      <w:rFonts w:hint="eastAsia"/>
                                      <w:sz w:val="16"/>
                                      <w:szCs w:val="16"/>
                                      <w:lang w:eastAsia="zh-CN"/>
                                    </w:rPr>
                                    <w:t>0</w:t>
                                  </w:r>
                                  <w:r w:rsidRPr="009A212F">
                                    <w:rPr>
                                      <w:sz w:val="16"/>
                                      <w:szCs w:val="16"/>
                                      <w:lang w:eastAsia="zh-CN"/>
                                    </w:rPr>
                                    <w:t>.113</w:t>
                                  </w:r>
                                </w:p>
                              </w:tc>
                              <w:tc>
                                <w:tcPr>
                                  <w:tcW w:w="717" w:type="dxa"/>
                                  <w:tcBorders>
                                    <w:left w:val="nil"/>
                                    <w:right w:val="nil"/>
                                  </w:tcBorders>
                                </w:tcPr>
                                <w:p w14:paraId="086BEE27" w14:textId="77777777" w:rsidR="005055FA" w:rsidRPr="00C002A9" w:rsidRDefault="005055FA" w:rsidP="00B17BBC">
                                  <w:pPr>
                                    <w:jc w:val="center"/>
                                    <w:rPr>
                                      <w:rFonts w:eastAsia="宋体"/>
                                      <w:sz w:val="16"/>
                                      <w:szCs w:val="16"/>
                                    </w:rPr>
                                  </w:pPr>
                                  <w:r w:rsidRPr="009A212F">
                                    <w:rPr>
                                      <w:rFonts w:hint="eastAsia"/>
                                      <w:sz w:val="16"/>
                                      <w:szCs w:val="16"/>
                                      <w:lang w:eastAsia="zh-CN"/>
                                    </w:rPr>
                                    <w:t>0</w:t>
                                  </w:r>
                                  <w:r w:rsidRPr="009A212F">
                                    <w:rPr>
                                      <w:sz w:val="16"/>
                                      <w:szCs w:val="16"/>
                                      <w:lang w:eastAsia="zh-CN"/>
                                    </w:rPr>
                                    <w:t>.115</w:t>
                                  </w:r>
                                </w:p>
                              </w:tc>
                            </w:tr>
                            <w:tr w:rsidR="005055FA" w:rsidRPr="00C002A9" w14:paraId="0F6C9E2E" w14:textId="77777777" w:rsidTr="00387F81">
                              <w:tc>
                                <w:tcPr>
                                  <w:tcW w:w="716" w:type="dxa"/>
                                  <w:tcBorders>
                                    <w:left w:val="nil"/>
                                  </w:tcBorders>
                                </w:tcPr>
                                <w:p w14:paraId="0E06737B" w14:textId="77777777" w:rsidR="005055FA" w:rsidRPr="00C002A9" w:rsidRDefault="005055FA" w:rsidP="00B17BBC">
                                  <w:pPr>
                                    <w:jc w:val="center"/>
                                    <w:rPr>
                                      <w:rFonts w:eastAsia="宋体"/>
                                      <w:sz w:val="16"/>
                                      <w:szCs w:val="16"/>
                                    </w:rPr>
                                  </w:pPr>
                                  <w:r w:rsidRPr="00C002A9">
                                    <w:rPr>
                                      <w:rFonts w:eastAsia="宋体" w:hint="eastAsia"/>
                                      <w:sz w:val="16"/>
                                      <w:szCs w:val="16"/>
                                    </w:rPr>
                                    <w:t>N</w:t>
                                  </w:r>
                                  <w:r w:rsidRPr="00C002A9">
                                    <w:rPr>
                                      <w:rFonts w:eastAsia="宋体"/>
                                      <w:sz w:val="16"/>
                                      <w:szCs w:val="16"/>
                                    </w:rPr>
                                    <w:t>ame</w:t>
                                  </w:r>
                                </w:p>
                              </w:tc>
                              <w:tc>
                                <w:tcPr>
                                  <w:tcW w:w="717" w:type="dxa"/>
                                  <w:tcBorders>
                                    <w:right w:val="nil"/>
                                  </w:tcBorders>
                                </w:tcPr>
                                <w:p w14:paraId="2888E99C" w14:textId="77777777" w:rsidR="005055FA" w:rsidRPr="00C002A9" w:rsidRDefault="005055FA" w:rsidP="00B17BBC">
                                  <w:pPr>
                                    <w:jc w:val="center"/>
                                    <w:rPr>
                                      <w:rFonts w:eastAsia="宋体"/>
                                      <w:sz w:val="16"/>
                                      <w:szCs w:val="16"/>
                                    </w:rPr>
                                  </w:pPr>
                                  <w:proofErr w:type="spellStart"/>
                                  <w:r w:rsidRPr="00C002A9">
                                    <w:rPr>
                                      <w:rFonts w:eastAsia="宋体" w:hint="eastAsia"/>
                                      <w:sz w:val="16"/>
                                      <w:szCs w:val="16"/>
                                    </w:rPr>
                                    <w:t>N</w:t>
                                  </w:r>
                                  <w:r w:rsidRPr="00C002A9">
                                    <w:rPr>
                                      <w:rFonts w:eastAsia="宋体"/>
                                      <w:sz w:val="16"/>
                                      <w:szCs w:val="16"/>
                                    </w:rPr>
                                    <w:t>Rf</w:t>
                                  </w:r>
                                  <w:proofErr w:type="spellEnd"/>
                                </w:p>
                              </w:tc>
                              <w:tc>
                                <w:tcPr>
                                  <w:tcW w:w="717" w:type="dxa"/>
                                  <w:tcBorders>
                                    <w:left w:val="nil"/>
                                    <w:right w:val="nil"/>
                                  </w:tcBorders>
                                </w:tcPr>
                                <w:p w14:paraId="2776DACB" w14:textId="77777777" w:rsidR="005055FA" w:rsidRPr="00C002A9" w:rsidRDefault="005055FA" w:rsidP="00B17BBC">
                                  <w:pPr>
                                    <w:jc w:val="center"/>
                                    <w:rPr>
                                      <w:rFonts w:eastAsia="宋体"/>
                                      <w:sz w:val="16"/>
                                      <w:szCs w:val="16"/>
                                    </w:rPr>
                                  </w:pPr>
                                  <w:r w:rsidRPr="00C002A9">
                                    <w:rPr>
                                      <w:rFonts w:eastAsia="宋体" w:hint="eastAsia"/>
                                      <w:sz w:val="16"/>
                                      <w:szCs w:val="16"/>
                                    </w:rPr>
                                    <w:t>B</w:t>
                                  </w:r>
                                  <w:r w:rsidRPr="00C002A9">
                                    <w:rPr>
                                      <w:rFonts w:eastAsia="宋体"/>
                                      <w:sz w:val="16"/>
                                      <w:szCs w:val="16"/>
                                    </w:rPr>
                                    <w:t>PR</w:t>
                                  </w:r>
                                </w:p>
                              </w:tc>
                              <w:tc>
                                <w:tcPr>
                                  <w:tcW w:w="717" w:type="dxa"/>
                                  <w:tcBorders>
                                    <w:left w:val="nil"/>
                                    <w:right w:val="nil"/>
                                  </w:tcBorders>
                                </w:tcPr>
                                <w:p w14:paraId="15B45E6A" w14:textId="77777777" w:rsidR="005055FA" w:rsidRPr="00C002A9" w:rsidRDefault="005055FA" w:rsidP="00B17BBC">
                                  <w:pPr>
                                    <w:jc w:val="center"/>
                                    <w:rPr>
                                      <w:rFonts w:eastAsia="宋体"/>
                                      <w:sz w:val="16"/>
                                      <w:szCs w:val="16"/>
                                    </w:rPr>
                                  </w:pPr>
                                  <w:proofErr w:type="spellStart"/>
                                  <w:r w:rsidRPr="00C002A9">
                                    <w:rPr>
                                      <w:rFonts w:eastAsia="宋体" w:hint="eastAsia"/>
                                      <w:sz w:val="16"/>
                                      <w:szCs w:val="16"/>
                                    </w:rPr>
                                    <w:t>h</w:t>
                                  </w:r>
                                  <w:r w:rsidRPr="00C002A9">
                                    <w:rPr>
                                      <w:rFonts w:eastAsia="宋体"/>
                                      <w:sz w:val="16"/>
                                      <w:szCs w:val="16"/>
                                    </w:rPr>
                                    <w:t>tBleed</w:t>
                                  </w:r>
                                  <w:proofErr w:type="spellEnd"/>
                                </w:p>
                              </w:tc>
                              <w:tc>
                                <w:tcPr>
                                  <w:tcW w:w="717" w:type="dxa"/>
                                  <w:tcBorders>
                                    <w:left w:val="nil"/>
                                    <w:right w:val="nil"/>
                                  </w:tcBorders>
                                </w:tcPr>
                                <w:p w14:paraId="4396B29E" w14:textId="77777777" w:rsidR="005055FA" w:rsidRPr="00C002A9" w:rsidRDefault="005055FA" w:rsidP="00B17BBC">
                                  <w:pPr>
                                    <w:jc w:val="center"/>
                                    <w:rPr>
                                      <w:rFonts w:eastAsia="宋体"/>
                                      <w:sz w:val="16"/>
                                      <w:szCs w:val="16"/>
                                    </w:rPr>
                                  </w:pPr>
                                  <w:r w:rsidRPr="00C002A9">
                                    <w:rPr>
                                      <w:rFonts w:eastAsia="宋体" w:hint="eastAsia"/>
                                      <w:sz w:val="16"/>
                                      <w:szCs w:val="16"/>
                                    </w:rPr>
                                    <w:t>W</w:t>
                                  </w:r>
                                  <w:r w:rsidRPr="00C002A9">
                                    <w:rPr>
                                      <w:rFonts w:eastAsia="宋体"/>
                                      <w:sz w:val="16"/>
                                      <w:szCs w:val="16"/>
                                    </w:rPr>
                                    <w:t>31</w:t>
                                  </w:r>
                                </w:p>
                              </w:tc>
                              <w:tc>
                                <w:tcPr>
                                  <w:tcW w:w="717" w:type="dxa"/>
                                  <w:tcBorders>
                                    <w:left w:val="nil"/>
                                    <w:right w:val="nil"/>
                                  </w:tcBorders>
                                </w:tcPr>
                                <w:p w14:paraId="074F3463" w14:textId="77777777" w:rsidR="005055FA" w:rsidRPr="00C002A9" w:rsidRDefault="005055FA" w:rsidP="00B17BBC">
                                  <w:pPr>
                                    <w:jc w:val="center"/>
                                    <w:rPr>
                                      <w:rFonts w:eastAsia="宋体"/>
                                      <w:sz w:val="16"/>
                                      <w:szCs w:val="16"/>
                                    </w:rPr>
                                  </w:pPr>
                                  <w:r w:rsidRPr="00C002A9">
                                    <w:rPr>
                                      <w:rFonts w:eastAsia="宋体" w:hint="eastAsia"/>
                                      <w:sz w:val="16"/>
                                      <w:szCs w:val="16"/>
                                    </w:rPr>
                                    <w:t>W</w:t>
                                  </w:r>
                                  <w:r w:rsidRPr="00C002A9">
                                    <w:rPr>
                                      <w:rFonts w:eastAsia="宋体"/>
                                      <w:sz w:val="16"/>
                                      <w:szCs w:val="16"/>
                                    </w:rPr>
                                    <w:t>32</w:t>
                                  </w:r>
                                </w:p>
                              </w:tc>
                              <w:tc>
                                <w:tcPr>
                                  <w:tcW w:w="717" w:type="dxa"/>
                                  <w:tcBorders>
                                    <w:left w:val="nil"/>
                                    <w:right w:val="nil"/>
                                  </w:tcBorders>
                                </w:tcPr>
                                <w:p w14:paraId="04997D67" w14:textId="77777777" w:rsidR="005055FA" w:rsidRPr="00C002A9" w:rsidRDefault="005055FA" w:rsidP="00B17BBC">
                                  <w:pPr>
                                    <w:jc w:val="center"/>
                                    <w:rPr>
                                      <w:rFonts w:eastAsia="宋体"/>
                                      <w:sz w:val="16"/>
                                      <w:szCs w:val="16"/>
                                      <w:lang w:eastAsia="zh-CN"/>
                                    </w:rPr>
                                  </w:pPr>
                                  <w:r w:rsidRPr="009A212F">
                                    <w:rPr>
                                      <w:rFonts w:eastAsia="宋体" w:hint="eastAsia"/>
                                      <w:sz w:val="16"/>
                                      <w:szCs w:val="16"/>
                                      <w:lang w:eastAsia="zh-CN"/>
                                    </w:rPr>
                                    <w:t>H</w:t>
                                  </w:r>
                                  <w:r w:rsidRPr="009A212F">
                                    <w:rPr>
                                      <w:rFonts w:eastAsia="宋体"/>
                                      <w:sz w:val="16"/>
                                      <w:szCs w:val="16"/>
                                      <w:lang w:eastAsia="zh-CN"/>
                                    </w:rPr>
                                    <w:t>I</w:t>
                                  </w:r>
                                </w:p>
                              </w:tc>
                            </w:tr>
                            <w:tr w:rsidR="005055FA" w:rsidRPr="00C002A9" w14:paraId="4D7FFE1D" w14:textId="77777777" w:rsidTr="00387F81">
                              <w:tc>
                                <w:tcPr>
                                  <w:tcW w:w="716" w:type="dxa"/>
                                  <w:tcBorders>
                                    <w:left w:val="nil"/>
                                  </w:tcBorders>
                                </w:tcPr>
                                <w:p w14:paraId="54FD024F" w14:textId="77777777" w:rsidR="005055FA" w:rsidRPr="00C002A9" w:rsidRDefault="005055FA" w:rsidP="00B17BBC">
                                  <w:pPr>
                                    <w:jc w:val="center"/>
                                    <w:rPr>
                                      <w:rFonts w:eastAsia="宋体"/>
                                      <w:sz w:val="16"/>
                                      <w:szCs w:val="16"/>
                                    </w:rPr>
                                  </w:pPr>
                                  <w:r w:rsidRPr="00C002A9">
                                    <w:rPr>
                                      <w:rFonts w:eastAsia="宋体" w:hint="eastAsia"/>
                                      <w:sz w:val="16"/>
                                      <w:szCs w:val="16"/>
                                    </w:rPr>
                                    <w:t>Error</w:t>
                                  </w:r>
                                </w:p>
                              </w:tc>
                              <w:tc>
                                <w:tcPr>
                                  <w:tcW w:w="717" w:type="dxa"/>
                                  <w:tcBorders>
                                    <w:right w:val="nil"/>
                                  </w:tcBorders>
                                </w:tcPr>
                                <w:p w14:paraId="094E6200" w14:textId="77777777" w:rsidR="005055FA" w:rsidRPr="00C002A9" w:rsidRDefault="005055FA" w:rsidP="00B17BBC">
                                  <w:pPr>
                                    <w:jc w:val="center"/>
                                    <w:rPr>
                                      <w:rFonts w:eastAsia="宋体"/>
                                      <w:sz w:val="16"/>
                                      <w:szCs w:val="16"/>
                                    </w:rPr>
                                  </w:pPr>
                                  <w:r w:rsidRPr="009A212F">
                                    <w:rPr>
                                      <w:rFonts w:hint="eastAsia"/>
                                      <w:sz w:val="16"/>
                                      <w:szCs w:val="16"/>
                                      <w:lang w:eastAsia="zh-CN"/>
                                    </w:rPr>
                                    <w:t>0</w:t>
                                  </w:r>
                                  <w:r w:rsidRPr="009A212F">
                                    <w:rPr>
                                      <w:sz w:val="16"/>
                                      <w:szCs w:val="16"/>
                                      <w:lang w:eastAsia="zh-CN"/>
                                    </w:rPr>
                                    <w:t>.217</w:t>
                                  </w:r>
                                </w:p>
                              </w:tc>
                              <w:tc>
                                <w:tcPr>
                                  <w:tcW w:w="717" w:type="dxa"/>
                                  <w:tcBorders>
                                    <w:left w:val="nil"/>
                                    <w:right w:val="nil"/>
                                  </w:tcBorders>
                                </w:tcPr>
                                <w:p w14:paraId="1F12508D" w14:textId="77777777" w:rsidR="005055FA" w:rsidRPr="00C002A9" w:rsidRDefault="005055FA" w:rsidP="00B17BBC">
                                  <w:pPr>
                                    <w:jc w:val="center"/>
                                    <w:rPr>
                                      <w:rFonts w:eastAsia="宋体"/>
                                      <w:sz w:val="16"/>
                                      <w:szCs w:val="16"/>
                                    </w:rPr>
                                  </w:pPr>
                                  <w:r w:rsidRPr="009A212F">
                                    <w:rPr>
                                      <w:rFonts w:hint="eastAsia"/>
                                      <w:sz w:val="16"/>
                                      <w:szCs w:val="16"/>
                                      <w:lang w:eastAsia="zh-CN"/>
                                    </w:rPr>
                                    <w:t>0</w:t>
                                  </w:r>
                                  <w:r w:rsidRPr="009A212F">
                                    <w:rPr>
                                      <w:sz w:val="16"/>
                                      <w:szCs w:val="16"/>
                                      <w:lang w:eastAsia="zh-CN"/>
                                    </w:rPr>
                                    <w:t>.130</w:t>
                                  </w:r>
                                </w:p>
                              </w:tc>
                              <w:tc>
                                <w:tcPr>
                                  <w:tcW w:w="717" w:type="dxa"/>
                                  <w:tcBorders>
                                    <w:left w:val="nil"/>
                                    <w:right w:val="nil"/>
                                  </w:tcBorders>
                                </w:tcPr>
                                <w:p w14:paraId="1CA8EDB1" w14:textId="77777777" w:rsidR="005055FA" w:rsidRPr="00C002A9" w:rsidRDefault="005055FA" w:rsidP="00B17BBC">
                                  <w:pPr>
                                    <w:jc w:val="center"/>
                                    <w:rPr>
                                      <w:rFonts w:eastAsia="宋体"/>
                                      <w:sz w:val="16"/>
                                      <w:szCs w:val="16"/>
                                    </w:rPr>
                                  </w:pPr>
                                  <w:r w:rsidRPr="009A212F">
                                    <w:rPr>
                                      <w:rFonts w:hint="eastAsia"/>
                                      <w:sz w:val="16"/>
                                      <w:szCs w:val="16"/>
                                      <w:lang w:eastAsia="zh-CN"/>
                                    </w:rPr>
                                    <w:t>0</w:t>
                                  </w:r>
                                  <w:r w:rsidRPr="009A212F">
                                    <w:rPr>
                                      <w:sz w:val="16"/>
                                      <w:szCs w:val="16"/>
                                      <w:lang w:eastAsia="zh-CN"/>
                                    </w:rPr>
                                    <w:t>.202</w:t>
                                  </w:r>
                                </w:p>
                              </w:tc>
                              <w:tc>
                                <w:tcPr>
                                  <w:tcW w:w="717" w:type="dxa"/>
                                  <w:tcBorders>
                                    <w:left w:val="nil"/>
                                    <w:right w:val="nil"/>
                                  </w:tcBorders>
                                </w:tcPr>
                                <w:p w14:paraId="17B3692F" w14:textId="77777777" w:rsidR="005055FA" w:rsidRPr="00C002A9" w:rsidRDefault="005055FA" w:rsidP="00B17BBC">
                                  <w:pPr>
                                    <w:jc w:val="center"/>
                                    <w:rPr>
                                      <w:rFonts w:eastAsia="宋体"/>
                                      <w:sz w:val="16"/>
                                      <w:szCs w:val="16"/>
                                    </w:rPr>
                                  </w:pPr>
                                  <w:r w:rsidRPr="009A212F">
                                    <w:rPr>
                                      <w:sz w:val="16"/>
                                      <w:szCs w:val="16"/>
                                      <w:lang w:eastAsia="zh-CN"/>
                                    </w:rPr>
                                    <w:t>0.171</w:t>
                                  </w:r>
                                </w:p>
                              </w:tc>
                              <w:tc>
                                <w:tcPr>
                                  <w:tcW w:w="717" w:type="dxa"/>
                                  <w:tcBorders>
                                    <w:left w:val="nil"/>
                                    <w:right w:val="nil"/>
                                  </w:tcBorders>
                                </w:tcPr>
                                <w:p w14:paraId="58D6E74C" w14:textId="77777777" w:rsidR="005055FA" w:rsidRPr="00C002A9" w:rsidRDefault="005055FA" w:rsidP="00B17BBC">
                                  <w:pPr>
                                    <w:jc w:val="center"/>
                                    <w:rPr>
                                      <w:rFonts w:eastAsia="宋体"/>
                                      <w:sz w:val="16"/>
                                      <w:szCs w:val="16"/>
                                    </w:rPr>
                                  </w:pPr>
                                  <w:r w:rsidRPr="009A212F">
                                    <w:rPr>
                                      <w:rFonts w:hint="eastAsia"/>
                                      <w:sz w:val="16"/>
                                      <w:szCs w:val="16"/>
                                      <w:lang w:eastAsia="zh-CN"/>
                                    </w:rPr>
                                    <w:t>0</w:t>
                                  </w:r>
                                  <w:r w:rsidRPr="009A212F">
                                    <w:rPr>
                                      <w:sz w:val="16"/>
                                      <w:szCs w:val="16"/>
                                      <w:lang w:eastAsia="zh-CN"/>
                                    </w:rPr>
                                    <w:t>.149</w:t>
                                  </w:r>
                                </w:p>
                              </w:tc>
                              <w:tc>
                                <w:tcPr>
                                  <w:tcW w:w="717" w:type="dxa"/>
                                  <w:tcBorders>
                                    <w:left w:val="nil"/>
                                    <w:right w:val="nil"/>
                                  </w:tcBorders>
                                </w:tcPr>
                                <w:p w14:paraId="4774236E" w14:textId="77777777" w:rsidR="005055FA" w:rsidRPr="00C002A9" w:rsidRDefault="005055FA" w:rsidP="00B17BBC">
                                  <w:pPr>
                                    <w:jc w:val="center"/>
                                    <w:rPr>
                                      <w:rFonts w:eastAsia="宋体"/>
                                      <w:sz w:val="16"/>
                                      <w:szCs w:val="16"/>
                                    </w:rPr>
                                  </w:pPr>
                                  <w:r w:rsidRPr="009A212F">
                                    <w:rPr>
                                      <w:rFonts w:hint="eastAsia"/>
                                      <w:sz w:val="16"/>
                                      <w:szCs w:val="16"/>
                                      <w:lang w:eastAsia="zh-CN"/>
                                    </w:rPr>
                                    <w:t>0</w:t>
                                  </w:r>
                                  <w:r w:rsidRPr="009A212F">
                                    <w:rPr>
                                      <w:sz w:val="16"/>
                                      <w:szCs w:val="16"/>
                                      <w:lang w:eastAsia="zh-CN"/>
                                    </w:rPr>
                                    <w:t>.111</w:t>
                                  </w:r>
                                </w:p>
                              </w:tc>
                            </w:tr>
                            <w:tr w:rsidR="005055FA" w:rsidRPr="00C002A9" w14:paraId="58DBE042" w14:textId="77777777" w:rsidTr="00387F81">
                              <w:tc>
                                <w:tcPr>
                                  <w:tcW w:w="5018" w:type="dxa"/>
                                  <w:gridSpan w:val="7"/>
                                  <w:tcBorders>
                                    <w:top w:val="double" w:sz="4" w:space="0" w:color="auto"/>
                                    <w:left w:val="nil"/>
                                    <w:right w:val="nil"/>
                                  </w:tcBorders>
                                </w:tcPr>
                                <w:p w14:paraId="42447F7E" w14:textId="77777777" w:rsidR="005055FA" w:rsidRPr="009A212F" w:rsidRDefault="005055FA" w:rsidP="00B17BBC">
                                  <w:pPr>
                                    <w:rPr>
                                      <w:rFonts w:eastAsia="宋体"/>
                                      <w:sz w:val="16"/>
                                      <w:szCs w:val="16"/>
                                    </w:rPr>
                                  </w:pPr>
                                  <w:r w:rsidRPr="009A212F">
                                    <w:rPr>
                                      <w:rFonts w:eastAsia="宋体"/>
                                      <w:b/>
                                      <w:bCs/>
                                      <w:sz w:val="16"/>
                                      <w:szCs w:val="16"/>
                                      <w:lang w:val="en-US"/>
                                    </w:rPr>
                                    <w:t>Missing rate</w:t>
                                  </w:r>
                                  <w:r w:rsidRPr="009A212F">
                                    <w:rPr>
                                      <w:rFonts w:eastAsia="宋体" w:hint="eastAsia"/>
                                      <w:b/>
                                      <w:bCs/>
                                      <w:sz w:val="16"/>
                                      <w:szCs w:val="16"/>
                                      <w:lang w:val="en-US"/>
                                    </w:rPr>
                                    <w:t>:</w:t>
                                  </w:r>
                                  <w:r w:rsidRPr="009A212F">
                                    <w:rPr>
                                      <w:rFonts w:eastAsia="宋体"/>
                                      <w:b/>
                                      <w:bCs/>
                                      <w:sz w:val="16"/>
                                      <w:szCs w:val="16"/>
                                      <w:lang w:val="en-US"/>
                                    </w:rPr>
                                    <w:t xml:space="preserve"> 0.5</w:t>
                                  </w:r>
                                </w:p>
                              </w:tc>
                            </w:tr>
                            <w:tr w:rsidR="005055FA" w:rsidRPr="00C002A9" w14:paraId="57034CEB" w14:textId="77777777" w:rsidTr="00387F81">
                              <w:tc>
                                <w:tcPr>
                                  <w:tcW w:w="716" w:type="dxa"/>
                                  <w:tcBorders>
                                    <w:top w:val="single" w:sz="4" w:space="0" w:color="auto"/>
                                    <w:left w:val="nil"/>
                                  </w:tcBorders>
                                </w:tcPr>
                                <w:p w14:paraId="06373BDE" w14:textId="77777777" w:rsidR="005055FA" w:rsidRPr="00C002A9" w:rsidRDefault="005055FA" w:rsidP="00B17BBC">
                                  <w:pPr>
                                    <w:jc w:val="center"/>
                                    <w:rPr>
                                      <w:rFonts w:eastAsia="宋体"/>
                                      <w:sz w:val="16"/>
                                      <w:szCs w:val="16"/>
                                    </w:rPr>
                                  </w:pPr>
                                  <w:r w:rsidRPr="00C002A9">
                                    <w:rPr>
                                      <w:rFonts w:eastAsia="宋体" w:hint="eastAsia"/>
                                      <w:sz w:val="16"/>
                                      <w:szCs w:val="16"/>
                                    </w:rPr>
                                    <w:t>N</w:t>
                                  </w:r>
                                  <w:r w:rsidRPr="00C002A9">
                                    <w:rPr>
                                      <w:rFonts w:eastAsia="宋体"/>
                                      <w:sz w:val="16"/>
                                      <w:szCs w:val="16"/>
                                    </w:rPr>
                                    <w:t>ame</w:t>
                                  </w:r>
                                </w:p>
                              </w:tc>
                              <w:tc>
                                <w:tcPr>
                                  <w:tcW w:w="717" w:type="dxa"/>
                                  <w:tcBorders>
                                    <w:top w:val="single" w:sz="4" w:space="0" w:color="auto"/>
                                    <w:right w:val="nil"/>
                                  </w:tcBorders>
                                </w:tcPr>
                                <w:p w14:paraId="100058BE" w14:textId="77777777" w:rsidR="005055FA" w:rsidRPr="00C002A9" w:rsidRDefault="005055FA" w:rsidP="00B17BBC">
                                  <w:pPr>
                                    <w:jc w:val="center"/>
                                    <w:rPr>
                                      <w:rFonts w:eastAsia="宋体"/>
                                      <w:sz w:val="16"/>
                                      <w:szCs w:val="16"/>
                                    </w:rPr>
                                  </w:pPr>
                                  <w:r w:rsidRPr="00C002A9">
                                    <w:rPr>
                                      <w:rFonts w:eastAsia="宋体" w:hint="eastAsia"/>
                                      <w:sz w:val="16"/>
                                      <w:szCs w:val="16"/>
                                    </w:rPr>
                                    <w:t>T</w:t>
                                  </w:r>
                                  <w:r w:rsidRPr="00C002A9">
                                    <w:rPr>
                                      <w:rFonts w:eastAsia="宋体"/>
                                      <w:sz w:val="16"/>
                                      <w:szCs w:val="16"/>
                                    </w:rPr>
                                    <w:t>24</w:t>
                                  </w:r>
                                </w:p>
                              </w:tc>
                              <w:tc>
                                <w:tcPr>
                                  <w:tcW w:w="717" w:type="dxa"/>
                                  <w:tcBorders>
                                    <w:top w:val="single" w:sz="4" w:space="0" w:color="auto"/>
                                    <w:left w:val="nil"/>
                                    <w:right w:val="nil"/>
                                  </w:tcBorders>
                                </w:tcPr>
                                <w:p w14:paraId="78592120" w14:textId="77777777" w:rsidR="005055FA" w:rsidRPr="00C002A9" w:rsidRDefault="005055FA" w:rsidP="00B17BBC">
                                  <w:pPr>
                                    <w:jc w:val="center"/>
                                    <w:rPr>
                                      <w:rFonts w:eastAsia="宋体"/>
                                      <w:sz w:val="16"/>
                                      <w:szCs w:val="16"/>
                                    </w:rPr>
                                  </w:pPr>
                                  <w:r w:rsidRPr="00C002A9">
                                    <w:rPr>
                                      <w:rFonts w:eastAsia="宋体" w:hint="eastAsia"/>
                                      <w:sz w:val="16"/>
                                      <w:szCs w:val="16"/>
                                    </w:rPr>
                                    <w:t>T</w:t>
                                  </w:r>
                                  <w:r w:rsidRPr="00C002A9">
                                    <w:rPr>
                                      <w:rFonts w:eastAsia="宋体"/>
                                      <w:sz w:val="16"/>
                                      <w:szCs w:val="16"/>
                                    </w:rPr>
                                    <w:t>50</w:t>
                                  </w:r>
                                </w:p>
                              </w:tc>
                              <w:tc>
                                <w:tcPr>
                                  <w:tcW w:w="717" w:type="dxa"/>
                                  <w:tcBorders>
                                    <w:top w:val="single" w:sz="4" w:space="0" w:color="auto"/>
                                    <w:left w:val="nil"/>
                                    <w:right w:val="nil"/>
                                  </w:tcBorders>
                                </w:tcPr>
                                <w:p w14:paraId="0E58B9FF" w14:textId="77777777" w:rsidR="005055FA" w:rsidRPr="00C002A9" w:rsidRDefault="005055FA" w:rsidP="00B17BBC">
                                  <w:pPr>
                                    <w:jc w:val="center"/>
                                    <w:rPr>
                                      <w:rFonts w:eastAsia="宋体"/>
                                      <w:sz w:val="16"/>
                                      <w:szCs w:val="16"/>
                                    </w:rPr>
                                  </w:pPr>
                                  <w:r w:rsidRPr="00C002A9">
                                    <w:rPr>
                                      <w:rFonts w:eastAsia="宋体" w:hint="eastAsia"/>
                                      <w:sz w:val="16"/>
                                      <w:szCs w:val="16"/>
                                    </w:rPr>
                                    <w:t>P</w:t>
                                  </w:r>
                                  <w:r w:rsidRPr="00C002A9">
                                    <w:rPr>
                                      <w:rFonts w:eastAsia="宋体"/>
                                      <w:sz w:val="16"/>
                                      <w:szCs w:val="16"/>
                                    </w:rPr>
                                    <w:t>30</w:t>
                                  </w:r>
                                </w:p>
                              </w:tc>
                              <w:tc>
                                <w:tcPr>
                                  <w:tcW w:w="717" w:type="dxa"/>
                                  <w:tcBorders>
                                    <w:top w:val="single" w:sz="4" w:space="0" w:color="auto"/>
                                    <w:left w:val="nil"/>
                                    <w:right w:val="nil"/>
                                  </w:tcBorders>
                                </w:tcPr>
                                <w:p w14:paraId="7CE4185E" w14:textId="77777777" w:rsidR="005055FA" w:rsidRPr="00C002A9" w:rsidRDefault="005055FA" w:rsidP="00B17BBC">
                                  <w:pPr>
                                    <w:jc w:val="center"/>
                                    <w:rPr>
                                      <w:rFonts w:eastAsia="宋体"/>
                                      <w:sz w:val="16"/>
                                      <w:szCs w:val="16"/>
                                    </w:rPr>
                                  </w:pPr>
                                  <w:proofErr w:type="spellStart"/>
                                  <w:r w:rsidRPr="00C002A9">
                                    <w:rPr>
                                      <w:rFonts w:eastAsia="宋体" w:hint="eastAsia"/>
                                      <w:sz w:val="16"/>
                                      <w:szCs w:val="16"/>
                                    </w:rPr>
                                    <w:t>N</w:t>
                                  </w:r>
                                  <w:r w:rsidRPr="00C002A9">
                                    <w:rPr>
                                      <w:rFonts w:eastAsia="宋体"/>
                                      <w:sz w:val="16"/>
                                      <w:szCs w:val="16"/>
                                    </w:rPr>
                                    <w:t>f</w:t>
                                  </w:r>
                                  <w:proofErr w:type="spellEnd"/>
                                </w:p>
                              </w:tc>
                              <w:tc>
                                <w:tcPr>
                                  <w:tcW w:w="717" w:type="dxa"/>
                                  <w:tcBorders>
                                    <w:top w:val="single" w:sz="4" w:space="0" w:color="auto"/>
                                    <w:left w:val="nil"/>
                                    <w:right w:val="nil"/>
                                  </w:tcBorders>
                                </w:tcPr>
                                <w:p w14:paraId="5587B8D8" w14:textId="77777777" w:rsidR="005055FA" w:rsidRPr="00C002A9" w:rsidRDefault="005055FA" w:rsidP="00B17BBC">
                                  <w:pPr>
                                    <w:jc w:val="center"/>
                                    <w:rPr>
                                      <w:rFonts w:eastAsia="宋体"/>
                                      <w:sz w:val="16"/>
                                      <w:szCs w:val="16"/>
                                    </w:rPr>
                                  </w:pPr>
                                  <w:r w:rsidRPr="00C002A9">
                                    <w:rPr>
                                      <w:rFonts w:eastAsia="宋体" w:hint="eastAsia"/>
                                      <w:sz w:val="16"/>
                                      <w:szCs w:val="16"/>
                                    </w:rPr>
                                    <w:t>P</w:t>
                                  </w:r>
                                  <w:r w:rsidRPr="00C002A9">
                                    <w:rPr>
                                      <w:rFonts w:eastAsia="宋体"/>
                                      <w:sz w:val="16"/>
                                      <w:szCs w:val="16"/>
                                    </w:rPr>
                                    <w:t>s30</w:t>
                                  </w:r>
                                </w:p>
                              </w:tc>
                              <w:tc>
                                <w:tcPr>
                                  <w:tcW w:w="717" w:type="dxa"/>
                                  <w:tcBorders>
                                    <w:top w:val="single" w:sz="4" w:space="0" w:color="auto"/>
                                    <w:left w:val="nil"/>
                                    <w:right w:val="nil"/>
                                  </w:tcBorders>
                                </w:tcPr>
                                <w:p w14:paraId="52CB297C" w14:textId="77777777" w:rsidR="005055FA" w:rsidRPr="00C002A9" w:rsidRDefault="005055FA" w:rsidP="00B17BBC">
                                  <w:pPr>
                                    <w:jc w:val="center"/>
                                    <w:rPr>
                                      <w:rFonts w:eastAsia="宋体"/>
                                      <w:sz w:val="16"/>
                                      <w:szCs w:val="16"/>
                                    </w:rPr>
                                  </w:pPr>
                                  <w:r w:rsidRPr="00C002A9">
                                    <w:rPr>
                                      <w:rFonts w:eastAsia="宋体" w:hint="eastAsia"/>
                                      <w:sz w:val="16"/>
                                      <w:szCs w:val="16"/>
                                    </w:rPr>
                                    <w:t>p</w:t>
                                  </w:r>
                                  <w:r w:rsidRPr="00C002A9">
                                    <w:rPr>
                                      <w:rFonts w:eastAsia="宋体"/>
                                      <w:sz w:val="16"/>
                                      <w:szCs w:val="16"/>
                                    </w:rPr>
                                    <w:t>hi</w:t>
                                  </w:r>
                                </w:p>
                              </w:tc>
                            </w:tr>
                            <w:tr w:rsidR="005055FA" w:rsidRPr="00C002A9" w14:paraId="431592FD" w14:textId="77777777" w:rsidTr="00387F81">
                              <w:tc>
                                <w:tcPr>
                                  <w:tcW w:w="716" w:type="dxa"/>
                                  <w:tcBorders>
                                    <w:left w:val="nil"/>
                                  </w:tcBorders>
                                </w:tcPr>
                                <w:p w14:paraId="34AAA92A" w14:textId="77777777" w:rsidR="005055FA" w:rsidRPr="00C002A9" w:rsidRDefault="005055FA" w:rsidP="00B17BBC">
                                  <w:pPr>
                                    <w:jc w:val="center"/>
                                    <w:rPr>
                                      <w:rFonts w:eastAsia="宋体"/>
                                      <w:sz w:val="16"/>
                                      <w:szCs w:val="16"/>
                                    </w:rPr>
                                  </w:pPr>
                                  <w:r w:rsidRPr="00C002A9">
                                    <w:rPr>
                                      <w:rFonts w:eastAsia="宋体"/>
                                      <w:sz w:val="16"/>
                                      <w:szCs w:val="16"/>
                                    </w:rPr>
                                    <w:t>E</w:t>
                                  </w:r>
                                  <w:r w:rsidRPr="00C002A9">
                                    <w:rPr>
                                      <w:rFonts w:eastAsia="宋体" w:hint="eastAsia"/>
                                      <w:sz w:val="16"/>
                                      <w:szCs w:val="16"/>
                                    </w:rPr>
                                    <w:t>rror</w:t>
                                  </w:r>
                                </w:p>
                              </w:tc>
                              <w:tc>
                                <w:tcPr>
                                  <w:tcW w:w="717" w:type="dxa"/>
                                  <w:tcBorders>
                                    <w:right w:val="nil"/>
                                  </w:tcBorders>
                                </w:tcPr>
                                <w:p w14:paraId="12288947" w14:textId="77777777" w:rsidR="005055FA" w:rsidRPr="00C002A9" w:rsidRDefault="005055FA" w:rsidP="00B17BBC">
                                  <w:pPr>
                                    <w:jc w:val="center"/>
                                    <w:rPr>
                                      <w:rFonts w:eastAsia="宋体"/>
                                      <w:sz w:val="16"/>
                                      <w:szCs w:val="16"/>
                                    </w:rPr>
                                  </w:pPr>
                                  <w:r w:rsidRPr="009A212F">
                                    <w:rPr>
                                      <w:rFonts w:hint="eastAsia"/>
                                      <w:sz w:val="16"/>
                                      <w:szCs w:val="16"/>
                                      <w:lang w:eastAsia="zh-CN"/>
                                    </w:rPr>
                                    <w:t>0</w:t>
                                  </w:r>
                                  <w:r w:rsidRPr="009A212F">
                                    <w:rPr>
                                      <w:sz w:val="16"/>
                                      <w:szCs w:val="16"/>
                                      <w:lang w:eastAsia="zh-CN"/>
                                    </w:rPr>
                                    <w:t>.227</w:t>
                                  </w:r>
                                </w:p>
                              </w:tc>
                              <w:tc>
                                <w:tcPr>
                                  <w:tcW w:w="717" w:type="dxa"/>
                                  <w:tcBorders>
                                    <w:left w:val="nil"/>
                                    <w:right w:val="nil"/>
                                  </w:tcBorders>
                                </w:tcPr>
                                <w:p w14:paraId="3827142D" w14:textId="77777777" w:rsidR="005055FA" w:rsidRPr="00C002A9" w:rsidRDefault="005055FA" w:rsidP="00B17BBC">
                                  <w:pPr>
                                    <w:jc w:val="center"/>
                                    <w:rPr>
                                      <w:rFonts w:eastAsia="宋体"/>
                                      <w:sz w:val="16"/>
                                      <w:szCs w:val="16"/>
                                    </w:rPr>
                                  </w:pPr>
                                  <w:r w:rsidRPr="009A212F">
                                    <w:rPr>
                                      <w:rFonts w:hint="eastAsia"/>
                                      <w:sz w:val="16"/>
                                      <w:szCs w:val="16"/>
                                      <w:lang w:eastAsia="zh-CN"/>
                                    </w:rPr>
                                    <w:t>0</w:t>
                                  </w:r>
                                  <w:r w:rsidRPr="009A212F">
                                    <w:rPr>
                                      <w:sz w:val="16"/>
                                      <w:szCs w:val="16"/>
                                      <w:lang w:eastAsia="zh-CN"/>
                                    </w:rPr>
                                    <w:t>.143</w:t>
                                  </w:r>
                                </w:p>
                              </w:tc>
                              <w:tc>
                                <w:tcPr>
                                  <w:tcW w:w="717" w:type="dxa"/>
                                  <w:tcBorders>
                                    <w:left w:val="nil"/>
                                    <w:right w:val="nil"/>
                                  </w:tcBorders>
                                </w:tcPr>
                                <w:p w14:paraId="4E3DE2B4" w14:textId="77777777" w:rsidR="005055FA" w:rsidRPr="00C002A9" w:rsidRDefault="005055FA" w:rsidP="00B17BBC">
                                  <w:pPr>
                                    <w:jc w:val="center"/>
                                    <w:rPr>
                                      <w:rFonts w:eastAsia="宋体"/>
                                      <w:sz w:val="16"/>
                                      <w:szCs w:val="16"/>
                                    </w:rPr>
                                  </w:pPr>
                                  <w:r w:rsidRPr="009A212F">
                                    <w:rPr>
                                      <w:rFonts w:hint="eastAsia"/>
                                      <w:sz w:val="16"/>
                                      <w:szCs w:val="16"/>
                                      <w:lang w:eastAsia="zh-CN"/>
                                    </w:rPr>
                                    <w:t>0</w:t>
                                  </w:r>
                                  <w:r w:rsidRPr="009A212F">
                                    <w:rPr>
                                      <w:sz w:val="16"/>
                                      <w:szCs w:val="16"/>
                                      <w:lang w:eastAsia="zh-CN"/>
                                    </w:rPr>
                                    <w:t>.156</w:t>
                                  </w:r>
                                </w:p>
                              </w:tc>
                              <w:tc>
                                <w:tcPr>
                                  <w:tcW w:w="717" w:type="dxa"/>
                                  <w:tcBorders>
                                    <w:left w:val="nil"/>
                                    <w:right w:val="nil"/>
                                  </w:tcBorders>
                                </w:tcPr>
                                <w:p w14:paraId="372F03DC" w14:textId="77777777" w:rsidR="005055FA" w:rsidRPr="00C002A9" w:rsidRDefault="005055FA" w:rsidP="00B17BBC">
                                  <w:pPr>
                                    <w:jc w:val="center"/>
                                    <w:rPr>
                                      <w:rFonts w:eastAsia="宋体"/>
                                      <w:sz w:val="16"/>
                                      <w:szCs w:val="16"/>
                                    </w:rPr>
                                  </w:pPr>
                                  <w:r w:rsidRPr="009A212F">
                                    <w:rPr>
                                      <w:rFonts w:hint="eastAsia"/>
                                      <w:sz w:val="16"/>
                                      <w:szCs w:val="16"/>
                                      <w:lang w:eastAsia="zh-CN"/>
                                    </w:rPr>
                                    <w:t>0</w:t>
                                  </w:r>
                                  <w:r w:rsidRPr="009A212F">
                                    <w:rPr>
                                      <w:sz w:val="16"/>
                                      <w:szCs w:val="16"/>
                                      <w:lang w:eastAsia="zh-CN"/>
                                    </w:rPr>
                                    <w:t>.208</w:t>
                                  </w:r>
                                </w:p>
                              </w:tc>
                              <w:tc>
                                <w:tcPr>
                                  <w:tcW w:w="717" w:type="dxa"/>
                                  <w:tcBorders>
                                    <w:left w:val="nil"/>
                                    <w:right w:val="nil"/>
                                  </w:tcBorders>
                                </w:tcPr>
                                <w:p w14:paraId="21B3DB0D" w14:textId="77777777" w:rsidR="005055FA" w:rsidRPr="00C002A9" w:rsidRDefault="005055FA" w:rsidP="00B17BBC">
                                  <w:pPr>
                                    <w:jc w:val="center"/>
                                    <w:rPr>
                                      <w:rFonts w:eastAsia="宋体"/>
                                      <w:sz w:val="16"/>
                                      <w:szCs w:val="16"/>
                                    </w:rPr>
                                  </w:pPr>
                                  <w:r w:rsidRPr="009A212F">
                                    <w:rPr>
                                      <w:rFonts w:hint="eastAsia"/>
                                      <w:sz w:val="16"/>
                                      <w:szCs w:val="16"/>
                                      <w:lang w:eastAsia="zh-CN"/>
                                    </w:rPr>
                                    <w:t>0</w:t>
                                  </w:r>
                                  <w:r w:rsidRPr="009A212F">
                                    <w:rPr>
                                      <w:sz w:val="16"/>
                                      <w:szCs w:val="16"/>
                                      <w:lang w:eastAsia="zh-CN"/>
                                    </w:rPr>
                                    <w:t>.139</w:t>
                                  </w:r>
                                </w:p>
                              </w:tc>
                              <w:tc>
                                <w:tcPr>
                                  <w:tcW w:w="717" w:type="dxa"/>
                                  <w:tcBorders>
                                    <w:left w:val="nil"/>
                                    <w:right w:val="nil"/>
                                  </w:tcBorders>
                                </w:tcPr>
                                <w:p w14:paraId="0BE74A2F" w14:textId="77777777" w:rsidR="005055FA" w:rsidRPr="00C002A9" w:rsidRDefault="005055FA" w:rsidP="00B17BBC">
                                  <w:pPr>
                                    <w:jc w:val="center"/>
                                    <w:rPr>
                                      <w:rFonts w:eastAsia="宋体"/>
                                      <w:sz w:val="16"/>
                                      <w:szCs w:val="16"/>
                                    </w:rPr>
                                  </w:pPr>
                                  <w:r w:rsidRPr="009A212F">
                                    <w:rPr>
                                      <w:rFonts w:hint="eastAsia"/>
                                      <w:sz w:val="16"/>
                                      <w:szCs w:val="16"/>
                                      <w:lang w:eastAsia="zh-CN"/>
                                    </w:rPr>
                                    <w:t>0</w:t>
                                  </w:r>
                                  <w:r w:rsidRPr="009A212F">
                                    <w:rPr>
                                      <w:sz w:val="16"/>
                                      <w:szCs w:val="16"/>
                                      <w:lang w:eastAsia="zh-CN"/>
                                    </w:rPr>
                                    <w:t>.127</w:t>
                                  </w:r>
                                </w:p>
                              </w:tc>
                            </w:tr>
                            <w:tr w:rsidR="005055FA" w:rsidRPr="00C002A9" w14:paraId="76B8A595" w14:textId="77777777" w:rsidTr="00387F81">
                              <w:tc>
                                <w:tcPr>
                                  <w:tcW w:w="716" w:type="dxa"/>
                                  <w:tcBorders>
                                    <w:left w:val="nil"/>
                                  </w:tcBorders>
                                </w:tcPr>
                                <w:p w14:paraId="2DB4CA4E" w14:textId="77777777" w:rsidR="005055FA" w:rsidRPr="00C002A9" w:rsidRDefault="005055FA" w:rsidP="00B17BBC">
                                  <w:pPr>
                                    <w:jc w:val="center"/>
                                    <w:rPr>
                                      <w:rFonts w:eastAsia="宋体"/>
                                      <w:sz w:val="16"/>
                                      <w:szCs w:val="16"/>
                                    </w:rPr>
                                  </w:pPr>
                                  <w:r w:rsidRPr="00C002A9">
                                    <w:rPr>
                                      <w:rFonts w:eastAsia="宋体" w:hint="eastAsia"/>
                                      <w:sz w:val="16"/>
                                      <w:szCs w:val="16"/>
                                    </w:rPr>
                                    <w:t>N</w:t>
                                  </w:r>
                                  <w:r w:rsidRPr="00C002A9">
                                    <w:rPr>
                                      <w:rFonts w:eastAsia="宋体"/>
                                      <w:sz w:val="16"/>
                                      <w:szCs w:val="16"/>
                                    </w:rPr>
                                    <w:t>ame</w:t>
                                  </w:r>
                                </w:p>
                              </w:tc>
                              <w:tc>
                                <w:tcPr>
                                  <w:tcW w:w="717" w:type="dxa"/>
                                  <w:tcBorders>
                                    <w:right w:val="nil"/>
                                  </w:tcBorders>
                                </w:tcPr>
                                <w:p w14:paraId="0BC1D660" w14:textId="77777777" w:rsidR="005055FA" w:rsidRPr="00C002A9" w:rsidRDefault="005055FA" w:rsidP="00B17BBC">
                                  <w:pPr>
                                    <w:jc w:val="center"/>
                                    <w:rPr>
                                      <w:rFonts w:eastAsia="宋体"/>
                                      <w:sz w:val="16"/>
                                      <w:szCs w:val="16"/>
                                    </w:rPr>
                                  </w:pPr>
                                  <w:proofErr w:type="spellStart"/>
                                  <w:r w:rsidRPr="00C002A9">
                                    <w:rPr>
                                      <w:rFonts w:eastAsia="宋体" w:hint="eastAsia"/>
                                      <w:sz w:val="16"/>
                                      <w:szCs w:val="16"/>
                                    </w:rPr>
                                    <w:t>N</w:t>
                                  </w:r>
                                  <w:r w:rsidRPr="00C002A9">
                                    <w:rPr>
                                      <w:rFonts w:eastAsia="宋体"/>
                                      <w:sz w:val="16"/>
                                      <w:szCs w:val="16"/>
                                    </w:rPr>
                                    <w:t>Rf</w:t>
                                  </w:r>
                                  <w:proofErr w:type="spellEnd"/>
                                </w:p>
                              </w:tc>
                              <w:tc>
                                <w:tcPr>
                                  <w:tcW w:w="717" w:type="dxa"/>
                                  <w:tcBorders>
                                    <w:left w:val="nil"/>
                                    <w:right w:val="nil"/>
                                  </w:tcBorders>
                                </w:tcPr>
                                <w:p w14:paraId="2649D1A8" w14:textId="77777777" w:rsidR="005055FA" w:rsidRPr="00C002A9" w:rsidRDefault="005055FA" w:rsidP="00B17BBC">
                                  <w:pPr>
                                    <w:jc w:val="center"/>
                                    <w:rPr>
                                      <w:rFonts w:eastAsia="宋体"/>
                                      <w:sz w:val="16"/>
                                      <w:szCs w:val="16"/>
                                    </w:rPr>
                                  </w:pPr>
                                  <w:r w:rsidRPr="00C002A9">
                                    <w:rPr>
                                      <w:rFonts w:eastAsia="宋体" w:hint="eastAsia"/>
                                      <w:sz w:val="16"/>
                                      <w:szCs w:val="16"/>
                                    </w:rPr>
                                    <w:t>B</w:t>
                                  </w:r>
                                  <w:r w:rsidRPr="00C002A9">
                                    <w:rPr>
                                      <w:rFonts w:eastAsia="宋体"/>
                                      <w:sz w:val="16"/>
                                      <w:szCs w:val="16"/>
                                    </w:rPr>
                                    <w:t>PR</w:t>
                                  </w:r>
                                </w:p>
                              </w:tc>
                              <w:tc>
                                <w:tcPr>
                                  <w:tcW w:w="717" w:type="dxa"/>
                                  <w:tcBorders>
                                    <w:left w:val="nil"/>
                                    <w:right w:val="nil"/>
                                  </w:tcBorders>
                                </w:tcPr>
                                <w:p w14:paraId="78FCD705" w14:textId="77777777" w:rsidR="005055FA" w:rsidRPr="00C002A9" w:rsidRDefault="005055FA" w:rsidP="00B17BBC">
                                  <w:pPr>
                                    <w:jc w:val="center"/>
                                    <w:rPr>
                                      <w:rFonts w:eastAsia="宋体"/>
                                      <w:sz w:val="16"/>
                                      <w:szCs w:val="16"/>
                                    </w:rPr>
                                  </w:pPr>
                                  <w:proofErr w:type="spellStart"/>
                                  <w:r w:rsidRPr="00C002A9">
                                    <w:rPr>
                                      <w:rFonts w:eastAsia="宋体" w:hint="eastAsia"/>
                                      <w:sz w:val="16"/>
                                      <w:szCs w:val="16"/>
                                    </w:rPr>
                                    <w:t>h</w:t>
                                  </w:r>
                                  <w:r w:rsidRPr="00C002A9">
                                    <w:rPr>
                                      <w:rFonts w:eastAsia="宋体"/>
                                      <w:sz w:val="16"/>
                                      <w:szCs w:val="16"/>
                                    </w:rPr>
                                    <w:t>tBleed</w:t>
                                  </w:r>
                                  <w:proofErr w:type="spellEnd"/>
                                </w:p>
                              </w:tc>
                              <w:tc>
                                <w:tcPr>
                                  <w:tcW w:w="717" w:type="dxa"/>
                                  <w:tcBorders>
                                    <w:left w:val="nil"/>
                                    <w:right w:val="nil"/>
                                  </w:tcBorders>
                                </w:tcPr>
                                <w:p w14:paraId="16D1D57A" w14:textId="77777777" w:rsidR="005055FA" w:rsidRPr="00C002A9" w:rsidRDefault="005055FA" w:rsidP="00B17BBC">
                                  <w:pPr>
                                    <w:jc w:val="center"/>
                                    <w:rPr>
                                      <w:rFonts w:eastAsia="宋体"/>
                                      <w:sz w:val="16"/>
                                      <w:szCs w:val="16"/>
                                    </w:rPr>
                                  </w:pPr>
                                  <w:r w:rsidRPr="00C002A9">
                                    <w:rPr>
                                      <w:rFonts w:eastAsia="宋体" w:hint="eastAsia"/>
                                      <w:sz w:val="16"/>
                                      <w:szCs w:val="16"/>
                                    </w:rPr>
                                    <w:t>W</w:t>
                                  </w:r>
                                  <w:r w:rsidRPr="00C002A9">
                                    <w:rPr>
                                      <w:rFonts w:eastAsia="宋体"/>
                                      <w:sz w:val="16"/>
                                      <w:szCs w:val="16"/>
                                    </w:rPr>
                                    <w:t>31</w:t>
                                  </w:r>
                                </w:p>
                              </w:tc>
                              <w:tc>
                                <w:tcPr>
                                  <w:tcW w:w="717" w:type="dxa"/>
                                  <w:tcBorders>
                                    <w:left w:val="nil"/>
                                    <w:right w:val="nil"/>
                                  </w:tcBorders>
                                </w:tcPr>
                                <w:p w14:paraId="0AF76A23" w14:textId="77777777" w:rsidR="005055FA" w:rsidRPr="00C002A9" w:rsidRDefault="005055FA" w:rsidP="00B17BBC">
                                  <w:pPr>
                                    <w:jc w:val="center"/>
                                    <w:rPr>
                                      <w:rFonts w:eastAsia="宋体"/>
                                      <w:sz w:val="16"/>
                                      <w:szCs w:val="16"/>
                                    </w:rPr>
                                  </w:pPr>
                                  <w:r w:rsidRPr="00C002A9">
                                    <w:rPr>
                                      <w:rFonts w:eastAsia="宋体" w:hint="eastAsia"/>
                                      <w:sz w:val="16"/>
                                      <w:szCs w:val="16"/>
                                    </w:rPr>
                                    <w:t>W</w:t>
                                  </w:r>
                                  <w:r w:rsidRPr="00C002A9">
                                    <w:rPr>
                                      <w:rFonts w:eastAsia="宋体"/>
                                      <w:sz w:val="16"/>
                                      <w:szCs w:val="16"/>
                                    </w:rPr>
                                    <w:t>32</w:t>
                                  </w:r>
                                </w:p>
                              </w:tc>
                              <w:tc>
                                <w:tcPr>
                                  <w:tcW w:w="717" w:type="dxa"/>
                                  <w:tcBorders>
                                    <w:left w:val="nil"/>
                                    <w:right w:val="nil"/>
                                  </w:tcBorders>
                                </w:tcPr>
                                <w:p w14:paraId="50AF78C3" w14:textId="77777777" w:rsidR="005055FA" w:rsidRPr="00C002A9" w:rsidRDefault="005055FA" w:rsidP="00B17BBC">
                                  <w:pPr>
                                    <w:jc w:val="center"/>
                                    <w:rPr>
                                      <w:rFonts w:eastAsia="宋体"/>
                                      <w:sz w:val="16"/>
                                      <w:szCs w:val="16"/>
                                      <w:lang w:eastAsia="zh-CN"/>
                                    </w:rPr>
                                  </w:pPr>
                                  <w:r w:rsidRPr="009A212F">
                                    <w:rPr>
                                      <w:rFonts w:eastAsia="宋体" w:hint="eastAsia"/>
                                      <w:sz w:val="16"/>
                                      <w:szCs w:val="16"/>
                                      <w:lang w:eastAsia="zh-CN"/>
                                    </w:rPr>
                                    <w:t>H</w:t>
                                  </w:r>
                                  <w:r w:rsidRPr="009A212F">
                                    <w:rPr>
                                      <w:rFonts w:eastAsia="宋体"/>
                                      <w:sz w:val="16"/>
                                      <w:szCs w:val="16"/>
                                      <w:lang w:eastAsia="zh-CN"/>
                                    </w:rPr>
                                    <w:t>I</w:t>
                                  </w:r>
                                </w:p>
                              </w:tc>
                            </w:tr>
                            <w:tr w:rsidR="005055FA" w:rsidRPr="00C002A9" w14:paraId="4E2B620F" w14:textId="77777777" w:rsidTr="00387F81">
                              <w:tc>
                                <w:tcPr>
                                  <w:tcW w:w="716" w:type="dxa"/>
                                  <w:tcBorders>
                                    <w:left w:val="nil"/>
                                    <w:bottom w:val="double" w:sz="4" w:space="0" w:color="auto"/>
                                  </w:tcBorders>
                                </w:tcPr>
                                <w:p w14:paraId="24B52FAE" w14:textId="77777777" w:rsidR="005055FA" w:rsidRPr="00C002A9" w:rsidRDefault="005055FA" w:rsidP="00B17BBC">
                                  <w:pPr>
                                    <w:jc w:val="center"/>
                                    <w:rPr>
                                      <w:rFonts w:eastAsia="宋体"/>
                                      <w:sz w:val="16"/>
                                      <w:szCs w:val="16"/>
                                    </w:rPr>
                                  </w:pPr>
                                  <w:r w:rsidRPr="00C002A9">
                                    <w:rPr>
                                      <w:rFonts w:eastAsia="宋体" w:hint="eastAsia"/>
                                      <w:sz w:val="16"/>
                                      <w:szCs w:val="16"/>
                                    </w:rPr>
                                    <w:t>Error</w:t>
                                  </w:r>
                                </w:p>
                              </w:tc>
                              <w:tc>
                                <w:tcPr>
                                  <w:tcW w:w="717" w:type="dxa"/>
                                  <w:tcBorders>
                                    <w:bottom w:val="double" w:sz="4" w:space="0" w:color="auto"/>
                                    <w:right w:val="nil"/>
                                  </w:tcBorders>
                                </w:tcPr>
                                <w:p w14:paraId="55F2E513" w14:textId="77777777" w:rsidR="005055FA" w:rsidRPr="00C002A9" w:rsidRDefault="005055FA" w:rsidP="00B17BBC">
                                  <w:pPr>
                                    <w:jc w:val="center"/>
                                    <w:rPr>
                                      <w:rFonts w:eastAsia="宋体"/>
                                      <w:sz w:val="16"/>
                                      <w:szCs w:val="16"/>
                                    </w:rPr>
                                  </w:pPr>
                                  <w:r w:rsidRPr="009A212F">
                                    <w:rPr>
                                      <w:rFonts w:hint="eastAsia"/>
                                      <w:sz w:val="16"/>
                                      <w:szCs w:val="16"/>
                                      <w:lang w:eastAsia="zh-CN"/>
                                    </w:rPr>
                                    <w:t>0</w:t>
                                  </w:r>
                                  <w:r w:rsidRPr="009A212F">
                                    <w:rPr>
                                      <w:sz w:val="16"/>
                                      <w:szCs w:val="16"/>
                                      <w:lang w:eastAsia="zh-CN"/>
                                    </w:rPr>
                                    <w:t>.288</w:t>
                                  </w:r>
                                </w:p>
                              </w:tc>
                              <w:tc>
                                <w:tcPr>
                                  <w:tcW w:w="717" w:type="dxa"/>
                                  <w:tcBorders>
                                    <w:left w:val="nil"/>
                                    <w:bottom w:val="double" w:sz="4" w:space="0" w:color="auto"/>
                                    <w:right w:val="nil"/>
                                  </w:tcBorders>
                                </w:tcPr>
                                <w:p w14:paraId="624AF2F3" w14:textId="77777777" w:rsidR="005055FA" w:rsidRPr="00C002A9" w:rsidRDefault="005055FA" w:rsidP="00B17BBC">
                                  <w:pPr>
                                    <w:jc w:val="center"/>
                                    <w:rPr>
                                      <w:rFonts w:eastAsia="宋体"/>
                                      <w:sz w:val="16"/>
                                      <w:szCs w:val="16"/>
                                    </w:rPr>
                                  </w:pPr>
                                  <w:r w:rsidRPr="009A212F">
                                    <w:rPr>
                                      <w:rFonts w:hint="eastAsia"/>
                                      <w:sz w:val="16"/>
                                      <w:szCs w:val="16"/>
                                      <w:lang w:eastAsia="zh-CN"/>
                                    </w:rPr>
                                    <w:t>0</w:t>
                                  </w:r>
                                  <w:r w:rsidRPr="009A212F">
                                    <w:rPr>
                                      <w:sz w:val="16"/>
                                      <w:szCs w:val="16"/>
                                      <w:lang w:eastAsia="zh-CN"/>
                                    </w:rPr>
                                    <w:t>.182</w:t>
                                  </w:r>
                                </w:p>
                              </w:tc>
                              <w:tc>
                                <w:tcPr>
                                  <w:tcW w:w="717" w:type="dxa"/>
                                  <w:tcBorders>
                                    <w:left w:val="nil"/>
                                    <w:bottom w:val="double" w:sz="4" w:space="0" w:color="auto"/>
                                    <w:right w:val="nil"/>
                                  </w:tcBorders>
                                </w:tcPr>
                                <w:p w14:paraId="70574771" w14:textId="77777777" w:rsidR="005055FA" w:rsidRPr="00C002A9" w:rsidRDefault="005055FA" w:rsidP="00B17BBC">
                                  <w:pPr>
                                    <w:jc w:val="center"/>
                                    <w:rPr>
                                      <w:rFonts w:eastAsia="宋体"/>
                                      <w:sz w:val="16"/>
                                      <w:szCs w:val="16"/>
                                    </w:rPr>
                                  </w:pPr>
                                  <w:r w:rsidRPr="009A212F">
                                    <w:rPr>
                                      <w:rFonts w:hint="eastAsia"/>
                                      <w:sz w:val="16"/>
                                      <w:szCs w:val="16"/>
                                      <w:lang w:eastAsia="zh-CN"/>
                                    </w:rPr>
                                    <w:t>0</w:t>
                                  </w:r>
                                  <w:r w:rsidRPr="009A212F">
                                    <w:rPr>
                                      <w:sz w:val="16"/>
                                      <w:szCs w:val="16"/>
                                      <w:lang w:eastAsia="zh-CN"/>
                                    </w:rPr>
                                    <w:t>.244</w:t>
                                  </w:r>
                                </w:p>
                              </w:tc>
                              <w:tc>
                                <w:tcPr>
                                  <w:tcW w:w="717" w:type="dxa"/>
                                  <w:tcBorders>
                                    <w:left w:val="nil"/>
                                    <w:bottom w:val="double" w:sz="4" w:space="0" w:color="auto"/>
                                    <w:right w:val="nil"/>
                                  </w:tcBorders>
                                </w:tcPr>
                                <w:p w14:paraId="5F5C9ADB" w14:textId="77777777" w:rsidR="005055FA" w:rsidRPr="00C002A9" w:rsidRDefault="005055FA" w:rsidP="00B17BBC">
                                  <w:pPr>
                                    <w:jc w:val="center"/>
                                    <w:rPr>
                                      <w:rFonts w:eastAsia="宋体"/>
                                      <w:sz w:val="16"/>
                                      <w:szCs w:val="16"/>
                                    </w:rPr>
                                  </w:pPr>
                                  <w:r w:rsidRPr="009A212F">
                                    <w:rPr>
                                      <w:sz w:val="16"/>
                                      <w:szCs w:val="16"/>
                                      <w:lang w:eastAsia="zh-CN"/>
                                    </w:rPr>
                                    <w:t>0.244</w:t>
                                  </w:r>
                                </w:p>
                              </w:tc>
                              <w:tc>
                                <w:tcPr>
                                  <w:tcW w:w="717" w:type="dxa"/>
                                  <w:tcBorders>
                                    <w:left w:val="nil"/>
                                    <w:bottom w:val="double" w:sz="4" w:space="0" w:color="auto"/>
                                    <w:right w:val="nil"/>
                                  </w:tcBorders>
                                </w:tcPr>
                                <w:p w14:paraId="7EADB778" w14:textId="77777777" w:rsidR="005055FA" w:rsidRPr="00C002A9" w:rsidRDefault="005055FA" w:rsidP="00B17BBC">
                                  <w:pPr>
                                    <w:jc w:val="center"/>
                                    <w:rPr>
                                      <w:rFonts w:eastAsia="宋体"/>
                                      <w:sz w:val="16"/>
                                      <w:szCs w:val="16"/>
                                    </w:rPr>
                                  </w:pPr>
                                  <w:r w:rsidRPr="009A212F">
                                    <w:rPr>
                                      <w:rFonts w:hint="eastAsia"/>
                                      <w:sz w:val="16"/>
                                      <w:szCs w:val="16"/>
                                      <w:lang w:eastAsia="zh-CN"/>
                                    </w:rPr>
                                    <w:t>0</w:t>
                                  </w:r>
                                  <w:r w:rsidRPr="009A212F">
                                    <w:rPr>
                                      <w:sz w:val="16"/>
                                      <w:szCs w:val="16"/>
                                      <w:lang w:eastAsia="zh-CN"/>
                                    </w:rPr>
                                    <w:t>.191</w:t>
                                  </w:r>
                                </w:p>
                              </w:tc>
                              <w:tc>
                                <w:tcPr>
                                  <w:tcW w:w="717" w:type="dxa"/>
                                  <w:tcBorders>
                                    <w:left w:val="nil"/>
                                    <w:bottom w:val="double" w:sz="4" w:space="0" w:color="auto"/>
                                    <w:right w:val="nil"/>
                                  </w:tcBorders>
                                </w:tcPr>
                                <w:p w14:paraId="696476B8" w14:textId="77777777" w:rsidR="005055FA" w:rsidRPr="00C002A9" w:rsidRDefault="005055FA" w:rsidP="00B17BBC">
                                  <w:pPr>
                                    <w:jc w:val="center"/>
                                    <w:rPr>
                                      <w:rFonts w:eastAsia="宋体"/>
                                      <w:sz w:val="16"/>
                                      <w:szCs w:val="16"/>
                                    </w:rPr>
                                  </w:pPr>
                                  <w:r w:rsidRPr="009A212F">
                                    <w:rPr>
                                      <w:rFonts w:hint="eastAsia"/>
                                      <w:sz w:val="16"/>
                                      <w:szCs w:val="16"/>
                                      <w:lang w:eastAsia="zh-CN"/>
                                    </w:rPr>
                                    <w:t>0</w:t>
                                  </w:r>
                                  <w:r w:rsidRPr="009A212F">
                                    <w:rPr>
                                      <w:sz w:val="16"/>
                                      <w:szCs w:val="16"/>
                                      <w:lang w:eastAsia="zh-CN"/>
                                    </w:rPr>
                                    <w:t>.134</w:t>
                                  </w:r>
                                </w:p>
                              </w:tc>
                            </w:tr>
                          </w:tbl>
                          <w:p w14:paraId="715DC4E5" w14:textId="77777777" w:rsidR="005055FA" w:rsidRDefault="005055FA" w:rsidP="005055FA"/>
                        </w:txbxContent>
                      </wps:txbx>
                      <wps:bodyPr rot="0" vert="horz" wrap="square" lIns="0" tIns="0" rIns="0" bIns="0" anchor="t" anchorCtr="0" upright="1">
                        <a:noAutofit/>
                      </wps:bodyPr>
                    </wps:wsp>
                  </a:graphicData>
                </a:graphic>
              </wp:inline>
            </w:drawing>
          </mc:Choice>
          <mc:Fallback>
            <w:pict>
              <v:shape w14:anchorId="769D285A" id="_x0000_s1042" type="#_x0000_t202" style="width:251.45pt;height:23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" stroked="f">
                <v:textbox inset="0,0,0,0">
                  <w:txbxContent>
                    <w:p w14:paraId="791B54B8" w14:textId="1A1FB384" w:rsidR="005055FA" w:rsidRDefault="005055FA" w:rsidP="005055FA">
                      <w:pPr>
                        <w:pStyle w:val="TableTitle"/>
                        <w:rPr>
                          <w:lang w:eastAsia="zh-CN"/>
                        </w:rPr>
                      </w:pPr>
                      <w:r>
                        <w:t>TABLE</w:t>
                      </w:r>
                      <w:r>
                        <w:rPr>
                          <w:lang w:eastAsia="zh-CN"/>
                        </w:rPr>
                        <w:t xml:space="preserve"> </w:t>
                      </w:r>
                      <w:r w:rsidR="00994B35">
                        <w:rPr>
                          <w:lang w:eastAsia="zh-CN"/>
                        </w:rPr>
                        <w:t>VI</w:t>
                      </w:r>
                    </w:p>
                    <w:p w14:paraId="288E0032" w14:textId="77777777" w:rsidR="005055FA" w:rsidRPr="00DF24BB" w:rsidRDefault="005055FA" w:rsidP="005055FA">
                      <w:pPr>
                        <w:pStyle w:val="TableTitle"/>
                      </w:pPr>
                      <w:r w:rsidRPr="00DF24BB">
                        <w:t xml:space="preserve">RUL </w:t>
                      </w:r>
                      <w:r>
                        <w:t>prediction</w:t>
                      </w:r>
                      <w:r w:rsidRPr="00DF24BB">
                        <w:t xml:space="preserve"> error</w:t>
                      </w:r>
                      <w:r>
                        <w:t>s</w:t>
                      </w:r>
                      <w:r w:rsidRPr="00DF24BB">
                        <w:t xml:space="preserve"> </w:t>
                      </w:r>
                      <w:r>
                        <w:t>based on HI</w:t>
                      </w:r>
                      <w:r w:rsidRPr="00DF24BB">
                        <w:t xml:space="preserve"> </w:t>
                      </w:r>
                      <w:r>
                        <w:t>(</w:t>
                      </w:r>
                      <w:r w:rsidRPr="00DF24BB">
                        <w:t xml:space="preserve">the </w:t>
                      </w:r>
                      <w:r>
                        <w:t>p</w:t>
                      </w:r>
                      <w:r w:rsidRPr="00DF24BB">
                        <w:t>roposed method</w:t>
                      </w:r>
                      <w:r>
                        <w:t xml:space="preserve">) and each single sensor signal </w:t>
                      </w:r>
                      <w:r w:rsidRPr="00D10E08">
                        <w:t xml:space="preserve">under </w:t>
                      </w:r>
                      <w:r>
                        <w:t>loss mode a</w:t>
                      </w:r>
                      <w:r w:rsidRPr="00D10E08">
                        <w:t>.</w:t>
                      </w:r>
                    </w:p>
                    <w:tbl>
                      <w:tblPr>
                        <w:tblStyle w:val="af5"/>
                        <w:tblW w:w="0" w:type="auto"/>
                        <w:tblLook w:val="04A0" w:firstRow="1" w:lastRow="0" w:firstColumn="1" w:lastColumn="0" w:noHBand="0" w:noVBand="1"/>
                      </w:tblPr>
                      <w:tblGrid>
                        <w:gridCol w:w="716"/>
                        <w:gridCol w:w="717"/>
                        <w:gridCol w:w="717"/>
                        <w:gridCol w:w="717"/>
                        <w:gridCol w:w="717"/>
                        <w:gridCol w:w="717"/>
                        <w:gridCol w:w="717"/>
                      </w:tblGrid>
                      <w:tr w:rsidR="005055FA" w:rsidRPr="00C002A9" w14:paraId="207E1863" w14:textId="77777777" w:rsidTr="00387F81">
                        <w:tc>
                          <w:tcPr>
                            <w:tcW w:w="5018" w:type="dxa"/>
                            <w:gridSpan w:val="7"/>
                            <w:tcBorders>
                              <w:top w:val="double" w:sz="4" w:space="0" w:color="auto"/>
                              <w:left w:val="nil"/>
                              <w:right w:val="nil"/>
                            </w:tcBorders>
                          </w:tcPr>
                          <w:p w14:paraId="6AAA40A0" w14:textId="77777777" w:rsidR="005055FA" w:rsidRPr="009A212F" w:rsidRDefault="005055FA" w:rsidP="00B17BBC">
                            <w:pPr>
                              <w:rPr>
                                <w:rFonts w:eastAsia="宋体"/>
                                <w:sz w:val="16"/>
                                <w:szCs w:val="16"/>
                              </w:rPr>
                            </w:pPr>
                            <w:bookmarkStart w:id="301" w:name="_Hlk93828956"/>
                            <w:r w:rsidRPr="009A212F">
                              <w:rPr>
                                <w:rFonts w:eastAsia="宋体"/>
                                <w:b/>
                                <w:bCs/>
                                <w:sz w:val="16"/>
                                <w:szCs w:val="16"/>
                                <w:lang w:val="en-US"/>
                              </w:rPr>
                              <w:t>Missing rate</w:t>
                            </w:r>
                            <w:r w:rsidRPr="009A212F">
                              <w:rPr>
                                <w:rFonts w:eastAsia="宋体" w:hint="eastAsia"/>
                                <w:b/>
                                <w:bCs/>
                                <w:sz w:val="16"/>
                                <w:szCs w:val="16"/>
                                <w:lang w:val="en-US"/>
                              </w:rPr>
                              <w:t>:</w:t>
                            </w:r>
                            <w:r w:rsidRPr="009A212F">
                              <w:rPr>
                                <w:rFonts w:eastAsia="宋体"/>
                                <w:b/>
                                <w:bCs/>
                                <w:sz w:val="16"/>
                                <w:szCs w:val="16"/>
                                <w:lang w:val="en-US"/>
                              </w:rPr>
                              <w:t xml:space="preserve"> 0.1</w:t>
                            </w:r>
                          </w:p>
                        </w:tc>
                      </w:tr>
                      <w:tr w:rsidR="005055FA" w:rsidRPr="00C002A9" w14:paraId="3575BC4D" w14:textId="77777777" w:rsidTr="00387F81">
                        <w:tc>
                          <w:tcPr>
                            <w:tcW w:w="716" w:type="dxa"/>
                            <w:tcBorders>
                              <w:top w:val="single" w:sz="4" w:space="0" w:color="auto"/>
                              <w:left w:val="nil"/>
                            </w:tcBorders>
                          </w:tcPr>
                          <w:p w14:paraId="207A54C6" w14:textId="77777777" w:rsidR="005055FA" w:rsidRPr="00C002A9" w:rsidRDefault="005055FA" w:rsidP="00B17BBC">
                            <w:pPr>
                              <w:jc w:val="center"/>
                              <w:rPr>
                                <w:rFonts w:eastAsia="宋体"/>
                                <w:sz w:val="16"/>
                                <w:szCs w:val="16"/>
                              </w:rPr>
                            </w:pPr>
                            <w:r w:rsidRPr="00C002A9">
                              <w:rPr>
                                <w:rFonts w:eastAsia="宋体" w:hint="eastAsia"/>
                                <w:sz w:val="16"/>
                                <w:szCs w:val="16"/>
                              </w:rPr>
                              <w:t>N</w:t>
                            </w:r>
                            <w:r w:rsidRPr="00C002A9">
                              <w:rPr>
                                <w:rFonts w:eastAsia="宋体"/>
                                <w:sz w:val="16"/>
                                <w:szCs w:val="16"/>
                              </w:rPr>
                              <w:t>ame</w:t>
                            </w:r>
                          </w:p>
                        </w:tc>
                        <w:tc>
                          <w:tcPr>
                            <w:tcW w:w="717" w:type="dxa"/>
                            <w:tcBorders>
                              <w:top w:val="single" w:sz="4" w:space="0" w:color="auto"/>
                              <w:right w:val="nil"/>
                            </w:tcBorders>
                          </w:tcPr>
                          <w:p w14:paraId="1012FC5C" w14:textId="77777777" w:rsidR="005055FA" w:rsidRPr="00C002A9" w:rsidRDefault="005055FA" w:rsidP="00B17BBC">
                            <w:pPr>
                              <w:jc w:val="center"/>
                              <w:rPr>
                                <w:rFonts w:eastAsia="宋体"/>
                                <w:sz w:val="16"/>
                                <w:szCs w:val="16"/>
                              </w:rPr>
                            </w:pPr>
                            <w:r w:rsidRPr="00C002A9">
                              <w:rPr>
                                <w:rFonts w:eastAsia="宋体" w:hint="eastAsia"/>
                                <w:sz w:val="16"/>
                                <w:szCs w:val="16"/>
                              </w:rPr>
                              <w:t>T</w:t>
                            </w:r>
                            <w:r w:rsidRPr="00C002A9">
                              <w:rPr>
                                <w:rFonts w:eastAsia="宋体"/>
                                <w:sz w:val="16"/>
                                <w:szCs w:val="16"/>
                              </w:rPr>
                              <w:t>24</w:t>
                            </w:r>
                          </w:p>
                        </w:tc>
                        <w:tc>
                          <w:tcPr>
                            <w:tcW w:w="717" w:type="dxa"/>
                            <w:tcBorders>
                              <w:top w:val="single" w:sz="4" w:space="0" w:color="auto"/>
                              <w:left w:val="nil"/>
                              <w:right w:val="nil"/>
                            </w:tcBorders>
                          </w:tcPr>
                          <w:p w14:paraId="43681363" w14:textId="77777777" w:rsidR="005055FA" w:rsidRPr="00C002A9" w:rsidRDefault="005055FA" w:rsidP="00B17BBC">
                            <w:pPr>
                              <w:jc w:val="center"/>
                              <w:rPr>
                                <w:rFonts w:eastAsia="宋体"/>
                                <w:sz w:val="16"/>
                                <w:szCs w:val="16"/>
                              </w:rPr>
                            </w:pPr>
                            <w:r w:rsidRPr="00C002A9">
                              <w:rPr>
                                <w:rFonts w:eastAsia="宋体" w:hint="eastAsia"/>
                                <w:sz w:val="16"/>
                                <w:szCs w:val="16"/>
                              </w:rPr>
                              <w:t>T</w:t>
                            </w:r>
                            <w:r w:rsidRPr="00C002A9">
                              <w:rPr>
                                <w:rFonts w:eastAsia="宋体"/>
                                <w:sz w:val="16"/>
                                <w:szCs w:val="16"/>
                              </w:rPr>
                              <w:t>50</w:t>
                            </w:r>
                          </w:p>
                        </w:tc>
                        <w:tc>
                          <w:tcPr>
                            <w:tcW w:w="717" w:type="dxa"/>
                            <w:tcBorders>
                              <w:top w:val="single" w:sz="4" w:space="0" w:color="auto"/>
                              <w:left w:val="nil"/>
                              <w:right w:val="nil"/>
                            </w:tcBorders>
                          </w:tcPr>
                          <w:p w14:paraId="0ABC9F20" w14:textId="77777777" w:rsidR="005055FA" w:rsidRPr="00C002A9" w:rsidRDefault="005055FA" w:rsidP="00B17BBC">
                            <w:pPr>
                              <w:jc w:val="center"/>
                              <w:rPr>
                                <w:rFonts w:eastAsia="宋体"/>
                                <w:sz w:val="16"/>
                                <w:szCs w:val="16"/>
                              </w:rPr>
                            </w:pPr>
                            <w:r w:rsidRPr="00C002A9">
                              <w:rPr>
                                <w:rFonts w:eastAsia="宋体" w:hint="eastAsia"/>
                                <w:sz w:val="16"/>
                                <w:szCs w:val="16"/>
                              </w:rPr>
                              <w:t>P</w:t>
                            </w:r>
                            <w:r w:rsidRPr="00C002A9">
                              <w:rPr>
                                <w:rFonts w:eastAsia="宋体"/>
                                <w:sz w:val="16"/>
                                <w:szCs w:val="16"/>
                              </w:rPr>
                              <w:t>30</w:t>
                            </w:r>
                          </w:p>
                        </w:tc>
                        <w:tc>
                          <w:tcPr>
                            <w:tcW w:w="717" w:type="dxa"/>
                            <w:tcBorders>
                              <w:top w:val="single" w:sz="4" w:space="0" w:color="auto"/>
                              <w:left w:val="nil"/>
                              <w:right w:val="nil"/>
                            </w:tcBorders>
                          </w:tcPr>
                          <w:p w14:paraId="01314028" w14:textId="77777777" w:rsidR="005055FA" w:rsidRPr="00C002A9" w:rsidRDefault="005055FA" w:rsidP="00B17BBC">
                            <w:pPr>
                              <w:jc w:val="center"/>
                              <w:rPr>
                                <w:rFonts w:eastAsia="宋体"/>
                                <w:sz w:val="16"/>
                                <w:szCs w:val="16"/>
                              </w:rPr>
                            </w:pPr>
                            <w:proofErr w:type="spellStart"/>
                            <w:r w:rsidRPr="00C002A9">
                              <w:rPr>
                                <w:rFonts w:eastAsia="宋体" w:hint="eastAsia"/>
                                <w:sz w:val="16"/>
                                <w:szCs w:val="16"/>
                              </w:rPr>
                              <w:t>N</w:t>
                            </w:r>
                            <w:r w:rsidRPr="00C002A9">
                              <w:rPr>
                                <w:rFonts w:eastAsia="宋体"/>
                                <w:sz w:val="16"/>
                                <w:szCs w:val="16"/>
                              </w:rPr>
                              <w:t>f</w:t>
                            </w:r>
                            <w:proofErr w:type="spellEnd"/>
                          </w:p>
                        </w:tc>
                        <w:tc>
                          <w:tcPr>
                            <w:tcW w:w="717" w:type="dxa"/>
                            <w:tcBorders>
                              <w:top w:val="single" w:sz="4" w:space="0" w:color="auto"/>
                              <w:left w:val="nil"/>
                              <w:right w:val="nil"/>
                            </w:tcBorders>
                          </w:tcPr>
                          <w:p w14:paraId="5976F47A" w14:textId="77777777" w:rsidR="005055FA" w:rsidRPr="00C002A9" w:rsidRDefault="005055FA" w:rsidP="00B17BBC">
                            <w:pPr>
                              <w:jc w:val="center"/>
                              <w:rPr>
                                <w:rFonts w:eastAsia="宋体"/>
                                <w:sz w:val="16"/>
                                <w:szCs w:val="16"/>
                              </w:rPr>
                            </w:pPr>
                            <w:r w:rsidRPr="00C002A9">
                              <w:rPr>
                                <w:rFonts w:eastAsia="宋体" w:hint="eastAsia"/>
                                <w:sz w:val="16"/>
                                <w:szCs w:val="16"/>
                              </w:rPr>
                              <w:t>P</w:t>
                            </w:r>
                            <w:r w:rsidRPr="00C002A9">
                              <w:rPr>
                                <w:rFonts w:eastAsia="宋体"/>
                                <w:sz w:val="16"/>
                                <w:szCs w:val="16"/>
                              </w:rPr>
                              <w:t>s30</w:t>
                            </w:r>
                          </w:p>
                        </w:tc>
                        <w:tc>
                          <w:tcPr>
                            <w:tcW w:w="717" w:type="dxa"/>
                            <w:tcBorders>
                              <w:top w:val="single" w:sz="4" w:space="0" w:color="auto"/>
                              <w:left w:val="nil"/>
                              <w:right w:val="nil"/>
                            </w:tcBorders>
                          </w:tcPr>
                          <w:p w14:paraId="438DE422" w14:textId="77777777" w:rsidR="005055FA" w:rsidRPr="00C002A9" w:rsidRDefault="005055FA" w:rsidP="00B17BBC">
                            <w:pPr>
                              <w:jc w:val="center"/>
                              <w:rPr>
                                <w:rFonts w:eastAsia="宋体"/>
                                <w:sz w:val="16"/>
                                <w:szCs w:val="16"/>
                              </w:rPr>
                            </w:pPr>
                            <w:r w:rsidRPr="00C002A9">
                              <w:rPr>
                                <w:rFonts w:eastAsia="宋体" w:hint="eastAsia"/>
                                <w:sz w:val="16"/>
                                <w:szCs w:val="16"/>
                              </w:rPr>
                              <w:t>p</w:t>
                            </w:r>
                            <w:r w:rsidRPr="00C002A9">
                              <w:rPr>
                                <w:rFonts w:eastAsia="宋体"/>
                                <w:sz w:val="16"/>
                                <w:szCs w:val="16"/>
                              </w:rPr>
                              <w:t>hi</w:t>
                            </w:r>
                          </w:p>
                        </w:tc>
                      </w:tr>
                      <w:tr w:rsidR="005055FA" w:rsidRPr="00C002A9" w14:paraId="2898FB63" w14:textId="77777777" w:rsidTr="00387F81">
                        <w:tc>
                          <w:tcPr>
                            <w:tcW w:w="716" w:type="dxa"/>
                            <w:tcBorders>
                              <w:left w:val="nil"/>
                            </w:tcBorders>
                          </w:tcPr>
                          <w:p w14:paraId="00C5A88C" w14:textId="77777777" w:rsidR="005055FA" w:rsidRPr="00C002A9" w:rsidRDefault="005055FA" w:rsidP="00B17BBC">
                            <w:pPr>
                              <w:jc w:val="center"/>
                              <w:rPr>
                                <w:rFonts w:eastAsia="宋体"/>
                                <w:sz w:val="16"/>
                                <w:szCs w:val="16"/>
                              </w:rPr>
                            </w:pPr>
                            <w:r w:rsidRPr="00C002A9">
                              <w:rPr>
                                <w:rFonts w:eastAsia="宋体"/>
                                <w:sz w:val="16"/>
                                <w:szCs w:val="16"/>
                              </w:rPr>
                              <w:t>E</w:t>
                            </w:r>
                            <w:r w:rsidRPr="00C002A9">
                              <w:rPr>
                                <w:rFonts w:eastAsia="宋体" w:hint="eastAsia"/>
                                <w:sz w:val="16"/>
                                <w:szCs w:val="16"/>
                              </w:rPr>
                              <w:t>rror</w:t>
                            </w:r>
                          </w:p>
                        </w:tc>
                        <w:tc>
                          <w:tcPr>
                            <w:tcW w:w="717" w:type="dxa"/>
                            <w:tcBorders>
                              <w:right w:val="nil"/>
                            </w:tcBorders>
                          </w:tcPr>
                          <w:p w14:paraId="39DFBCC8" w14:textId="77777777" w:rsidR="005055FA" w:rsidRPr="00C002A9" w:rsidRDefault="005055FA" w:rsidP="00B17BBC">
                            <w:pPr>
                              <w:jc w:val="center"/>
                              <w:rPr>
                                <w:rFonts w:eastAsia="宋体"/>
                                <w:sz w:val="16"/>
                                <w:szCs w:val="16"/>
                              </w:rPr>
                            </w:pPr>
                            <w:r w:rsidRPr="009A212F">
                              <w:rPr>
                                <w:rFonts w:hint="eastAsia"/>
                                <w:sz w:val="16"/>
                                <w:szCs w:val="16"/>
                                <w:lang w:eastAsia="zh-CN"/>
                              </w:rPr>
                              <w:t>0</w:t>
                            </w:r>
                            <w:r w:rsidRPr="009A212F">
                              <w:rPr>
                                <w:sz w:val="16"/>
                                <w:szCs w:val="16"/>
                                <w:lang w:eastAsia="zh-CN"/>
                              </w:rPr>
                              <w:t>.122</w:t>
                            </w:r>
                          </w:p>
                        </w:tc>
                        <w:tc>
                          <w:tcPr>
                            <w:tcW w:w="717" w:type="dxa"/>
                            <w:tcBorders>
                              <w:left w:val="nil"/>
                              <w:right w:val="nil"/>
                            </w:tcBorders>
                          </w:tcPr>
                          <w:p w14:paraId="575A07CB" w14:textId="77777777" w:rsidR="005055FA" w:rsidRPr="00C002A9" w:rsidRDefault="005055FA" w:rsidP="00B17BBC">
                            <w:pPr>
                              <w:jc w:val="center"/>
                              <w:rPr>
                                <w:rFonts w:eastAsia="宋体"/>
                                <w:sz w:val="16"/>
                                <w:szCs w:val="16"/>
                              </w:rPr>
                            </w:pPr>
                            <w:r w:rsidRPr="009A212F">
                              <w:rPr>
                                <w:rFonts w:hint="eastAsia"/>
                                <w:sz w:val="16"/>
                                <w:szCs w:val="16"/>
                                <w:lang w:eastAsia="zh-CN"/>
                              </w:rPr>
                              <w:t>0</w:t>
                            </w:r>
                            <w:r w:rsidRPr="009A212F">
                              <w:rPr>
                                <w:sz w:val="16"/>
                                <w:szCs w:val="16"/>
                                <w:lang w:eastAsia="zh-CN"/>
                              </w:rPr>
                              <w:t>.100</w:t>
                            </w:r>
                          </w:p>
                        </w:tc>
                        <w:tc>
                          <w:tcPr>
                            <w:tcW w:w="717" w:type="dxa"/>
                            <w:tcBorders>
                              <w:left w:val="nil"/>
                              <w:right w:val="nil"/>
                            </w:tcBorders>
                          </w:tcPr>
                          <w:p w14:paraId="33E9D276" w14:textId="77777777" w:rsidR="005055FA" w:rsidRPr="00C002A9" w:rsidRDefault="005055FA" w:rsidP="00B17BBC">
                            <w:pPr>
                              <w:jc w:val="center"/>
                              <w:rPr>
                                <w:rFonts w:eastAsia="宋体"/>
                                <w:sz w:val="16"/>
                                <w:szCs w:val="16"/>
                              </w:rPr>
                            </w:pPr>
                            <w:r w:rsidRPr="009A212F">
                              <w:rPr>
                                <w:rFonts w:hint="eastAsia"/>
                                <w:sz w:val="16"/>
                                <w:szCs w:val="16"/>
                                <w:lang w:eastAsia="zh-CN"/>
                              </w:rPr>
                              <w:t>0</w:t>
                            </w:r>
                            <w:r w:rsidRPr="009A212F">
                              <w:rPr>
                                <w:sz w:val="16"/>
                                <w:szCs w:val="16"/>
                                <w:lang w:eastAsia="zh-CN"/>
                              </w:rPr>
                              <w:t>.107</w:t>
                            </w:r>
                          </w:p>
                        </w:tc>
                        <w:tc>
                          <w:tcPr>
                            <w:tcW w:w="717" w:type="dxa"/>
                            <w:tcBorders>
                              <w:left w:val="nil"/>
                              <w:right w:val="nil"/>
                            </w:tcBorders>
                          </w:tcPr>
                          <w:p w14:paraId="2C3BB8EF" w14:textId="77777777" w:rsidR="005055FA" w:rsidRPr="00C002A9" w:rsidRDefault="005055FA" w:rsidP="00B17BBC">
                            <w:pPr>
                              <w:jc w:val="center"/>
                              <w:rPr>
                                <w:rFonts w:eastAsia="宋体"/>
                                <w:sz w:val="16"/>
                                <w:szCs w:val="16"/>
                              </w:rPr>
                            </w:pPr>
                            <w:r w:rsidRPr="009A212F">
                              <w:rPr>
                                <w:rFonts w:hint="eastAsia"/>
                                <w:sz w:val="16"/>
                                <w:szCs w:val="16"/>
                                <w:lang w:eastAsia="zh-CN"/>
                              </w:rPr>
                              <w:t>0</w:t>
                            </w:r>
                            <w:r w:rsidRPr="009A212F">
                              <w:rPr>
                                <w:sz w:val="16"/>
                                <w:szCs w:val="16"/>
                                <w:lang w:eastAsia="zh-CN"/>
                              </w:rPr>
                              <w:t>.151</w:t>
                            </w:r>
                          </w:p>
                        </w:tc>
                        <w:tc>
                          <w:tcPr>
                            <w:tcW w:w="717" w:type="dxa"/>
                            <w:tcBorders>
                              <w:left w:val="nil"/>
                              <w:right w:val="nil"/>
                            </w:tcBorders>
                          </w:tcPr>
                          <w:p w14:paraId="0A3267EB" w14:textId="77777777" w:rsidR="005055FA" w:rsidRPr="00C002A9" w:rsidRDefault="005055FA" w:rsidP="00B17BBC">
                            <w:pPr>
                              <w:jc w:val="center"/>
                              <w:rPr>
                                <w:rFonts w:eastAsia="宋体"/>
                                <w:sz w:val="16"/>
                                <w:szCs w:val="16"/>
                              </w:rPr>
                            </w:pPr>
                            <w:r w:rsidRPr="009A212F">
                              <w:rPr>
                                <w:rFonts w:hint="eastAsia"/>
                                <w:sz w:val="16"/>
                                <w:szCs w:val="16"/>
                                <w:lang w:eastAsia="zh-CN"/>
                              </w:rPr>
                              <w:t>0</w:t>
                            </w:r>
                            <w:r w:rsidRPr="009A212F">
                              <w:rPr>
                                <w:sz w:val="16"/>
                                <w:szCs w:val="16"/>
                                <w:lang w:eastAsia="zh-CN"/>
                              </w:rPr>
                              <w:t>.095</w:t>
                            </w:r>
                          </w:p>
                        </w:tc>
                        <w:tc>
                          <w:tcPr>
                            <w:tcW w:w="717" w:type="dxa"/>
                            <w:tcBorders>
                              <w:left w:val="nil"/>
                              <w:right w:val="nil"/>
                            </w:tcBorders>
                          </w:tcPr>
                          <w:p w14:paraId="4AC95399" w14:textId="77777777" w:rsidR="005055FA" w:rsidRPr="00C002A9" w:rsidRDefault="005055FA" w:rsidP="00B17BBC">
                            <w:pPr>
                              <w:jc w:val="center"/>
                              <w:rPr>
                                <w:rFonts w:eastAsia="宋体"/>
                                <w:sz w:val="16"/>
                                <w:szCs w:val="16"/>
                              </w:rPr>
                            </w:pPr>
                            <w:r w:rsidRPr="009A212F">
                              <w:rPr>
                                <w:rFonts w:hint="eastAsia"/>
                                <w:sz w:val="16"/>
                                <w:szCs w:val="16"/>
                                <w:lang w:eastAsia="zh-CN"/>
                              </w:rPr>
                              <w:t>0</w:t>
                            </w:r>
                            <w:r w:rsidRPr="009A212F">
                              <w:rPr>
                                <w:sz w:val="16"/>
                                <w:szCs w:val="16"/>
                                <w:lang w:eastAsia="zh-CN"/>
                              </w:rPr>
                              <w:t>.108</w:t>
                            </w:r>
                          </w:p>
                        </w:tc>
                      </w:tr>
                      <w:tr w:rsidR="005055FA" w:rsidRPr="00C002A9" w14:paraId="5BFD8B69" w14:textId="77777777" w:rsidTr="00387F81">
                        <w:tc>
                          <w:tcPr>
                            <w:tcW w:w="716" w:type="dxa"/>
                            <w:tcBorders>
                              <w:left w:val="nil"/>
                            </w:tcBorders>
                          </w:tcPr>
                          <w:p w14:paraId="0FF0C089" w14:textId="77777777" w:rsidR="005055FA" w:rsidRPr="00C002A9" w:rsidRDefault="005055FA" w:rsidP="00B17BBC">
                            <w:pPr>
                              <w:jc w:val="center"/>
                              <w:rPr>
                                <w:rFonts w:eastAsia="宋体"/>
                                <w:sz w:val="16"/>
                                <w:szCs w:val="16"/>
                              </w:rPr>
                            </w:pPr>
                            <w:r w:rsidRPr="00C002A9">
                              <w:rPr>
                                <w:rFonts w:eastAsia="宋体" w:hint="eastAsia"/>
                                <w:sz w:val="16"/>
                                <w:szCs w:val="16"/>
                              </w:rPr>
                              <w:t>N</w:t>
                            </w:r>
                            <w:r w:rsidRPr="00C002A9">
                              <w:rPr>
                                <w:rFonts w:eastAsia="宋体"/>
                                <w:sz w:val="16"/>
                                <w:szCs w:val="16"/>
                              </w:rPr>
                              <w:t>ame</w:t>
                            </w:r>
                          </w:p>
                        </w:tc>
                        <w:tc>
                          <w:tcPr>
                            <w:tcW w:w="717" w:type="dxa"/>
                            <w:tcBorders>
                              <w:right w:val="nil"/>
                            </w:tcBorders>
                          </w:tcPr>
                          <w:p w14:paraId="22170AC2" w14:textId="77777777" w:rsidR="005055FA" w:rsidRPr="00C002A9" w:rsidRDefault="005055FA" w:rsidP="00B17BBC">
                            <w:pPr>
                              <w:jc w:val="center"/>
                              <w:rPr>
                                <w:rFonts w:eastAsia="宋体"/>
                                <w:sz w:val="16"/>
                                <w:szCs w:val="16"/>
                              </w:rPr>
                            </w:pPr>
                            <w:proofErr w:type="spellStart"/>
                            <w:r w:rsidRPr="00C002A9">
                              <w:rPr>
                                <w:rFonts w:eastAsia="宋体" w:hint="eastAsia"/>
                                <w:sz w:val="16"/>
                                <w:szCs w:val="16"/>
                              </w:rPr>
                              <w:t>N</w:t>
                            </w:r>
                            <w:r w:rsidRPr="00C002A9">
                              <w:rPr>
                                <w:rFonts w:eastAsia="宋体"/>
                                <w:sz w:val="16"/>
                                <w:szCs w:val="16"/>
                              </w:rPr>
                              <w:t>Rf</w:t>
                            </w:r>
                            <w:proofErr w:type="spellEnd"/>
                          </w:p>
                        </w:tc>
                        <w:tc>
                          <w:tcPr>
                            <w:tcW w:w="717" w:type="dxa"/>
                            <w:tcBorders>
                              <w:left w:val="nil"/>
                              <w:right w:val="nil"/>
                            </w:tcBorders>
                          </w:tcPr>
                          <w:p w14:paraId="690476C9" w14:textId="77777777" w:rsidR="005055FA" w:rsidRPr="00C002A9" w:rsidRDefault="005055FA" w:rsidP="00B17BBC">
                            <w:pPr>
                              <w:jc w:val="center"/>
                              <w:rPr>
                                <w:rFonts w:eastAsia="宋体"/>
                                <w:sz w:val="16"/>
                                <w:szCs w:val="16"/>
                              </w:rPr>
                            </w:pPr>
                            <w:r w:rsidRPr="00C002A9">
                              <w:rPr>
                                <w:rFonts w:eastAsia="宋体" w:hint="eastAsia"/>
                                <w:sz w:val="16"/>
                                <w:szCs w:val="16"/>
                              </w:rPr>
                              <w:t>B</w:t>
                            </w:r>
                            <w:r w:rsidRPr="00C002A9">
                              <w:rPr>
                                <w:rFonts w:eastAsia="宋体"/>
                                <w:sz w:val="16"/>
                                <w:szCs w:val="16"/>
                              </w:rPr>
                              <w:t>PR</w:t>
                            </w:r>
                          </w:p>
                        </w:tc>
                        <w:tc>
                          <w:tcPr>
                            <w:tcW w:w="717" w:type="dxa"/>
                            <w:tcBorders>
                              <w:left w:val="nil"/>
                              <w:right w:val="nil"/>
                            </w:tcBorders>
                          </w:tcPr>
                          <w:p w14:paraId="6B4DF3B4" w14:textId="77777777" w:rsidR="005055FA" w:rsidRPr="00C002A9" w:rsidRDefault="005055FA" w:rsidP="00B17BBC">
                            <w:pPr>
                              <w:jc w:val="center"/>
                              <w:rPr>
                                <w:rFonts w:eastAsia="宋体"/>
                                <w:sz w:val="16"/>
                                <w:szCs w:val="16"/>
                              </w:rPr>
                            </w:pPr>
                            <w:proofErr w:type="spellStart"/>
                            <w:r w:rsidRPr="00C002A9">
                              <w:rPr>
                                <w:rFonts w:eastAsia="宋体" w:hint="eastAsia"/>
                                <w:sz w:val="16"/>
                                <w:szCs w:val="16"/>
                              </w:rPr>
                              <w:t>h</w:t>
                            </w:r>
                            <w:r w:rsidRPr="00C002A9">
                              <w:rPr>
                                <w:rFonts w:eastAsia="宋体"/>
                                <w:sz w:val="16"/>
                                <w:szCs w:val="16"/>
                              </w:rPr>
                              <w:t>tBleed</w:t>
                            </w:r>
                            <w:proofErr w:type="spellEnd"/>
                          </w:p>
                        </w:tc>
                        <w:tc>
                          <w:tcPr>
                            <w:tcW w:w="717" w:type="dxa"/>
                            <w:tcBorders>
                              <w:left w:val="nil"/>
                              <w:right w:val="nil"/>
                            </w:tcBorders>
                          </w:tcPr>
                          <w:p w14:paraId="288B35CE" w14:textId="77777777" w:rsidR="005055FA" w:rsidRPr="00C002A9" w:rsidRDefault="005055FA" w:rsidP="00B17BBC">
                            <w:pPr>
                              <w:jc w:val="center"/>
                              <w:rPr>
                                <w:rFonts w:eastAsia="宋体"/>
                                <w:sz w:val="16"/>
                                <w:szCs w:val="16"/>
                              </w:rPr>
                            </w:pPr>
                            <w:r w:rsidRPr="00C002A9">
                              <w:rPr>
                                <w:rFonts w:eastAsia="宋体" w:hint="eastAsia"/>
                                <w:sz w:val="16"/>
                                <w:szCs w:val="16"/>
                              </w:rPr>
                              <w:t>W</w:t>
                            </w:r>
                            <w:r w:rsidRPr="00C002A9">
                              <w:rPr>
                                <w:rFonts w:eastAsia="宋体"/>
                                <w:sz w:val="16"/>
                                <w:szCs w:val="16"/>
                              </w:rPr>
                              <w:t>31</w:t>
                            </w:r>
                          </w:p>
                        </w:tc>
                        <w:tc>
                          <w:tcPr>
                            <w:tcW w:w="717" w:type="dxa"/>
                            <w:tcBorders>
                              <w:left w:val="nil"/>
                              <w:right w:val="nil"/>
                            </w:tcBorders>
                          </w:tcPr>
                          <w:p w14:paraId="7F9BEB96" w14:textId="77777777" w:rsidR="005055FA" w:rsidRPr="00C002A9" w:rsidRDefault="005055FA" w:rsidP="00B17BBC">
                            <w:pPr>
                              <w:jc w:val="center"/>
                              <w:rPr>
                                <w:rFonts w:eastAsia="宋体"/>
                                <w:sz w:val="16"/>
                                <w:szCs w:val="16"/>
                              </w:rPr>
                            </w:pPr>
                            <w:r w:rsidRPr="00C002A9">
                              <w:rPr>
                                <w:rFonts w:eastAsia="宋体" w:hint="eastAsia"/>
                                <w:sz w:val="16"/>
                                <w:szCs w:val="16"/>
                              </w:rPr>
                              <w:t>W</w:t>
                            </w:r>
                            <w:r w:rsidRPr="00C002A9">
                              <w:rPr>
                                <w:rFonts w:eastAsia="宋体"/>
                                <w:sz w:val="16"/>
                                <w:szCs w:val="16"/>
                              </w:rPr>
                              <w:t>32</w:t>
                            </w:r>
                          </w:p>
                        </w:tc>
                        <w:tc>
                          <w:tcPr>
                            <w:tcW w:w="717" w:type="dxa"/>
                            <w:tcBorders>
                              <w:left w:val="nil"/>
                              <w:right w:val="nil"/>
                            </w:tcBorders>
                          </w:tcPr>
                          <w:p w14:paraId="1BA9CBD6" w14:textId="77777777" w:rsidR="005055FA" w:rsidRPr="00C002A9" w:rsidRDefault="005055FA" w:rsidP="00B17BBC">
                            <w:pPr>
                              <w:jc w:val="center"/>
                              <w:rPr>
                                <w:rFonts w:eastAsia="宋体"/>
                                <w:sz w:val="16"/>
                                <w:szCs w:val="16"/>
                                <w:lang w:eastAsia="zh-CN"/>
                              </w:rPr>
                            </w:pPr>
                            <w:r w:rsidRPr="009A212F">
                              <w:rPr>
                                <w:rFonts w:eastAsia="宋体" w:hint="eastAsia"/>
                                <w:sz w:val="16"/>
                                <w:szCs w:val="16"/>
                                <w:lang w:eastAsia="zh-CN"/>
                              </w:rPr>
                              <w:t>H</w:t>
                            </w:r>
                            <w:r w:rsidRPr="009A212F">
                              <w:rPr>
                                <w:rFonts w:eastAsia="宋体"/>
                                <w:sz w:val="16"/>
                                <w:szCs w:val="16"/>
                                <w:lang w:eastAsia="zh-CN"/>
                              </w:rPr>
                              <w:t>I</w:t>
                            </w:r>
                          </w:p>
                        </w:tc>
                      </w:tr>
                      <w:tr w:rsidR="005055FA" w:rsidRPr="00C002A9" w14:paraId="125B381C" w14:textId="77777777" w:rsidTr="00387F81">
                        <w:tc>
                          <w:tcPr>
                            <w:tcW w:w="716" w:type="dxa"/>
                            <w:tcBorders>
                              <w:left w:val="nil"/>
                            </w:tcBorders>
                          </w:tcPr>
                          <w:p w14:paraId="28DA1D9A" w14:textId="77777777" w:rsidR="005055FA" w:rsidRPr="00C002A9" w:rsidRDefault="005055FA" w:rsidP="00B17BBC">
                            <w:pPr>
                              <w:jc w:val="center"/>
                              <w:rPr>
                                <w:rFonts w:eastAsia="宋体"/>
                                <w:sz w:val="16"/>
                                <w:szCs w:val="16"/>
                              </w:rPr>
                            </w:pPr>
                            <w:r w:rsidRPr="00C002A9">
                              <w:rPr>
                                <w:rFonts w:eastAsia="宋体" w:hint="eastAsia"/>
                                <w:sz w:val="16"/>
                                <w:szCs w:val="16"/>
                              </w:rPr>
                              <w:t>Error</w:t>
                            </w:r>
                          </w:p>
                        </w:tc>
                        <w:tc>
                          <w:tcPr>
                            <w:tcW w:w="717" w:type="dxa"/>
                            <w:tcBorders>
                              <w:right w:val="nil"/>
                            </w:tcBorders>
                          </w:tcPr>
                          <w:p w14:paraId="52AE6A58" w14:textId="77777777" w:rsidR="005055FA" w:rsidRPr="00C002A9" w:rsidRDefault="005055FA" w:rsidP="00B17BBC">
                            <w:pPr>
                              <w:jc w:val="center"/>
                              <w:rPr>
                                <w:rFonts w:eastAsia="宋体"/>
                                <w:sz w:val="16"/>
                                <w:szCs w:val="16"/>
                              </w:rPr>
                            </w:pPr>
                            <w:r w:rsidRPr="009A212F">
                              <w:rPr>
                                <w:rFonts w:hint="eastAsia"/>
                                <w:sz w:val="16"/>
                                <w:szCs w:val="16"/>
                                <w:lang w:eastAsia="zh-CN"/>
                              </w:rPr>
                              <w:t>0</w:t>
                            </w:r>
                            <w:r w:rsidRPr="009A212F">
                              <w:rPr>
                                <w:sz w:val="16"/>
                                <w:szCs w:val="16"/>
                                <w:lang w:eastAsia="zh-CN"/>
                              </w:rPr>
                              <w:t>.203</w:t>
                            </w:r>
                          </w:p>
                        </w:tc>
                        <w:tc>
                          <w:tcPr>
                            <w:tcW w:w="717" w:type="dxa"/>
                            <w:tcBorders>
                              <w:left w:val="nil"/>
                              <w:right w:val="nil"/>
                            </w:tcBorders>
                          </w:tcPr>
                          <w:p w14:paraId="0832A42A" w14:textId="77777777" w:rsidR="005055FA" w:rsidRPr="00C002A9" w:rsidRDefault="005055FA" w:rsidP="00B17BBC">
                            <w:pPr>
                              <w:jc w:val="center"/>
                              <w:rPr>
                                <w:rFonts w:eastAsia="宋体"/>
                                <w:sz w:val="16"/>
                                <w:szCs w:val="16"/>
                              </w:rPr>
                            </w:pPr>
                            <w:r w:rsidRPr="009A212F">
                              <w:rPr>
                                <w:rFonts w:hint="eastAsia"/>
                                <w:sz w:val="16"/>
                                <w:szCs w:val="16"/>
                                <w:lang w:eastAsia="zh-CN"/>
                              </w:rPr>
                              <w:t>0</w:t>
                            </w:r>
                            <w:r w:rsidRPr="009A212F">
                              <w:rPr>
                                <w:sz w:val="16"/>
                                <w:szCs w:val="16"/>
                                <w:lang w:eastAsia="zh-CN"/>
                              </w:rPr>
                              <w:t>.096</w:t>
                            </w:r>
                          </w:p>
                        </w:tc>
                        <w:tc>
                          <w:tcPr>
                            <w:tcW w:w="717" w:type="dxa"/>
                            <w:tcBorders>
                              <w:left w:val="nil"/>
                              <w:right w:val="nil"/>
                            </w:tcBorders>
                          </w:tcPr>
                          <w:p w14:paraId="19D08BD8" w14:textId="77777777" w:rsidR="005055FA" w:rsidRPr="00C002A9" w:rsidRDefault="005055FA" w:rsidP="00B17BBC">
                            <w:pPr>
                              <w:jc w:val="center"/>
                              <w:rPr>
                                <w:rFonts w:eastAsia="宋体"/>
                                <w:sz w:val="16"/>
                                <w:szCs w:val="16"/>
                              </w:rPr>
                            </w:pPr>
                            <w:r w:rsidRPr="009A212F">
                              <w:rPr>
                                <w:rFonts w:hint="eastAsia"/>
                                <w:sz w:val="16"/>
                                <w:szCs w:val="16"/>
                                <w:lang w:eastAsia="zh-CN"/>
                              </w:rPr>
                              <w:t>0</w:t>
                            </w:r>
                            <w:r w:rsidRPr="009A212F">
                              <w:rPr>
                                <w:sz w:val="16"/>
                                <w:szCs w:val="16"/>
                                <w:lang w:eastAsia="zh-CN"/>
                              </w:rPr>
                              <w:t>.151</w:t>
                            </w:r>
                          </w:p>
                        </w:tc>
                        <w:tc>
                          <w:tcPr>
                            <w:tcW w:w="717" w:type="dxa"/>
                            <w:tcBorders>
                              <w:left w:val="nil"/>
                              <w:right w:val="nil"/>
                            </w:tcBorders>
                          </w:tcPr>
                          <w:p w14:paraId="709193DD" w14:textId="77777777" w:rsidR="005055FA" w:rsidRPr="00C002A9" w:rsidRDefault="005055FA" w:rsidP="00B17BBC">
                            <w:pPr>
                              <w:jc w:val="center"/>
                              <w:rPr>
                                <w:rFonts w:eastAsia="宋体"/>
                                <w:sz w:val="16"/>
                                <w:szCs w:val="16"/>
                              </w:rPr>
                            </w:pPr>
                            <w:r w:rsidRPr="009A212F">
                              <w:rPr>
                                <w:sz w:val="16"/>
                                <w:szCs w:val="16"/>
                                <w:lang w:eastAsia="zh-CN"/>
                              </w:rPr>
                              <w:t>0.133</w:t>
                            </w:r>
                          </w:p>
                        </w:tc>
                        <w:tc>
                          <w:tcPr>
                            <w:tcW w:w="717" w:type="dxa"/>
                            <w:tcBorders>
                              <w:left w:val="nil"/>
                              <w:right w:val="nil"/>
                            </w:tcBorders>
                          </w:tcPr>
                          <w:p w14:paraId="1BE2808B" w14:textId="77777777" w:rsidR="005055FA" w:rsidRPr="00C002A9" w:rsidRDefault="005055FA" w:rsidP="00B17BBC">
                            <w:pPr>
                              <w:jc w:val="center"/>
                              <w:rPr>
                                <w:rFonts w:eastAsia="宋体"/>
                                <w:sz w:val="16"/>
                                <w:szCs w:val="16"/>
                              </w:rPr>
                            </w:pPr>
                            <w:r w:rsidRPr="009A212F">
                              <w:rPr>
                                <w:rFonts w:hint="eastAsia"/>
                                <w:sz w:val="16"/>
                                <w:szCs w:val="16"/>
                                <w:lang w:eastAsia="zh-CN"/>
                              </w:rPr>
                              <w:t>0</w:t>
                            </w:r>
                            <w:r w:rsidRPr="009A212F">
                              <w:rPr>
                                <w:sz w:val="16"/>
                                <w:szCs w:val="16"/>
                                <w:lang w:eastAsia="zh-CN"/>
                              </w:rPr>
                              <w:t>.126</w:t>
                            </w:r>
                          </w:p>
                        </w:tc>
                        <w:tc>
                          <w:tcPr>
                            <w:tcW w:w="717" w:type="dxa"/>
                            <w:tcBorders>
                              <w:left w:val="nil"/>
                              <w:right w:val="nil"/>
                            </w:tcBorders>
                          </w:tcPr>
                          <w:p w14:paraId="5B6A26B1" w14:textId="77777777" w:rsidR="005055FA" w:rsidRPr="00C002A9" w:rsidRDefault="005055FA" w:rsidP="00B17BBC">
                            <w:pPr>
                              <w:jc w:val="center"/>
                              <w:rPr>
                                <w:rFonts w:eastAsia="宋体"/>
                                <w:sz w:val="16"/>
                                <w:szCs w:val="16"/>
                              </w:rPr>
                            </w:pPr>
                            <w:r w:rsidRPr="009A212F">
                              <w:rPr>
                                <w:rFonts w:hint="eastAsia"/>
                                <w:sz w:val="16"/>
                                <w:szCs w:val="16"/>
                                <w:lang w:eastAsia="zh-CN"/>
                              </w:rPr>
                              <w:t>0</w:t>
                            </w:r>
                            <w:r w:rsidRPr="009A212F">
                              <w:rPr>
                                <w:sz w:val="16"/>
                                <w:szCs w:val="16"/>
                                <w:lang w:eastAsia="zh-CN"/>
                              </w:rPr>
                              <w:t>.092</w:t>
                            </w:r>
                          </w:p>
                        </w:tc>
                      </w:tr>
                      <w:bookmarkEnd w:id="301"/>
                      <w:tr w:rsidR="005055FA" w:rsidRPr="00C002A9" w14:paraId="7BED5E98" w14:textId="77777777" w:rsidTr="00387F81">
                        <w:tc>
                          <w:tcPr>
                            <w:tcW w:w="5018" w:type="dxa"/>
                            <w:gridSpan w:val="7"/>
                            <w:tcBorders>
                              <w:top w:val="double" w:sz="4" w:space="0" w:color="auto"/>
                              <w:left w:val="nil"/>
                              <w:right w:val="nil"/>
                            </w:tcBorders>
                          </w:tcPr>
                          <w:p w14:paraId="50843B8D" w14:textId="77777777" w:rsidR="005055FA" w:rsidRPr="009A212F" w:rsidRDefault="005055FA" w:rsidP="00B17BBC">
                            <w:pPr>
                              <w:rPr>
                                <w:rFonts w:eastAsia="宋体"/>
                                <w:sz w:val="16"/>
                                <w:szCs w:val="16"/>
                              </w:rPr>
                            </w:pPr>
                            <w:r w:rsidRPr="009A212F">
                              <w:rPr>
                                <w:rFonts w:eastAsia="宋体"/>
                                <w:b/>
                                <w:bCs/>
                                <w:sz w:val="16"/>
                                <w:szCs w:val="16"/>
                                <w:lang w:val="en-US"/>
                              </w:rPr>
                              <w:t>Missing rate</w:t>
                            </w:r>
                            <w:r w:rsidRPr="009A212F">
                              <w:rPr>
                                <w:rFonts w:eastAsia="宋体" w:hint="eastAsia"/>
                                <w:b/>
                                <w:bCs/>
                                <w:sz w:val="16"/>
                                <w:szCs w:val="16"/>
                                <w:lang w:val="en-US"/>
                              </w:rPr>
                              <w:t>:</w:t>
                            </w:r>
                            <w:r w:rsidRPr="009A212F">
                              <w:rPr>
                                <w:rFonts w:eastAsia="宋体"/>
                                <w:b/>
                                <w:bCs/>
                                <w:sz w:val="16"/>
                                <w:szCs w:val="16"/>
                                <w:lang w:val="en-US"/>
                              </w:rPr>
                              <w:t xml:space="preserve"> 0.2</w:t>
                            </w:r>
                          </w:p>
                        </w:tc>
                      </w:tr>
                      <w:tr w:rsidR="005055FA" w:rsidRPr="00C002A9" w14:paraId="6E43B1D9" w14:textId="77777777" w:rsidTr="00387F81">
                        <w:tc>
                          <w:tcPr>
                            <w:tcW w:w="716" w:type="dxa"/>
                            <w:tcBorders>
                              <w:top w:val="single" w:sz="4" w:space="0" w:color="auto"/>
                              <w:left w:val="nil"/>
                            </w:tcBorders>
                          </w:tcPr>
                          <w:p w14:paraId="5C52ED45" w14:textId="77777777" w:rsidR="005055FA" w:rsidRPr="00C002A9" w:rsidRDefault="005055FA" w:rsidP="00B17BBC">
                            <w:pPr>
                              <w:jc w:val="center"/>
                              <w:rPr>
                                <w:rFonts w:eastAsia="宋体"/>
                                <w:sz w:val="16"/>
                                <w:szCs w:val="16"/>
                              </w:rPr>
                            </w:pPr>
                            <w:r w:rsidRPr="00C002A9">
                              <w:rPr>
                                <w:rFonts w:eastAsia="宋体" w:hint="eastAsia"/>
                                <w:sz w:val="16"/>
                                <w:szCs w:val="16"/>
                              </w:rPr>
                              <w:t>N</w:t>
                            </w:r>
                            <w:r w:rsidRPr="00C002A9">
                              <w:rPr>
                                <w:rFonts w:eastAsia="宋体"/>
                                <w:sz w:val="16"/>
                                <w:szCs w:val="16"/>
                              </w:rPr>
                              <w:t>ame</w:t>
                            </w:r>
                          </w:p>
                        </w:tc>
                        <w:tc>
                          <w:tcPr>
                            <w:tcW w:w="717" w:type="dxa"/>
                            <w:tcBorders>
                              <w:top w:val="single" w:sz="4" w:space="0" w:color="auto"/>
                              <w:right w:val="nil"/>
                            </w:tcBorders>
                          </w:tcPr>
                          <w:p w14:paraId="74655A3D" w14:textId="77777777" w:rsidR="005055FA" w:rsidRPr="00C002A9" w:rsidRDefault="005055FA" w:rsidP="00B17BBC">
                            <w:pPr>
                              <w:jc w:val="center"/>
                              <w:rPr>
                                <w:rFonts w:eastAsia="宋体"/>
                                <w:sz w:val="16"/>
                                <w:szCs w:val="16"/>
                              </w:rPr>
                            </w:pPr>
                            <w:r w:rsidRPr="00C002A9">
                              <w:rPr>
                                <w:rFonts w:eastAsia="宋体" w:hint="eastAsia"/>
                                <w:sz w:val="16"/>
                                <w:szCs w:val="16"/>
                              </w:rPr>
                              <w:t>T</w:t>
                            </w:r>
                            <w:r w:rsidRPr="00C002A9">
                              <w:rPr>
                                <w:rFonts w:eastAsia="宋体"/>
                                <w:sz w:val="16"/>
                                <w:szCs w:val="16"/>
                              </w:rPr>
                              <w:t>24</w:t>
                            </w:r>
                          </w:p>
                        </w:tc>
                        <w:tc>
                          <w:tcPr>
                            <w:tcW w:w="717" w:type="dxa"/>
                            <w:tcBorders>
                              <w:top w:val="single" w:sz="4" w:space="0" w:color="auto"/>
                              <w:left w:val="nil"/>
                              <w:right w:val="nil"/>
                            </w:tcBorders>
                          </w:tcPr>
                          <w:p w14:paraId="6F43BEC2" w14:textId="77777777" w:rsidR="005055FA" w:rsidRPr="00C002A9" w:rsidRDefault="005055FA" w:rsidP="00B17BBC">
                            <w:pPr>
                              <w:jc w:val="center"/>
                              <w:rPr>
                                <w:rFonts w:eastAsia="宋体"/>
                                <w:sz w:val="16"/>
                                <w:szCs w:val="16"/>
                              </w:rPr>
                            </w:pPr>
                            <w:r w:rsidRPr="00C002A9">
                              <w:rPr>
                                <w:rFonts w:eastAsia="宋体" w:hint="eastAsia"/>
                                <w:sz w:val="16"/>
                                <w:szCs w:val="16"/>
                              </w:rPr>
                              <w:t>T</w:t>
                            </w:r>
                            <w:r w:rsidRPr="00C002A9">
                              <w:rPr>
                                <w:rFonts w:eastAsia="宋体"/>
                                <w:sz w:val="16"/>
                                <w:szCs w:val="16"/>
                              </w:rPr>
                              <w:t>50</w:t>
                            </w:r>
                          </w:p>
                        </w:tc>
                        <w:tc>
                          <w:tcPr>
                            <w:tcW w:w="717" w:type="dxa"/>
                            <w:tcBorders>
                              <w:top w:val="single" w:sz="4" w:space="0" w:color="auto"/>
                              <w:left w:val="nil"/>
                              <w:right w:val="nil"/>
                            </w:tcBorders>
                          </w:tcPr>
                          <w:p w14:paraId="14FA0833" w14:textId="77777777" w:rsidR="005055FA" w:rsidRPr="00C002A9" w:rsidRDefault="005055FA" w:rsidP="00B17BBC">
                            <w:pPr>
                              <w:jc w:val="center"/>
                              <w:rPr>
                                <w:rFonts w:eastAsia="宋体"/>
                                <w:sz w:val="16"/>
                                <w:szCs w:val="16"/>
                              </w:rPr>
                            </w:pPr>
                            <w:r w:rsidRPr="00C002A9">
                              <w:rPr>
                                <w:rFonts w:eastAsia="宋体" w:hint="eastAsia"/>
                                <w:sz w:val="16"/>
                                <w:szCs w:val="16"/>
                              </w:rPr>
                              <w:t>P</w:t>
                            </w:r>
                            <w:r w:rsidRPr="00C002A9">
                              <w:rPr>
                                <w:rFonts w:eastAsia="宋体"/>
                                <w:sz w:val="16"/>
                                <w:szCs w:val="16"/>
                              </w:rPr>
                              <w:t>30</w:t>
                            </w:r>
                          </w:p>
                        </w:tc>
                        <w:tc>
                          <w:tcPr>
                            <w:tcW w:w="717" w:type="dxa"/>
                            <w:tcBorders>
                              <w:top w:val="single" w:sz="4" w:space="0" w:color="auto"/>
                              <w:left w:val="nil"/>
                              <w:right w:val="nil"/>
                            </w:tcBorders>
                          </w:tcPr>
                          <w:p w14:paraId="57193969" w14:textId="77777777" w:rsidR="005055FA" w:rsidRPr="00C002A9" w:rsidRDefault="005055FA" w:rsidP="00B17BBC">
                            <w:pPr>
                              <w:jc w:val="center"/>
                              <w:rPr>
                                <w:rFonts w:eastAsia="宋体"/>
                                <w:sz w:val="16"/>
                                <w:szCs w:val="16"/>
                              </w:rPr>
                            </w:pPr>
                            <w:proofErr w:type="spellStart"/>
                            <w:r w:rsidRPr="00C002A9">
                              <w:rPr>
                                <w:rFonts w:eastAsia="宋体" w:hint="eastAsia"/>
                                <w:sz w:val="16"/>
                                <w:szCs w:val="16"/>
                              </w:rPr>
                              <w:t>N</w:t>
                            </w:r>
                            <w:r w:rsidRPr="00C002A9">
                              <w:rPr>
                                <w:rFonts w:eastAsia="宋体"/>
                                <w:sz w:val="16"/>
                                <w:szCs w:val="16"/>
                              </w:rPr>
                              <w:t>f</w:t>
                            </w:r>
                            <w:proofErr w:type="spellEnd"/>
                          </w:p>
                        </w:tc>
                        <w:tc>
                          <w:tcPr>
                            <w:tcW w:w="717" w:type="dxa"/>
                            <w:tcBorders>
                              <w:top w:val="single" w:sz="4" w:space="0" w:color="auto"/>
                              <w:left w:val="nil"/>
                              <w:right w:val="nil"/>
                            </w:tcBorders>
                          </w:tcPr>
                          <w:p w14:paraId="7DBC436A" w14:textId="77777777" w:rsidR="005055FA" w:rsidRPr="00C002A9" w:rsidRDefault="005055FA" w:rsidP="00B17BBC">
                            <w:pPr>
                              <w:jc w:val="center"/>
                              <w:rPr>
                                <w:rFonts w:eastAsia="宋体"/>
                                <w:sz w:val="16"/>
                                <w:szCs w:val="16"/>
                              </w:rPr>
                            </w:pPr>
                            <w:r w:rsidRPr="00C002A9">
                              <w:rPr>
                                <w:rFonts w:eastAsia="宋体" w:hint="eastAsia"/>
                                <w:sz w:val="16"/>
                                <w:szCs w:val="16"/>
                              </w:rPr>
                              <w:t>P</w:t>
                            </w:r>
                            <w:r w:rsidRPr="00C002A9">
                              <w:rPr>
                                <w:rFonts w:eastAsia="宋体"/>
                                <w:sz w:val="16"/>
                                <w:szCs w:val="16"/>
                              </w:rPr>
                              <w:t>s30</w:t>
                            </w:r>
                          </w:p>
                        </w:tc>
                        <w:tc>
                          <w:tcPr>
                            <w:tcW w:w="717" w:type="dxa"/>
                            <w:tcBorders>
                              <w:top w:val="single" w:sz="4" w:space="0" w:color="auto"/>
                              <w:left w:val="nil"/>
                              <w:right w:val="nil"/>
                            </w:tcBorders>
                          </w:tcPr>
                          <w:p w14:paraId="3A732448" w14:textId="77777777" w:rsidR="005055FA" w:rsidRPr="00C002A9" w:rsidRDefault="005055FA" w:rsidP="00B17BBC">
                            <w:pPr>
                              <w:jc w:val="center"/>
                              <w:rPr>
                                <w:rFonts w:eastAsia="宋体"/>
                                <w:sz w:val="16"/>
                                <w:szCs w:val="16"/>
                              </w:rPr>
                            </w:pPr>
                            <w:r w:rsidRPr="00C002A9">
                              <w:rPr>
                                <w:rFonts w:eastAsia="宋体" w:hint="eastAsia"/>
                                <w:sz w:val="16"/>
                                <w:szCs w:val="16"/>
                              </w:rPr>
                              <w:t>p</w:t>
                            </w:r>
                            <w:r w:rsidRPr="00C002A9">
                              <w:rPr>
                                <w:rFonts w:eastAsia="宋体"/>
                                <w:sz w:val="16"/>
                                <w:szCs w:val="16"/>
                              </w:rPr>
                              <w:t>hi</w:t>
                            </w:r>
                          </w:p>
                        </w:tc>
                      </w:tr>
                      <w:tr w:rsidR="005055FA" w:rsidRPr="00C002A9" w14:paraId="78125893" w14:textId="77777777" w:rsidTr="00387F81">
                        <w:tc>
                          <w:tcPr>
                            <w:tcW w:w="716" w:type="dxa"/>
                            <w:tcBorders>
                              <w:left w:val="nil"/>
                            </w:tcBorders>
                          </w:tcPr>
                          <w:p w14:paraId="360ACDEA" w14:textId="77777777" w:rsidR="005055FA" w:rsidRPr="00C002A9" w:rsidRDefault="005055FA" w:rsidP="00B17BBC">
                            <w:pPr>
                              <w:jc w:val="center"/>
                              <w:rPr>
                                <w:rFonts w:eastAsia="宋体"/>
                                <w:sz w:val="16"/>
                                <w:szCs w:val="16"/>
                              </w:rPr>
                            </w:pPr>
                            <w:r w:rsidRPr="00C002A9">
                              <w:rPr>
                                <w:rFonts w:eastAsia="宋体"/>
                                <w:sz w:val="16"/>
                                <w:szCs w:val="16"/>
                              </w:rPr>
                              <w:t>E</w:t>
                            </w:r>
                            <w:r w:rsidRPr="00C002A9">
                              <w:rPr>
                                <w:rFonts w:eastAsia="宋体" w:hint="eastAsia"/>
                                <w:sz w:val="16"/>
                                <w:szCs w:val="16"/>
                              </w:rPr>
                              <w:t>rror</w:t>
                            </w:r>
                          </w:p>
                        </w:tc>
                        <w:tc>
                          <w:tcPr>
                            <w:tcW w:w="717" w:type="dxa"/>
                            <w:tcBorders>
                              <w:right w:val="nil"/>
                            </w:tcBorders>
                          </w:tcPr>
                          <w:p w14:paraId="578A5C0E" w14:textId="77777777" w:rsidR="005055FA" w:rsidRPr="00C002A9" w:rsidRDefault="005055FA" w:rsidP="00B17BBC">
                            <w:pPr>
                              <w:jc w:val="center"/>
                              <w:rPr>
                                <w:rFonts w:eastAsia="宋体"/>
                                <w:sz w:val="16"/>
                                <w:szCs w:val="16"/>
                              </w:rPr>
                            </w:pPr>
                            <w:r w:rsidRPr="009A212F">
                              <w:rPr>
                                <w:rFonts w:hint="eastAsia"/>
                                <w:sz w:val="16"/>
                                <w:szCs w:val="16"/>
                                <w:lang w:eastAsia="zh-CN"/>
                              </w:rPr>
                              <w:t>0</w:t>
                            </w:r>
                            <w:r w:rsidRPr="009A212F">
                              <w:rPr>
                                <w:sz w:val="16"/>
                                <w:szCs w:val="16"/>
                                <w:lang w:eastAsia="zh-CN"/>
                              </w:rPr>
                              <w:t>.147</w:t>
                            </w:r>
                          </w:p>
                        </w:tc>
                        <w:tc>
                          <w:tcPr>
                            <w:tcW w:w="717" w:type="dxa"/>
                            <w:tcBorders>
                              <w:left w:val="nil"/>
                              <w:right w:val="nil"/>
                            </w:tcBorders>
                          </w:tcPr>
                          <w:p w14:paraId="71FA5AF3" w14:textId="77777777" w:rsidR="005055FA" w:rsidRPr="00C002A9" w:rsidRDefault="005055FA" w:rsidP="00B17BBC">
                            <w:pPr>
                              <w:jc w:val="center"/>
                              <w:rPr>
                                <w:rFonts w:eastAsia="宋体"/>
                                <w:sz w:val="16"/>
                                <w:szCs w:val="16"/>
                              </w:rPr>
                            </w:pPr>
                            <w:r w:rsidRPr="009A212F">
                              <w:rPr>
                                <w:rFonts w:hint="eastAsia"/>
                                <w:sz w:val="16"/>
                                <w:szCs w:val="16"/>
                                <w:lang w:eastAsia="zh-CN"/>
                              </w:rPr>
                              <w:t>0</w:t>
                            </w:r>
                            <w:r w:rsidRPr="009A212F">
                              <w:rPr>
                                <w:sz w:val="16"/>
                                <w:szCs w:val="16"/>
                                <w:lang w:eastAsia="zh-CN"/>
                              </w:rPr>
                              <w:t>.110</w:t>
                            </w:r>
                          </w:p>
                        </w:tc>
                        <w:tc>
                          <w:tcPr>
                            <w:tcW w:w="717" w:type="dxa"/>
                            <w:tcBorders>
                              <w:left w:val="nil"/>
                              <w:right w:val="nil"/>
                            </w:tcBorders>
                          </w:tcPr>
                          <w:p w14:paraId="2C8022A0" w14:textId="77777777" w:rsidR="005055FA" w:rsidRPr="00C002A9" w:rsidRDefault="005055FA" w:rsidP="00B17BBC">
                            <w:pPr>
                              <w:jc w:val="center"/>
                              <w:rPr>
                                <w:rFonts w:eastAsia="宋体"/>
                                <w:sz w:val="16"/>
                                <w:szCs w:val="16"/>
                              </w:rPr>
                            </w:pPr>
                            <w:r w:rsidRPr="009A212F">
                              <w:rPr>
                                <w:rFonts w:hint="eastAsia"/>
                                <w:sz w:val="16"/>
                                <w:szCs w:val="16"/>
                                <w:lang w:eastAsia="zh-CN"/>
                              </w:rPr>
                              <w:t>0</w:t>
                            </w:r>
                            <w:r w:rsidRPr="009A212F">
                              <w:rPr>
                                <w:sz w:val="16"/>
                                <w:szCs w:val="16"/>
                                <w:lang w:eastAsia="zh-CN"/>
                              </w:rPr>
                              <w:t>.122</w:t>
                            </w:r>
                          </w:p>
                        </w:tc>
                        <w:tc>
                          <w:tcPr>
                            <w:tcW w:w="717" w:type="dxa"/>
                            <w:tcBorders>
                              <w:left w:val="nil"/>
                              <w:right w:val="nil"/>
                            </w:tcBorders>
                          </w:tcPr>
                          <w:p w14:paraId="4ABD21D3" w14:textId="77777777" w:rsidR="005055FA" w:rsidRPr="00C002A9" w:rsidRDefault="005055FA" w:rsidP="00B17BBC">
                            <w:pPr>
                              <w:jc w:val="center"/>
                              <w:rPr>
                                <w:rFonts w:eastAsia="宋体"/>
                                <w:sz w:val="16"/>
                                <w:szCs w:val="16"/>
                              </w:rPr>
                            </w:pPr>
                            <w:r w:rsidRPr="009A212F">
                              <w:rPr>
                                <w:rFonts w:hint="eastAsia"/>
                                <w:sz w:val="16"/>
                                <w:szCs w:val="16"/>
                                <w:lang w:eastAsia="zh-CN"/>
                              </w:rPr>
                              <w:t>0</w:t>
                            </w:r>
                            <w:r w:rsidRPr="009A212F">
                              <w:rPr>
                                <w:sz w:val="16"/>
                                <w:szCs w:val="16"/>
                                <w:lang w:eastAsia="zh-CN"/>
                              </w:rPr>
                              <w:t>.164</w:t>
                            </w:r>
                          </w:p>
                        </w:tc>
                        <w:tc>
                          <w:tcPr>
                            <w:tcW w:w="717" w:type="dxa"/>
                            <w:tcBorders>
                              <w:left w:val="nil"/>
                              <w:right w:val="nil"/>
                            </w:tcBorders>
                          </w:tcPr>
                          <w:p w14:paraId="54C7835A" w14:textId="77777777" w:rsidR="005055FA" w:rsidRPr="00C002A9" w:rsidRDefault="005055FA" w:rsidP="00B17BBC">
                            <w:pPr>
                              <w:jc w:val="center"/>
                              <w:rPr>
                                <w:rFonts w:eastAsia="宋体"/>
                                <w:sz w:val="16"/>
                                <w:szCs w:val="16"/>
                              </w:rPr>
                            </w:pPr>
                            <w:r w:rsidRPr="009A212F">
                              <w:rPr>
                                <w:rFonts w:hint="eastAsia"/>
                                <w:sz w:val="16"/>
                                <w:szCs w:val="16"/>
                                <w:lang w:eastAsia="zh-CN"/>
                              </w:rPr>
                              <w:t>0</w:t>
                            </w:r>
                            <w:r w:rsidRPr="009A212F">
                              <w:rPr>
                                <w:sz w:val="16"/>
                                <w:szCs w:val="16"/>
                                <w:lang w:eastAsia="zh-CN"/>
                              </w:rPr>
                              <w:t>.098</w:t>
                            </w:r>
                          </w:p>
                        </w:tc>
                        <w:tc>
                          <w:tcPr>
                            <w:tcW w:w="717" w:type="dxa"/>
                            <w:tcBorders>
                              <w:left w:val="nil"/>
                              <w:right w:val="nil"/>
                            </w:tcBorders>
                          </w:tcPr>
                          <w:p w14:paraId="0506FC86" w14:textId="77777777" w:rsidR="005055FA" w:rsidRPr="00C002A9" w:rsidRDefault="005055FA" w:rsidP="00B17BBC">
                            <w:pPr>
                              <w:jc w:val="center"/>
                              <w:rPr>
                                <w:rFonts w:eastAsia="宋体"/>
                                <w:sz w:val="16"/>
                                <w:szCs w:val="16"/>
                              </w:rPr>
                            </w:pPr>
                            <w:r w:rsidRPr="009A212F">
                              <w:rPr>
                                <w:rFonts w:hint="eastAsia"/>
                                <w:sz w:val="16"/>
                                <w:szCs w:val="16"/>
                                <w:lang w:eastAsia="zh-CN"/>
                              </w:rPr>
                              <w:t>0</w:t>
                            </w:r>
                            <w:r w:rsidRPr="009A212F">
                              <w:rPr>
                                <w:sz w:val="16"/>
                                <w:szCs w:val="16"/>
                                <w:lang w:eastAsia="zh-CN"/>
                              </w:rPr>
                              <w:t>.110</w:t>
                            </w:r>
                          </w:p>
                        </w:tc>
                      </w:tr>
                      <w:tr w:rsidR="005055FA" w:rsidRPr="00C002A9" w14:paraId="63652A74" w14:textId="77777777" w:rsidTr="00387F81">
                        <w:tc>
                          <w:tcPr>
                            <w:tcW w:w="716" w:type="dxa"/>
                            <w:tcBorders>
                              <w:left w:val="nil"/>
                            </w:tcBorders>
                          </w:tcPr>
                          <w:p w14:paraId="72DCEC92" w14:textId="77777777" w:rsidR="005055FA" w:rsidRPr="00C002A9" w:rsidRDefault="005055FA" w:rsidP="00B17BBC">
                            <w:pPr>
                              <w:jc w:val="center"/>
                              <w:rPr>
                                <w:rFonts w:eastAsia="宋体"/>
                                <w:sz w:val="16"/>
                                <w:szCs w:val="16"/>
                              </w:rPr>
                            </w:pPr>
                            <w:r w:rsidRPr="00C002A9">
                              <w:rPr>
                                <w:rFonts w:eastAsia="宋体" w:hint="eastAsia"/>
                                <w:sz w:val="16"/>
                                <w:szCs w:val="16"/>
                              </w:rPr>
                              <w:t>N</w:t>
                            </w:r>
                            <w:r w:rsidRPr="00C002A9">
                              <w:rPr>
                                <w:rFonts w:eastAsia="宋体"/>
                                <w:sz w:val="16"/>
                                <w:szCs w:val="16"/>
                              </w:rPr>
                              <w:t>ame</w:t>
                            </w:r>
                          </w:p>
                        </w:tc>
                        <w:tc>
                          <w:tcPr>
                            <w:tcW w:w="717" w:type="dxa"/>
                            <w:tcBorders>
                              <w:right w:val="nil"/>
                            </w:tcBorders>
                          </w:tcPr>
                          <w:p w14:paraId="206C8FE8" w14:textId="77777777" w:rsidR="005055FA" w:rsidRPr="00C002A9" w:rsidRDefault="005055FA" w:rsidP="00B17BBC">
                            <w:pPr>
                              <w:jc w:val="center"/>
                              <w:rPr>
                                <w:rFonts w:eastAsia="宋体"/>
                                <w:sz w:val="16"/>
                                <w:szCs w:val="16"/>
                              </w:rPr>
                            </w:pPr>
                            <w:proofErr w:type="spellStart"/>
                            <w:r w:rsidRPr="00C002A9">
                              <w:rPr>
                                <w:rFonts w:eastAsia="宋体" w:hint="eastAsia"/>
                                <w:sz w:val="16"/>
                                <w:szCs w:val="16"/>
                              </w:rPr>
                              <w:t>N</w:t>
                            </w:r>
                            <w:r w:rsidRPr="00C002A9">
                              <w:rPr>
                                <w:rFonts w:eastAsia="宋体"/>
                                <w:sz w:val="16"/>
                                <w:szCs w:val="16"/>
                              </w:rPr>
                              <w:t>Rf</w:t>
                            </w:r>
                            <w:proofErr w:type="spellEnd"/>
                          </w:p>
                        </w:tc>
                        <w:tc>
                          <w:tcPr>
                            <w:tcW w:w="717" w:type="dxa"/>
                            <w:tcBorders>
                              <w:left w:val="nil"/>
                              <w:right w:val="nil"/>
                            </w:tcBorders>
                          </w:tcPr>
                          <w:p w14:paraId="7FD97C49" w14:textId="77777777" w:rsidR="005055FA" w:rsidRPr="00C002A9" w:rsidRDefault="005055FA" w:rsidP="00B17BBC">
                            <w:pPr>
                              <w:jc w:val="center"/>
                              <w:rPr>
                                <w:rFonts w:eastAsia="宋体"/>
                                <w:sz w:val="16"/>
                                <w:szCs w:val="16"/>
                              </w:rPr>
                            </w:pPr>
                            <w:r w:rsidRPr="00C002A9">
                              <w:rPr>
                                <w:rFonts w:eastAsia="宋体" w:hint="eastAsia"/>
                                <w:sz w:val="16"/>
                                <w:szCs w:val="16"/>
                              </w:rPr>
                              <w:t>B</w:t>
                            </w:r>
                            <w:r w:rsidRPr="00C002A9">
                              <w:rPr>
                                <w:rFonts w:eastAsia="宋体"/>
                                <w:sz w:val="16"/>
                                <w:szCs w:val="16"/>
                              </w:rPr>
                              <w:t>PR</w:t>
                            </w:r>
                          </w:p>
                        </w:tc>
                        <w:tc>
                          <w:tcPr>
                            <w:tcW w:w="717" w:type="dxa"/>
                            <w:tcBorders>
                              <w:left w:val="nil"/>
                              <w:right w:val="nil"/>
                            </w:tcBorders>
                          </w:tcPr>
                          <w:p w14:paraId="558207E3" w14:textId="77777777" w:rsidR="005055FA" w:rsidRPr="00C002A9" w:rsidRDefault="005055FA" w:rsidP="00B17BBC">
                            <w:pPr>
                              <w:jc w:val="center"/>
                              <w:rPr>
                                <w:rFonts w:eastAsia="宋体"/>
                                <w:sz w:val="16"/>
                                <w:szCs w:val="16"/>
                              </w:rPr>
                            </w:pPr>
                            <w:proofErr w:type="spellStart"/>
                            <w:r w:rsidRPr="00C002A9">
                              <w:rPr>
                                <w:rFonts w:eastAsia="宋体" w:hint="eastAsia"/>
                                <w:sz w:val="16"/>
                                <w:szCs w:val="16"/>
                              </w:rPr>
                              <w:t>h</w:t>
                            </w:r>
                            <w:r w:rsidRPr="00C002A9">
                              <w:rPr>
                                <w:rFonts w:eastAsia="宋体"/>
                                <w:sz w:val="16"/>
                                <w:szCs w:val="16"/>
                              </w:rPr>
                              <w:t>tBleed</w:t>
                            </w:r>
                            <w:proofErr w:type="spellEnd"/>
                          </w:p>
                        </w:tc>
                        <w:tc>
                          <w:tcPr>
                            <w:tcW w:w="717" w:type="dxa"/>
                            <w:tcBorders>
                              <w:left w:val="nil"/>
                              <w:right w:val="nil"/>
                            </w:tcBorders>
                          </w:tcPr>
                          <w:p w14:paraId="7875639B" w14:textId="77777777" w:rsidR="005055FA" w:rsidRPr="00C002A9" w:rsidRDefault="005055FA" w:rsidP="00B17BBC">
                            <w:pPr>
                              <w:jc w:val="center"/>
                              <w:rPr>
                                <w:rFonts w:eastAsia="宋体"/>
                                <w:sz w:val="16"/>
                                <w:szCs w:val="16"/>
                              </w:rPr>
                            </w:pPr>
                            <w:r w:rsidRPr="00C002A9">
                              <w:rPr>
                                <w:rFonts w:eastAsia="宋体" w:hint="eastAsia"/>
                                <w:sz w:val="16"/>
                                <w:szCs w:val="16"/>
                              </w:rPr>
                              <w:t>W</w:t>
                            </w:r>
                            <w:r w:rsidRPr="00C002A9">
                              <w:rPr>
                                <w:rFonts w:eastAsia="宋体"/>
                                <w:sz w:val="16"/>
                                <w:szCs w:val="16"/>
                              </w:rPr>
                              <w:t>31</w:t>
                            </w:r>
                          </w:p>
                        </w:tc>
                        <w:tc>
                          <w:tcPr>
                            <w:tcW w:w="717" w:type="dxa"/>
                            <w:tcBorders>
                              <w:left w:val="nil"/>
                              <w:right w:val="nil"/>
                            </w:tcBorders>
                          </w:tcPr>
                          <w:p w14:paraId="4A7B30D6" w14:textId="77777777" w:rsidR="005055FA" w:rsidRPr="00C002A9" w:rsidRDefault="005055FA" w:rsidP="00B17BBC">
                            <w:pPr>
                              <w:jc w:val="center"/>
                              <w:rPr>
                                <w:rFonts w:eastAsia="宋体"/>
                                <w:sz w:val="16"/>
                                <w:szCs w:val="16"/>
                              </w:rPr>
                            </w:pPr>
                            <w:r w:rsidRPr="00C002A9">
                              <w:rPr>
                                <w:rFonts w:eastAsia="宋体" w:hint="eastAsia"/>
                                <w:sz w:val="16"/>
                                <w:szCs w:val="16"/>
                              </w:rPr>
                              <w:t>W</w:t>
                            </w:r>
                            <w:r w:rsidRPr="00C002A9">
                              <w:rPr>
                                <w:rFonts w:eastAsia="宋体"/>
                                <w:sz w:val="16"/>
                                <w:szCs w:val="16"/>
                              </w:rPr>
                              <w:t>32</w:t>
                            </w:r>
                          </w:p>
                        </w:tc>
                        <w:tc>
                          <w:tcPr>
                            <w:tcW w:w="717" w:type="dxa"/>
                            <w:tcBorders>
                              <w:left w:val="nil"/>
                              <w:right w:val="nil"/>
                            </w:tcBorders>
                          </w:tcPr>
                          <w:p w14:paraId="730D6193" w14:textId="77777777" w:rsidR="005055FA" w:rsidRPr="00C002A9" w:rsidRDefault="005055FA" w:rsidP="00B17BBC">
                            <w:pPr>
                              <w:jc w:val="center"/>
                              <w:rPr>
                                <w:rFonts w:eastAsia="宋体"/>
                                <w:sz w:val="16"/>
                                <w:szCs w:val="16"/>
                                <w:lang w:eastAsia="zh-CN"/>
                              </w:rPr>
                            </w:pPr>
                            <w:r w:rsidRPr="009A212F">
                              <w:rPr>
                                <w:rFonts w:eastAsia="宋体" w:hint="eastAsia"/>
                                <w:sz w:val="16"/>
                                <w:szCs w:val="16"/>
                                <w:lang w:eastAsia="zh-CN"/>
                              </w:rPr>
                              <w:t>H</w:t>
                            </w:r>
                            <w:r w:rsidRPr="009A212F">
                              <w:rPr>
                                <w:rFonts w:eastAsia="宋体"/>
                                <w:sz w:val="16"/>
                                <w:szCs w:val="16"/>
                                <w:lang w:eastAsia="zh-CN"/>
                              </w:rPr>
                              <w:t>I</w:t>
                            </w:r>
                          </w:p>
                        </w:tc>
                      </w:tr>
                      <w:tr w:rsidR="005055FA" w:rsidRPr="00C002A9" w14:paraId="4F412E33" w14:textId="77777777" w:rsidTr="00387F81">
                        <w:tc>
                          <w:tcPr>
                            <w:tcW w:w="716" w:type="dxa"/>
                            <w:tcBorders>
                              <w:left w:val="nil"/>
                            </w:tcBorders>
                          </w:tcPr>
                          <w:p w14:paraId="3B1A8D44" w14:textId="77777777" w:rsidR="005055FA" w:rsidRPr="00C002A9" w:rsidRDefault="005055FA" w:rsidP="00B17BBC">
                            <w:pPr>
                              <w:jc w:val="center"/>
                              <w:rPr>
                                <w:rFonts w:eastAsia="宋体"/>
                                <w:sz w:val="16"/>
                                <w:szCs w:val="16"/>
                              </w:rPr>
                            </w:pPr>
                            <w:r w:rsidRPr="00C002A9">
                              <w:rPr>
                                <w:rFonts w:eastAsia="宋体" w:hint="eastAsia"/>
                                <w:sz w:val="16"/>
                                <w:szCs w:val="16"/>
                              </w:rPr>
                              <w:t>Error</w:t>
                            </w:r>
                          </w:p>
                        </w:tc>
                        <w:tc>
                          <w:tcPr>
                            <w:tcW w:w="717" w:type="dxa"/>
                            <w:tcBorders>
                              <w:right w:val="nil"/>
                            </w:tcBorders>
                          </w:tcPr>
                          <w:p w14:paraId="04AA3D7A" w14:textId="77777777" w:rsidR="005055FA" w:rsidRPr="00C002A9" w:rsidRDefault="005055FA" w:rsidP="00B17BBC">
                            <w:pPr>
                              <w:jc w:val="center"/>
                              <w:rPr>
                                <w:rFonts w:eastAsia="宋体"/>
                                <w:sz w:val="16"/>
                                <w:szCs w:val="16"/>
                              </w:rPr>
                            </w:pPr>
                            <w:r w:rsidRPr="009A212F">
                              <w:rPr>
                                <w:rFonts w:hint="eastAsia"/>
                                <w:sz w:val="16"/>
                                <w:szCs w:val="16"/>
                                <w:lang w:eastAsia="zh-CN"/>
                              </w:rPr>
                              <w:t>0</w:t>
                            </w:r>
                            <w:r w:rsidRPr="009A212F">
                              <w:rPr>
                                <w:sz w:val="16"/>
                                <w:szCs w:val="16"/>
                                <w:lang w:eastAsia="zh-CN"/>
                              </w:rPr>
                              <w:t>.219</w:t>
                            </w:r>
                          </w:p>
                        </w:tc>
                        <w:tc>
                          <w:tcPr>
                            <w:tcW w:w="717" w:type="dxa"/>
                            <w:tcBorders>
                              <w:left w:val="nil"/>
                              <w:right w:val="nil"/>
                            </w:tcBorders>
                          </w:tcPr>
                          <w:p w14:paraId="120527A5" w14:textId="77777777" w:rsidR="005055FA" w:rsidRPr="00C002A9" w:rsidRDefault="005055FA" w:rsidP="00B17BBC">
                            <w:pPr>
                              <w:jc w:val="center"/>
                              <w:rPr>
                                <w:rFonts w:eastAsia="宋体"/>
                                <w:sz w:val="16"/>
                                <w:szCs w:val="16"/>
                              </w:rPr>
                            </w:pPr>
                            <w:r w:rsidRPr="009A212F">
                              <w:rPr>
                                <w:rFonts w:hint="eastAsia"/>
                                <w:sz w:val="16"/>
                                <w:szCs w:val="16"/>
                                <w:lang w:eastAsia="zh-CN"/>
                              </w:rPr>
                              <w:t>0</w:t>
                            </w:r>
                            <w:r w:rsidRPr="009A212F">
                              <w:rPr>
                                <w:sz w:val="16"/>
                                <w:szCs w:val="16"/>
                                <w:lang w:eastAsia="zh-CN"/>
                              </w:rPr>
                              <w:t>.110</w:t>
                            </w:r>
                          </w:p>
                        </w:tc>
                        <w:tc>
                          <w:tcPr>
                            <w:tcW w:w="717" w:type="dxa"/>
                            <w:tcBorders>
                              <w:left w:val="nil"/>
                              <w:right w:val="nil"/>
                            </w:tcBorders>
                          </w:tcPr>
                          <w:p w14:paraId="6ACEB2DD" w14:textId="77777777" w:rsidR="005055FA" w:rsidRPr="00C002A9" w:rsidRDefault="005055FA" w:rsidP="00B17BBC">
                            <w:pPr>
                              <w:jc w:val="center"/>
                              <w:rPr>
                                <w:rFonts w:eastAsia="宋体"/>
                                <w:sz w:val="16"/>
                                <w:szCs w:val="16"/>
                              </w:rPr>
                            </w:pPr>
                            <w:r w:rsidRPr="009A212F">
                              <w:rPr>
                                <w:rFonts w:hint="eastAsia"/>
                                <w:sz w:val="16"/>
                                <w:szCs w:val="16"/>
                                <w:lang w:eastAsia="zh-CN"/>
                              </w:rPr>
                              <w:t>0</w:t>
                            </w:r>
                            <w:r w:rsidRPr="009A212F">
                              <w:rPr>
                                <w:sz w:val="16"/>
                                <w:szCs w:val="16"/>
                                <w:lang w:eastAsia="zh-CN"/>
                              </w:rPr>
                              <w:t>.182</w:t>
                            </w:r>
                          </w:p>
                        </w:tc>
                        <w:tc>
                          <w:tcPr>
                            <w:tcW w:w="717" w:type="dxa"/>
                            <w:tcBorders>
                              <w:left w:val="nil"/>
                              <w:right w:val="nil"/>
                            </w:tcBorders>
                          </w:tcPr>
                          <w:p w14:paraId="16B0C4E5" w14:textId="77777777" w:rsidR="005055FA" w:rsidRPr="00C002A9" w:rsidRDefault="005055FA" w:rsidP="00B17BBC">
                            <w:pPr>
                              <w:jc w:val="center"/>
                              <w:rPr>
                                <w:rFonts w:eastAsia="宋体"/>
                                <w:sz w:val="16"/>
                                <w:szCs w:val="16"/>
                              </w:rPr>
                            </w:pPr>
                            <w:r w:rsidRPr="009A212F">
                              <w:rPr>
                                <w:sz w:val="16"/>
                                <w:szCs w:val="16"/>
                                <w:lang w:eastAsia="zh-CN"/>
                              </w:rPr>
                              <w:t>0.152</w:t>
                            </w:r>
                          </w:p>
                        </w:tc>
                        <w:tc>
                          <w:tcPr>
                            <w:tcW w:w="717" w:type="dxa"/>
                            <w:tcBorders>
                              <w:left w:val="nil"/>
                              <w:right w:val="nil"/>
                            </w:tcBorders>
                          </w:tcPr>
                          <w:p w14:paraId="167E3B5E" w14:textId="77777777" w:rsidR="005055FA" w:rsidRPr="00C002A9" w:rsidRDefault="005055FA" w:rsidP="00B17BBC">
                            <w:pPr>
                              <w:jc w:val="center"/>
                              <w:rPr>
                                <w:rFonts w:eastAsia="宋体"/>
                                <w:sz w:val="16"/>
                                <w:szCs w:val="16"/>
                              </w:rPr>
                            </w:pPr>
                            <w:r w:rsidRPr="009A212F">
                              <w:rPr>
                                <w:rFonts w:hint="eastAsia"/>
                                <w:sz w:val="16"/>
                                <w:szCs w:val="16"/>
                                <w:lang w:eastAsia="zh-CN"/>
                              </w:rPr>
                              <w:t>0</w:t>
                            </w:r>
                            <w:r w:rsidRPr="009A212F">
                              <w:rPr>
                                <w:sz w:val="16"/>
                                <w:szCs w:val="16"/>
                                <w:lang w:eastAsia="zh-CN"/>
                              </w:rPr>
                              <w:t>.140</w:t>
                            </w:r>
                          </w:p>
                        </w:tc>
                        <w:tc>
                          <w:tcPr>
                            <w:tcW w:w="717" w:type="dxa"/>
                            <w:tcBorders>
                              <w:left w:val="nil"/>
                              <w:right w:val="nil"/>
                            </w:tcBorders>
                          </w:tcPr>
                          <w:p w14:paraId="03B84524" w14:textId="77777777" w:rsidR="005055FA" w:rsidRPr="00C002A9" w:rsidRDefault="005055FA" w:rsidP="00B17BBC">
                            <w:pPr>
                              <w:jc w:val="center"/>
                              <w:rPr>
                                <w:rFonts w:eastAsia="宋体"/>
                                <w:sz w:val="16"/>
                                <w:szCs w:val="16"/>
                              </w:rPr>
                            </w:pPr>
                            <w:r w:rsidRPr="009A212F">
                              <w:rPr>
                                <w:rFonts w:hint="eastAsia"/>
                                <w:sz w:val="16"/>
                                <w:szCs w:val="16"/>
                                <w:lang w:eastAsia="zh-CN"/>
                              </w:rPr>
                              <w:t>0</w:t>
                            </w:r>
                            <w:r w:rsidRPr="009A212F">
                              <w:rPr>
                                <w:sz w:val="16"/>
                                <w:szCs w:val="16"/>
                                <w:lang w:eastAsia="zh-CN"/>
                              </w:rPr>
                              <w:t>.105</w:t>
                            </w:r>
                          </w:p>
                        </w:tc>
                      </w:tr>
                      <w:tr w:rsidR="005055FA" w:rsidRPr="00C002A9" w14:paraId="27ABA897" w14:textId="77777777" w:rsidTr="00387F81">
                        <w:tc>
                          <w:tcPr>
                            <w:tcW w:w="5018" w:type="dxa"/>
                            <w:gridSpan w:val="7"/>
                            <w:tcBorders>
                              <w:top w:val="double" w:sz="4" w:space="0" w:color="auto"/>
                              <w:left w:val="nil"/>
                              <w:right w:val="nil"/>
                            </w:tcBorders>
                          </w:tcPr>
                          <w:p w14:paraId="1296363E" w14:textId="77777777" w:rsidR="005055FA" w:rsidRPr="009A212F" w:rsidRDefault="005055FA" w:rsidP="00B17BBC">
                            <w:pPr>
                              <w:rPr>
                                <w:rFonts w:eastAsia="宋体"/>
                                <w:sz w:val="16"/>
                                <w:szCs w:val="16"/>
                              </w:rPr>
                            </w:pPr>
                            <w:r w:rsidRPr="009A212F">
                              <w:rPr>
                                <w:rFonts w:eastAsia="宋体"/>
                                <w:b/>
                                <w:bCs/>
                                <w:sz w:val="16"/>
                                <w:szCs w:val="16"/>
                                <w:lang w:val="en-US"/>
                              </w:rPr>
                              <w:t>Missing rate</w:t>
                            </w:r>
                            <w:r w:rsidRPr="009A212F">
                              <w:rPr>
                                <w:rFonts w:eastAsia="宋体" w:hint="eastAsia"/>
                                <w:b/>
                                <w:bCs/>
                                <w:sz w:val="16"/>
                                <w:szCs w:val="16"/>
                                <w:lang w:val="en-US"/>
                              </w:rPr>
                              <w:t>:</w:t>
                            </w:r>
                            <w:r w:rsidRPr="009A212F">
                              <w:rPr>
                                <w:rFonts w:eastAsia="宋体"/>
                                <w:b/>
                                <w:bCs/>
                                <w:sz w:val="16"/>
                                <w:szCs w:val="16"/>
                                <w:lang w:val="en-US"/>
                              </w:rPr>
                              <w:t xml:space="preserve"> 0.3</w:t>
                            </w:r>
                          </w:p>
                        </w:tc>
                      </w:tr>
                      <w:tr w:rsidR="005055FA" w:rsidRPr="00C002A9" w14:paraId="37E218F0" w14:textId="77777777" w:rsidTr="00387F81">
                        <w:tc>
                          <w:tcPr>
                            <w:tcW w:w="716" w:type="dxa"/>
                            <w:tcBorders>
                              <w:top w:val="single" w:sz="4" w:space="0" w:color="auto"/>
                              <w:left w:val="nil"/>
                            </w:tcBorders>
                          </w:tcPr>
                          <w:p w14:paraId="7F6F67F1" w14:textId="77777777" w:rsidR="005055FA" w:rsidRPr="00C002A9" w:rsidRDefault="005055FA" w:rsidP="00B17BBC">
                            <w:pPr>
                              <w:jc w:val="center"/>
                              <w:rPr>
                                <w:rFonts w:eastAsia="宋体"/>
                                <w:sz w:val="16"/>
                                <w:szCs w:val="16"/>
                              </w:rPr>
                            </w:pPr>
                            <w:r w:rsidRPr="00C002A9">
                              <w:rPr>
                                <w:rFonts w:eastAsia="宋体" w:hint="eastAsia"/>
                                <w:sz w:val="16"/>
                                <w:szCs w:val="16"/>
                              </w:rPr>
                              <w:t>N</w:t>
                            </w:r>
                            <w:r w:rsidRPr="00C002A9">
                              <w:rPr>
                                <w:rFonts w:eastAsia="宋体"/>
                                <w:sz w:val="16"/>
                                <w:szCs w:val="16"/>
                              </w:rPr>
                              <w:t>ame</w:t>
                            </w:r>
                          </w:p>
                        </w:tc>
                        <w:tc>
                          <w:tcPr>
                            <w:tcW w:w="717" w:type="dxa"/>
                            <w:tcBorders>
                              <w:top w:val="single" w:sz="4" w:space="0" w:color="auto"/>
                              <w:right w:val="nil"/>
                            </w:tcBorders>
                          </w:tcPr>
                          <w:p w14:paraId="6FF38681" w14:textId="77777777" w:rsidR="005055FA" w:rsidRPr="00C002A9" w:rsidRDefault="005055FA" w:rsidP="00B17BBC">
                            <w:pPr>
                              <w:jc w:val="center"/>
                              <w:rPr>
                                <w:rFonts w:eastAsia="宋体"/>
                                <w:sz w:val="16"/>
                                <w:szCs w:val="16"/>
                              </w:rPr>
                            </w:pPr>
                            <w:r w:rsidRPr="00C002A9">
                              <w:rPr>
                                <w:rFonts w:eastAsia="宋体" w:hint="eastAsia"/>
                                <w:sz w:val="16"/>
                                <w:szCs w:val="16"/>
                              </w:rPr>
                              <w:t>T</w:t>
                            </w:r>
                            <w:r w:rsidRPr="00C002A9">
                              <w:rPr>
                                <w:rFonts w:eastAsia="宋体"/>
                                <w:sz w:val="16"/>
                                <w:szCs w:val="16"/>
                              </w:rPr>
                              <w:t>24</w:t>
                            </w:r>
                          </w:p>
                        </w:tc>
                        <w:tc>
                          <w:tcPr>
                            <w:tcW w:w="717" w:type="dxa"/>
                            <w:tcBorders>
                              <w:top w:val="single" w:sz="4" w:space="0" w:color="auto"/>
                              <w:left w:val="nil"/>
                              <w:right w:val="nil"/>
                            </w:tcBorders>
                          </w:tcPr>
                          <w:p w14:paraId="6C7BE9BD" w14:textId="77777777" w:rsidR="005055FA" w:rsidRPr="00C002A9" w:rsidRDefault="005055FA" w:rsidP="00B17BBC">
                            <w:pPr>
                              <w:jc w:val="center"/>
                              <w:rPr>
                                <w:rFonts w:eastAsia="宋体"/>
                                <w:sz w:val="16"/>
                                <w:szCs w:val="16"/>
                              </w:rPr>
                            </w:pPr>
                            <w:r w:rsidRPr="00C002A9">
                              <w:rPr>
                                <w:rFonts w:eastAsia="宋体" w:hint="eastAsia"/>
                                <w:sz w:val="16"/>
                                <w:szCs w:val="16"/>
                              </w:rPr>
                              <w:t>T</w:t>
                            </w:r>
                            <w:r w:rsidRPr="00C002A9">
                              <w:rPr>
                                <w:rFonts w:eastAsia="宋体"/>
                                <w:sz w:val="16"/>
                                <w:szCs w:val="16"/>
                              </w:rPr>
                              <w:t>50</w:t>
                            </w:r>
                          </w:p>
                        </w:tc>
                        <w:tc>
                          <w:tcPr>
                            <w:tcW w:w="717" w:type="dxa"/>
                            <w:tcBorders>
                              <w:top w:val="single" w:sz="4" w:space="0" w:color="auto"/>
                              <w:left w:val="nil"/>
                              <w:right w:val="nil"/>
                            </w:tcBorders>
                          </w:tcPr>
                          <w:p w14:paraId="68C2E0A2" w14:textId="77777777" w:rsidR="005055FA" w:rsidRPr="00C002A9" w:rsidRDefault="005055FA" w:rsidP="00B17BBC">
                            <w:pPr>
                              <w:jc w:val="center"/>
                              <w:rPr>
                                <w:rFonts w:eastAsia="宋体"/>
                                <w:sz w:val="16"/>
                                <w:szCs w:val="16"/>
                              </w:rPr>
                            </w:pPr>
                            <w:r w:rsidRPr="00C002A9">
                              <w:rPr>
                                <w:rFonts w:eastAsia="宋体" w:hint="eastAsia"/>
                                <w:sz w:val="16"/>
                                <w:szCs w:val="16"/>
                              </w:rPr>
                              <w:t>P</w:t>
                            </w:r>
                            <w:r w:rsidRPr="00C002A9">
                              <w:rPr>
                                <w:rFonts w:eastAsia="宋体"/>
                                <w:sz w:val="16"/>
                                <w:szCs w:val="16"/>
                              </w:rPr>
                              <w:t>30</w:t>
                            </w:r>
                          </w:p>
                        </w:tc>
                        <w:tc>
                          <w:tcPr>
                            <w:tcW w:w="717" w:type="dxa"/>
                            <w:tcBorders>
                              <w:top w:val="single" w:sz="4" w:space="0" w:color="auto"/>
                              <w:left w:val="nil"/>
                              <w:right w:val="nil"/>
                            </w:tcBorders>
                          </w:tcPr>
                          <w:p w14:paraId="17309320" w14:textId="77777777" w:rsidR="005055FA" w:rsidRPr="00C002A9" w:rsidRDefault="005055FA" w:rsidP="00B17BBC">
                            <w:pPr>
                              <w:jc w:val="center"/>
                              <w:rPr>
                                <w:rFonts w:eastAsia="宋体"/>
                                <w:sz w:val="16"/>
                                <w:szCs w:val="16"/>
                              </w:rPr>
                            </w:pPr>
                            <w:proofErr w:type="spellStart"/>
                            <w:r w:rsidRPr="00C002A9">
                              <w:rPr>
                                <w:rFonts w:eastAsia="宋体" w:hint="eastAsia"/>
                                <w:sz w:val="16"/>
                                <w:szCs w:val="16"/>
                              </w:rPr>
                              <w:t>N</w:t>
                            </w:r>
                            <w:r w:rsidRPr="00C002A9">
                              <w:rPr>
                                <w:rFonts w:eastAsia="宋体"/>
                                <w:sz w:val="16"/>
                                <w:szCs w:val="16"/>
                              </w:rPr>
                              <w:t>f</w:t>
                            </w:r>
                            <w:proofErr w:type="spellEnd"/>
                          </w:p>
                        </w:tc>
                        <w:tc>
                          <w:tcPr>
                            <w:tcW w:w="717" w:type="dxa"/>
                            <w:tcBorders>
                              <w:top w:val="single" w:sz="4" w:space="0" w:color="auto"/>
                              <w:left w:val="nil"/>
                              <w:right w:val="nil"/>
                            </w:tcBorders>
                          </w:tcPr>
                          <w:p w14:paraId="3D88F829" w14:textId="77777777" w:rsidR="005055FA" w:rsidRPr="00C002A9" w:rsidRDefault="005055FA" w:rsidP="00B17BBC">
                            <w:pPr>
                              <w:jc w:val="center"/>
                              <w:rPr>
                                <w:rFonts w:eastAsia="宋体"/>
                                <w:sz w:val="16"/>
                                <w:szCs w:val="16"/>
                              </w:rPr>
                            </w:pPr>
                            <w:r w:rsidRPr="00C002A9">
                              <w:rPr>
                                <w:rFonts w:eastAsia="宋体" w:hint="eastAsia"/>
                                <w:sz w:val="16"/>
                                <w:szCs w:val="16"/>
                              </w:rPr>
                              <w:t>P</w:t>
                            </w:r>
                            <w:r w:rsidRPr="00C002A9">
                              <w:rPr>
                                <w:rFonts w:eastAsia="宋体"/>
                                <w:sz w:val="16"/>
                                <w:szCs w:val="16"/>
                              </w:rPr>
                              <w:t>s30</w:t>
                            </w:r>
                          </w:p>
                        </w:tc>
                        <w:tc>
                          <w:tcPr>
                            <w:tcW w:w="717" w:type="dxa"/>
                            <w:tcBorders>
                              <w:top w:val="single" w:sz="4" w:space="0" w:color="auto"/>
                              <w:left w:val="nil"/>
                              <w:right w:val="nil"/>
                            </w:tcBorders>
                          </w:tcPr>
                          <w:p w14:paraId="4AA505F3" w14:textId="77777777" w:rsidR="005055FA" w:rsidRPr="00C002A9" w:rsidRDefault="005055FA" w:rsidP="00B17BBC">
                            <w:pPr>
                              <w:jc w:val="center"/>
                              <w:rPr>
                                <w:rFonts w:eastAsia="宋体"/>
                                <w:sz w:val="16"/>
                                <w:szCs w:val="16"/>
                              </w:rPr>
                            </w:pPr>
                            <w:r w:rsidRPr="00C002A9">
                              <w:rPr>
                                <w:rFonts w:eastAsia="宋体" w:hint="eastAsia"/>
                                <w:sz w:val="16"/>
                                <w:szCs w:val="16"/>
                              </w:rPr>
                              <w:t>p</w:t>
                            </w:r>
                            <w:r w:rsidRPr="00C002A9">
                              <w:rPr>
                                <w:rFonts w:eastAsia="宋体"/>
                                <w:sz w:val="16"/>
                                <w:szCs w:val="16"/>
                              </w:rPr>
                              <w:t>hi</w:t>
                            </w:r>
                          </w:p>
                        </w:tc>
                      </w:tr>
                      <w:tr w:rsidR="005055FA" w:rsidRPr="00C002A9" w14:paraId="2F9BFB5A" w14:textId="77777777" w:rsidTr="00387F81">
                        <w:tc>
                          <w:tcPr>
                            <w:tcW w:w="716" w:type="dxa"/>
                            <w:tcBorders>
                              <w:left w:val="nil"/>
                            </w:tcBorders>
                          </w:tcPr>
                          <w:p w14:paraId="77E38AF9" w14:textId="77777777" w:rsidR="005055FA" w:rsidRPr="00C002A9" w:rsidRDefault="005055FA" w:rsidP="00B17BBC">
                            <w:pPr>
                              <w:jc w:val="center"/>
                              <w:rPr>
                                <w:rFonts w:eastAsia="宋体"/>
                                <w:sz w:val="16"/>
                                <w:szCs w:val="16"/>
                              </w:rPr>
                            </w:pPr>
                            <w:r w:rsidRPr="00C002A9">
                              <w:rPr>
                                <w:rFonts w:eastAsia="宋体"/>
                                <w:sz w:val="16"/>
                                <w:szCs w:val="16"/>
                              </w:rPr>
                              <w:t>E</w:t>
                            </w:r>
                            <w:r w:rsidRPr="00C002A9">
                              <w:rPr>
                                <w:rFonts w:eastAsia="宋体" w:hint="eastAsia"/>
                                <w:sz w:val="16"/>
                                <w:szCs w:val="16"/>
                              </w:rPr>
                              <w:t>rror</w:t>
                            </w:r>
                          </w:p>
                        </w:tc>
                        <w:tc>
                          <w:tcPr>
                            <w:tcW w:w="717" w:type="dxa"/>
                            <w:tcBorders>
                              <w:right w:val="nil"/>
                            </w:tcBorders>
                          </w:tcPr>
                          <w:p w14:paraId="6F575FDA" w14:textId="77777777" w:rsidR="005055FA" w:rsidRPr="00C002A9" w:rsidRDefault="005055FA" w:rsidP="00B17BBC">
                            <w:pPr>
                              <w:jc w:val="center"/>
                              <w:rPr>
                                <w:rFonts w:eastAsia="宋体"/>
                                <w:sz w:val="16"/>
                                <w:szCs w:val="16"/>
                              </w:rPr>
                            </w:pPr>
                            <w:r w:rsidRPr="009A212F">
                              <w:rPr>
                                <w:rFonts w:hint="eastAsia"/>
                                <w:sz w:val="16"/>
                                <w:szCs w:val="16"/>
                                <w:lang w:eastAsia="zh-CN"/>
                              </w:rPr>
                              <w:t>0</w:t>
                            </w:r>
                            <w:r w:rsidRPr="009A212F">
                              <w:rPr>
                                <w:sz w:val="16"/>
                                <w:szCs w:val="16"/>
                                <w:lang w:eastAsia="zh-CN"/>
                              </w:rPr>
                              <w:t>.170</w:t>
                            </w:r>
                          </w:p>
                        </w:tc>
                        <w:tc>
                          <w:tcPr>
                            <w:tcW w:w="717" w:type="dxa"/>
                            <w:tcBorders>
                              <w:left w:val="nil"/>
                              <w:right w:val="nil"/>
                            </w:tcBorders>
                          </w:tcPr>
                          <w:p w14:paraId="06050F88" w14:textId="77777777" w:rsidR="005055FA" w:rsidRPr="00C002A9" w:rsidRDefault="005055FA" w:rsidP="00B17BBC">
                            <w:pPr>
                              <w:jc w:val="center"/>
                              <w:rPr>
                                <w:rFonts w:eastAsia="宋体"/>
                                <w:sz w:val="16"/>
                                <w:szCs w:val="16"/>
                              </w:rPr>
                            </w:pPr>
                            <w:r w:rsidRPr="009A212F">
                              <w:rPr>
                                <w:rFonts w:hint="eastAsia"/>
                                <w:sz w:val="16"/>
                                <w:szCs w:val="16"/>
                                <w:lang w:eastAsia="zh-CN"/>
                              </w:rPr>
                              <w:t>0</w:t>
                            </w:r>
                            <w:r w:rsidRPr="009A212F">
                              <w:rPr>
                                <w:sz w:val="16"/>
                                <w:szCs w:val="16"/>
                                <w:lang w:eastAsia="zh-CN"/>
                              </w:rPr>
                              <w:t>.117</w:t>
                            </w:r>
                          </w:p>
                        </w:tc>
                        <w:tc>
                          <w:tcPr>
                            <w:tcW w:w="717" w:type="dxa"/>
                            <w:tcBorders>
                              <w:left w:val="nil"/>
                              <w:right w:val="nil"/>
                            </w:tcBorders>
                          </w:tcPr>
                          <w:p w14:paraId="0B318616" w14:textId="77777777" w:rsidR="005055FA" w:rsidRPr="00C002A9" w:rsidRDefault="005055FA" w:rsidP="00B17BBC">
                            <w:pPr>
                              <w:jc w:val="center"/>
                              <w:rPr>
                                <w:rFonts w:eastAsia="宋体"/>
                                <w:sz w:val="16"/>
                                <w:szCs w:val="16"/>
                              </w:rPr>
                            </w:pPr>
                            <w:r w:rsidRPr="009A212F">
                              <w:rPr>
                                <w:rFonts w:hint="eastAsia"/>
                                <w:sz w:val="16"/>
                                <w:szCs w:val="16"/>
                                <w:lang w:eastAsia="zh-CN"/>
                              </w:rPr>
                              <w:t>0</w:t>
                            </w:r>
                            <w:r w:rsidRPr="009A212F">
                              <w:rPr>
                                <w:sz w:val="16"/>
                                <w:szCs w:val="16"/>
                                <w:lang w:eastAsia="zh-CN"/>
                              </w:rPr>
                              <w:t>.142</w:t>
                            </w:r>
                          </w:p>
                        </w:tc>
                        <w:tc>
                          <w:tcPr>
                            <w:tcW w:w="717" w:type="dxa"/>
                            <w:tcBorders>
                              <w:left w:val="nil"/>
                              <w:right w:val="nil"/>
                            </w:tcBorders>
                          </w:tcPr>
                          <w:p w14:paraId="05F1BDE2" w14:textId="77777777" w:rsidR="005055FA" w:rsidRPr="00C002A9" w:rsidRDefault="005055FA" w:rsidP="00B17BBC">
                            <w:pPr>
                              <w:jc w:val="center"/>
                              <w:rPr>
                                <w:rFonts w:eastAsia="宋体"/>
                                <w:sz w:val="16"/>
                                <w:szCs w:val="16"/>
                              </w:rPr>
                            </w:pPr>
                            <w:r w:rsidRPr="009A212F">
                              <w:rPr>
                                <w:rFonts w:hint="eastAsia"/>
                                <w:sz w:val="16"/>
                                <w:szCs w:val="16"/>
                                <w:lang w:eastAsia="zh-CN"/>
                              </w:rPr>
                              <w:t>0</w:t>
                            </w:r>
                            <w:r w:rsidRPr="009A212F">
                              <w:rPr>
                                <w:sz w:val="16"/>
                                <w:szCs w:val="16"/>
                                <w:lang w:eastAsia="zh-CN"/>
                              </w:rPr>
                              <w:t>.176</w:t>
                            </w:r>
                          </w:p>
                        </w:tc>
                        <w:tc>
                          <w:tcPr>
                            <w:tcW w:w="717" w:type="dxa"/>
                            <w:tcBorders>
                              <w:left w:val="nil"/>
                              <w:right w:val="nil"/>
                            </w:tcBorders>
                          </w:tcPr>
                          <w:p w14:paraId="260E29F2" w14:textId="77777777" w:rsidR="005055FA" w:rsidRPr="00C002A9" w:rsidRDefault="005055FA" w:rsidP="00B17BBC">
                            <w:pPr>
                              <w:jc w:val="center"/>
                              <w:rPr>
                                <w:rFonts w:eastAsia="宋体"/>
                                <w:sz w:val="16"/>
                                <w:szCs w:val="16"/>
                              </w:rPr>
                            </w:pPr>
                            <w:r w:rsidRPr="009A212F">
                              <w:rPr>
                                <w:rFonts w:hint="eastAsia"/>
                                <w:sz w:val="16"/>
                                <w:szCs w:val="16"/>
                                <w:lang w:eastAsia="zh-CN"/>
                              </w:rPr>
                              <w:t>0</w:t>
                            </w:r>
                            <w:r w:rsidRPr="009A212F">
                              <w:rPr>
                                <w:sz w:val="16"/>
                                <w:szCs w:val="16"/>
                                <w:lang w:eastAsia="zh-CN"/>
                              </w:rPr>
                              <w:t>.113</w:t>
                            </w:r>
                          </w:p>
                        </w:tc>
                        <w:tc>
                          <w:tcPr>
                            <w:tcW w:w="717" w:type="dxa"/>
                            <w:tcBorders>
                              <w:left w:val="nil"/>
                              <w:right w:val="nil"/>
                            </w:tcBorders>
                          </w:tcPr>
                          <w:p w14:paraId="086BEE27" w14:textId="77777777" w:rsidR="005055FA" w:rsidRPr="00C002A9" w:rsidRDefault="005055FA" w:rsidP="00B17BBC">
                            <w:pPr>
                              <w:jc w:val="center"/>
                              <w:rPr>
                                <w:rFonts w:eastAsia="宋体"/>
                                <w:sz w:val="16"/>
                                <w:szCs w:val="16"/>
                              </w:rPr>
                            </w:pPr>
                            <w:r w:rsidRPr="009A212F">
                              <w:rPr>
                                <w:rFonts w:hint="eastAsia"/>
                                <w:sz w:val="16"/>
                                <w:szCs w:val="16"/>
                                <w:lang w:eastAsia="zh-CN"/>
                              </w:rPr>
                              <w:t>0</w:t>
                            </w:r>
                            <w:r w:rsidRPr="009A212F">
                              <w:rPr>
                                <w:sz w:val="16"/>
                                <w:szCs w:val="16"/>
                                <w:lang w:eastAsia="zh-CN"/>
                              </w:rPr>
                              <w:t>.115</w:t>
                            </w:r>
                          </w:p>
                        </w:tc>
                      </w:tr>
                      <w:tr w:rsidR="005055FA" w:rsidRPr="00C002A9" w14:paraId="0F6C9E2E" w14:textId="77777777" w:rsidTr="00387F81">
                        <w:tc>
                          <w:tcPr>
                            <w:tcW w:w="716" w:type="dxa"/>
                            <w:tcBorders>
                              <w:left w:val="nil"/>
                            </w:tcBorders>
                          </w:tcPr>
                          <w:p w14:paraId="0E06737B" w14:textId="77777777" w:rsidR="005055FA" w:rsidRPr="00C002A9" w:rsidRDefault="005055FA" w:rsidP="00B17BBC">
                            <w:pPr>
                              <w:jc w:val="center"/>
                              <w:rPr>
                                <w:rFonts w:eastAsia="宋体"/>
                                <w:sz w:val="16"/>
                                <w:szCs w:val="16"/>
                              </w:rPr>
                            </w:pPr>
                            <w:r w:rsidRPr="00C002A9">
                              <w:rPr>
                                <w:rFonts w:eastAsia="宋体" w:hint="eastAsia"/>
                                <w:sz w:val="16"/>
                                <w:szCs w:val="16"/>
                              </w:rPr>
                              <w:t>N</w:t>
                            </w:r>
                            <w:r w:rsidRPr="00C002A9">
                              <w:rPr>
                                <w:rFonts w:eastAsia="宋体"/>
                                <w:sz w:val="16"/>
                                <w:szCs w:val="16"/>
                              </w:rPr>
                              <w:t>ame</w:t>
                            </w:r>
                          </w:p>
                        </w:tc>
                        <w:tc>
                          <w:tcPr>
                            <w:tcW w:w="717" w:type="dxa"/>
                            <w:tcBorders>
                              <w:right w:val="nil"/>
                            </w:tcBorders>
                          </w:tcPr>
                          <w:p w14:paraId="2888E99C" w14:textId="77777777" w:rsidR="005055FA" w:rsidRPr="00C002A9" w:rsidRDefault="005055FA" w:rsidP="00B17BBC">
                            <w:pPr>
                              <w:jc w:val="center"/>
                              <w:rPr>
                                <w:rFonts w:eastAsia="宋体"/>
                                <w:sz w:val="16"/>
                                <w:szCs w:val="16"/>
                              </w:rPr>
                            </w:pPr>
                            <w:proofErr w:type="spellStart"/>
                            <w:r w:rsidRPr="00C002A9">
                              <w:rPr>
                                <w:rFonts w:eastAsia="宋体" w:hint="eastAsia"/>
                                <w:sz w:val="16"/>
                                <w:szCs w:val="16"/>
                              </w:rPr>
                              <w:t>N</w:t>
                            </w:r>
                            <w:r w:rsidRPr="00C002A9">
                              <w:rPr>
                                <w:rFonts w:eastAsia="宋体"/>
                                <w:sz w:val="16"/>
                                <w:szCs w:val="16"/>
                              </w:rPr>
                              <w:t>Rf</w:t>
                            </w:r>
                            <w:proofErr w:type="spellEnd"/>
                          </w:p>
                        </w:tc>
                        <w:tc>
                          <w:tcPr>
                            <w:tcW w:w="717" w:type="dxa"/>
                            <w:tcBorders>
                              <w:left w:val="nil"/>
                              <w:right w:val="nil"/>
                            </w:tcBorders>
                          </w:tcPr>
                          <w:p w14:paraId="2776DACB" w14:textId="77777777" w:rsidR="005055FA" w:rsidRPr="00C002A9" w:rsidRDefault="005055FA" w:rsidP="00B17BBC">
                            <w:pPr>
                              <w:jc w:val="center"/>
                              <w:rPr>
                                <w:rFonts w:eastAsia="宋体"/>
                                <w:sz w:val="16"/>
                                <w:szCs w:val="16"/>
                              </w:rPr>
                            </w:pPr>
                            <w:r w:rsidRPr="00C002A9">
                              <w:rPr>
                                <w:rFonts w:eastAsia="宋体" w:hint="eastAsia"/>
                                <w:sz w:val="16"/>
                                <w:szCs w:val="16"/>
                              </w:rPr>
                              <w:t>B</w:t>
                            </w:r>
                            <w:r w:rsidRPr="00C002A9">
                              <w:rPr>
                                <w:rFonts w:eastAsia="宋体"/>
                                <w:sz w:val="16"/>
                                <w:szCs w:val="16"/>
                              </w:rPr>
                              <w:t>PR</w:t>
                            </w:r>
                          </w:p>
                        </w:tc>
                        <w:tc>
                          <w:tcPr>
                            <w:tcW w:w="717" w:type="dxa"/>
                            <w:tcBorders>
                              <w:left w:val="nil"/>
                              <w:right w:val="nil"/>
                            </w:tcBorders>
                          </w:tcPr>
                          <w:p w14:paraId="15B45E6A" w14:textId="77777777" w:rsidR="005055FA" w:rsidRPr="00C002A9" w:rsidRDefault="005055FA" w:rsidP="00B17BBC">
                            <w:pPr>
                              <w:jc w:val="center"/>
                              <w:rPr>
                                <w:rFonts w:eastAsia="宋体"/>
                                <w:sz w:val="16"/>
                                <w:szCs w:val="16"/>
                              </w:rPr>
                            </w:pPr>
                            <w:proofErr w:type="spellStart"/>
                            <w:r w:rsidRPr="00C002A9">
                              <w:rPr>
                                <w:rFonts w:eastAsia="宋体" w:hint="eastAsia"/>
                                <w:sz w:val="16"/>
                                <w:szCs w:val="16"/>
                              </w:rPr>
                              <w:t>h</w:t>
                            </w:r>
                            <w:r w:rsidRPr="00C002A9">
                              <w:rPr>
                                <w:rFonts w:eastAsia="宋体"/>
                                <w:sz w:val="16"/>
                                <w:szCs w:val="16"/>
                              </w:rPr>
                              <w:t>tBleed</w:t>
                            </w:r>
                            <w:proofErr w:type="spellEnd"/>
                          </w:p>
                        </w:tc>
                        <w:tc>
                          <w:tcPr>
                            <w:tcW w:w="717" w:type="dxa"/>
                            <w:tcBorders>
                              <w:left w:val="nil"/>
                              <w:right w:val="nil"/>
                            </w:tcBorders>
                          </w:tcPr>
                          <w:p w14:paraId="4396B29E" w14:textId="77777777" w:rsidR="005055FA" w:rsidRPr="00C002A9" w:rsidRDefault="005055FA" w:rsidP="00B17BBC">
                            <w:pPr>
                              <w:jc w:val="center"/>
                              <w:rPr>
                                <w:rFonts w:eastAsia="宋体"/>
                                <w:sz w:val="16"/>
                                <w:szCs w:val="16"/>
                              </w:rPr>
                            </w:pPr>
                            <w:r w:rsidRPr="00C002A9">
                              <w:rPr>
                                <w:rFonts w:eastAsia="宋体" w:hint="eastAsia"/>
                                <w:sz w:val="16"/>
                                <w:szCs w:val="16"/>
                              </w:rPr>
                              <w:t>W</w:t>
                            </w:r>
                            <w:r w:rsidRPr="00C002A9">
                              <w:rPr>
                                <w:rFonts w:eastAsia="宋体"/>
                                <w:sz w:val="16"/>
                                <w:szCs w:val="16"/>
                              </w:rPr>
                              <w:t>31</w:t>
                            </w:r>
                          </w:p>
                        </w:tc>
                        <w:tc>
                          <w:tcPr>
                            <w:tcW w:w="717" w:type="dxa"/>
                            <w:tcBorders>
                              <w:left w:val="nil"/>
                              <w:right w:val="nil"/>
                            </w:tcBorders>
                          </w:tcPr>
                          <w:p w14:paraId="074F3463" w14:textId="77777777" w:rsidR="005055FA" w:rsidRPr="00C002A9" w:rsidRDefault="005055FA" w:rsidP="00B17BBC">
                            <w:pPr>
                              <w:jc w:val="center"/>
                              <w:rPr>
                                <w:rFonts w:eastAsia="宋体"/>
                                <w:sz w:val="16"/>
                                <w:szCs w:val="16"/>
                              </w:rPr>
                            </w:pPr>
                            <w:r w:rsidRPr="00C002A9">
                              <w:rPr>
                                <w:rFonts w:eastAsia="宋体" w:hint="eastAsia"/>
                                <w:sz w:val="16"/>
                                <w:szCs w:val="16"/>
                              </w:rPr>
                              <w:t>W</w:t>
                            </w:r>
                            <w:r w:rsidRPr="00C002A9">
                              <w:rPr>
                                <w:rFonts w:eastAsia="宋体"/>
                                <w:sz w:val="16"/>
                                <w:szCs w:val="16"/>
                              </w:rPr>
                              <w:t>32</w:t>
                            </w:r>
                          </w:p>
                        </w:tc>
                        <w:tc>
                          <w:tcPr>
                            <w:tcW w:w="717" w:type="dxa"/>
                            <w:tcBorders>
                              <w:left w:val="nil"/>
                              <w:right w:val="nil"/>
                            </w:tcBorders>
                          </w:tcPr>
                          <w:p w14:paraId="04997D67" w14:textId="77777777" w:rsidR="005055FA" w:rsidRPr="00C002A9" w:rsidRDefault="005055FA" w:rsidP="00B17BBC">
                            <w:pPr>
                              <w:jc w:val="center"/>
                              <w:rPr>
                                <w:rFonts w:eastAsia="宋体"/>
                                <w:sz w:val="16"/>
                                <w:szCs w:val="16"/>
                                <w:lang w:eastAsia="zh-CN"/>
                              </w:rPr>
                            </w:pPr>
                            <w:r w:rsidRPr="009A212F">
                              <w:rPr>
                                <w:rFonts w:eastAsia="宋体" w:hint="eastAsia"/>
                                <w:sz w:val="16"/>
                                <w:szCs w:val="16"/>
                                <w:lang w:eastAsia="zh-CN"/>
                              </w:rPr>
                              <w:t>H</w:t>
                            </w:r>
                            <w:r w:rsidRPr="009A212F">
                              <w:rPr>
                                <w:rFonts w:eastAsia="宋体"/>
                                <w:sz w:val="16"/>
                                <w:szCs w:val="16"/>
                                <w:lang w:eastAsia="zh-CN"/>
                              </w:rPr>
                              <w:t>I</w:t>
                            </w:r>
                          </w:p>
                        </w:tc>
                      </w:tr>
                      <w:tr w:rsidR="005055FA" w:rsidRPr="00C002A9" w14:paraId="4D7FFE1D" w14:textId="77777777" w:rsidTr="00387F81">
                        <w:tc>
                          <w:tcPr>
                            <w:tcW w:w="716" w:type="dxa"/>
                            <w:tcBorders>
                              <w:left w:val="nil"/>
                            </w:tcBorders>
                          </w:tcPr>
                          <w:p w14:paraId="54FD024F" w14:textId="77777777" w:rsidR="005055FA" w:rsidRPr="00C002A9" w:rsidRDefault="005055FA" w:rsidP="00B17BBC">
                            <w:pPr>
                              <w:jc w:val="center"/>
                              <w:rPr>
                                <w:rFonts w:eastAsia="宋体"/>
                                <w:sz w:val="16"/>
                                <w:szCs w:val="16"/>
                              </w:rPr>
                            </w:pPr>
                            <w:r w:rsidRPr="00C002A9">
                              <w:rPr>
                                <w:rFonts w:eastAsia="宋体" w:hint="eastAsia"/>
                                <w:sz w:val="16"/>
                                <w:szCs w:val="16"/>
                              </w:rPr>
                              <w:t>Error</w:t>
                            </w:r>
                          </w:p>
                        </w:tc>
                        <w:tc>
                          <w:tcPr>
                            <w:tcW w:w="717" w:type="dxa"/>
                            <w:tcBorders>
                              <w:right w:val="nil"/>
                            </w:tcBorders>
                          </w:tcPr>
                          <w:p w14:paraId="094E6200" w14:textId="77777777" w:rsidR="005055FA" w:rsidRPr="00C002A9" w:rsidRDefault="005055FA" w:rsidP="00B17BBC">
                            <w:pPr>
                              <w:jc w:val="center"/>
                              <w:rPr>
                                <w:rFonts w:eastAsia="宋体"/>
                                <w:sz w:val="16"/>
                                <w:szCs w:val="16"/>
                              </w:rPr>
                            </w:pPr>
                            <w:r w:rsidRPr="009A212F">
                              <w:rPr>
                                <w:rFonts w:hint="eastAsia"/>
                                <w:sz w:val="16"/>
                                <w:szCs w:val="16"/>
                                <w:lang w:eastAsia="zh-CN"/>
                              </w:rPr>
                              <w:t>0</w:t>
                            </w:r>
                            <w:r w:rsidRPr="009A212F">
                              <w:rPr>
                                <w:sz w:val="16"/>
                                <w:szCs w:val="16"/>
                                <w:lang w:eastAsia="zh-CN"/>
                              </w:rPr>
                              <w:t>.217</w:t>
                            </w:r>
                          </w:p>
                        </w:tc>
                        <w:tc>
                          <w:tcPr>
                            <w:tcW w:w="717" w:type="dxa"/>
                            <w:tcBorders>
                              <w:left w:val="nil"/>
                              <w:right w:val="nil"/>
                            </w:tcBorders>
                          </w:tcPr>
                          <w:p w14:paraId="1F12508D" w14:textId="77777777" w:rsidR="005055FA" w:rsidRPr="00C002A9" w:rsidRDefault="005055FA" w:rsidP="00B17BBC">
                            <w:pPr>
                              <w:jc w:val="center"/>
                              <w:rPr>
                                <w:rFonts w:eastAsia="宋体"/>
                                <w:sz w:val="16"/>
                                <w:szCs w:val="16"/>
                              </w:rPr>
                            </w:pPr>
                            <w:r w:rsidRPr="009A212F">
                              <w:rPr>
                                <w:rFonts w:hint="eastAsia"/>
                                <w:sz w:val="16"/>
                                <w:szCs w:val="16"/>
                                <w:lang w:eastAsia="zh-CN"/>
                              </w:rPr>
                              <w:t>0</w:t>
                            </w:r>
                            <w:r w:rsidRPr="009A212F">
                              <w:rPr>
                                <w:sz w:val="16"/>
                                <w:szCs w:val="16"/>
                                <w:lang w:eastAsia="zh-CN"/>
                              </w:rPr>
                              <w:t>.130</w:t>
                            </w:r>
                          </w:p>
                        </w:tc>
                        <w:tc>
                          <w:tcPr>
                            <w:tcW w:w="717" w:type="dxa"/>
                            <w:tcBorders>
                              <w:left w:val="nil"/>
                              <w:right w:val="nil"/>
                            </w:tcBorders>
                          </w:tcPr>
                          <w:p w14:paraId="1CA8EDB1" w14:textId="77777777" w:rsidR="005055FA" w:rsidRPr="00C002A9" w:rsidRDefault="005055FA" w:rsidP="00B17BBC">
                            <w:pPr>
                              <w:jc w:val="center"/>
                              <w:rPr>
                                <w:rFonts w:eastAsia="宋体"/>
                                <w:sz w:val="16"/>
                                <w:szCs w:val="16"/>
                              </w:rPr>
                            </w:pPr>
                            <w:r w:rsidRPr="009A212F">
                              <w:rPr>
                                <w:rFonts w:hint="eastAsia"/>
                                <w:sz w:val="16"/>
                                <w:szCs w:val="16"/>
                                <w:lang w:eastAsia="zh-CN"/>
                              </w:rPr>
                              <w:t>0</w:t>
                            </w:r>
                            <w:r w:rsidRPr="009A212F">
                              <w:rPr>
                                <w:sz w:val="16"/>
                                <w:szCs w:val="16"/>
                                <w:lang w:eastAsia="zh-CN"/>
                              </w:rPr>
                              <w:t>.202</w:t>
                            </w:r>
                          </w:p>
                        </w:tc>
                        <w:tc>
                          <w:tcPr>
                            <w:tcW w:w="717" w:type="dxa"/>
                            <w:tcBorders>
                              <w:left w:val="nil"/>
                              <w:right w:val="nil"/>
                            </w:tcBorders>
                          </w:tcPr>
                          <w:p w14:paraId="17B3692F" w14:textId="77777777" w:rsidR="005055FA" w:rsidRPr="00C002A9" w:rsidRDefault="005055FA" w:rsidP="00B17BBC">
                            <w:pPr>
                              <w:jc w:val="center"/>
                              <w:rPr>
                                <w:rFonts w:eastAsia="宋体"/>
                                <w:sz w:val="16"/>
                                <w:szCs w:val="16"/>
                              </w:rPr>
                            </w:pPr>
                            <w:r w:rsidRPr="009A212F">
                              <w:rPr>
                                <w:sz w:val="16"/>
                                <w:szCs w:val="16"/>
                                <w:lang w:eastAsia="zh-CN"/>
                              </w:rPr>
                              <w:t>0.171</w:t>
                            </w:r>
                          </w:p>
                        </w:tc>
                        <w:tc>
                          <w:tcPr>
                            <w:tcW w:w="717" w:type="dxa"/>
                            <w:tcBorders>
                              <w:left w:val="nil"/>
                              <w:right w:val="nil"/>
                            </w:tcBorders>
                          </w:tcPr>
                          <w:p w14:paraId="58D6E74C" w14:textId="77777777" w:rsidR="005055FA" w:rsidRPr="00C002A9" w:rsidRDefault="005055FA" w:rsidP="00B17BBC">
                            <w:pPr>
                              <w:jc w:val="center"/>
                              <w:rPr>
                                <w:rFonts w:eastAsia="宋体"/>
                                <w:sz w:val="16"/>
                                <w:szCs w:val="16"/>
                              </w:rPr>
                            </w:pPr>
                            <w:r w:rsidRPr="009A212F">
                              <w:rPr>
                                <w:rFonts w:hint="eastAsia"/>
                                <w:sz w:val="16"/>
                                <w:szCs w:val="16"/>
                                <w:lang w:eastAsia="zh-CN"/>
                              </w:rPr>
                              <w:t>0</w:t>
                            </w:r>
                            <w:r w:rsidRPr="009A212F">
                              <w:rPr>
                                <w:sz w:val="16"/>
                                <w:szCs w:val="16"/>
                                <w:lang w:eastAsia="zh-CN"/>
                              </w:rPr>
                              <w:t>.149</w:t>
                            </w:r>
                          </w:p>
                        </w:tc>
                        <w:tc>
                          <w:tcPr>
                            <w:tcW w:w="717" w:type="dxa"/>
                            <w:tcBorders>
                              <w:left w:val="nil"/>
                              <w:right w:val="nil"/>
                            </w:tcBorders>
                          </w:tcPr>
                          <w:p w14:paraId="4774236E" w14:textId="77777777" w:rsidR="005055FA" w:rsidRPr="00C002A9" w:rsidRDefault="005055FA" w:rsidP="00B17BBC">
                            <w:pPr>
                              <w:jc w:val="center"/>
                              <w:rPr>
                                <w:rFonts w:eastAsia="宋体"/>
                                <w:sz w:val="16"/>
                                <w:szCs w:val="16"/>
                              </w:rPr>
                            </w:pPr>
                            <w:r w:rsidRPr="009A212F">
                              <w:rPr>
                                <w:rFonts w:hint="eastAsia"/>
                                <w:sz w:val="16"/>
                                <w:szCs w:val="16"/>
                                <w:lang w:eastAsia="zh-CN"/>
                              </w:rPr>
                              <w:t>0</w:t>
                            </w:r>
                            <w:r w:rsidRPr="009A212F">
                              <w:rPr>
                                <w:sz w:val="16"/>
                                <w:szCs w:val="16"/>
                                <w:lang w:eastAsia="zh-CN"/>
                              </w:rPr>
                              <w:t>.111</w:t>
                            </w:r>
                          </w:p>
                        </w:tc>
                      </w:tr>
                      <w:tr w:rsidR="005055FA" w:rsidRPr="00C002A9" w14:paraId="58DBE042" w14:textId="77777777" w:rsidTr="00387F81">
                        <w:tc>
                          <w:tcPr>
                            <w:tcW w:w="5018" w:type="dxa"/>
                            <w:gridSpan w:val="7"/>
                            <w:tcBorders>
                              <w:top w:val="double" w:sz="4" w:space="0" w:color="auto"/>
                              <w:left w:val="nil"/>
                              <w:right w:val="nil"/>
                            </w:tcBorders>
                          </w:tcPr>
                          <w:p w14:paraId="42447F7E" w14:textId="77777777" w:rsidR="005055FA" w:rsidRPr="009A212F" w:rsidRDefault="005055FA" w:rsidP="00B17BBC">
                            <w:pPr>
                              <w:rPr>
                                <w:rFonts w:eastAsia="宋体"/>
                                <w:sz w:val="16"/>
                                <w:szCs w:val="16"/>
                              </w:rPr>
                            </w:pPr>
                            <w:r w:rsidRPr="009A212F">
                              <w:rPr>
                                <w:rFonts w:eastAsia="宋体"/>
                                <w:b/>
                                <w:bCs/>
                                <w:sz w:val="16"/>
                                <w:szCs w:val="16"/>
                                <w:lang w:val="en-US"/>
                              </w:rPr>
                              <w:t>Missing rate</w:t>
                            </w:r>
                            <w:r w:rsidRPr="009A212F">
                              <w:rPr>
                                <w:rFonts w:eastAsia="宋体" w:hint="eastAsia"/>
                                <w:b/>
                                <w:bCs/>
                                <w:sz w:val="16"/>
                                <w:szCs w:val="16"/>
                                <w:lang w:val="en-US"/>
                              </w:rPr>
                              <w:t>:</w:t>
                            </w:r>
                            <w:r w:rsidRPr="009A212F">
                              <w:rPr>
                                <w:rFonts w:eastAsia="宋体"/>
                                <w:b/>
                                <w:bCs/>
                                <w:sz w:val="16"/>
                                <w:szCs w:val="16"/>
                                <w:lang w:val="en-US"/>
                              </w:rPr>
                              <w:t xml:space="preserve"> 0.5</w:t>
                            </w:r>
                          </w:p>
                        </w:tc>
                      </w:tr>
                      <w:tr w:rsidR="005055FA" w:rsidRPr="00C002A9" w14:paraId="57034CEB" w14:textId="77777777" w:rsidTr="00387F81">
                        <w:tc>
                          <w:tcPr>
                            <w:tcW w:w="716" w:type="dxa"/>
                            <w:tcBorders>
                              <w:top w:val="single" w:sz="4" w:space="0" w:color="auto"/>
                              <w:left w:val="nil"/>
                            </w:tcBorders>
                          </w:tcPr>
                          <w:p w14:paraId="06373BDE" w14:textId="77777777" w:rsidR="005055FA" w:rsidRPr="00C002A9" w:rsidRDefault="005055FA" w:rsidP="00B17BBC">
                            <w:pPr>
                              <w:jc w:val="center"/>
                              <w:rPr>
                                <w:rFonts w:eastAsia="宋体"/>
                                <w:sz w:val="16"/>
                                <w:szCs w:val="16"/>
                              </w:rPr>
                            </w:pPr>
                            <w:r w:rsidRPr="00C002A9">
                              <w:rPr>
                                <w:rFonts w:eastAsia="宋体" w:hint="eastAsia"/>
                                <w:sz w:val="16"/>
                                <w:szCs w:val="16"/>
                              </w:rPr>
                              <w:t>N</w:t>
                            </w:r>
                            <w:r w:rsidRPr="00C002A9">
                              <w:rPr>
                                <w:rFonts w:eastAsia="宋体"/>
                                <w:sz w:val="16"/>
                                <w:szCs w:val="16"/>
                              </w:rPr>
                              <w:t>ame</w:t>
                            </w:r>
                          </w:p>
                        </w:tc>
                        <w:tc>
                          <w:tcPr>
                            <w:tcW w:w="717" w:type="dxa"/>
                            <w:tcBorders>
                              <w:top w:val="single" w:sz="4" w:space="0" w:color="auto"/>
                              <w:right w:val="nil"/>
                            </w:tcBorders>
                          </w:tcPr>
                          <w:p w14:paraId="100058BE" w14:textId="77777777" w:rsidR="005055FA" w:rsidRPr="00C002A9" w:rsidRDefault="005055FA" w:rsidP="00B17BBC">
                            <w:pPr>
                              <w:jc w:val="center"/>
                              <w:rPr>
                                <w:rFonts w:eastAsia="宋体"/>
                                <w:sz w:val="16"/>
                                <w:szCs w:val="16"/>
                              </w:rPr>
                            </w:pPr>
                            <w:r w:rsidRPr="00C002A9">
                              <w:rPr>
                                <w:rFonts w:eastAsia="宋体" w:hint="eastAsia"/>
                                <w:sz w:val="16"/>
                                <w:szCs w:val="16"/>
                              </w:rPr>
                              <w:t>T</w:t>
                            </w:r>
                            <w:r w:rsidRPr="00C002A9">
                              <w:rPr>
                                <w:rFonts w:eastAsia="宋体"/>
                                <w:sz w:val="16"/>
                                <w:szCs w:val="16"/>
                              </w:rPr>
                              <w:t>24</w:t>
                            </w:r>
                          </w:p>
                        </w:tc>
                        <w:tc>
                          <w:tcPr>
                            <w:tcW w:w="717" w:type="dxa"/>
                            <w:tcBorders>
                              <w:top w:val="single" w:sz="4" w:space="0" w:color="auto"/>
                              <w:left w:val="nil"/>
                              <w:right w:val="nil"/>
                            </w:tcBorders>
                          </w:tcPr>
                          <w:p w14:paraId="78592120" w14:textId="77777777" w:rsidR="005055FA" w:rsidRPr="00C002A9" w:rsidRDefault="005055FA" w:rsidP="00B17BBC">
                            <w:pPr>
                              <w:jc w:val="center"/>
                              <w:rPr>
                                <w:rFonts w:eastAsia="宋体"/>
                                <w:sz w:val="16"/>
                                <w:szCs w:val="16"/>
                              </w:rPr>
                            </w:pPr>
                            <w:r w:rsidRPr="00C002A9">
                              <w:rPr>
                                <w:rFonts w:eastAsia="宋体" w:hint="eastAsia"/>
                                <w:sz w:val="16"/>
                                <w:szCs w:val="16"/>
                              </w:rPr>
                              <w:t>T</w:t>
                            </w:r>
                            <w:r w:rsidRPr="00C002A9">
                              <w:rPr>
                                <w:rFonts w:eastAsia="宋体"/>
                                <w:sz w:val="16"/>
                                <w:szCs w:val="16"/>
                              </w:rPr>
                              <w:t>50</w:t>
                            </w:r>
                          </w:p>
                        </w:tc>
                        <w:tc>
                          <w:tcPr>
                            <w:tcW w:w="717" w:type="dxa"/>
                            <w:tcBorders>
                              <w:top w:val="single" w:sz="4" w:space="0" w:color="auto"/>
                              <w:left w:val="nil"/>
                              <w:right w:val="nil"/>
                            </w:tcBorders>
                          </w:tcPr>
                          <w:p w14:paraId="0E58B9FF" w14:textId="77777777" w:rsidR="005055FA" w:rsidRPr="00C002A9" w:rsidRDefault="005055FA" w:rsidP="00B17BBC">
                            <w:pPr>
                              <w:jc w:val="center"/>
                              <w:rPr>
                                <w:rFonts w:eastAsia="宋体"/>
                                <w:sz w:val="16"/>
                                <w:szCs w:val="16"/>
                              </w:rPr>
                            </w:pPr>
                            <w:r w:rsidRPr="00C002A9">
                              <w:rPr>
                                <w:rFonts w:eastAsia="宋体" w:hint="eastAsia"/>
                                <w:sz w:val="16"/>
                                <w:szCs w:val="16"/>
                              </w:rPr>
                              <w:t>P</w:t>
                            </w:r>
                            <w:r w:rsidRPr="00C002A9">
                              <w:rPr>
                                <w:rFonts w:eastAsia="宋体"/>
                                <w:sz w:val="16"/>
                                <w:szCs w:val="16"/>
                              </w:rPr>
                              <w:t>30</w:t>
                            </w:r>
                          </w:p>
                        </w:tc>
                        <w:tc>
                          <w:tcPr>
                            <w:tcW w:w="717" w:type="dxa"/>
                            <w:tcBorders>
                              <w:top w:val="single" w:sz="4" w:space="0" w:color="auto"/>
                              <w:left w:val="nil"/>
                              <w:right w:val="nil"/>
                            </w:tcBorders>
                          </w:tcPr>
                          <w:p w14:paraId="7CE4185E" w14:textId="77777777" w:rsidR="005055FA" w:rsidRPr="00C002A9" w:rsidRDefault="005055FA" w:rsidP="00B17BBC">
                            <w:pPr>
                              <w:jc w:val="center"/>
                              <w:rPr>
                                <w:rFonts w:eastAsia="宋体"/>
                                <w:sz w:val="16"/>
                                <w:szCs w:val="16"/>
                              </w:rPr>
                            </w:pPr>
                            <w:proofErr w:type="spellStart"/>
                            <w:r w:rsidRPr="00C002A9">
                              <w:rPr>
                                <w:rFonts w:eastAsia="宋体" w:hint="eastAsia"/>
                                <w:sz w:val="16"/>
                                <w:szCs w:val="16"/>
                              </w:rPr>
                              <w:t>N</w:t>
                            </w:r>
                            <w:r w:rsidRPr="00C002A9">
                              <w:rPr>
                                <w:rFonts w:eastAsia="宋体"/>
                                <w:sz w:val="16"/>
                                <w:szCs w:val="16"/>
                              </w:rPr>
                              <w:t>f</w:t>
                            </w:r>
                            <w:proofErr w:type="spellEnd"/>
                          </w:p>
                        </w:tc>
                        <w:tc>
                          <w:tcPr>
                            <w:tcW w:w="717" w:type="dxa"/>
                            <w:tcBorders>
                              <w:top w:val="single" w:sz="4" w:space="0" w:color="auto"/>
                              <w:left w:val="nil"/>
                              <w:right w:val="nil"/>
                            </w:tcBorders>
                          </w:tcPr>
                          <w:p w14:paraId="5587B8D8" w14:textId="77777777" w:rsidR="005055FA" w:rsidRPr="00C002A9" w:rsidRDefault="005055FA" w:rsidP="00B17BBC">
                            <w:pPr>
                              <w:jc w:val="center"/>
                              <w:rPr>
                                <w:rFonts w:eastAsia="宋体"/>
                                <w:sz w:val="16"/>
                                <w:szCs w:val="16"/>
                              </w:rPr>
                            </w:pPr>
                            <w:r w:rsidRPr="00C002A9">
                              <w:rPr>
                                <w:rFonts w:eastAsia="宋体" w:hint="eastAsia"/>
                                <w:sz w:val="16"/>
                                <w:szCs w:val="16"/>
                              </w:rPr>
                              <w:t>P</w:t>
                            </w:r>
                            <w:r w:rsidRPr="00C002A9">
                              <w:rPr>
                                <w:rFonts w:eastAsia="宋体"/>
                                <w:sz w:val="16"/>
                                <w:szCs w:val="16"/>
                              </w:rPr>
                              <w:t>s30</w:t>
                            </w:r>
                          </w:p>
                        </w:tc>
                        <w:tc>
                          <w:tcPr>
                            <w:tcW w:w="717" w:type="dxa"/>
                            <w:tcBorders>
                              <w:top w:val="single" w:sz="4" w:space="0" w:color="auto"/>
                              <w:left w:val="nil"/>
                              <w:right w:val="nil"/>
                            </w:tcBorders>
                          </w:tcPr>
                          <w:p w14:paraId="52CB297C" w14:textId="77777777" w:rsidR="005055FA" w:rsidRPr="00C002A9" w:rsidRDefault="005055FA" w:rsidP="00B17BBC">
                            <w:pPr>
                              <w:jc w:val="center"/>
                              <w:rPr>
                                <w:rFonts w:eastAsia="宋体"/>
                                <w:sz w:val="16"/>
                                <w:szCs w:val="16"/>
                              </w:rPr>
                            </w:pPr>
                            <w:r w:rsidRPr="00C002A9">
                              <w:rPr>
                                <w:rFonts w:eastAsia="宋体" w:hint="eastAsia"/>
                                <w:sz w:val="16"/>
                                <w:szCs w:val="16"/>
                              </w:rPr>
                              <w:t>p</w:t>
                            </w:r>
                            <w:r w:rsidRPr="00C002A9">
                              <w:rPr>
                                <w:rFonts w:eastAsia="宋体"/>
                                <w:sz w:val="16"/>
                                <w:szCs w:val="16"/>
                              </w:rPr>
                              <w:t>hi</w:t>
                            </w:r>
                          </w:p>
                        </w:tc>
                      </w:tr>
                      <w:tr w:rsidR="005055FA" w:rsidRPr="00C002A9" w14:paraId="431592FD" w14:textId="77777777" w:rsidTr="00387F81">
                        <w:tc>
                          <w:tcPr>
                            <w:tcW w:w="716" w:type="dxa"/>
                            <w:tcBorders>
                              <w:left w:val="nil"/>
                            </w:tcBorders>
                          </w:tcPr>
                          <w:p w14:paraId="34AAA92A" w14:textId="77777777" w:rsidR="005055FA" w:rsidRPr="00C002A9" w:rsidRDefault="005055FA" w:rsidP="00B17BBC">
                            <w:pPr>
                              <w:jc w:val="center"/>
                              <w:rPr>
                                <w:rFonts w:eastAsia="宋体"/>
                                <w:sz w:val="16"/>
                                <w:szCs w:val="16"/>
                              </w:rPr>
                            </w:pPr>
                            <w:r w:rsidRPr="00C002A9">
                              <w:rPr>
                                <w:rFonts w:eastAsia="宋体"/>
                                <w:sz w:val="16"/>
                                <w:szCs w:val="16"/>
                              </w:rPr>
                              <w:t>E</w:t>
                            </w:r>
                            <w:r w:rsidRPr="00C002A9">
                              <w:rPr>
                                <w:rFonts w:eastAsia="宋体" w:hint="eastAsia"/>
                                <w:sz w:val="16"/>
                                <w:szCs w:val="16"/>
                              </w:rPr>
                              <w:t>rror</w:t>
                            </w:r>
                          </w:p>
                        </w:tc>
                        <w:tc>
                          <w:tcPr>
                            <w:tcW w:w="717" w:type="dxa"/>
                            <w:tcBorders>
                              <w:right w:val="nil"/>
                            </w:tcBorders>
                          </w:tcPr>
                          <w:p w14:paraId="12288947" w14:textId="77777777" w:rsidR="005055FA" w:rsidRPr="00C002A9" w:rsidRDefault="005055FA" w:rsidP="00B17BBC">
                            <w:pPr>
                              <w:jc w:val="center"/>
                              <w:rPr>
                                <w:rFonts w:eastAsia="宋体"/>
                                <w:sz w:val="16"/>
                                <w:szCs w:val="16"/>
                              </w:rPr>
                            </w:pPr>
                            <w:r w:rsidRPr="009A212F">
                              <w:rPr>
                                <w:rFonts w:hint="eastAsia"/>
                                <w:sz w:val="16"/>
                                <w:szCs w:val="16"/>
                                <w:lang w:eastAsia="zh-CN"/>
                              </w:rPr>
                              <w:t>0</w:t>
                            </w:r>
                            <w:r w:rsidRPr="009A212F">
                              <w:rPr>
                                <w:sz w:val="16"/>
                                <w:szCs w:val="16"/>
                                <w:lang w:eastAsia="zh-CN"/>
                              </w:rPr>
                              <w:t>.227</w:t>
                            </w:r>
                          </w:p>
                        </w:tc>
                        <w:tc>
                          <w:tcPr>
                            <w:tcW w:w="717" w:type="dxa"/>
                            <w:tcBorders>
                              <w:left w:val="nil"/>
                              <w:right w:val="nil"/>
                            </w:tcBorders>
                          </w:tcPr>
                          <w:p w14:paraId="3827142D" w14:textId="77777777" w:rsidR="005055FA" w:rsidRPr="00C002A9" w:rsidRDefault="005055FA" w:rsidP="00B17BBC">
                            <w:pPr>
                              <w:jc w:val="center"/>
                              <w:rPr>
                                <w:rFonts w:eastAsia="宋体"/>
                                <w:sz w:val="16"/>
                                <w:szCs w:val="16"/>
                              </w:rPr>
                            </w:pPr>
                            <w:r w:rsidRPr="009A212F">
                              <w:rPr>
                                <w:rFonts w:hint="eastAsia"/>
                                <w:sz w:val="16"/>
                                <w:szCs w:val="16"/>
                                <w:lang w:eastAsia="zh-CN"/>
                              </w:rPr>
                              <w:t>0</w:t>
                            </w:r>
                            <w:r w:rsidRPr="009A212F">
                              <w:rPr>
                                <w:sz w:val="16"/>
                                <w:szCs w:val="16"/>
                                <w:lang w:eastAsia="zh-CN"/>
                              </w:rPr>
                              <w:t>.143</w:t>
                            </w:r>
                          </w:p>
                        </w:tc>
                        <w:tc>
                          <w:tcPr>
                            <w:tcW w:w="717" w:type="dxa"/>
                            <w:tcBorders>
                              <w:left w:val="nil"/>
                              <w:right w:val="nil"/>
                            </w:tcBorders>
                          </w:tcPr>
                          <w:p w14:paraId="4E3DE2B4" w14:textId="77777777" w:rsidR="005055FA" w:rsidRPr="00C002A9" w:rsidRDefault="005055FA" w:rsidP="00B17BBC">
                            <w:pPr>
                              <w:jc w:val="center"/>
                              <w:rPr>
                                <w:rFonts w:eastAsia="宋体"/>
                                <w:sz w:val="16"/>
                                <w:szCs w:val="16"/>
                              </w:rPr>
                            </w:pPr>
                            <w:r w:rsidRPr="009A212F">
                              <w:rPr>
                                <w:rFonts w:hint="eastAsia"/>
                                <w:sz w:val="16"/>
                                <w:szCs w:val="16"/>
                                <w:lang w:eastAsia="zh-CN"/>
                              </w:rPr>
                              <w:t>0</w:t>
                            </w:r>
                            <w:r w:rsidRPr="009A212F">
                              <w:rPr>
                                <w:sz w:val="16"/>
                                <w:szCs w:val="16"/>
                                <w:lang w:eastAsia="zh-CN"/>
                              </w:rPr>
                              <w:t>.156</w:t>
                            </w:r>
                          </w:p>
                        </w:tc>
                        <w:tc>
                          <w:tcPr>
                            <w:tcW w:w="717" w:type="dxa"/>
                            <w:tcBorders>
                              <w:left w:val="nil"/>
                              <w:right w:val="nil"/>
                            </w:tcBorders>
                          </w:tcPr>
                          <w:p w14:paraId="372F03DC" w14:textId="77777777" w:rsidR="005055FA" w:rsidRPr="00C002A9" w:rsidRDefault="005055FA" w:rsidP="00B17BBC">
                            <w:pPr>
                              <w:jc w:val="center"/>
                              <w:rPr>
                                <w:rFonts w:eastAsia="宋体"/>
                                <w:sz w:val="16"/>
                                <w:szCs w:val="16"/>
                              </w:rPr>
                            </w:pPr>
                            <w:r w:rsidRPr="009A212F">
                              <w:rPr>
                                <w:rFonts w:hint="eastAsia"/>
                                <w:sz w:val="16"/>
                                <w:szCs w:val="16"/>
                                <w:lang w:eastAsia="zh-CN"/>
                              </w:rPr>
                              <w:t>0</w:t>
                            </w:r>
                            <w:r w:rsidRPr="009A212F">
                              <w:rPr>
                                <w:sz w:val="16"/>
                                <w:szCs w:val="16"/>
                                <w:lang w:eastAsia="zh-CN"/>
                              </w:rPr>
                              <w:t>.208</w:t>
                            </w:r>
                          </w:p>
                        </w:tc>
                        <w:tc>
                          <w:tcPr>
                            <w:tcW w:w="717" w:type="dxa"/>
                            <w:tcBorders>
                              <w:left w:val="nil"/>
                              <w:right w:val="nil"/>
                            </w:tcBorders>
                          </w:tcPr>
                          <w:p w14:paraId="21B3DB0D" w14:textId="77777777" w:rsidR="005055FA" w:rsidRPr="00C002A9" w:rsidRDefault="005055FA" w:rsidP="00B17BBC">
                            <w:pPr>
                              <w:jc w:val="center"/>
                              <w:rPr>
                                <w:rFonts w:eastAsia="宋体"/>
                                <w:sz w:val="16"/>
                                <w:szCs w:val="16"/>
                              </w:rPr>
                            </w:pPr>
                            <w:r w:rsidRPr="009A212F">
                              <w:rPr>
                                <w:rFonts w:hint="eastAsia"/>
                                <w:sz w:val="16"/>
                                <w:szCs w:val="16"/>
                                <w:lang w:eastAsia="zh-CN"/>
                              </w:rPr>
                              <w:t>0</w:t>
                            </w:r>
                            <w:r w:rsidRPr="009A212F">
                              <w:rPr>
                                <w:sz w:val="16"/>
                                <w:szCs w:val="16"/>
                                <w:lang w:eastAsia="zh-CN"/>
                              </w:rPr>
                              <w:t>.139</w:t>
                            </w:r>
                          </w:p>
                        </w:tc>
                        <w:tc>
                          <w:tcPr>
                            <w:tcW w:w="717" w:type="dxa"/>
                            <w:tcBorders>
                              <w:left w:val="nil"/>
                              <w:right w:val="nil"/>
                            </w:tcBorders>
                          </w:tcPr>
                          <w:p w14:paraId="0BE74A2F" w14:textId="77777777" w:rsidR="005055FA" w:rsidRPr="00C002A9" w:rsidRDefault="005055FA" w:rsidP="00B17BBC">
                            <w:pPr>
                              <w:jc w:val="center"/>
                              <w:rPr>
                                <w:rFonts w:eastAsia="宋体"/>
                                <w:sz w:val="16"/>
                                <w:szCs w:val="16"/>
                              </w:rPr>
                            </w:pPr>
                            <w:r w:rsidRPr="009A212F">
                              <w:rPr>
                                <w:rFonts w:hint="eastAsia"/>
                                <w:sz w:val="16"/>
                                <w:szCs w:val="16"/>
                                <w:lang w:eastAsia="zh-CN"/>
                              </w:rPr>
                              <w:t>0</w:t>
                            </w:r>
                            <w:r w:rsidRPr="009A212F">
                              <w:rPr>
                                <w:sz w:val="16"/>
                                <w:szCs w:val="16"/>
                                <w:lang w:eastAsia="zh-CN"/>
                              </w:rPr>
                              <w:t>.127</w:t>
                            </w:r>
                          </w:p>
                        </w:tc>
                      </w:tr>
                      <w:tr w:rsidR="005055FA" w:rsidRPr="00C002A9" w14:paraId="76B8A595" w14:textId="77777777" w:rsidTr="00387F81">
                        <w:tc>
                          <w:tcPr>
                            <w:tcW w:w="716" w:type="dxa"/>
                            <w:tcBorders>
                              <w:left w:val="nil"/>
                            </w:tcBorders>
                          </w:tcPr>
                          <w:p w14:paraId="2DB4CA4E" w14:textId="77777777" w:rsidR="005055FA" w:rsidRPr="00C002A9" w:rsidRDefault="005055FA" w:rsidP="00B17BBC">
                            <w:pPr>
                              <w:jc w:val="center"/>
                              <w:rPr>
                                <w:rFonts w:eastAsia="宋体"/>
                                <w:sz w:val="16"/>
                                <w:szCs w:val="16"/>
                              </w:rPr>
                            </w:pPr>
                            <w:r w:rsidRPr="00C002A9">
                              <w:rPr>
                                <w:rFonts w:eastAsia="宋体" w:hint="eastAsia"/>
                                <w:sz w:val="16"/>
                                <w:szCs w:val="16"/>
                              </w:rPr>
                              <w:t>N</w:t>
                            </w:r>
                            <w:r w:rsidRPr="00C002A9">
                              <w:rPr>
                                <w:rFonts w:eastAsia="宋体"/>
                                <w:sz w:val="16"/>
                                <w:szCs w:val="16"/>
                              </w:rPr>
                              <w:t>ame</w:t>
                            </w:r>
                          </w:p>
                        </w:tc>
                        <w:tc>
                          <w:tcPr>
                            <w:tcW w:w="717" w:type="dxa"/>
                            <w:tcBorders>
                              <w:right w:val="nil"/>
                            </w:tcBorders>
                          </w:tcPr>
                          <w:p w14:paraId="0BC1D660" w14:textId="77777777" w:rsidR="005055FA" w:rsidRPr="00C002A9" w:rsidRDefault="005055FA" w:rsidP="00B17BBC">
                            <w:pPr>
                              <w:jc w:val="center"/>
                              <w:rPr>
                                <w:rFonts w:eastAsia="宋体"/>
                                <w:sz w:val="16"/>
                                <w:szCs w:val="16"/>
                              </w:rPr>
                            </w:pPr>
                            <w:proofErr w:type="spellStart"/>
                            <w:r w:rsidRPr="00C002A9">
                              <w:rPr>
                                <w:rFonts w:eastAsia="宋体" w:hint="eastAsia"/>
                                <w:sz w:val="16"/>
                                <w:szCs w:val="16"/>
                              </w:rPr>
                              <w:t>N</w:t>
                            </w:r>
                            <w:r w:rsidRPr="00C002A9">
                              <w:rPr>
                                <w:rFonts w:eastAsia="宋体"/>
                                <w:sz w:val="16"/>
                                <w:szCs w:val="16"/>
                              </w:rPr>
                              <w:t>Rf</w:t>
                            </w:r>
                            <w:proofErr w:type="spellEnd"/>
                          </w:p>
                        </w:tc>
                        <w:tc>
                          <w:tcPr>
                            <w:tcW w:w="717" w:type="dxa"/>
                            <w:tcBorders>
                              <w:left w:val="nil"/>
                              <w:right w:val="nil"/>
                            </w:tcBorders>
                          </w:tcPr>
                          <w:p w14:paraId="2649D1A8" w14:textId="77777777" w:rsidR="005055FA" w:rsidRPr="00C002A9" w:rsidRDefault="005055FA" w:rsidP="00B17BBC">
                            <w:pPr>
                              <w:jc w:val="center"/>
                              <w:rPr>
                                <w:rFonts w:eastAsia="宋体"/>
                                <w:sz w:val="16"/>
                                <w:szCs w:val="16"/>
                              </w:rPr>
                            </w:pPr>
                            <w:r w:rsidRPr="00C002A9">
                              <w:rPr>
                                <w:rFonts w:eastAsia="宋体" w:hint="eastAsia"/>
                                <w:sz w:val="16"/>
                                <w:szCs w:val="16"/>
                              </w:rPr>
                              <w:t>B</w:t>
                            </w:r>
                            <w:r w:rsidRPr="00C002A9">
                              <w:rPr>
                                <w:rFonts w:eastAsia="宋体"/>
                                <w:sz w:val="16"/>
                                <w:szCs w:val="16"/>
                              </w:rPr>
                              <w:t>PR</w:t>
                            </w:r>
                          </w:p>
                        </w:tc>
                        <w:tc>
                          <w:tcPr>
                            <w:tcW w:w="717" w:type="dxa"/>
                            <w:tcBorders>
                              <w:left w:val="nil"/>
                              <w:right w:val="nil"/>
                            </w:tcBorders>
                          </w:tcPr>
                          <w:p w14:paraId="78FCD705" w14:textId="77777777" w:rsidR="005055FA" w:rsidRPr="00C002A9" w:rsidRDefault="005055FA" w:rsidP="00B17BBC">
                            <w:pPr>
                              <w:jc w:val="center"/>
                              <w:rPr>
                                <w:rFonts w:eastAsia="宋体"/>
                                <w:sz w:val="16"/>
                                <w:szCs w:val="16"/>
                              </w:rPr>
                            </w:pPr>
                            <w:proofErr w:type="spellStart"/>
                            <w:r w:rsidRPr="00C002A9">
                              <w:rPr>
                                <w:rFonts w:eastAsia="宋体" w:hint="eastAsia"/>
                                <w:sz w:val="16"/>
                                <w:szCs w:val="16"/>
                              </w:rPr>
                              <w:t>h</w:t>
                            </w:r>
                            <w:r w:rsidRPr="00C002A9">
                              <w:rPr>
                                <w:rFonts w:eastAsia="宋体"/>
                                <w:sz w:val="16"/>
                                <w:szCs w:val="16"/>
                              </w:rPr>
                              <w:t>tBleed</w:t>
                            </w:r>
                            <w:proofErr w:type="spellEnd"/>
                          </w:p>
                        </w:tc>
                        <w:tc>
                          <w:tcPr>
                            <w:tcW w:w="717" w:type="dxa"/>
                            <w:tcBorders>
                              <w:left w:val="nil"/>
                              <w:right w:val="nil"/>
                            </w:tcBorders>
                          </w:tcPr>
                          <w:p w14:paraId="16D1D57A" w14:textId="77777777" w:rsidR="005055FA" w:rsidRPr="00C002A9" w:rsidRDefault="005055FA" w:rsidP="00B17BBC">
                            <w:pPr>
                              <w:jc w:val="center"/>
                              <w:rPr>
                                <w:rFonts w:eastAsia="宋体"/>
                                <w:sz w:val="16"/>
                                <w:szCs w:val="16"/>
                              </w:rPr>
                            </w:pPr>
                            <w:r w:rsidRPr="00C002A9">
                              <w:rPr>
                                <w:rFonts w:eastAsia="宋体" w:hint="eastAsia"/>
                                <w:sz w:val="16"/>
                                <w:szCs w:val="16"/>
                              </w:rPr>
                              <w:t>W</w:t>
                            </w:r>
                            <w:r w:rsidRPr="00C002A9">
                              <w:rPr>
                                <w:rFonts w:eastAsia="宋体"/>
                                <w:sz w:val="16"/>
                                <w:szCs w:val="16"/>
                              </w:rPr>
                              <w:t>31</w:t>
                            </w:r>
                          </w:p>
                        </w:tc>
                        <w:tc>
                          <w:tcPr>
                            <w:tcW w:w="717" w:type="dxa"/>
                            <w:tcBorders>
                              <w:left w:val="nil"/>
                              <w:right w:val="nil"/>
                            </w:tcBorders>
                          </w:tcPr>
                          <w:p w14:paraId="0AF76A23" w14:textId="77777777" w:rsidR="005055FA" w:rsidRPr="00C002A9" w:rsidRDefault="005055FA" w:rsidP="00B17BBC">
                            <w:pPr>
                              <w:jc w:val="center"/>
                              <w:rPr>
                                <w:rFonts w:eastAsia="宋体"/>
                                <w:sz w:val="16"/>
                                <w:szCs w:val="16"/>
                              </w:rPr>
                            </w:pPr>
                            <w:r w:rsidRPr="00C002A9">
                              <w:rPr>
                                <w:rFonts w:eastAsia="宋体" w:hint="eastAsia"/>
                                <w:sz w:val="16"/>
                                <w:szCs w:val="16"/>
                              </w:rPr>
                              <w:t>W</w:t>
                            </w:r>
                            <w:r w:rsidRPr="00C002A9">
                              <w:rPr>
                                <w:rFonts w:eastAsia="宋体"/>
                                <w:sz w:val="16"/>
                                <w:szCs w:val="16"/>
                              </w:rPr>
                              <w:t>32</w:t>
                            </w:r>
                          </w:p>
                        </w:tc>
                        <w:tc>
                          <w:tcPr>
                            <w:tcW w:w="717" w:type="dxa"/>
                            <w:tcBorders>
                              <w:left w:val="nil"/>
                              <w:right w:val="nil"/>
                            </w:tcBorders>
                          </w:tcPr>
                          <w:p w14:paraId="50AF78C3" w14:textId="77777777" w:rsidR="005055FA" w:rsidRPr="00C002A9" w:rsidRDefault="005055FA" w:rsidP="00B17BBC">
                            <w:pPr>
                              <w:jc w:val="center"/>
                              <w:rPr>
                                <w:rFonts w:eastAsia="宋体"/>
                                <w:sz w:val="16"/>
                                <w:szCs w:val="16"/>
                                <w:lang w:eastAsia="zh-CN"/>
                              </w:rPr>
                            </w:pPr>
                            <w:r w:rsidRPr="009A212F">
                              <w:rPr>
                                <w:rFonts w:eastAsia="宋体" w:hint="eastAsia"/>
                                <w:sz w:val="16"/>
                                <w:szCs w:val="16"/>
                                <w:lang w:eastAsia="zh-CN"/>
                              </w:rPr>
                              <w:t>H</w:t>
                            </w:r>
                            <w:r w:rsidRPr="009A212F">
                              <w:rPr>
                                <w:rFonts w:eastAsia="宋体"/>
                                <w:sz w:val="16"/>
                                <w:szCs w:val="16"/>
                                <w:lang w:eastAsia="zh-CN"/>
                              </w:rPr>
                              <w:t>I</w:t>
                            </w:r>
                          </w:p>
                        </w:tc>
                      </w:tr>
                      <w:tr w:rsidR="005055FA" w:rsidRPr="00C002A9" w14:paraId="4E2B620F" w14:textId="77777777" w:rsidTr="00387F81">
                        <w:tc>
                          <w:tcPr>
                            <w:tcW w:w="716" w:type="dxa"/>
                            <w:tcBorders>
                              <w:left w:val="nil"/>
                              <w:bottom w:val="double" w:sz="4" w:space="0" w:color="auto"/>
                            </w:tcBorders>
                          </w:tcPr>
                          <w:p w14:paraId="24B52FAE" w14:textId="77777777" w:rsidR="005055FA" w:rsidRPr="00C002A9" w:rsidRDefault="005055FA" w:rsidP="00B17BBC">
                            <w:pPr>
                              <w:jc w:val="center"/>
                              <w:rPr>
                                <w:rFonts w:eastAsia="宋体"/>
                                <w:sz w:val="16"/>
                                <w:szCs w:val="16"/>
                              </w:rPr>
                            </w:pPr>
                            <w:r w:rsidRPr="00C002A9">
                              <w:rPr>
                                <w:rFonts w:eastAsia="宋体" w:hint="eastAsia"/>
                                <w:sz w:val="16"/>
                                <w:szCs w:val="16"/>
                              </w:rPr>
                              <w:t>Error</w:t>
                            </w:r>
                          </w:p>
                        </w:tc>
                        <w:tc>
                          <w:tcPr>
                            <w:tcW w:w="717" w:type="dxa"/>
                            <w:tcBorders>
                              <w:bottom w:val="double" w:sz="4" w:space="0" w:color="auto"/>
                              <w:right w:val="nil"/>
                            </w:tcBorders>
                          </w:tcPr>
                          <w:p w14:paraId="55F2E513" w14:textId="77777777" w:rsidR="005055FA" w:rsidRPr="00C002A9" w:rsidRDefault="005055FA" w:rsidP="00B17BBC">
                            <w:pPr>
                              <w:jc w:val="center"/>
                              <w:rPr>
                                <w:rFonts w:eastAsia="宋体"/>
                                <w:sz w:val="16"/>
                                <w:szCs w:val="16"/>
                              </w:rPr>
                            </w:pPr>
                            <w:r w:rsidRPr="009A212F">
                              <w:rPr>
                                <w:rFonts w:hint="eastAsia"/>
                                <w:sz w:val="16"/>
                                <w:szCs w:val="16"/>
                                <w:lang w:eastAsia="zh-CN"/>
                              </w:rPr>
                              <w:t>0</w:t>
                            </w:r>
                            <w:r w:rsidRPr="009A212F">
                              <w:rPr>
                                <w:sz w:val="16"/>
                                <w:szCs w:val="16"/>
                                <w:lang w:eastAsia="zh-CN"/>
                              </w:rPr>
                              <w:t>.288</w:t>
                            </w:r>
                          </w:p>
                        </w:tc>
                        <w:tc>
                          <w:tcPr>
                            <w:tcW w:w="717" w:type="dxa"/>
                            <w:tcBorders>
                              <w:left w:val="nil"/>
                              <w:bottom w:val="double" w:sz="4" w:space="0" w:color="auto"/>
                              <w:right w:val="nil"/>
                            </w:tcBorders>
                          </w:tcPr>
                          <w:p w14:paraId="624AF2F3" w14:textId="77777777" w:rsidR="005055FA" w:rsidRPr="00C002A9" w:rsidRDefault="005055FA" w:rsidP="00B17BBC">
                            <w:pPr>
                              <w:jc w:val="center"/>
                              <w:rPr>
                                <w:rFonts w:eastAsia="宋体"/>
                                <w:sz w:val="16"/>
                                <w:szCs w:val="16"/>
                              </w:rPr>
                            </w:pPr>
                            <w:r w:rsidRPr="009A212F">
                              <w:rPr>
                                <w:rFonts w:hint="eastAsia"/>
                                <w:sz w:val="16"/>
                                <w:szCs w:val="16"/>
                                <w:lang w:eastAsia="zh-CN"/>
                              </w:rPr>
                              <w:t>0</w:t>
                            </w:r>
                            <w:r w:rsidRPr="009A212F">
                              <w:rPr>
                                <w:sz w:val="16"/>
                                <w:szCs w:val="16"/>
                                <w:lang w:eastAsia="zh-CN"/>
                              </w:rPr>
                              <w:t>.182</w:t>
                            </w:r>
                          </w:p>
                        </w:tc>
                        <w:tc>
                          <w:tcPr>
                            <w:tcW w:w="717" w:type="dxa"/>
                            <w:tcBorders>
                              <w:left w:val="nil"/>
                              <w:bottom w:val="double" w:sz="4" w:space="0" w:color="auto"/>
                              <w:right w:val="nil"/>
                            </w:tcBorders>
                          </w:tcPr>
                          <w:p w14:paraId="70574771" w14:textId="77777777" w:rsidR="005055FA" w:rsidRPr="00C002A9" w:rsidRDefault="005055FA" w:rsidP="00B17BBC">
                            <w:pPr>
                              <w:jc w:val="center"/>
                              <w:rPr>
                                <w:rFonts w:eastAsia="宋体"/>
                                <w:sz w:val="16"/>
                                <w:szCs w:val="16"/>
                              </w:rPr>
                            </w:pPr>
                            <w:r w:rsidRPr="009A212F">
                              <w:rPr>
                                <w:rFonts w:hint="eastAsia"/>
                                <w:sz w:val="16"/>
                                <w:szCs w:val="16"/>
                                <w:lang w:eastAsia="zh-CN"/>
                              </w:rPr>
                              <w:t>0</w:t>
                            </w:r>
                            <w:r w:rsidRPr="009A212F">
                              <w:rPr>
                                <w:sz w:val="16"/>
                                <w:szCs w:val="16"/>
                                <w:lang w:eastAsia="zh-CN"/>
                              </w:rPr>
                              <w:t>.244</w:t>
                            </w:r>
                          </w:p>
                        </w:tc>
                        <w:tc>
                          <w:tcPr>
                            <w:tcW w:w="717" w:type="dxa"/>
                            <w:tcBorders>
                              <w:left w:val="nil"/>
                              <w:bottom w:val="double" w:sz="4" w:space="0" w:color="auto"/>
                              <w:right w:val="nil"/>
                            </w:tcBorders>
                          </w:tcPr>
                          <w:p w14:paraId="5F5C9ADB" w14:textId="77777777" w:rsidR="005055FA" w:rsidRPr="00C002A9" w:rsidRDefault="005055FA" w:rsidP="00B17BBC">
                            <w:pPr>
                              <w:jc w:val="center"/>
                              <w:rPr>
                                <w:rFonts w:eastAsia="宋体"/>
                                <w:sz w:val="16"/>
                                <w:szCs w:val="16"/>
                              </w:rPr>
                            </w:pPr>
                            <w:r w:rsidRPr="009A212F">
                              <w:rPr>
                                <w:sz w:val="16"/>
                                <w:szCs w:val="16"/>
                                <w:lang w:eastAsia="zh-CN"/>
                              </w:rPr>
                              <w:t>0.244</w:t>
                            </w:r>
                          </w:p>
                        </w:tc>
                        <w:tc>
                          <w:tcPr>
                            <w:tcW w:w="717" w:type="dxa"/>
                            <w:tcBorders>
                              <w:left w:val="nil"/>
                              <w:bottom w:val="double" w:sz="4" w:space="0" w:color="auto"/>
                              <w:right w:val="nil"/>
                            </w:tcBorders>
                          </w:tcPr>
                          <w:p w14:paraId="7EADB778" w14:textId="77777777" w:rsidR="005055FA" w:rsidRPr="00C002A9" w:rsidRDefault="005055FA" w:rsidP="00B17BBC">
                            <w:pPr>
                              <w:jc w:val="center"/>
                              <w:rPr>
                                <w:rFonts w:eastAsia="宋体"/>
                                <w:sz w:val="16"/>
                                <w:szCs w:val="16"/>
                              </w:rPr>
                            </w:pPr>
                            <w:r w:rsidRPr="009A212F">
                              <w:rPr>
                                <w:rFonts w:hint="eastAsia"/>
                                <w:sz w:val="16"/>
                                <w:szCs w:val="16"/>
                                <w:lang w:eastAsia="zh-CN"/>
                              </w:rPr>
                              <w:t>0</w:t>
                            </w:r>
                            <w:r w:rsidRPr="009A212F">
                              <w:rPr>
                                <w:sz w:val="16"/>
                                <w:szCs w:val="16"/>
                                <w:lang w:eastAsia="zh-CN"/>
                              </w:rPr>
                              <w:t>.191</w:t>
                            </w:r>
                          </w:p>
                        </w:tc>
                        <w:tc>
                          <w:tcPr>
                            <w:tcW w:w="717" w:type="dxa"/>
                            <w:tcBorders>
                              <w:left w:val="nil"/>
                              <w:bottom w:val="double" w:sz="4" w:space="0" w:color="auto"/>
                              <w:right w:val="nil"/>
                            </w:tcBorders>
                          </w:tcPr>
                          <w:p w14:paraId="696476B8" w14:textId="77777777" w:rsidR="005055FA" w:rsidRPr="00C002A9" w:rsidRDefault="005055FA" w:rsidP="00B17BBC">
                            <w:pPr>
                              <w:jc w:val="center"/>
                              <w:rPr>
                                <w:rFonts w:eastAsia="宋体"/>
                                <w:sz w:val="16"/>
                                <w:szCs w:val="16"/>
                              </w:rPr>
                            </w:pPr>
                            <w:r w:rsidRPr="009A212F">
                              <w:rPr>
                                <w:rFonts w:hint="eastAsia"/>
                                <w:sz w:val="16"/>
                                <w:szCs w:val="16"/>
                                <w:lang w:eastAsia="zh-CN"/>
                              </w:rPr>
                              <w:t>0</w:t>
                            </w:r>
                            <w:r w:rsidRPr="009A212F">
                              <w:rPr>
                                <w:sz w:val="16"/>
                                <w:szCs w:val="16"/>
                                <w:lang w:eastAsia="zh-CN"/>
                              </w:rPr>
                              <w:t>.134</w:t>
                            </w:r>
                          </w:p>
                        </w:tc>
                      </w:tr>
                    </w:tbl>
                    <w:p w14:paraId="715DC4E5" w14:textId="77777777" w:rsidR="005055FA" w:rsidRDefault="005055FA" w:rsidP="005055FA"/>
                  </w:txbxContent>
                </v:textbox>
                <w10:anchorlock/>
              </v:shape>
            </w:pict>
          </mc:Fallback>
        </mc:AlternateContent>
      </w:r>
    </w:p>
    <w:p w14:paraId="574B9903" w14:textId="4A3AE488" w:rsidR="0069502C" w:rsidRPr="000B4378" w:rsidRDefault="00F922BD" w:rsidP="000B70CF">
      <w:pPr>
        <w:pStyle w:val="References"/>
        <w:numPr>
          <w:ilvl w:val="0"/>
          <w:numId w:val="0"/>
        </w:numPr>
        <w:ind w:firstLine="204"/>
      </w:pPr>
      <w:r w:rsidRPr="000B4378">
        <w:rPr>
          <w:sz w:val="20"/>
          <w:szCs w:val="20"/>
        </w:rPr>
        <w:t>T</w:t>
      </w:r>
      <w:r w:rsidRPr="000B4378">
        <w:rPr>
          <w:rFonts w:hint="eastAsia"/>
          <w:sz w:val="20"/>
          <w:szCs w:val="20"/>
          <w:lang w:eastAsia="zh-CN"/>
        </w:rPr>
        <w:t>able</w:t>
      </w:r>
      <w:r w:rsidRPr="000B4378">
        <w:rPr>
          <w:sz w:val="20"/>
          <w:szCs w:val="20"/>
        </w:rPr>
        <w:t xml:space="preserve"> </w:t>
      </w:r>
      <w:r w:rsidR="00B750E4">
        <w:rPr>
          <w:sz w:val="20"/>
          <w:szCs w:val="20"/>
          <w:lang w:eastAsia="zh-CN"/>
        </w:rPr>
        <w:t>VI</w:t>
      </w:r>
      <w:r w:rsidR="00EE39C9" w:rsidRPr="000B4378">
        <w:rPr>
          <w:sz w:val="20"/>
          <w:szCs w:val="20"/>
          <w:lang w:eastAsia="zh-CN"/>
        </w:rPr>
        <w:t xml:space="preserve"> shows </w:t>
      </w:r>
      <w:r w:rsidR="00B53D2B">
        <w:rPr>
          <w:sz w:val="20"/>
          <w:szCs w:val="20"/>
          <w:lang w:eastAsia="zh-CN"/>
        </w:rPr>
        <w:t xml:space="preserve">RUL </w:t>
      </w:r>
      <w:r w:rsidR="00B53D2B" w:rsidRPr="00B53D2B">
        <w:rPr>
          <w:sz w:val="20"/>
          <w:szCs w:val="20"/>
        </w:rPr>
        <w:t xml:space="preserve">prediction errors based on HI (the proposed method) and each single sensor signal </w:t>
      </w:r>
      <w:r w:rsidR="00AB0730">
        <w:rPr>
          <w:sz w:val="20"/>
          <w:szCs w:val="20"/>
        </w:rPr>
        <w:t xml:space="preserve">with missing data </w:t>
      </w:r>
      <w:r w:rsidR="00B53D2B" w:rsidRPr="00B53D2B">
        <w:rPr>
          <w:sz w:val="20"/>
          <w:szCs w:val="20"/>
        </w:rPr>
        <w:t xml:space="preserve">under loss mode </w:t>
      </w:r>
      <w:r w:rsidR="00B53D2B">
        <w:rPr>
          <w:sz w:val="20"/>
          <w:szCs w:val="20"/>
        </w:rPr>
        <w:t>A</w:t>
      </w:r>
      <w:r w:rsidR="00B53D2B" w:rsidRPr="00B53D2B">
        <w:rPr>
          <w:sz w:val="20"/>
          <w:szCs w:val="20"/>
        </w:rPr>
        <w:t>.</w:t>
      </w:r>
      <w:r w:rsidR="00C47531">
        <w:rPr>
          <w:rFonts w:hint="eastAsia"/>
          <w:sz w:val="20"/>
          <w:szCs w:val="20"/>
          <w:lang w:eastAsia="zh-CN"/>
        </w:rPr>
        <w:t xml:space="preserve"> </w:t>
      </w:r>
      <w:r w:rsidR="0097716E" w:rsidRPr="000B4378">
        <w:rPr>
          <w:sz w:val="20"/>
          <w:szCs w:val="20"/>
          <w:lang w:eastAsia="zh-CN"/>
        </w:rPr>
        <w:t xml:space="preserve">It </w:t>
      </w:r>
      <w:r w:rsidR="00114B47" w:rsidRPr="000B4378">
        <w:rPr>
          <w:sz w:val="20"/>
          <w:szCs w:val="20"/>
          <w:lang w:eastAsia="zh-CN"/>
        </w:rPr>
        <w:t>can</w:t>
      </w:r>
      <w:r w:rsidR="0097716E" w:rsidRPr="000B4378">
        <w:rPr>
          <w:sz w:val="20"/>
          <w:szCs w:val="20"/>
          <w:lang w:eastAsia="zh-CN"/>
        </w:rPr>
        <w:t xml:space="preserve"> be seen that </w:t>
      </w:r>
      <w:r w:rsidR="006B19BB" w:rsidRPr="000B4378">
        <w:rPr>
          <w:sz w:val="20"/>
          <w:szCs w:val="20"/>
          <w:lang w:eastAsia="zh-CN"/>
        </w:rPr>
        <w:t xml:space="preserve">by </w:t>
      </w:r>
      <w:r w:rsidR="00114B47" w:rsidRPr="000B4378">
        <w:rPr>
          <w:sz w:val="20"/>
          <w:szCs w:val="20"/>
          <w:lang w:eastAsia="zh-CN"/>
        </w:rPr>
        <w:t xml:space="preserve">conducting </w:t>
      </w:r>
      <w:r w:rsidR="00E65330" w:rsidRPr="000B4378">
        <w:rPr>
          <w:sz w:val="20"/>
          <w:szCs w:val="20"/>
          <w:lang w:eastAsia="zh-CN"/>
        </w:rPr>
        <w:t>data fusion</w:t>
      </w:r>
      <w:r w:rsidR="00114B47" w:rsidRPr="000B4378">
        <w:rPr>
          <w:sz w:val="20"/>
          <w:szCs w:val="20"/>
          <w:lang w:eastAsia="zh-CN"/>
        </w:rPr>
        <w:t xml:space="preserve"> </w:t>
      </w:r>
      <w:r w:rsidR="00994B35">
        <w:rPr>
          <w:sz w:val="20"/>
          <w:szCs w:val="20"/>
          <w:lang w:eastAsia="zh-CN"/>
        </w:rPr>
        <w:t>to construct</w:t>
      </w:r>
      <w:r w:rsidR="00114B47" w:rsidRPr="000B4378">
        <w:rPr>
          <w:sz w:val="20"/>
          <w:szCs w:val="20"/>
          <w:lang w:eastAsia="zh-CN"/>
        </w:rPr>
        <w:t xml:space="preserve"> HI</w:t>
      </w:r>
      <w:r w:rsidR="00336F67" w:rsidRPr="000B4378">
        <w:rPr>
          <w:sz w:val="20"/>
          <w:szCs w:val="20"/>
          <w:lang w:eastAsia="zh-CN"/>
        </w:rPr>
        <w:t xml:space="preserve">, the </w:t>
      </w:r>
      <w:r w:rsidR="00C47531">
        <w:rPr>
          <w:sz w:val="20"/>
          <w:szCs w:val="20"/>
          <w:lang w:eastAsia="zh-CN"/>
        </w:rPr>
        <w:t xml:space="preserve">RUL </w:t>
      </w:r>
      <w:r w:rsidR="00C47531" w:rsidRPr="00B53D2B">
        <w:rPr>
          <w:sz w:val="20"/>
          <w:szCs w:val="20"/>
        </w:rPr>
        <w:t>prediction errors</w:t>
      </w:r>
      <w:r w:rsidR="00C47531" w:rsidRPr="000B4378" w:rsidDel="00C47531">
        <w:rPr>
          <w:sz w:val="20"/>
          <w:szCs w:val="20"/>
          <w:lang w:eastAsia="zh-CN"/>
        </w:rPr>
        <w:t xml:space="preserve"> </w:t>
      </w:r>
      <w:r w:rsidR="00336F67" w:rsidRPr="000B4378">
        <w:rPr>
          <w:sz w:val="20"/>
          <w:szCs w:val="20"/>
          <w:lang w:eastAsia="zh-CN"/>
        </w:rPr>
        <w:t>are able to be decreased</w:t>
      </w:r>
      <w:r w:rsidR="008669D5" w:rsidRPr="000B4378">
        <w:rPr>
          <w:sz w:val="20"/>
          <w:szCs w:val="20"/>
          <w:lang w:eastAsia="zh-CN"/>
        </w:rPr>
        <w:t xml:space="preserve"> </w:t>
      </w:r>
      <w:r w:rsidR="00C47531">
        <w:rPr>
          <w:sz w:val="20"/>
          <w:szCs w:val="20"/>
          <w:lang w:eastAsia="zh-CN"/>
        </w:rPr>
        <w:t xml:space="preserve">compared with each single sensor signal </w:t>
      </w:r>
      <w:r w:rsidR="008669D5" w:rsidRPr="000B4378">
        <w:rPr>
          <w:sz w:val="20"/>
          <w:szCs w:val="20"/>
          <w:lang w:eastAsia="zh-CN"/>
        </w:rPr>
        <w:t xml:space="preserve">because the constructed HI contains more </w:t>
      </w:r>
      <w:r w:rsidR="00A36F1E" w:rsidRPr="000B4378">
        <w:rPr>
          <w:sz w:val="20"/>
          <w:szCs w:val="20"/>
          <w:lang w:eastAsia="zh-CN"/>
        </w:rPr>
        <w:t>information</w:t>
      </w:r>
      <w:r w:rsidR="008669D5" w:rsidRPr="000B4378">
        <w:rPr>
          <w:sz w:val="20"/>
          <w:szCs w:val="20"/>
          <w:lang w:eastAsia="zh-CN"/>
        </w:rPr>
        <w:t xml:space="preserve"> </w:t>
      </w:r>
      <w:r w:rsidR="00C47531">
        <w:rPr>
          <w:sz w:val="20"/>
          <w:szCs w:val="20"/>
          <w:lang w:eastAsia="zh-CN"/>
        </w:rPr>
        <w:t>for</w:t>
      </w:r>
      <w:r w:rsidR="00C47531" w:rsidRPr="000B4378">
        <w:rPr>
          <w:sz w:val="20"/>
          <w:szCs w:val="20"/>
          <w:lang w:eastAsia="zh-CN"/>
        </w:rPr>
        <w:t xml:space="preserve"> </w:t>
      </w:r>
      <w:r w:rsidR="00A36F1E" w:rsidRPr="000B4378">
        <w:rPr>
          <w:sz w:val="20"/>
          <w:szCs w:val="20"/>
          <w:lang w:eastAsia="zh-CN"/>
        </w:rPr>
        <w:t>degradation</w:t>
      </w:r>
      <w:r w:rsidR="00C47531">
        <w:rPr>
          <w:sz w:val="20"/>
          <w:szCs w:val="20"/>
          <w:lang w:eastAsia="zh-CN"/>
        </w:rPr>
        <w:t xml:space="preserve"> modeling</w:t>
      </w:r>
      <w:r w:rsidR="00E65330" w:rsidRPr="000B4378">
        <w:rPr>
          <w:sz w:val="20"/>
          <w:szCs w:val="20"/>
          <w:lang w:eastAsia="zh-CN"/>
        </w:rPr>
        <w:t xml:space="preserve">. </w:t>
      </w:r>
      <w:r w:rsidR="000529AA">
        <w:rPr>
          <w:sz w:val="20"/>
          <w:szCs w:val="20"/>
          <w:lang w:eastAsia="zh-CN"/>
        </w:rPr>
        <w:t xml:space="preserve">Meanwhile, as the missing rate increases, </w:t>
      </w:r>
      <w:r w:rsidR="003C0428">
        <w:rPr>
          <w:sz w:val="20"/>
          <w:szCs w:val="20"/>
          <w:lang w:eastAsia="zh-CN"/>
        </w:rPr>
        <w:t>t</w:t>
      </w:r>
      <w:r w:rsidR="003C0428" w:rsidRPr="003C0428">
        <w:rPr>
          <w:sz w:val="20"/>
          <w:szCs w:val="20"/>
          <w:lang w:eastAsia="zh-CN"/>
        </w:rPr>
        <w:t xml:space="preserve">he accuracy of </w:t>
      </w:r>
      <w:r w:rsidR="006044F3">
        <w:rPr>
          <w:sz w:val="20"/>
          <w:szCs w:val="20"/>
          <w:lang w:eastAsia="zh-CN"/>
        </w:rPr>
        <w:t xml:space="preserve">RUL </w:t>
      </w:r>
      <w:r w:rsidR="003C0428" w:rsidRPr="003C0428">
        <w:rPr>
          <w:sz w:val="20"/>
          <w:szCs w:val="20"/>
          <w:lang w:eastAsia="zh-CN"/>
        </w:rPr>
        <w:t>prediction</w:t>
      </w:r>
      <w:r w:rsidR="006044F3">
        <w:rPr>
          <w:sz w:val="20"/>
          <w:szCs w:val="20"/>
          <w:lang w:eastAsia="zh-CN"/>
        </w:rPr>
        <w:t xml:space="preserve"> by HI</w:t>
      </w:r>
      <w:r w:rsidR="003C0428" w:rsidRPr="003C0428">
        <w:rPr>
          <w:sz w:val="20"/>
          <w:szCs w:val="20"/>
          <w:lang w:eastAsia="zh-CN"/>
        </w:rPr>
        <w:t xml:space="preserve"> </w:t>
      </w:r>
      <w:r w:rsidR="006044F3">
        <w:rPr>
          <w:sz w:val="20"/>
          <w:szCs w:val="20"/>
          <w:lang w:eastAsia="zh-CN"/>
        </w:rPr>
        <w:t>is</w:t>
      </w:r>
      <w:r w:rsidR="006044F3" w:rsidRPr="003C0428">
        <w:rPr>
          <w:sz w:val="20"/>
          <w:szCs w:val="20"/>
          <w:lang w:eastAsia="zh-CN"/>
        </w:rPr>
        <w:t xml:space="preserve"> </w:t>
      </w:r>
      <w:r w:rsidR="003C0428" w:rsidRPr="003C0428">
        <w:rPr>
          <w:sz w:val="20"/>
          <w:szCs w:val="20"/>
          <w:lang w:eastAsia="zh-CN"/>
        </w:rPr>
        <w:t xml:space="preserve">more prominent than </w:t>
      </w:r>
      <w:r w:rsidR="0005770A">
        <w:rPr>
          <w:sz w:val="20"/>
          <w:szCs w:val="20"/>
          <w:lang w:eastAsia="zh-CN"/>
        </w:rPr>
        <w:t xml:space="preserve">other results predicted by </w:t>
      </w:r>
      <w:r w:rsidR="003C0428" w:rsidRPr="003C0428">
        <w:rPr>
          <w:sz w:val="20"/>
          <w:szCs w:val="20"/>
          <w:lang w:eastAsia="zh-CN"/>
        </w:rPr>
        <w:t>single sensor</w:t>
      </w:r>
      <w:r w:rsidR="0005770A">
        <w:rPr>
          <w:sz w:val="20"/>
          <w:szCs w:val="20"/>
          <w:lang w:eastAsia="zh-CN"/>
        </w:rPr>
        <w:t xml:space="preserve"> signals</w:t>
      </w:r>
      <w:r w:rsidR="00431620">
        <w:rPr>
          <w:sz w:val="20"/>
          <w:szCs w:val="20"/>
          <w:lang w:eastAsia="zh-CN"/>
        </w:rPr>
        <w:t>, which indicate</w:t>
      </w:r>
      <w:r w:rsidR="00867AA9">
        <w:rPr>
          <w:sz w:val="20"/>
          <w:szCs w:val="20"/>
          <w:lang w:eastAsia="zh-CN"/>
        </w:rPr>
        <w:t>s that</w:t>
      </w:r>
      <w:r w:rsidR="00431620">
        <w:rPr>
          <w:sz w:val="20"/>
          <w:szCs w:val="20"/>
          <w:lang w:eastAsia="zh-CN"/>
        </w:rPr>
        <w:t xml:space="preserve"> </w:t>
      </w:r>
      <w:r w:rsidR="00DF46D5">
        <w:rPr>
          <w:sz w:val="20"/>
          <w:szCs w:val="20"/>
          <w:lang w:eastAsia="zh-CN"/>
        </w:rPr>
        <w:t xml:space="preserve">our </w:t>
      </w:r>
      <w:r w:rsidR="006044F3">
        <w:rPr>
          <w:sz w:val="20"/>
          <w:szCs w:val="20"/>
          <w:lang w:eastAsia="zh-CN"/>
        </w:rPr>
        <w:t xml:space="preserve">proposed </w:t>
      </w:r>
      <w:r w:rsidR="00DF46D5">
        <w:rPr>
          <w:sz w:val="20"/>
          <w:szCs w:val="20"/>
          <w:lang w:eastAsia="zh-CN"/>
        </w:rPr>
        <w:t xml:space="preserve">method gains more robustness </w:t>
      </w:r>
      <w:r w:rsidR="00E868E0">
        <w:rPr>
          <w:sz w:val="20"/>
          <w:szCs w:val="20"/>
          <w:lang w:eastAsia="zh-CN"/>
        </w:rPr>
        <w:t>for</w:t>
      </w:r>
      <w:r w:rsidR="00E868E0">
        <w:rPr>
          <w:rFonts w:eastAsia="Times New Roman"/>
          <w:sz w:val="24"/>
          <w:szCs w:val="24"/>
          <w:lang w:eastAsia="zh-CN"/>
        </w:rPr>
        <w:t xml:space="preserve"> </w:t>
      </w:r>
      <w:r w:rsidR="00E868E0" w:rsidRPr="00E868E0">
        <w:rPr>
          <w:sz w:val="20"/>
          <w:szCs w:val="20"/>
          <w:lang w:eastAsia="zh-CN"/>
        </w:rPr>
        <w:t>accurate RUL prediction under different ratios of missing data</w:t>
      </w:r>
      <w:r w:rsidR="00E868E0">
        <w:rPr>
          <w:sz w:val="20"/>
          <w:szCs w:val="20"/>
          <w:lang w:eastAsia="zh-CN"/>
        </w:rPr>
        <w:t>.</w:t>
      </w:r>
      <w:r w:rsidR="00DF46D5">
        <w:rPr>
          <w:sz w:val="20"/>
          <w:szCs w:val="20"/>
          <w:lang w:eastAsia="zh-CN"/>
        </w:rPr>
        <w:t xml:space="preserve"> </w:t>
      </w:r>
      <w:r w:rsidR="005A08BB">
        <w:rPr>
          <w:sz w:val="20"/>
          <w:szCs w:val="20"/>
          <w:lang w:eastAsia="zh-CN"/>
        </w:rPr>
        <w:t>The results under loss modes B and C are similar to loss mode A, and thus omitted here.</w:t>
      </w:r>
    </w:p>
    <w:p w14:paraId="2388C2E9" w14:textId="63308F5F" w:rsidR="00417642" w:rsidRPr="000B4378" w:rsidRDefault="00637470" w:rsidP="00387F81">
      <w:pPr>
        <w:ind w:firstLineChars="100" w:firstLine="240"/>
        <w:jc w:val="both"/>
      </w:pPr>
      <w:r w:rsidRPr="000B4378">
        <w:rPr>
          <w:rFonts w:eastAsia="宋体"/>
          <w:noProof/>
        </w:rPr>
        <mc:AlternateContent>
          <mc:Choice Requires="wps">
            <w:drawing>
              <wp:anchor distT="0" distB="0" distL="114300" distR="114300" simplePos="0" relativeHeight="251679744" behindDoc="0" locked="0" layoutInCell="1" allowOverlap="1" wp14:anchorId="1D436A2D" wp14:editId="5937C451">
                <wp:simplePos x="0" y="0"/>
                <wp:positionH relativeFrom="margin">
                  <wp:posOffset>28575</wp:posOffset>
                </wp:positionH>
                <wp:positionV relativeFrom="margin">
                  <wp:posOffset>18415</wp:posOffset>
                </wp:positionV>
                <wp:extent cx="6503670" cy="2381250"/>
                <wp:effectExtent l="0" t="0" r="0" b="0"/>
                <wp:wrapTopAndBottom/>
                <wp:docPr id="7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3670" cy="2381250"/>
                        </a:xfrm>
                        <a:prstGeom prst="rect">
                          <a:avLst/>
                        </a:prstGeom>
                        <a:solidFill>
                          <a:srgbClr val="FFFFFF"/>
                        </a:solidFill>
                        <a:ln>
                          <a:noFill/>
                        </a:ln>
                        <a:extLst>
                          <a:ext uri="{91240B29-F687-4f45-9708-019B960494DF}">
                            <a14:hiddenLine xmlns:mo="http://schemas.microsoft.com/office/mac/office/2008/main" xmlns:mv="urn:schemas-microsoft-com:mac:vml" xmlns="" xmlns:a14="http://schemas.microsoft.com/office/drawing/2010/main" xmlns:w="http://schemas.openxmlformats.org/wordprocessingml/2006/main" xmlns:w10="urn:schemas-microsoft-com:office:word" xmlns:v="urn:schemas-microsoft-com:vml" xmlns:o="urn:schemas-microsoft-com:office:office" xmlns:arto="http://schemas.microsoft.com/office/word/2006/arto" w="9525">
                              <a:solidFill>
                                <a:srgbClr val="000000"/>
                              </a:solidFill>
                              <a:miter lim="800000"/>
                              <a:headEnd/>
                              <a:tailEnd/>
                            </a14:hiddenLine>
                          </a:ext>
                        </a:extLst>
                      </wps:spPr>
                      <wps:txbx>
                        <w:txbxContent>
                          <w:p w14:paraId="64284C9F" w14:textId="7FC8DA1E" w:rsidR="00637470" w:rsidRDefault="00AD22EF" w:rsidP="00637470">
                            <w:pPr>
                              <w:pStyle w:val="a5"/>
                              <w:ind w:firstLine="0"/>
                              <w:jc w:val="center"/>
                            </w:pPr>
                            <w:r>
                              <w:rPr>
                                <w:noProof/>
                              </w:rPr>
                              <w:drawing>
                                <wp:inline distT="0" distB="0" distL="0" distR="0" wp14:anchorId="5764BD3D" wp14:editId="6A974FB6">
                                  <wp:extent cx="6503670" cy="2022127"/>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03670" cy="2022127"/>
                                          </a:xfrm>
                                          <a:prstGeom prst="rect">
                                            <a:avLst/>
                                          </a:prstGeom>
                                          <a:noFill/>
                                          <a:ln>
                                            <a:noFill/>
                                          </a:ln>
                                        </pic:spPr>
                                      </pic:pic>
                                    </a:graphicData>
                                  </a:graphic>
                                </wp:inline>
                              </w:drawing>
                            </w:r>
                          </w:p>
                          <w:p w14:paraId="1FE245CA" w14:textId="6257EA82" w:rsidR="00637470" w:rsidRPr="00637470" w:rsidRDefault="00637470" w:rsidP="00637470">
                            <w:pPr>
                              <w:pStyle w:val="a5"/>
                              <w:ind w:firstLine="0"/>
                            </w:pPr>
                            <w:r w:rsidRPr="00637470">
                              <w:t xml:space="preserve">Fig. </w:t>
                            </w:r>
                            <w:r w:rsidR="005E7E05">
                              <w:t>11</w:t>
                            </w:r>
                            <w:r w:rsidRPr="00637470">
                              <w:t xml:space="preserve">. Comparison of </w:t>
                            </w:r>
                            <w:r w:rsidR="00A0652C">
                              <w:t xml:space="preserve">RUL prediction </w:t>
                            </w:r>
                            <w:r w:rsidRPr="00637470">
                              <w:t xml:space="preserve">results by </w:t>
                            </w:r>
                            <w:r w:rsidR="00A0652C">
                              <w:t xml:space="preserve">the </w:t>
                            </w:r>
                            <w:r w:rsidRPr="00637470">
                              <w:t>proposed and benchmark methods under loss mode</w:t>
                            </w:r>
                            <w:r w:rsidR="00A0652C">
                              <w:t>s</w:t>
                            </w:r>
                            <w:r w:rsidRPr="00637470">
                              <w:t xml:space="preserve"> A, B and C and </w:t>
                            </w:r>
                            <w:r w:rsidR="00A0652C">
                              <w:t xml:space="preserve">with </w:t>
                            </w:r>
                            <w:r w:rsidRPr="00637470">
                              <w:t>different level</w:t>
                            </w:r>
                            <w:r w:rsidR="00A0652C">
                              <w:t>s</w:t>
                            </w:r>
                            <w:r w:rsidRPr="00637470">
                              <w:t xml:space="preserve"> of missing data from 10% to 80%. </w:t>
                            </w:r>
                          </w:p>
                          <w:p w14:paraId="79104BFF" w14:textId="469C09DC" w:rsidR="00637470" w:rsidRDefault="00637470" w:rsidP="00637470">
                            <w:pPr>
                              <w:pStyle w:val="a5"/>
                              <w:ind w:firstLine="0"/>
                            </w:pPr>
                          </w:p>
                          <w:p w14:paraId="0140667C" w14:textId="77777777" w:rsidR="00637470" w:rsidRDefault="00637470" w:rsidP="00637470">
                            <w:pPr>
                              <w:pStyle w:val="a5"/>
                              <w:ind w:firstLine="0"/>
                            </w:pPr>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436A2D" id="_x0000_s1043" type="#_x0000_t202" style="position:absolute;left:0;text-align:left;margin-left:2.25pt;margin-top:1.45pt;width:512.1pt;height:187.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" stroked="f">
                <v:textbox inset="0,0,0,0">
                  <w:txbxContent>
                    <w:p w14:paraId="64284C9F" w14:textId="7FC8DA1E" w:rsidR="00637470" w:rsidRDefault="00AD22EF" w:rsidP="00637470">
                      <w:pPr>
                        <w:pStyle w:val="a5"/>
                        <w:ind w:firstLine="0"/>
                        <w:jc w:val="center"/>
                      </w:pPr>
                      <w:r>
                        <w:rPr>
                          <w:noProof/>
                        </w:rPr>
                        <w:drawing>
                          <wp:inline distT="0" distB="0" distL="0" distR="0" wp14:anchorId="5764BD3D" wp14:editId="6A974FB6">
                            <wp:extent cx="6503670" cy="2022127"/>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03670" cy="2022127"/>
                                    </a:xfrm>
                                    <a:prstGeom prst="rect">
                                      <a:avLst/>
                                    </a:prstGeom>
                                    <a:noFill/>
                                    <a:ln>
                                      <a:noFill/>
                                    </a:ln>
                                  </pic:spPr>
                                </pic:pic>
                              </a:graphicData>
                            </a:graphic>
                          </wp:inline>
                        </w:drawing>
                      </w:r>
                    </w:p>
                    <w:p w14:paraId="1FE245CA" w14:textId="6257EA82" w:rsidR="00637470" w:rsidRPr="00637470" w:rsidRDefault="00637470" w:rsidP="00637470">
                      <w:pPr>
                        <w:pStyle w:val="a5"/>
                        <w:ind w:firstLine="0"/>
                      </w:pPr>
                      <w:r w:rsidRPr="00637470">
                        <w:t xml:space="preserve">Fig. </w:t>
                      </w:r>
                      <w:r w:rsidR="005E7E05">
                        <w:t>11</w:t>
                      </w:r>
                      <w:r w:rsidRPr="00637470">
                        <w:t xml:space="preserve">. Comparison of </w:t>
                      </w:r>
                      <w:r w:rsidR="00A0652C">
                        <w:t xml:space="preserve">RUL prediction </w:t>
                      </w:r>
                      <w:r w:rsidRPr="00637470">
                        <w:t xml:space="preserve">results by </w:t>
                      </w:r>
                      <w:r w:rsidR="00A0652C">
                        <w:t xml:space="preserve">the </w:t>
                      </w:r>
                      <w:r w:rsidRPr="00637470">
                        <w:t>proposed and benchmark methods under loss mode</w:t>
                      </w:r>
                      <w:r w:rsidR="00A0652C">
                        <w:t>s</w:t>
                      </w:r>
                      <w:r w:rsidRPr="00637470">
                        <w:t xml:space="preserve"> A, B and C and </w:t>
                      </w:r>
                      <w:r w:rsidR="00A0652C">
                        <w:t xml:space="preserve">with </w:t>
                      </w:r>
                      <w:r w:rsidRPr="00637470">
                        <w:t>different level</w:t>
                      </w:r>
                      <w:r w:rsidR="00A0652C">
                        <w:t>s</w:t>
                      </w:r>
                      <w:r w:rsidRPr="00637470">
                        <w:t xml:space="preserve"> of missing data from 10% to 80%. </w:t>
                      </w:r>
                    </w:p>
                    <w:p w14:paraId="79104BFF" w14:textId="469C09DC" w:rsidR="00637470" w:rsidRDefault="00637470" w:rsidP="00637470">
                      <w:pPr>
                        <w:pStyle w:val="a5"/>
                        <w:ind w:firstLine="0"/>
                      </w:pPr>
                    </w:p>
                    <w:p w14:paraId="0140667C" w14:textId="77777777" w:rsidR="00637470" w:rsidRDefault="00637470" w:rsidP="00637470">
                      <w:pPr>
                        <w:pStyle w:val="a5"/>
                        <w:ind w:firstLine="0"/>
                      </w:pPr>
                      <w:r>
                        <w:t xml:space="preserve"> </w:t>
                      </w:r>
                    </w:p>
                  </w:txbxContent>
                </v:textbox>
                <w10:wrap type="topAndBottom" anchorx="margin" anchory="margin"/>
              </v:shape>
            </w:pict>
          </mc:Fallback>
        </mc:AlternateContent>
      </w:r>
      <w:r w:rsidR="0069502C" w:rsidRPr="000B4378">
        <w:rPr>
          <w:rFonts w:eastAsia="宋体" w:hint="eastAsia"/>
          <w:sz w:val="20"/>
          <w:szCs w:val="20"/>
        </w:rPr>
        <w:t>F</w:t>
      </w:r>
      <w:r w:rsidR="0069502C" w:rsidRPr="000B4378">
        <w:rPr>
          <w:rFonts w:eastAsia="宋体"/>
          <w:sz w:val="20"/>
          <w:szCs w:val="20"/>
        </w:rPr>
        <w:t>ig</w:t>
      </w:r>
      <w:r w:rsidR="000E7A9B" w:rsidRPr="000B4378">
        <w:rPr>
          <w:rFonts w:eastAsia="宋体"/>
          <w:sz w:val="20"/>
          <w:szCs w:val="20"/>
        </w:rPr>
        <w:t xml:space="preserve">. </w:t>
      </w:r>
      <w:r w:rsidR="00D76BD0">
        <w:rPr>
          <w:rFonts w:eastAsia="宋体"/>
          <w:sz w:val="20"/>
          <w:szCs w:val="20"/>
        </w:rPr>
        <w:t>11</w:t>
      </w:r>
      <w:r w:rsidR="0069502C" w:rsidRPr="000B4378">
        <w:rPr>
          <w:rFonts w:eastAsia="宋体"/>
          <w:sz w:val="20"/>
          <w:szCs w:val="20"/>
        </w:rPr>
        <w:t xml:space="preserve"> shows the comparison of </w:t>
      </w:r>
      <w:r w:rsidR="00422E85">
        <w:rPr>
          <w:rFonts w:eastAsia="宋体"/>
          <w:sz w:val="20"/>
          <w:szCs w:val="20"/>
        </w:rPr>
        <w:t xml:space="preserve">RUL prediction </w:t>
      </w:r>
      <w:r w:rsidR="0069502C" w:rsidRPr="000B4378">
        <w:rPr>
          <w:rFonts w:eastAsia="宋体"/>
          <w:sz w:val="20"/>
          <w:szCs w:val="20"/>
        </w:rPr>
        <w:t xml:space="preserve">results by </w:t>
      </w:r>
      <w:r w:rsidR="00422E85">
        <w:rPr>
          <w:rFonts w:eastAsia="宋体"/>
          <w:sz w:val="20"/>
          <w:szCs w:val="20"/>
        </w:rPr>
        <w:t xml:space="preserve">the </w:t>
      </w:r>
      <w:r w:rsidR="0069502C" w:rsidRPr="000B4378">
        <w:rPr>
          <w:rFonts w:eastAsia="宋体"/>
          <w:sz w:val="20"/>
          <w:szCs w:val="20"/>
        </w:rPr>
        <w:t>proposed and benchmark method</w:t>
      </w:r>
      <w:r w:rsidR="00422E85">
        <w:rPr>
          <w:rFonts w:eastAsia="宋体"/>
          <w:sz w:val="20"/>
          <w:szCs w:val="20"/>
        </w:rPr>
        <w:t>s</w:t>
      </w:r>
      <w:r w:rsidR="0069502C" w:rsidRPr="000B4378">
        <w:rPr>
          <w:rFonts w:eastAsia="宋体"/>
          <w:sz w:val="20"/>
          <w:szCs w:val="20"/>
        </w:rPr>
        <w:t xml:space="preserve"> under loss mode</w:t>
      </w:r>
      <w:r w:rsidR="00422E85">
        <w:rPr>
          <w:rFonts w:eastAsia="宋体"/>
          <w:sz w:val="20"/>
          <w:szCs w:val="20"/>
        </w:rPr>
        <w:t>s</w:t>
      </w:r>
      <w:r w:rsidR="0069502C" w:rsidRPr="000B4378">
        <w:rPr>
          <w:rFonts w:eastAsia="宋体"/>
          <w:sz w:val="20"/>
          <w:szCs w:val="20"/>
        </w:rPr>
        <w:t xml:space="preserve"> A, B and C </w:t>
      </w:r>
      <w:r w:rsidR="00A0652C">
        <w:rPr>
          <w:rFonts w:eastAsia="宋体"/>
          <w:sz w:val="20"/>
          <w:szCs w:val="20"/>
        </w:rPr>
        <w:t>with</w:t>
      </w:r>
      <w:r w:rsidR="00A0652C" w:rsidRPr="000B4378">
        <w:rPr>
          <w:rFonts w:eastAsia="宋体"/>
          <w:sz w:val="20"/>
          <w:szCs w:val="20"/>
        </w:rPr>
        <w:t xml:space="preserve"> </w:t>
      </w:r>
      <w:r w:rsidR="0069502C" w:rsidRPr="000B4378">
        <w:rPr>
          <w:rFonts w:eastAsia="宋体"/>
          <w:sz w:val="20"/>
          <w:szCs w:val="20"/>
        </w:rPr>
        <w:t>different level</w:t>
      </w:r>
      <w:r w:rsidR="00A0652C">
        <w:rPr>
          <w:rFonts w:eastAsia="宋体"/>
          <w:sz w:val="20"/>
          <w:szCs w:val="20"/>
        </w:rPr>
        <w:t>s</w:t>
      </w:r>
      <w:r w:rsidR="0069502C" w:rsidRPr="000B4378">
        <w:rPr>
          <w:rFonts w:eastAsia="宋体"/>
          <w:sz w:val="20"/>
          <w:szCs w:val="20"/>
        </w:rPr>
        <w:t xml:space="preserve"> </w:t>
      </w:r>
      <w:r w:rsidR="00A4135B">
        <w:rPr>
          <w:rFonts w:eastAsia="宋体"/>
          <w:sz w:val="20"/>
          <w:szCs w:val="20"/>
        </w:rPr>
        <w:t>with</w:t>
      </w:r>
      <w:r w:rsidR="00A4135B" w:rsidRPr="000B4378">
        <w:rPr>
          <w:rFonts w:eastAsia="宋体"/>
          <w:sz w:val="20"/>
          <w:szCs w:val="20"/>
        </w:rPr>
        <w:t xml:space="preserve"> </w:t>
      </w:r>
      <w:r w:rsidR="0069502C" w:rsidRPr="000B4378">
        <w:rPr>
          <w:rFonts w:eastAsia="宋体"/>
          <w:sz w:val="20"/>
          <w:szCs w:val="20"/>
        </w:rPr>
        <w:t>missing data from 10% to 80%.</w:t>
      </w:r>
      <w:r w:rsidR="007D483B" w:rsidRPr="000B4378">
        <w:rPr>
          <w:rFonts w:eastAsia="宋体"/>
          <w:sz w:val="20"/>
          <w:szCs w:val="20"/>
        </w:rPr>
        <w:t xml:space="preserve"> It can be seen that under these situations, </w:t>
      </w:r>
      <w:r w:rsidR="00170D61">
        <w:rPr>
          <w:rFonts w:eastAsia="宋体"/>
          <w:sz w:val="20"/>
          <w:szCs w:val="20"/>
        </w:rPr>
        <w:t>the proposed</w:t>
      </w:r>
      <w:r w:rsidR="00170D61" w:rsidRPr="000B4378">
        <w:rPr>
          <w:rFonts w:eastAsia="宋体"/>
          <w:sz w:val="20"/>
          <w:szCs w:val="20"/>
        </w:rPr>
        <w:t xml:space="preserve"> </w:t>
      </w:r>
      <w:r w:rsidR="007D483B" w:rsidRPr="000B4378">
        <w:rPr>
          <w:rFonts w:eastAsia="宋体"/>
          <w:sz w:val="20"/>
          <w:szCs w:val="20"/>
        </w:rPr>
        <w:t>method</w:t>
      </w:r>
      <w:r w:rsidR="00651260" w:rsidRPr="000B4378">
        <w:rPr>
          <w:rFonts w:eastAsia="宋体"/>
          <w:sz w:val="20"/>
          <w:szCs w:val="20"/>
        </w:rPr>
        <w:t xml:space="preserve"> (green lines)</w:t>
      </w:r>
      <w:r w:rsidR="007D483B" w:rsidRPr="000B4378">
        <w:rPr>
          <w:rFonts w:eastAsia="宋体"/>
          <w:sz w:val="20"/>
          <w:szCs w:val="20"/>
        </w:rPr>
        <w:t xml:space="preserve"> still has </w:t>
      </w:r>
      <w:r w:rsidR="002F5E80" w:rsidRPr="000B4378">
        <w:rPr>
          <w:rFonts w:eastAsia="宋体"/>
          <w:sz w:val="20"/>
          <w:szCs w:val="20"/>
        </w:rPr>
        <w:t xml:space="preserve">lower </w:t>
      </w:r>
      <w:r w:rsidR="00E95FF0">
        <w:rPr>
          <w:rFonts w:eastAsia="宋体"/>
          <w:sz w:val="20"/>
          <w:szCs w:val="20"/>
        </w:rPr>
        <w:t xml:space="preserve">RUL prediction </w:t>
      </w:r>
      <w:r w:rsidR="002F5E80" w:rsidRPr="000B4378">
        <w:rPr>
          <w:rFonts w:eastAsia="宋体"/>
          <w:sz w:val="20"/>
          <w:szCs w:val="20"/>
        </w:rPr>
        <w:t>error</w:t>
      </w:r>
      <w:r w:rsidR="00E95FF0">
        <w:rPr>
          <w:rFonts w:eastAsia="宋体"/>
          <w:sz w:val="20"/>
          <w:szCs w:val="20"/>
        </w:rPr>
        <w:t>s</w:t>
      </w:r>
      <w:r w:rsidR="002F5E80" w:rsidRPr="000B4378">
        <w:rPr>
          <w:rFonts w:eastAsia="宋体"/>
          <w:sz w:val="20"/>
          <w:szCs w:val="20"/>
        </w:rPr>
        <w:t xml:space="preserve"> </w:t>
      </w:r>
      <w:r w:rsidR="00E95FF0">
        <w:rPr>
          <w:rFonts w:eastAsia="宋体"/>
          <w:sz w:val="20"/>
          <w:szCs w:val="20"/>
        </w:rPr>
        <w:t>than</w:t>
      </w:r>
      <w:r w:rsidR="002F5E80" w:rsidRPr="000B4378">
        <w:rPr>
          <w:rFonts w:eastAsia="宋体"/>
          <w:sz w:val="20"/>
          <w:szCs w:val="20"/>
        </w:rPr>
        <w:t xml:space="preserve"> the benchmark method</w:t>
      </w:r>
      <w:r w:rsidR="00651260" w:rsidRPr="000B4378">
        <w:rPr>
          <w:rFonts w:eastAsia="宋体"/>
          <w:sz w:val="20"/>
          <w:szCs w:val="20"/>
        </w:rPr>
        <w:t xml:space="preserve"> (red lines)</w:t>
      </w:r>
      <w:r w:rsidR="008669D5" w:rsidRPr="000B4378">
        <w:rPr>
          <w:rFonts w:eastAsia="宋体"/>
          <w:sz w:val="20"/>
          <w:szCs w:val="20"/>
        </w:rPr>
        <w:t xml:space="preserve"> because </w:t>
      </w:r>
      <w:r w:rsidR="00170D61">
        <w:rPr>
          <w:rFonts w:eastAsia="宋体"/>
          <w:sz w:val="20"/>
          <w:szCs w:val="20"/>
        </w:rPr>
        <w:t>the proposed</w:t>
      </w:r>
      <w:r w:rsidR="008669D5" w:rsidRPr="000B4378">
        <w:rPr>
          <w:rFonts w:eastAsia="宋体"/>
          <w:sz w:val="20"/>
          <w:szCs w:val="20"/>
        </w:rPr>
        <w:t xml:space="preserve"> method shares the </w:t>
      </w:r>
      <w:r w:rsidR="00E95FF0">
        <w:rPr>
          <w:rFonts w:eastAsia="宋体"/>
          <w:sz w:val="20"/>
          <w:szCs w:val="20"/>
        </w:rPr>
        <w:t xml:space="preserve">common </w:t>
      </w:r>
      <w:r w:rsidR="008669D5" w:rsidRPr="000B4378">
        <w:rPr>
          <w:rFonts w:eastAsia="宋体"/>
          <w:sz w:val="20"/>
          <w:szCs w:val="20"/>
        </w:rPr>
        <w:t xml:space="preserve">information among units </w:t>
      </w:r>
      <w:r w:rsidR="00E95FF0">
        <w:rPr>
          <w:rFonts w:eastAsia="宋体"/>
          <w:sz w:val="20"/>
          <w:szCs w:val="20"/>
        </w:rPr>
        <w:t xml:space="preserve">to effectively handle the issue </w:t>
      </w:r>
      <w:r w:rsidR="00A4135B">
        <w:rPr>
          <w:rFonts w:eastAsia="宋体"/>
          <w:sz w:val="20"/>
          <w:szCs w:val="20"/>
        </w:rPr>
        <w:t>of</w:t>
      </w:r>
      <w:r w:rsidR="00A4135B" w:rsidRPr="000B4378">
        <w:rPr>
          <w:rFonts w:eastAsia="宋体"/>
          <w:sz w:val="20"/>
          <w:szCs w:val="20"/>
        </w:rPr>
        <w:t xml:space="preserve"> missing</w:t>
      </w:r>
      <w:r w:rsidR="008669D5" w:rsidRPr="000B4378">
        <w:rPr>
          <w:rFonts w:eastAsia="宋体"/>
          <w:sz w:val="20"/>
          <w:szCs w:val="20"/>
        </w:rPr>
        <w:t xml:space="preserve"> data.</w:t>
      </w:r>
      <w:r w:rsidR="002F5E80" w:rsidRPr="000B4378">
        <w:rPr>
          <w:rFonts w:eastAsia="宋体"/>
          <w:sz w:val="20"/>
          <w:szCs w:val="20"/>
        </w:rPr>
        <w:t xml:space="preserve"> Specifically, </w:t>
      </w:r>
      <w:r w:rsidR="00301F58" w:rsidRPr="000B4378">
        <w:rPr>
          <w:rFonts w:eastAsia="宋体"/>
          <w:sz w:val="20"/>
          <w:szCs w:val="20"/>
        </w:rPr>
        <w:t xml:space="preserve">a) </w:t>
      </w:r>
      <w:r w:rsidR="00EF598F">
        <w:rPr>
          <w:rFonts w:eastAsia="宋体"/>
          <w:sz w:val="20"/>
          <w:szCs w:val="20"/>
        </w:rPr>
        <w:t>u</w:t>
      </w:r>
      <w:r w:rsidR="002F5E80" w:rsidRPr="000B4378">
        <w:rPr>
          <w:rFonts w:eastAsia="宋体"/>
          <w:sz w:val="20"/>
          <w:szCs w:val="20"/>
        </w:rPr>
        <w:t>nder loss mode A</w:t>
      </w:r>
      <w:r w:rsidR="006304F3" w:rsidRPr="000B4378">
        <w:rPr>
          <w:rFonts w:eastAsia="宋体"/>
          <w:sz w:val="20"/>
          <w:szCs w:val="20"/>
        </w:rPr>
        <w:t xml:space="preserve">, </w:t>
      </w:r>
      <w:r w:rsidR="002E36B7" w:rsidRPr="000B4378">
        <w:rPr>
          <w:rFonts w:eastAsia="宋体"/>
          <w:sz w:val="20"/>
          <w:szCs w:val="20"/>
        </w:rPr>
        <w:t xml:space="preserve">the </w:t>
      </w:r>
      <w:r w:rsidR="00745280">
        <w:rPr>
          <w:rFonts w:eastAsia="宋体"/>
          <w:sz w:val="20"/>
          <w:szCs w:val="20"/>
        </w:rPr>
        <w:t xml:space="preserve">RUL prediction </w:t>
      </w:r>
      <w:r w:rsidR="002E36B7" w:rsidRPr="000B4378">
        <w:rPr>
          <w:rFonts w:eastAsia="宋体"/>
          <w:sz w:val="20"/>
          <w:szCs w:val="20"/>
        </w:rPr>
        <w:t>errors of the two methods both increase significantly with the increas</w:t>
      </w:r>
      <w:r w:rsidR="00745280">
        <w:rPr>
          <w:rFonts w:eastAsia="宋体"/>
          <w:sz w:val="20"/>
          <w:szCs w:val="20"/>
        </w:rPr>
        <w:t xml:space="preserve">ing </w:t>
      </w:r>
      <w:r w:rsidR="002E36B7" w:rsidRPr="000B4378">
        <w:rPr>
          <w:rFonts w:eastAsia="宋体"/>
          <w:sz w:val="20"/>
          <w:szCs w:val="20"/>
        </w:rPr>
        <w:t>loss rate</w:t>
      </w:r>
      <w:r w:rsidR="00745280">
        <w:rPr>
          <w:rFonts w:eastAsia="宋体"/>
          <w:sz w:val="20"/>
          <w:szCs w:val="20"/>
        </w:rPr>
        <w:t xml:space="preserve"> of missing data.</w:t>
      </w:r>
      <w:r w:rsidR="002E36B7" w:rsidRPr="000B4378">
        <w:rPr>
          <w:rFonts w:eastAsia="宋体"/>
          <w:sz w:val="20"/>
          <w:szCs w:val="20"/>
        </w:rPr>
        <w:t xml:space="preserve"> </w:t>
      </w:r>
      <w:r w:rsidR="00301F58" w:rsidRPr="000B4378">
        <w:rPr>
          <w:rFonts w:eastAsia="宋体"/>
          <w:sz w:val="20"/>
          <w:szCs w:val="20"/>
        </w:rPr>
        <w:t xml:space="preserve">b) </w:t>
      </w:r>
      <w:r w:rsidR="00745280">
        <w:rPr>
          <w:rFonts w:eastAsia="宋体"/>
          <w:sz w:val="20"/>
          <w:szCs w:val="20"/>
        </w:rPr>
        <w:t>U</w:t>
      </w:r>
      <w:r w:rsidR="002E36B7" w:rsidRPr="000B4378">
        <w:rPr>
          <w:rFonts w:eastAsia="宋体"/>
          <w:sz w:val="20"/>
          <w:szCs w:val="20"/>
        </w:rPr>
        <w:t>nder loss mode B</w:t>
      </w:r>
      <w:r w:rsidR="00301F58" w:rsidRPr="000B4378">
        <w:rPr>
          <w:rFonts w:eastAsia="宋体"/>
          <w:sz w:val="20"/>
          <w:szCs w:val="20"/>
        </w:rPr>
        <w:t xml:space="preserve">, the </w:t>
      </w:r>
      <w:r w:rsidR="00745280">
        <w:rPr>
          <w:rFonts w:eastAsia="宋体"/>
          <w:sz w:val="20"/>
          <w:szCs w:val="20"/>
        </w:rPr>
        <w:t xml:space="preserve">RUL prediction </w:t>
      </w:r>
      <w:r w:rsidR="00745280" w:rsidRPr="000B4378">
        <w:rPr>
          <w:rFonts w:eastAsia="宋体"/>
          <w:sz w:val="20"/>
          <w:szCs w:val="20"/>
        </w:rPr>
        <w:t>errors</w:t>
      </w:r>
      <w:r w:rsidR="00301F58" w:rsidRPr="000B4378">
        <w:rPr>
          <w:rFonts w:eastAsia="宋体"/>
          <w:sz w:val="20"/>
          <w:szCs w:val="20"/>
        </w:rPr>
        <w:t xml:space="preserve"> of </w:t>
      </w:r>
      <w:r w:rsidR="00745280">
        <w:rPr>
          <w:rFonts w:eastAsia="宋体"/>
          <w:sz w:val="20"/>
          <w:szCs w:val="20"/>
        </w:rPr>
        <w:t xml:space="preserve">the </w:t>
      </w:r>
      <w:r w:rsidR="00301F58" w:rsidRPr="000B4378">
        <w:rPr>
          <w:rFonts w:eastAsia="宋体"/>
          <w:sz w:val="20"/>
          <w:szCs w:val="20"/>
        </w:rPr>
        <w:t>two methods have no significant change</w:t>
      </w:r>
      <w:r w:rsidR="005D5D16" w:rsidRPr="000B4378">
        <w:rPr>
          <w:rFonts w:eastAsia="宋体"/>
          <w:sz w:val="20"/>
          <w:szCs w:val="20"/>
        </w:rPr>
        <w:t xml:space="preserve">. The possible explanation is that the quadratic model fits the </w:t>
      </w:r>
      <w:r w:rsidR="009250BA" w:rsidRPr="000B4378">
        <w:rPr>
          <w:rFonts w:eastAsia="宋体"/>
          <w:sz w:val="20"/>
          <w:szCs w:val="20"/>
        </w:rPr>
        <w:t>data well</w:t>
      </w:r>
      <w:r w:rsidR="005D5D16" w:rsidRPr="000B4378">
        <w:rPr>
          <w:rFonts w:eastAsia="宋体"/>
          <w:sz w:val="20"/>
          <w:szCs w:val="20"/>
        </w:rPr>
        <w:t xml:space="preserve">, </w:t>
      </w:r>
      <w:r w:rsidR="00745280">
        <w:rPr>
          <w:rFonts w:eastAsia="宋体"/>
          <w:sz w:val="20"/>
          <w:szCs w:val="20"/>
        </w:rPr>
        <w:t xml:space="preserve">and </w:t>
      </w:r>
      <w:r w:rsidR="009250BA" w:rsidRPr="000B4378">
        <w:rPr>
          <w:rFonts w:eastAsia="宋体"/>
          <w:sz w:val="20"/>
          <w:szCs w:val="20"/>
        </w:rPr>
        <w:t>thus</w:t>
      </w:r>
      <w:r w:rsidR="005D5D16" w:rsidRPr="000B4378">
        <w:rPr>
          <w:rFonts w:eastAsia="宋体"/>
          <w:sz w:val="20"/>
          <w:szCs w:val="20"/>
        </w:rPr>
        <w:t xml:space="preserve"> </w:t>
      </w:r>
      <w:r w:rsidR="009250BA" w:rsidRPr="000B4378">
        <w:rPr>
          <w:rFonts w:eastAsia="宋体"/>
          <w:sz w:val="20"/>
          <w:szCs w:val="20"/>
        </w:rPr>
        <w:t>the</w:t>
      </w:r>
      <w:r w:rsidR="005D5D16" w:rsidRPr="000B4378">
        <w:rPr>
          <w:rFonts w:eastAsia="宋体"/>
          <w:sz w:val="20"/>
          <w:szCs w:val="20"/>
        </w:rPr>
        <w:t xml:space="preserve"> accurate parameter estimation of the quadratic model can still be achieved </w:t>
      </w:r>
      <w:r w:rsidR="003B197F" w:rsidRPr="000B4378">
        <w:rPr>
          <w:rFonts w:eastAsia="宋体"/>
          <w:sz w:val="20"/>
          <w:szCs w:val="20"/>
        </w:rPr>
        <w:t>with</w:t>
      </w:r>
      <w:r w:rsidR="005D5D16" w:rsidRPr="000B4378">
        <w:rPr>
          <w:rFonts w:eastAsia="宋体"/>
          <w:sz w:val="20"/>
          <w:szCs w:val="20"/>
        </w:rPr>
        <w:t xml:space="preserve"> the absence of </w:t>
      </w:r>
      <w:proofErr w:type="spellStart"/>
      <w:r w:rsidR="009250BA" w:rsidRPr="000B4378">
        <w:rPr>
          <w:rFonts w:eastAsia="宋体"/>
          <w:sz w:val="20"/>
          <w:szCs w:val="20"/>
        </w:rPr>
        <w:t xml:space="preserve">some </w:t>
      </w:r>
      <w:r w:rsidR="005D5D16" w:rsidRPr="000B4378">
        <w:rPr>
          <w:rFonts w:eastAsia="宋体"/>
          <w:sz w:val="20"/>
          <w:szCs w:val="20"/>
        </w:rPr>
        <w:t>time</w:t>
      </w:r>
      <w:proofErr w:type="spellEnd"/>
      <w:r w:rsidR="005D5D16" w:rsidRPr="000B4378">
        <w:rPr>
          <w:rFonts w:eastAsia="宋体"/>
          <w:sz w:val="20"/>
          <w:szCs w:val="20"/>
        </w:rPr>
        <w:t xml:space="preserve"> steps.</w:t>
      </w:r>
      <w:r w:rsidR="003B197F" w:rsidRPr="000B4378">
        <w:rPr>
          <w:rFonts w:eastAsia="宋体"/>
          <w:sz w:val="20"/>
          <w:szCs w:val="20"/>
        </w:rPr>
        <w:t xml:space="preserve"> </w:t>
      </w:r>
      <w:r w:rsidR="00361AF4" w:rsidRPr="000B4378">
        <w:rPr>
          <w:rFonts w:eastAsia="宋体"/>
          <w:sz w:val="20"/>
          <w:szCs w:val="20"/>
        </w:rPr>
        <w:t>C</w:t>
      </w:r>
      <w:r w:rsidR="003B197F" w:rsidRPr="000B4378">
        <w:rPr>
          <w:rFonts w:eastAsia="宋体"/>
          <w:sz w:val="20"/>
          <w:szCs w:val="20"/>
        </w:rPr>
        <w:t xml:space="preserve">) </w:t>
      </w:r>
      <w:r w:rsidR="00745280">
        <w:rPr>
          <w:rFonts w:eastAsia="宋体"/>
          <w:sz w:val="20"/>
          <w:szCs w:val="20"/>
        </w:rPr>
        <w:t>U</w:t>
      </w:r>
      <w:r w:rsidR="003B197F" w:rsidRPr="000B4378">
        <w:rPr>
          <w:rFonts w:eastAsia="宋体"/>
          <w:sz w:val="20"/>
          <w:szCs w:val="20"/>
        </w:rPr>
        <w:t xml:space="preserve">nder loss mode C, </w:t>
      </w:r>
      <w:r w:rsidR="001D21BE" w:rsidRPr="000B4378">
        <w:rPr>
          <w:rFonts w:eastAsia="宋体"/>
          <w:sz w:val="20"/>
          <w:szCs w:val="20"/>
        </w:rPr>
        <w:t>because the</w:t>
      </w:r>
      <w:r w:rsidR="00170D61">
        <w:rPr>
          <w:rFonts w:eastAsia="宋体"/>
          <w:sz w:val="20"/>
          <w:szCs w:val="20"/>
        </w:rPr>
        <w:t xml:space="preserve"> proposed</w:t>
      </w:r>
      <w:r w:rsidR="001D21BE" w:rsidRPr="000B4378">
        <w:rPr>
          <w:rFonts w:eastAsia="宋体"/>
          <w:sz w:val="20"/>
          <w:szCs w:val="20"/>
        </w:rPr>
        <w:t xml:space="preserve"> </w:t>
      </w:r>
      <w:r w:rsidR="00D64161" w:rsidRPr="000B4378">
        <w:rPr>
          <w:rFonts w:eastAsia="宋体"/>
          <w:sz w:val="20"/>
          <w:szCs w:val="20"/>
        </w:rPr>
        <w:t xml:space="preserve">method </w:t>
      </w:r>
      <w:r w:rsidR="00170D61">
        <w:rPr>
          <w:rFonts w:eastAsia="宋体"/>
          <w:sz w:val="20"/>
          <w:szCs w:val="20"/>
        </w:rPr>
        <w:t>captures</w:t>
      </w:r>
      <w:r w:rsidR="00170D61" w:rsidRPr="000B4378">
        <w:rPr>
          <w:rFonts w:eastAsia="宋体"/>
          <w:sz w:val="20"/>
          <w:szCs w:val="20"/>
        </w:rPr>
        <w:t xml:space="preserve"> </w:t>
      </w:r>
      <w:r w:rsidR="008E41AD" w:rsidRPr="000B4378">
        <w:rPr>
          <w:rFonts w:eastAsia="宋体"/>
          <w:sz w:val="20"/>
          <w:szCs w:val="20"/>
        </w:rPr>
        <w:t xml:space="preserve">the </w:t>
      </w:r>
      <w:r w:rsidR="00CF3969" w:rsidRPr="00CF3969">
        <w:rPr>
          <w:rFonts w:eastAsia="宋体"/>
          <w:sz w:val="20"/>
          <w:szCs w:val="20"/>
        </w:rPr>
        <w:t>dependency and heterogeneity</w:t>
      </w:r>
      <w:r w:rsidR="008E41AD" w:rsidRPr="000B4378">
        <w:rPr>
          <w:rFonts w:eastAsia="宋体"/>
          <w:sz w:val="20"/>
          <w:szCs w:val="20"/>
        </w:rPr>
        <w:t xml:space="preserve"> among units</w:t>
      </w:r>
      <w:r w:rsidR="004238D3">
        <w:rPr>
          <w:rFonts w:eastAsia="宋体"/>
          <w:sz w:val="20"/>
          <w:szCs w:val="20"/>
        </w:rPr>
        <w:t xml:space="preserve"> under the same operational condition</w:t>
      </w:r>
      <w:r w:rsidR="00170D61">
        <w:rPr>
          <w:rFonts w:eastAsia="宋体"/>
          <w:sz w:val="20"/>
          <w:szCs w:val="20"/>
        </w:rPr>
        <w:t xml:space="preserve"> and failure mode</w:t>
      </w:r>
      <w:r w:rsidR="001D21BE" w:rsidRPr="000B4378">
        <w:rPr>
          <w:rFonts w:eastAsia="宋体"/>
          <w:sz w:val="20"/>
          <w:szCs w:val="20"/>
        </w:rPr>
        <w:t>,</w:t>
      </w:r>
      <w:r w:rsidR="008E41AD" w:rsidRPr="000B4378">
        <w:rPr>
          <w:rFonts w:eastAsia="宋体"/>
          <w:sz w:val="20"/>
          <w:szCs w:val="20"/>
        </w:rPr>
        <w:t xml:space="preserve"> </w:t>
      </w:r>
      <w:r w:rsidR="008B3551" w:rsidRPr="000B4378">
        <w:rPr>
          <w:rFonts w:eastAsia="宋体"/>
          <w:sz w:val="20"/>
          <w:szCs w:val="20"/>
        </w:rPr>
        <w:t>the</w:t>
      </w:r>
      <w:r w:rsidR="00170D61">
        <w:rPr>
          <w:rFonts w:eastAsia="宋体"/>
          <w:sz w:val="20"/>
          <w:szCs w:val="20"/>
        </w:rPr>
        <w:t xml:space="preserve"> RUL prediction </w:t>
      </w:r>
      <w:r w:rsidR="00170D61" w:rsidRPr="000B4378">
        <w:rPr>
          <w:rFonts w:eastAsia="宋体"/>
          <w:sz w:val="20"/>
          <w:szCs w:val="20"/>
        </w:rPr>
        <w:t>errors</w:t>
      </w:r>
      <w:r w:rsidR="008B3551" w:rsidRPr="000B4378">
        <w:rPr>
          <w:rFonts w:eastAsia="宋体"/>
          <w:sz w:val="20"/>
          <w:szCs w:val="20"/>
        </w:rPr>
        <w:t xml:space="preserve"> </w:t>
      </w:r>
      <w:r w:rsidR="00CF7A19">
        <w:rPr>
          <w:rFonts w:eastAsia="宋体"/>
          <w:sz w:val="20"/>
          <w:szCs w:val="20"/>
        </w:rPr>
        <w:t xml:space="preserve">of the proposed method </w:t>
      </w:r>
      <w:r w:rsidR="008B3551" w:rsidRPr="000B4378">
        <w:rPr>
          <w:rFonts w:eastAsia="宋体"/>
          <w:sz w:val="20"/>
          <w:szCs w:val="20"/>
        </w:rPr>
        <w:t xml:space="preserve">keep </w:t>
      </w:r>
      <w:r w:rsidR="00170D61">
        <w:rPr>
          <w:rFonts w:eastAsia="宋体"/>
          <w:sz w:val="20"/>
          <w:szCs w:val="20"/>
        </w:rPr>
        <w:t>stable</w:t>
      </w:r>
      <w:r w:rsidR="00170D61" w:rsidRPr="000B4378">
        <w:rPr>
          <w:rFonts w:eastAsia="宋体"/>
          <w:sz w:val="20"/>
          <w:szCs w:val="20"/>
        </w:rPr>
        <w:t xml:space="preserve"> </w:t>
      </w:r>
      <w:r w:rsidR="001D21BE" w:rsidRPr="000B4378">
        <w:rPr>
          <w:rFonts w:eastAsia="宋体"/>
          <w:sz w:val="20"/>
          <w:szCs w:val="20"/>
        </w:rPr>
        <w:t xml:space="preserve">when the </w:t>
      </w:r>
      <w:r w:rsidR="00170D61">
        <w:rPr>
          <w:rFonts w:eastAsia="宋体"/>
          <w:sz w:val="20"/>
          <w:szCs w:val="20"/>
        </w:rPr>
        <w:t>loss rate of</w:t>
      </w:r>
      <w:r w:rsidR="00170D61" w:rsidRPr="000B4378">
        <w:rPr>
          <w:rFonts w:eastAsia="宋体"/>
          <w:sz w:val="20"/>
          <w:szCs w:val="20"/>
        </w:rPr>
        <w:t xml:space="preserve"> </w:t>
      </w:r>
      <w:r w:rsidR="00170D61">
        <w:rPr>
          <w:rFonts w:eastAsia="宋体"/>
          <w:sz w:val="20"/>
          <w:szCs w:val="20"/>
        </w:rPr>
        <w:t>missing data</w:t>
      </w:r>
      <w:r w:rsidR="001D21BE" w:rsidRPr="000B4378">
        <w:rPr>
          <w:rFonts w:eastAsia="宋体"/>
          <w:sz w:val="20"/>
          <w:szCs w:val="20"/>
        </w:rPr>
        <w:t xml:space="preserve"> is increasing. </w:t>
      </w:r>
      <w:r w:rsidR="00D64161" w:rsidRPr="000B4378">
        <w:rPr>
          <w:rFonts w:eastAsia="宋体"/>
          <w:sz w:val="20"/>
          <w:szCs w:val="20"/>
        </w:rPr>
        <w:t xml:space="preserve">On the contrary, </w:t>
      </w:r>
      <w:r w:rsidR="00CF7A19" w:rsidRPr="000B4378">
        <w:rPr>
          <w:rFonts w:eastAsia="宋体"/>
          <w:sz w:val="20"/>
          <w:szCs w:val="20"/>
        </w:rPr>
        <w:t>the</w:t>
      </w:r>
      <w:r w:rsidR="00CF7A19">
        <w:rPr>
          <w:rFonts w:eastAsia="宋体"/>
          <w:sz w:val="20"/>
          <w:szCs w:val="20"/>
        </w:rPr>
        <w:t xml:space="preserve"> RUL prediction </w:t>
      </w:r>
      <w:r w:rsidR="00CF7A19" w:rsidRPr="000B4378">
        <w:rPr>
          <w:rFonts w:eastAsia="宋体"/>
          <w:sz w:val="20"/>
          <w:szCs w:val="20"/>
        </w:rPr>
        <w:t xml:space="preserve">errors </w:t>
      </w:r>
      <w:r w:rsidR="00CF7A19">
        <w:rPr>
          <w:rFonts w:eastAsia="宋体"/>
          <w:sz w:val="20"/>
          <w:szCs w:val="20"/>
        </w:rPr>
        <w:t>of the benchmark method</w:t>
      </w:r>
      <w:r w:rsidR="00D64161" w:rsidRPr="000B4378">
        <w:rPr>
          <w:rFonts w:eastAsia="宋体"/>
          <w:sz w:val="20"/>
          <w:szCs w:val="20"/>
        </w:rPr>
        <w:t xml:space="preserve"> </w:t>
      </w:r>
      <w:r w:rsidR="00B76659" w:rsidRPr="000B4378">
        <w:rPr>
          <w:rFonts w:eastAsia="宋体"/>
          <w:sz w:val="20"/>
          <w:szCs w:val="20"/>
        </w:rPr>
        <w:t xml:space="preserve">increases </w:t>
      </w:r>
      <w:r w:rsidR="00801D58">
        <w:rPr>
          <w:rFonts w:eastAsia="宋体"/>
          <w:sz w:val="20"/>
          <w:szCs w:val="20"/>
        </w:rPr>
        <w:t>with the</w:t>
      </w:r>
      <w:r w:rsidR="00B76659" w:rsidRPr="000B4378">
        <w:rPr>
          <w:rFonts w:eastAsia="宋体"/>
          <w:sz w:val="20"/>
          <w:szCs w:val="20"/>
        </w:rPr>
        <w:t xml:space="preserve"> increasing</w:t>
      </w:r>
      <w:r w:rsidR="00801D58">
        <w:rPr>
          <w:rFonts w:eastAsia="宋体"/>
          <w:sz w:val="20"/>
          <w:szCs w:val="20"/>
        </w:rPr>
        <w:t xml:space="preserve"> loss rate of</w:t>
      </w:r>
      <w:r w:rsidR="00801D58" w:rsidRPr="000B4378">
        <w:rPr>
          <w:rFonts w:eastAsia="宋体"/>
          <w:sz w:val="20"/>
          <w:szCs w:val="20"/>
        </w:rPr>
        <w:t xml:space="preserve"> </w:t>
      </w:r>
      <w:r w:rsidR="00801D58">
        <w:rPr>
          <w:rFonts w:eastAsia="宋体"/>
          <w:sz w:val="20"/>
          <w:szCs w:val="20"/>
        </w:rPr>
        <w:t>missing data</w:t>
      </w:r>
      <w:r w:rsidR="00B76659" w:rsidRPr="000B4378">
        <w:rPr>
          <w:rFonts w:eastAsia="宋体"/>
          <w:sz w:val="20"/>
          <w:szCs w:val="20"/>
        </w:rPr>
        <w:t xml:space="preserve">. </w:t>
      </w:r>
      <w:r w:rsidR="00532E15" w:rsidRPr="000B4378">
        <w:rPr>
          <w:rFonts w:eastAsia="宋体"/>
          <w:sz w:val="20"/>
          <w:szCs w:val="20"/>
        </w:rPr>
        <w:t xml:space="preserve">In conclusion, the </w:t>
      </w:r>
      <w:r w:rsidR="00EF598F" w:rsidRPr="000B4378">
        <w:rPr>
          <w:rFonts w:eastAsia="宋体"/>
          <w:sz w:val="20"/>
          <w:szCs w:val="20"/>
        </w:rPr>
        <w:t xml:space="preserve">above </w:t>
      </w:r>
      <w:r w:rsidR="00532E15" w:rsidRPr="000B4378">
        <w:rPr>
          <w:rFonts w:eastAsia="宋体"/>
          <w:sz w:val="20"/>
          <w:szCs w:val="20"/>
        </w:rPr>
        <w:t>analysis verif</w:t>
      </w:r>
      <w:r w:rsidR="00925C81">
        <w:rPr>
          <w:rFonts w:eastAsia="宋体"/>
          <w:sz w:val="20"/>
          <w:szCs w:val="20"/>
        </w:rPr>
        <w:t>ies</w:t>
      </w:r>
      <w:r w:rsidR="00532E15" w:rsidRPr="000B4378">
        <w:rPr>
          <w:rFonts w:eastAsia="宋体"/>
          <w:sz w:val="20"/>
          <w:szCs w:val="20"/>
        </w:rPr>
        <w:t xml:space="preserve"> the robustness </w:t>
      </w:r>
      <w:r w:rsidR="00212B71" w:rsidRPr="000B4378">
        <w:rPr>
          <w:rFonts w:eastAsia="宋体"/>
          <w:sz w:val="20"/>
          <w:szCs w:val="20"/>
        </w:rPr>
        <w:t xml:space="preserve">of </w:t>
      </w:r>
      <w:r w:rsidR="00925C81">
        <w:rPr>
          <w:rFonts w:eastAsia="宋体"/>
          <w:sz w:val="20"/>
          <w:szCs w:val="20"/>
        </w:rPr>
        <w:t>the proposed method</w:t>
      </w:r>
      <w:r w:rsidR="00212B71" w:rsidRPr="000B4378">
        <w:rPr>
          <w:rFonts w:eastAsia="宋体"/>
          <w:sz w:val="20"/>
          <w:szCs w:val="20"/>
        </w:rPr>
        <w:t xml:space="preserve"> when missing </w:t>
      </w:r>
      <w:r w:rsidR="00FB79E0">
        <w:rPr>
          <w:rFonts w:eastAsia="宋体"/>
          <w:sz w:val="20"/>
          <w:szCs w:val="20"/>
        </w:rPr>
        <w:t>data</w:t>
      </w:r>
      <w:r w:rsidR="00FB79E0" w:rsidRPr="000B4378">
        <w:rPr>
          <w:rFonts w:eastAsia="宋体"/>
          <w:sz w:val="20"/>
          <w:szCs w:val="20"/>
        </w:rPr>
        <w:t xml:space="preserve"> </w:t>
      </w:r>
      <w:r w:rsidR="00212B71" w:rsidRPr="000B4378">
        <w:rPr>
          <w:rFonts w:eastAsia="宋体"/>
          <w:sz w:val="20"/>
          <w:szCs w:val="20"/>
        </w:rPr>
        <w:t>exist.</w:t>
      </w:r>
      <w:bookmarkStart w:id="302" w:name="_Hlk93829746"/>
    </w:p>
    <w:bookmarkEnd w:id="302"/>
    <w:p w14:paraId="2E4BB94D" w14:textId="32B7CF9D" w:rsidR="00231D75" w:rsidRPr="000B4378" w:rsidRDefault="00231D75" w:rsidP="00231D75">
      <w:pPr>
        <w:pStyle w:val="1"/>
      </w:pPr>
      <w:r w:rsidRPr="000B4378">
        <w:t>Conclusion</w:t>
      </w:r>
    </w:p>
    <w:p w14:paraId="778B7B15" w14:textId="683898AE" w:rsidR="00C60662" w:rsidRPr="000B4378" w:rsidRDefault="00EF17FE" w:rsidP="00F44E90">
      <w:pPr>
        <w:pStyle w:val="Text"/>
        <w:rPr>
          <w:lang w:eastAsia="zh-CN"/>
        </w:rPr>
      </w:pPr>
      <w:r w:rsidRPr="000B4378">
        <w:t xml:space="preserve">In </w:t>
      </w:r>
      <w:r w:rsidR="00662EEC" w:rsidRPr="000B4378">
        <w:t>real</w:t>
      </w:r>
      <w:r w:rsidRPr="000B4378">
        <w:t xml:space="preserve"> production process</w:t>
      </w:r>
      <w:r w:rsidR="007C1A14">
        <w:t>es</w:t>
      </w:r>
      <w:r w:rsidRPr="000B4378">
        <w:t xml:space="preserve">, </w:t>
      </w:r>
      <w:r w:rsidR="008364D5">
        <w:t xml:space="preserve">prognosis of machines </w:t>
      </w:r>
      <w:r w:rsidRPr="000B4378">
        <w:t>plays a</w:t>
      </w:r>
      <w:r w:rsidR="00B96E83" w:rsidRPr="000B4378">
        <w:t>n</w:t>
      </w:r>
      <w:r w:rsidRPr="000B4378">
        <w:t xml:space="preserve"> important role in </w:t>
      </w:r>
      <w:r w:rsidR="00662EEC" w:rsidRPr="000B4378">
        <w:t xml:space="preserve">the maintenance of </w:t>
      </w:r>
      <w:r w:rsidR="008364D5">
        <w:t>system</w:t>
      </w:r>
      <w:r w:rsidR="008364D5" w:rsidRPr="000B4378">
        <w:t xml:space="preserve"> </w:t>
      </w:r>
      <w:r w:rsidRPr="000B4378">
        <w:t>stability</w:t>
      </w:r>
      <w:r w:rsidR="00662EEC" w:rsidRPr="000B4378">
        <w:t>.</w:t>
      </w:r>
      <w:r w:rsidRPr="000B4378">
        <w:t xml:space="preserve"> </w:t>
      </w:r>
      <w:r w:rsidR="00D27777">
        <w:t>However,</w:t>
      </w:r>
      <w:r w:rsidR="009E44D1" w:rsidRPr="000B4378">
        <w:t xml:space="preserve"> multiple sensor </w:t>
      </w:r>
      <w:r w:rsidR="00F1360A" w:rsidRPr="000B4378">
        <w:t xml:space="preserve">signals </w:t>
      </w:r>
      <w:r w:rsidR="00D27777">
        <w:t>with</w:t>
      </w:r>
      <w:r w:rsidR="00F1360A" w:rsidRPr="000B4378">
        <w:t xml:space="preserve"> </w:t>
      </w:r>
      <w:r w:rsidR="009E44D1" w:rsidRPr="000B4378">
        <w:t xml:space="preserve">missing data </w:t>
      </w:r>
      <w:r w:rsidR="004238D3" w:rsidRPr="000B4378">
        <w:t>pose challenges</w:t>
      </w:r>
      <w:r w:rsidR="009E44D1" w:rsidRPr="000B4378">
        <w:t xml:space="preserve"> to </w:t>
      </w:r>
      <w:r w:rsidR="00D27777">
        <w:t xml:space="preserve">RUL </w:t>
      </w:r>
      <w:r w:rsidR="009E44D1" w:rsidRPr="000B4378">
        <w:t>prediction</w:t>
      </w:r>
      <w:r w:rsidR="00D27777">
        <w:t xml:space="preserve"> of machines</w:t>
      </w:r>
      <w:r w:rsidR="009E44D1" w:rsidRPr="000B4378">
        <w:t>.</w:t>
      </w:r>
      <w:r w:rsidR="00F44E90" w:rsidRPr="000B4378">
        <w:rPr>
          <w:rFonts w:hint="eastAsia"/>
          <w:lang w:eastAsia="zh-CN"/>
        </w:rPr>
        <w:t xml:space="preserve"> </w:t>
      </w:r>
      <w:r w:rsidR="00AD2697">
        <w:rPr>
          <w:lang w:eastAsia="zh-CN"/>
        </w:rPr>
        <w:t>To address th</w:t>
      </w:r>
      <w:r w:rsidR="00C0599A">
        <w:rPr>
          <w:lang w:eastAsia="zh-CN"/>
        </w:rPr>
        <w:t>is</w:t>
      </w:r>
      <w:r w:rsidR="00AD2697">
        <w:rPr>
          <w:lang w:eastAsia="zh-CN"/>
        </w:rPr>
        <w:t xml:space="preserve"> iss</w:t>
      </w:r>
      <w:r w:rsidR="00C01144">
        <w:rPr>
          <w:lang w:eastAsia="zh-CN"/>
        </w:rPr>
        <w:t>ue, t</w:t>
      </w:r>
      <w:r w:rsidR="00F44E90" w:rsidRPr="000B4378">
        <w:rPr>
          <w:lang w:eastAsia="zh-CN"/>
        </w:rPr>
        <w:t xml:space="preserve">his </w:t>
      </w:r>
      <w:r w:rsidR="00C01144">
        <w:rPr>
          <w:lang w:eastAsia="zh-CN"/>
        </w:rPr>
        <w:t>paper</w:t>
      </w:r>
      <w:r w:rsidR="00C01144" w:rsidRPr="000B4378">
        <w:rPr>
          <w:lang w:eastAsia="zh-CN"/>
        </w:rPr>
        <w:t xml:space="preserve"> </w:t>
      </w:r>
      <w:r w:rsidR="004911FE" w:rsidRPr="000B4378">
        <w:rPr>
          <w:lang w:eastAsia="zh-CN"/>
        </w:rPr>
        <w:t>proposes</w:t>
      </w:r>
      <w:r w:rsidR="00F44E90" w:rsidRPr="000B4378">
        <w:rPr>
          <w:lang w:eastAsia="zh-CN"/>
        </w:rPr>
        <w:t xml:space="preserve"> </w:t>
      </w:r>
      <w:r w:rsidR="00534BE1">
        <w:rPr>
          <w:lang w:eastAsia="zh-CN"/>
        </w:rPr>
        <w:t xml:space="preserve">a </w:t>
      </w:r>
      <w:r w:rsidR="00F1360A" w:rsidRPr="000B4378">
        <w:rPr>
          <w:lang w:eastAsia="zh-CN"/>
        </w:rPr>
        <w:t>data-level fusion based multi-task learning</w:t>
      </w:r>
      <w:r w:rsidR="00F44E90" w:rsidRPr="000B4378">
        <w:rPr>
          <w:lang w:eastAsia="zh-CN"/>
        </w:rPr>
        <w:t xml:space="preserve"> </w:t>
      </w:r>
      <w:r w:rsidR="00543038">
        <w:rPr>
          <w:lang w:eastAsia="zh-CN"/>
        </w:rPr>
        <w:t xml:space="preserve">method </w:t>
      </w:r>
      <w:r w:rsidR="00C01144" w:rsidRPr="00C01144">
        <w:rPr>
          <w:lang w:eastAsia="zh-CN"/>
        </w:rPr>
        <w:t>for prognostics of machines</w:t>
      </w:r>
      <w:r w:rsidR="00534BE1" w:rsidRPr="00AD2697">
        <w:rPr>
          <w:lang w:eastAsia="zh-CN"/>
        </w:rPr>
        <w:t>.</w:t>
      </w:r>
      <w:r w:rsidR="00C06101">
        <w:rPr>
          <w:lang w:eastAsia="zh-CN"/>
        </w:rPr>
        <w:t xml:space="preserve"> </w:t>
      </w:r>
      <w:r w:rsidR="00907DBF">
        <w:rPr>
          <w:lang w:eastAsia="zh-CN"/>
        </w:rPr>
        <w:t xml:space="preserve">Specifically, </w:t>
      </w:r>
      <w:r w:rsidR="00AD2697" w:rsidRPr="00AD2697">
        <w:rPr>
          <w:lang w:eastAsia="zh-CN"/>
        </w:rPr>
        <w:t>we adopt the quadratic polynomial model to fit the degradation processes</w:t>
      </w:r>
      <w:r w:rsidR="00A00ADB">
        <w:rPr>
          <w:lang w:eastAsia="zh-CN"/>
        </w:rPr>
        <w:t xml:space="preserve"> of </w:t>
      </w:r>
      <w:r w:rsidR="009760C6">
        <w:rPr>
          <w:lang w:eastAsia="zh-CN"/>
        </w:rPr>
        <w:t>machines</w:t>
      </w:r>
      <w:r w:rsidR="00AD2697" w:rsidRPr="00AD2697">
        <w:rPr>
          <w:lang w:eastAsia="zh-CN"/>
        </w:rPr>
        <w:t xml:space="preserve"> </w:t>
      </w:r>
      <w:r w:rsidR="00A00ADB">
        <w:rPr>
          <w:lang w:eastAsia="zh-CN"/>
        </w:rPr>
        <w:t>based on HIs that are</w:t>
      </w:r>
      <w:r w:rsidR="00AD2697" w:rsidRPr="00AD2697">
        <w:rPr>
          <w:lang w:eastAsia="zh-CN"/>
        </w:rPr>
        <w:t xml:space="preserve"> constructed by linear fusion model. Considering </w:t>
      </w:r>
      <w:r w:rsidR="00DB7DA6">
        <w:rPr>
          <w:lang w:eastAsia="zh-CN"/>
        </w:rPr>
        <w:t xml:space="preserve">both </w:t>
      </w:r>
      <w:r w:rsidR="00AD2697" w:rsidRPr="00AD2697">
        <w:rPr>
          <w:lang w:eastAsia="zh-CN"/>
        </w:rPr>
        <w:t xml:space="preserve">the </w:t>
      </w:r>
      <w:r w:rsidR="00CF3969" w:rsidRPr="00CF3969">
        <w:rPr>
          <w:lang w:eastAsia="zh-CN"/>
        </w:rPr>
        <w:t xml:space="preserve">dependency and </w:t>
      </w:r>
      <w:proofErr w:type="gramStart"/>
      <w:r w:rsidR="00CF3969" w:rsidRPr="00CF3969">
        <w:rPr>
          <w:lang w:eastAsia="zh-CN"/>
        </w:rPr>
        <w:t>heterogeneity</w:t>
      </w:r>
      <w:r w:rsidR="00CF3969">
        <w:rPr>
          <w:lang w:eastAsia="zh-CN"/>
        </w:rPr>
        <w:t xml:space="preserve"> </w:t>
      </w:r>
      <w:r w:rsidR="00AD2697" w:rsidRPr="00AD2697">
        <w:rPr>
          <w:lang w:eastAsia="zh-CN"/>
        </w:rPr>
        <w:t xml:space="preserve"> among</w:t>
      </w:r>
      <w:proofErr w:type="gramEnd"/>
      <w:r w:rsidR="00AD2697" w:rsidRPr="00AD2697">
        <w:rPr>
          <w:lang w:eastAsia="zh-CN"/>
        </w:rPr>
        <w:t xml:space="preserve"> </w:t>
      </w:r>
      <w:r w:rsidR="009760C6">
        <w:rPr>
          <w:lang w:eastAsia="zh-CN"/>
        </w:rPr>
        <w:t>machines</w:t>
      </w:r>
      <w:r w:rsidR="00AD2697" w:rsidRPr="00AD2697">
        <w:rPr>
          <w:lang w:eastAsia="zh-CN"/>
        </w:rPr>
        <w:t xml:space="preserve"> under </w:t>
      </w:r>
      <w:r w:rsidR="00E916DE">
        <w:rPr>
          <w:lang w:eastAsia="zh-CN"/>
        </w:rPr>
        <w:t xml:space="preserve">the </w:t>
      </w:r>
      <w:r w:rsidR="00AD2697" w:rsidRPr="00AD2697">
        <w:rPr>
          <w:lang w:eastAsia="zh-CN"/>
        </w:rPr>
        <w:t xml:space="preserve">same </w:t>
      </w:r>
      <w:r w:rsidR="00F0320C">
        <w:t>operational</w:t>
      </w:r>
      <w:r w:rsidR="00F0320C" w:rsidRPr="00AD2697">
        <w:rPr>
          <w:lang w:eastAsia="zh-CN"/>
        </w:rPr>
        <w:t xml:space="preserve"> </w:t>
      </w:r>
      <w:r w:rsidR="00AD2697" w:rsidRPr="00AD2697">
        <w:rPr>
          <w:lang w:eastAsia="zh-CN"/>
        </w:rPr>
        <w:t>condition</w:t>
      </w:r>
      <w:r w:rsidR="00E916DE">
        <w:rPr>
          <w:lang w:eastAsia="zh-CN"/>
        </w:rPr>
        <w:t xml:space="preserve"> and failure mode</w:t>
      </w:r>
      <w:r w:rsidR="00AD2697" w:rsidRPr="00AD2697">
        <w:rPr>
          <w:lang w:eastAsia="zh-CN"/>
        </w:rPr>
        <w:t xml:space="preserve">, we innovatively </w:t>
      </w:r>
      <w:r w:rsidR="00E916DE">
        <w:rPr>
          <w:lang w:eastAsia="zh-CN"/>
        </w:rPr>
        <w:t>integrate</w:t>
      </w:r>
      <w:r w:rsidR="00E916DE" w:rsidRPr="00AD2697">
        <w:rPr>
          <w:lang w:eastAsia="zh-CN"/>
        </w:rPr>
        <w:t xml:space="preserve"> </w:t>
      </w:r>
      <w:r w:rsidR="00AD2697" w:rsidRPr="00AD2697">
        <w:rPr>
          <w:lang w:eastAsia="zh-CN"/>
        </w:rPr>
        <w:t xml:space="preserve">the MTL </w:t>
      </w:r>
      <w:r w:rsidR="00E916DE">
        <w:rPr>
          <w:lang w:eastAsia="zh-CN"/>
        </w:rPr>
        <w:t>into</w:t>
      </w:r>
      <w:r w:rsidR="00AD2697" w:rsidRPr="00AD2697">
        <w:rPr>
          <w:lang w:eastAsia="zh-CN"/>
        </w:rPr>
        <w:t xml:space="preserve"> the polynomial degradation model</w:t>
      </w:r>
      <w:r w:rsidR="00E916DE">
        <w:rPr>
          <w:lang w:eastAsia="zh-CN"/>
        </w:rPr>
        <w:t>,</w:t>
      </w:r>
      <w:r w:rsidR="00AD2697" w:rsidRPr="00AD2697">
        <w:rPr>
          <w:lang w:eastAsia="zh-CN"/>
        </w:rPr>
        <w:t xml:space="preserve"> </w:t>
      </w:r>
      <w:r w:rsidR="00AB668B">
        <w:rPr>
          <w:lang w:eastAsia="zh-CN"/>
        </w:rPr>
        <w:t>and</w:t>
      </w:r>
      <w:r w:rsidR="00AD2697" w:rsidRPr="00AD2697">
        <w:rPr>
          <w:lang w:eastAsia="zh-CN"/>
        </w:rPr>
        <w:t xml:space="preserve"> develop a unique QOIEM algorithm for parameter estimation</w:t>
      </w:r>
      <w:r w:rsidR="00AB668B">
        <w:rPr>
          <w:lang w:eastAsia="zh-CN"/>
        </w:rPr>
        <w:t>.</w:t>
      </w:r>
      <w:r w:rsidR="00BA4A5A">
        <w:rPr>
          <w:lang w:eastAsia="zh-CN"/>
        </w:rPr>
        <w:t xml:space="preserve"> </w:t>
      </w:r>
      <w:r w:rsidR="00BA4A5A" w:rsidRPr="00BA4A5A">
        <w:rPr>
          <w:lang w:eastAsia="zh-CN"/>
        </w:rPr>
        <w:t xml:space="preserve">Finally, given the constructed HI and </w:t>
      </w:r>
      <w:r w:rsidR="004A3061">
        <w:rPr>
          <w:lang w:eastAsia="zh-CN"/>
        </w:rPr>
        <w:t>degradation</w:t>
      </w:r>
      <w:r w:rsidR="004A3061" w:rsidRPr="00BA4A5A">
        <w:rPr>
          <w:lang w:eastAsia="zh-CN"/>
        </w:rPr>
        <w:t xml:space="preserve"> </w:t>
      </w:r>
      <w:r w:rsidR="00BA4A5A" w:rsidRPr="00BA4A5A">
        <w:rPr>
          <w:lang w:eastAsia="zh-CN"/>
        </w:rPr>
        <w:t xml:space="preserve">model parameters, the RUL </w:t>
      </w:r>
      <w:r w:rsidR="006846B6">
        <w:rPr>
          <w:lang w:eastAsia="zh-CN"/>
        </w:rPr>
        <w:t>can</w:t>
      </w:r>
      <w:r w:rsidR="006846B6" w:rsidRPr="00BA4A5A">
        <w:rPr>
          <w:lang w:eastAsia="zh-CN"/>
        </w:rPr>
        <w:t xml:space="preserve"> </w:t>
      </w:r>
      <w:r w:rsidR="00BA4A5A" w:rsidRPr="00BA4A5A">
        <w:rPr>
          <w:lang w:eastAsia="zh-CN"/>
        </w:rPr>
        <w:t>be predicted correspondingly.</w:t>
      </w:r>
      <w:r w:rsidR="00DF3B83">
        <w:rPr>
          <w:lang w:eastAsia="zh-CN"/>
        </w:rPr>
        <w:t xml:space="preserve"> </w:t>
      </w:r>
      <w:r w:rsidR="003B2E16" w:rsidRPr="003B2E16">
        <w:rPr>
          <w:lang w:eastAsia="zh-CN"/>
        </w:rPr>
        <w:t xml:space="preserve"> </w:t>
      </w:r>
      <w:r w:rsidR="003B2E16">
        <w:rPr>
          <w:lang w:eastAsia="zh-CN"/>
        </w:rPr>
        <w:t>W</w:t>
      </w:r>
      <w:r w:rsidR="003B2E16" w:rsidRPr="000B4378">
        <w:rPr>
          <w:lang w:eastAsia="zh-CN"/>
        </w:rPr>
        <w:t>e</w:t>
      </w:r>
      <w:r w:rsidR="003B2E16">
        <w:rPr>
          <w:lang w:eastAsia="zh-CN"/>
        </w:rPr>
        <w:t xml:space="preserve"> conduct the proposed method</w:t>
      </w:r>
      <w:r w:rsidR="003B2E16" w:rsidRPr="000B4378">
        <w:rPr>
          <w:lang w:eastAsia="zh-CN"/>
        </w:rPr>
        <w:t xml:space="preserve"> </w:t>
      </w:r>
      <w:r w:rsidR="00E7384A">
        <w:rPr>
          <w:lang w:eastAsia="zh-CN"/>
        </w:rPr>
        <w:t>to</w:t>
      </w:r>
      <w:r w:rsidR="00E7384A" w:rsidRPr="00317AC5">
        <w:rPr>
          <w:lang w:eastAsia="zh-CN"/>
        </w:rPr>
        <w:t xml:space="preserve"> </w:t>
      </w:r>
      <w:r w:rsidR="003B2E16" w:rsidRPr="00317AC5">
        <w:rPr>
          <w:lang w:eastAsia="zh-CN"/>
        </w:rPr>
        <w:t>numerical experiments and real case study on C-</w:t>
      </w:r>
      <w:r w:rsidR="003B2E16" w:rsidRPr="00317AC5">
        <w:rPr>
          <w:lang w:eastAsia="zh-CN"/>
        </w:rPr>
        <w:lastRenderedPageBreak/>
        <w:t>MAPSS data</w:t>
      </w:r>
      <w:r w:rsidR="003B2E16">
        <w:rPr>
          <w:lang w:eastAsia="zh-CN"/>
        </w:rPr>
        <w:t xml:space="preserve"> </w:t>
      </w:r>
      <w:r w:rsidR="00D635B6">
        <w:rPr>
          <w:lang w:eastAsia="zh-CN"/>
        </w:rPr>
        <w:t xml:space="preserve">for </w:t>
      </w:r>
      <w:r w:rsidR="00E7384A">
        <w:rPr>
          <w:lang w:eastAsia="zh-CN"/>
        </w:rPr>
        <w:t xml:space="preserve">model </w:t>
      </w:r>
      <w:r w:rsidR="00D635B6">
        <w:rPr>
          <w:lang w:eastAsia="zh-CN"/>
        </w:rPr>
        <w:t xml:space="preserve">validation. As a result, the proposed method </w:t>
      </w:r>
      <w:r w:rsidR="003B2E16" w:rsidRPr="003B2E16">
        <w:rPr>
          <w:lang w:eastAsia="zh-CN"/>
        </w:rPr>
        <w:t>has</w:t>
      </w:r>
      <w:r w:rsidR="00AA2739">
        <w:rPr>
          <w:lang w:eastAsia="zh-CN"/>
        </w:rPr>
        <w:t xml:space="preserve"> advantages of</w:t>
      </w:r>
      <w:r w:rsidR="003B2E16" w:rsidRPr="003B2E16">
        <w:rPr>
          <w:lang w:eastAsia="zh-CN"/>
        </w:rPr>
        <w:t xml:space="preserve"> superior robustness for accurate RUL prediction under different ratios of missing data compared with state-of-the-art benchmarks</w:t>
      </w:r>
      <w:r w:rsidR="003B1A02">
        <w:rPr>
          <w:lang w:eastAsia="zh-CN"/>
        </w:rPr>
        <w:t>.</w:t>
      </w:r>
      <w:r w:rsidR="003B1A02" w:rsidRPr="003B1A02">
        <w:rPr>
          <w:lang w:eastAsia="zh-CN"/>
        </w:rPr>
        <w:t xml:space="preserve"> </w:t>
      </w:r>
      <w:r w:rsidR="003B1A02" w:rsidRPr="000B4378">
        <w:rPr>
          <w:lang w:eastAsia="zh-CN"/>
        </w:rPr>
        <w:t>In addition, our method has great convergence</w:t>
      </w:r>
      <w:r w:rsidR="00273832">
        <w:rPr>
          <w:lang w:eastAsia="zh-CN"/>
        </w:rPr>
        <w:t xml:space="preserve"> for parameter estimation</w:t>
      </w:r>
      <w:r w:rsidR="003B1A02" w:rsidRPr="000B4378">
        <w:rPr>
          <w:lang w:eastAsia="zh-CN"/>
        </w:rPr>
        <w:t>.</w:t>
      </w:r>
    </w:p>
    <w:p w14:paraId="3BFA2CE7" w14:textId="436BBF2C" w:rsidR="007D7AB0" w:rsidRPr="000B4378" w:rsidRDefault="007D7AB0" w:rsidP="007B2EFF">
      <w:pPr>
        <w:pStyle w:val="Text"/>
      </w:pPr>
      <w:r w:rsidRPr="000B4378">
        <w:t>For future work</w:t>
      </w:r>
      <w:r w:rsidR="005924A8">
        <w:t>,</w:t>
      </w:r>
      <w:r w:rsidRPr="000B4378">
        <w:t xml:space="preserve"> we considered two related topics. </w:t>
      </w:r>
      <w:r w:rsidRPr="000B4378">
        <w:rPr>
          <w:i/>
          <w:iCs/>
        </w:rPr>
        <w:t>First</w:t>
      </w:r>
      <w:r w:rsidRPr="000B4378">
        <w:t xml:space="preserve">, </w:t>
      </w:r>
      <w:r w:rsidR="00041A6F">
        <w:t>the</w:t>
      </w:r>
      <w:r w:rsidRPr="000B4378">
        <w:t xml:space="preserve"> </w:t>
      </w:r>
      <w:r w:rsidR="00041A6F">
        <w:t>HI</w:t>
      </w:r>
      <w:r w:rsidR="00827F5F" w:rsidRPr="000B4378">
        <w:t xml:space="preserve"> </w:t>
      </w:r>
      <w:r w:rsidR="00041A6F">
        <w:t xml:space="preserve">in the proposed method </w:t>
      </w:r>
      <w:r w:rsidR="00827F5F" w:rsidRPr="000B4378">
        <w:t xml:space="preserve">is </w:t>
      </w:r>
      <w:r w:rsidR="00041A6F">
        <w:t>constructed by</w:t>
      </w:r>
      <w:r w:rsidR="00827F5F" w:rsidRPr="000B4378">
        <w:t xml:space="preserve"> </w:t>
      </w:r>
      <w:r w:rsidR="00041A6F">
        <w:t xml:space="preserve">a </w:t>
      </w:r>
      <w:r w:rsidR="00827F5F" w:rsidRPr="000B4378">
        <w:t xml:space="preserve">linear fusion </w:t>
      </w:r>
      <w:r w:rsidR="00041A6F">
        <w:t>model</w:t>
      </w:r>
      <w:r w:rsidR="009E1684" w:rsidRPr="000B4378">
        <w:t>, future works will focus on non-linear fusion</w:t>
      </w:r>
      <w:r w:rsidR="007633BF" w:rsidRPr="000B4378">
        <w:t xml:space="preserve"> </w:t>
      </w:r>
      <w:r w:rsidR="00041A6F">
        <w:t>for</w:t>
      </w:r>
      <w:r w:rsidR="009E1684" w:rsidRPr="000B4378">
        <w:t xml:space="preserve"> system</w:t>
      </w:r>
      <w:r w:rsidR="007633BF" w:rsidRPr="000B4378">
        <w:t>s</w:t>
      </w:r>
      <w:r w:rsidR="009E1684" w:rsidRPr="000B4378">
        <w:t xml:space="preserve"> </w:t>
      </w:r>
      <w:r w:rsidR="00041A6F">
        <w:t xml:space="preserve">with </w:t>
      </w:r>
      <w:r w:rsidR="009E1684" w:rsidRPr="000B4378">
        <w:t xml:space="preserve">high complexity. </w:t>
      </w:r>
      <w:r w:rsidRPr="000B4378">
        <w:rPr>
          <w:i/>
          <w:iCs/>
        </w:rPr>
        <w:t>Second</w:t>
      </w:r>
      <w:r w:rsidRPr="000B4378">
        <w:t xml:space="preserve">, </w:t>
      </w:r>
      <w:r w:rsidR="00B073D2" w:rsidRPr="000B4378">
        <w:t xml:space="preserve">as our method only </w:t>
      </w:r>
      <w:r w:rsidR="000C2194" w:rsidRPr="000B4378">
        <w:t>consider one type of failure mode</w:t>
      </w:r>
      <w:r w:rsidR="00305D83" w:rsidRPr="000B4378">
        <w:t xml:space="preserve"> and operational condition</w:t>
      </w:r>
      <w:r w:rsidR="000C2194" w:rsidRPr="000B4378">
        <w:t xml:space="preserve"> </w:t>
      </w:r>
      <w:r w:rsidR="00041A6F">
        <w:t>for</w:t>
      </w:r>
      <w:r w:rsidR="00041A6F" w:rsidRPr="000B4378">
        <w:t xml:space="preserve"> </w:t>
      </w:r>
      <w:r w:rsidR="000C2194" w:rsidRPr="000B4378">
        <w:t xml:space="preserve">RUL prediction, </w:t>
      </w:r>
      <w:r w:rsidR="00DD6B32" w:rsidRPr="000B4378">
        <w:t xml:space="preserve">in </w:t>
      </w:r>
      <w:r w:rsidR="00041A6F" w:rsidRPr="000B4378">
        <w:t>fu</w:t>
      </w:r>
      <w:r w:rsidR="00041A6F">
        <w:t>ture</w:t>
      </w:r>
      <w:r w:rsidR="00041A6F" w:rsidRPr="000B4378">
        <w:t xml:space="preserve"> </w:t>
      </w:r>
      <w:r w:rsidR="00DD6B32" w:rsidRPr="000B4378">
        <w:t>research</w:t>
      </w:r>
      <w:r w:rsidR="00DD6B32">
        <w:t xml:space="preserve"> </w:t>
      </w:r>
      <w:r w:rsidRPr="000B4378">
        <w:t xml:space="preserve">we will </w:t>
      </w:r>
      <w:r w:rsidR="00B073D2" w:rsidRPr="000B4378">
        <w:t xml:space="preserve">consider </w:t>
      </w:r>
      <w:r w:rsidR="003769A4">
        <w:t>predicting</w:t>
      </w:r>
      <w:r w:rsidR="003769A4" w:rsidRPr="000B4378">
        <w:t xml:space="preserve"> </w:t>
      </w:r>
      <w:r w:rsidR="00112087" w:rsidRPr="000B4378">
        <w:t>RUL under multiple failure modes</w:t>
      </w:r>
      <w:r w:rsidR="00305D83" w:rsidRPr="000B4378">
        <w:t xml:space="preserve"> and operational conditions</w:t>
      </w:r>
      <w:r w:rsidR="00DD6B32">
        <w:t>.</w:t>
      </w:r>
      <w:r w:rsidR="000C2194" w:rsidRPr="000B4378">
        <w:t xml:space="preserve"> </w:t>
      </w:r>
    </w:p>
    <w:p w14:paraId="2993BE53" w14:textId="77777777" w:rsidR="00765102" w:rsidRPr="000B4378" w:rsidRDefault="00765102" w:rsidP="00765102">
      <w:pPr>
        <w:pStyle w:val="1"/>
        <w:numPr>
          <w:ilvl w:val="0"/>
          <w:numId w:val="0"/>
        </w:numPr>
        <w:spacing w:after="0"/>
      </w:pPr>
      <w:bookmarkStart w:id="303" w:name="_Hlk93690182"/>
      <w:r w:rsidRPr="000B4378">
        <w:t xml:space="preserve">Appendix A </w:t>
      </w:r>
    </w:p>
    <w:p w14:paraId="23F93611" w14:textId="11284CAB" w:rsidR="00765102" w:rsidRPr="000B4378" w:rsidRDefault="009867AF" w:rsidP="00765102">
      <w:pPr>
        <w:pStyle w:val="1"/>
        <w:numPr>
          <w:ilvl w:val="0"/>
          <w:numId w:val="0"/>
        </w:numPr>
        <w:spacing w:before="0"/>
      </w:pPr>
      <w:r>
        <w:t>S</w:t>
      </w:r>
      <w:r w:rsidR="007948F0" w:rsidRPr="000B4378">
        <w:t>et</w:t>
      </w:r>
      <w:r w:rsidR="00252AB7" w:rsidRPr="000B4378">
        <w:t>ting</w:t>
      </w:r>
      <w:r w:rsidR="007948F0" w:rsidRPr="000B4378">
        <w:t xml:space="preserve"> </w:t>
      </w:r>
      <w:bookmarkStart w:id="304" w:name="_Hlk93689770"/>
      <w:r w:rsidR="00D61B50">
        <w:t>time</w:t>
      </w:r>
      <w:r w:rsidR="00404D72">
        <w:t>-</w:t>
      </w:r>
      <w:r w:rsidR="00D61B50">
        <w:t>step weight</w:t>
      </w:r>
      <w:r w:rsidR="00927688">
        <w:t xml:space="preserve"> matrix</w:t>
      </w:r>
      <w:r w:rsidR="007948F0" w:rsidRPr="000B4378">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l</m:t>
            </m:r>
          </m:sub>
        </m:sSub>
      </m:oMath>
      <w:bookmarkEnd w:id="304"/>
    </w:p>
    <w:bookmarkEnd w:id="303"/>
    <w:p w14:paraId="5CE71FA8" w14:textId="448C6F72" w:rsidR="004A6900" w:rsidRDefault="00DC7458" w:rsidP="00C31615">
      <w:pPr>
        <w:pStyle w:val="References"/>
        <w:numPr>
          <w:ilvl w:val="0"/>
          <w:numId w:val="0"/>
        </w:numPr>
        <w:ind w:left="10" w:firstLineChars="100" w:firstLine="200"/>
        <w:rPr>
          <w:color w:val="211E1E"/>
          <w:sz w:val="20"/>
          <w:szCs w:val="20"/>
          <w:lang w:eastAsia="zh-CN"/>
        </w:rPr>
      </w:pPr>
      <w:r w:rsidRPr="000B4378">
        <w:rPr>
          <w:color w:val="211E1E"/>
          <w:sz w:val="20"/>
          <w:szCs w:val="20"/>
          <w:lang w:eastAsia="zh-CN"/>
        </w:rPr>
        <w:t xml:space="preserve">Recall that </w:t>
      </w:r>
      <w:r w:rsidR="00DA5486" w:rsidRPr="000B4378">
        <w:rPr>
          <w:color w:val="211E1E"/>
          <w:sz w:val="20"/>
          <w:szCs w:val="20"/>
          <w:lang w:eastAsia="zh-CN"/>
        </w:rPr>
        <w:t xml:space="preserve">for the formula </w:t>
      </w:r>
      <m:oMath>
        <m:sSub>
          <m:sSubPr>
            <m:ctrlPr>
              <w:rPr>
                <w:rFonts w:ascii="Cambria Math" w:hAnsi="Cambria Math"/>
                <w:i/>
                <w:color w:val="211E1E"/>
                <w:sz w:val="20"/>
                <w:szCs w:val="20"/>
                <w:lang w:eastAsia="zh-CN"/>
              </w:rPr>
            </m:ctrlPr>
          </m:sSubPr>
          <m:e>
            <m:r>
              <m:rPr>
                <m:sty m:val="b"/>
              </m:rPr>
              <w:rPr>
                <w:rFonts w:ascii="Cambria Math" w:hAnsi="Cambria Math"/>
                <w:color w:val="211E1E"/>
                <w:sz w:val="20"/>
                <w:szCs w:val="20"/>
                <w:lang w:eastAsia="zh-CN"/>
              </w:rPr>
              <m:t>h</m:t>
            </m:r>
          </m:e>
          <m:sub>
            <m:r>
              <w:rPr>
                <w:rFonts w:ascii="Cambria Math" w:hAnsi="Cambria Math"/>
                <w:color w:val="211E1E"/>
                <w:sz w:val="20"/>
                <w:szCs w:val="20"/>
                <w:lang w:eastAsia="zh-CN"/>
              </w:rPr>
              <m:t>l</m:t>
            </m:r>
          </m:sub>
        </m:sSub>
        <m:r>
          <w:rPr>
            <w:rFonts w:ascii="Cambria Math" w:hAnsi="Cambria Math"/>
            <w:color w:val="211E1E"/>
            <w:sz w:val="20"/>
            <w:szCs w:val="20"/>
            <w:lang w:eastAsia="zh-CN"/>
          </w:rPr>
          <m:t>=</m:t>
        </m:r>
        <m:sSub>
          <m:sSubPr>
            <m:ctrlPr>
              <w:rPr>
                <w:rFonts w:ascii="Cambria Math" w:hAnsi="Cambria Math"/>
                <w:i/>
                <w:color w:val="211E1E"/>
                <w:sz w:val="20"/>
                <w:szCs w:val="20"/>
                <w:lang w:eastAsia="zh-CN"/>
              </w:rPr>
            </m:ctrlPr>
          </m:sSubPr>
          <m:e>
            <m:r>
              <m:rPr>
                <m:sty m:val="b"/>
              </m:rPr>
              <w:rPr>
                <w:rFonts w:ascii="Cambria Math" w:hAnsi="Cambria Math" w:hint="eastAsia"/>
                <w:color w:val="211E1E"/>
                <w:sz w:val="20"/>
                <w:szCs w:val="20"/>
                <w:lang w:eastAsia="zh-CN"/>
              </w:rPr>
              <m:t>Φ</m:t>
            </m:r>
          </m:e>
          <m:sub>
            <m:r>
              <w:rPr>
                <w:rFonts w:ascii="Cambria Math" w:hAnsi="Cambria Math"/>
                <w:color w:val="211E1E"/>
                <w:sz w:val="20"/>
                <w:szCs w:val="20"/>
                <w:lang w:eastAsia="zh-CN"/>
              </w:rPr>
              <m:t>l</m:t>
            </m:r>
          </m:sub>
        </m:sSub>
        <m:sSub>
          <m:sSubPr>
            <m:ctrlPr>
              <w:rPr>
                <w:rFonts w:ascii="Cambria Math" w:hAnsi="Cambria Math"/>
                <w:i/>
                <w:color w:val="211E1E"/>
                <w:sz w:val="20"/>
                <w:szCs w:val="20"/>
                <w:lang w:eastAsia="zh-CN"/>
              </w:rPr>
            </m:ctrlPr>
          </m:sSubPr>
          <m:e>
            <m:r>
              <m:rPr>
                <m:sty m:val="b"/>
              </m:rPr>
              <w:rPr>
                <w:rFonts w:ascii="Cambria Math" w:hAnsi="Cambria Math" w:hint="eastAsia"/>
                <w:color w:val="211E1E"/>
                <w:sz w:val="20"/>
                <w:szCs w:val="20"/>
                <w:lang w:eastAsia="zh-CN"/>
              </w:rPr>
              <m:t>Γ</m:t>
            </m:r>
            <m:ctrlPr>
              <w:rPr>
                <w:rFonts w:ascii="Cambria Math" w:hAnsi="Cambria Math"/>
                <w:color w:val="211E1E"/>
                <w:sz w:val="20"/>
                <w:szCs w:val="20"/>
                <w:lang w:eastAsia="zh-CN"/>
              </w:rPr>
            </m:ctrlPr>
          </m:e>
          <m:sub>
            <m:r>
              <w:rPr>
                <w:rFonts w:ascii="Cambria Math" w:hAnsi="Cambria Math"/>
                <w:color w:val="211E1E"/>
                <w:sz w:val="20"/>
                <w:szCs w:val="20"/>
                <w:lang w:eastAsia="zh-CN"/>
              </w:rPr>
              <m:t>l</m:t>
            </m:r>
          </m:sub>
        </m:sSub>
        <m:r>
          <w:rPr>
            <w:rFonts w:ascii="Cambria Math" w:hAnsi="Cambria Math"/>
            <w:color w:val="211E1E"/>
            <w:sz w:val="20"/>
            <w:szCs w:val="20"/>
            <w:lang w:eastAsia="zh-CN"/>
          </w:rPr>
          <m:t>+</m:t>
        </m:r>
        <m:sSub>
          <m:sSubPr>
            <m:ctrlPr>
              <w:rPr>
                <w:rFonts w:ascii="Cambria Math" w:hAnsi="Cambria Math"/>
                <w:i/>
                <w:color w:val="211E1E"/>
                <w:sz w:val="20"/>
                <w:szCs w:val="20"/>
                <w:lang w:eastAsia="zh-CN"/>
              </w:rPr>
            </m:ctrlPr>
          </m:sSubPr>
          <m:e>
            <m:r>
              <m:rPr>
                <m:sty m:val="b"/>
              </m:rPr>
              <w:rPr>
                <w:rFonts w:ascii="Cambria Math" w:hAnsi="Cambria Math"/>
                <w:color w:val="211E1E"/>
                <w:sz w:val="20"/>
                <w:szCs w:val="20"/>
                <w:lang w:eastAsia="zh-CN"/>
              </w:rPr>
              <m:t>ϵ</m:t>
            </m:r>
          </m:e>
          <m:sub>
            <m:r>
              <w:rPr>
                <w:rFonts w:ascii="Cambria Math" w:hAnsi="Cambria Math"/>
                <w:color w:val="211E1E"/>
                <w:sz w:val="20"/>
                <w:szCs w:val="20"/>
                <w:lang w:eastAsia="zh-CN"/>
              </w:rPr>
              <m:t>l</m:t>
            </m:r>
          </m:sub>
        </m:sSub>
      </m:oMath>
      <w:r w:rsidR="00625766" w:rsidRPr="000B4378">
        <w:rPr>
          <w:rFonts w:hint="eastAsia"/>
          <w:color w:val="211E1E"/>
          <w:sz w:val="20"/>
          <w:szCs w:val="20"/>
          <w:lang w:eastAsia="zh-CN"/>
        </w:rPr>
        <w:t>,</w:t>
      </w:r>
      <w:r w:rsidR="00625766" w:rsidRPr="000B4378">
        <w:rPr>
          <w:color w:val="211E1E"/>
          <w:sz w:val="20"/>
          <w:szCs w:val="20"/>
          <w:lang w:eastAsia="zh-CN"/>
        </w:rPr>
        <w:t xml:space="preserve"> </w:t>
      </w:r>
      <m:oMath>
        <m:sSub>
          <m:sSubPr>
            <m:ctrlPr>
              <w:rPr>
                <w:rFonts w:ascii="Cambria Math" w:hAnsi="Cambria Math"/>
                <w:i/>
                <w:color w:val="211E1E"/>
                <w:sz w:val="20"/>
                <w:szCs w:val="20"/>
                <w:lang w:eastAsia="zh-CN"/>
              </w:rPr>
            </m:ctrlPr>
          </m:sSubPr>
          <m:e>
            <m:r>
              <m:rPr>
                <m:sty m:val="b"/>
              </m:rPr>
              <w:rPr>
                <w:rFonts w:ascii="Cambria Math" w:hAnsi="Cambria Math"/>
                <w:color w:val="211E1E"/>
                <w:sz w:val="20"/>
                <w:szCs w:val="20"/>
                <w:lang w:eastAsia="zh-CN"/>
              </w:rPr>
              <m:t>ϵ</m:t>
            </m:r>
          </m:e>
          <m:sub>
            <m:r>
              <w:rPr>
                <w:rFonts w:ascii="Cambria Math" w:hAnsi="Cambria Math"/>
                <w:color w:val="211E1E"/>
                <w:sz w:val="20"/>
                <w:szCs w:val="20"/>
                <w:lang w:eastAsia="zh-CN"/>
              </w:rPr>
              <m:t>l</m:t>
            </m:r>
          </m:sub>
        </m:sSub>
        <m:r>
          <m:rPr>
            <m:sty m:val="p"/>
          </m:rPr>
          <w:rPr>
            <w:rFonts w:ascii="Cambria Math" w:hAnsi="Cambria Math" w:hint="eastAsia"/>
            <w:color w:val="211E1E"/>
            <w:sz w:val="20"/>
            <w:szCs w:val="20"/>
            <w:lang w:eastAsia="zh-CN"/>
          </w:rPr>
          <m:t>∈</m:t>
        </m:r>
        <m:sSup>
          <m:sSupPr>
            <m:ctrlPr>
              <w:rPr>
                <w:rFonts w:ascii="Cambria Math" w:hAnsi="Cambria Math"/>
                <w:i/>
                <w:color w:val="211E1E"/>
                <w:sz w:val="20"/>
                <w:szCs w:val="20"/>
                <w:lang w:eastAsia="zh-CN"/>
              </w:rPr>
            </m:ctrlPr>
          </m:sSupPr>
          <m:e>
            <m:r>
              <w:rPr>
                <w:rFonts w:ascii="Cambria Math" w:hAnsi="Cambria Math"/>
                <w:color w:val="211E1E"/>
                <w:sz w:val="20"/>
                <w:szCs w:val="20"/>
                <w:lang w:eastAsia="zh-CN"/>
              </w:rPr>
              <m:t>R</m:t>
            </m:r>
            <m:ctrlPr>
              <w:rPr>
                <w:rFonts w:ascii="Cambria Math" w:hAnsi="Cambria Math"/>
                <w:color w:val="211E1E"/>
                <w:sz w:val="20"/>
                <w:szCs w:val="20"/>
                <w:lang w:eastAsia="zh-CN"/>
              </w:rPr>
            </m:ctrlPr>
          </m:e>
          <m:sup>
            <m:sSub>
              <m:sSubPr>
                <m:ctrlPr>
                  <w:rPr>
                    <w:rFonts w:ascii="Cambria Math" w:hAnsi="Cambria Math"/>
                    <w:i/>
                    <w:color w:val="211E1E"/>
                    <w:sz w:val="20"/>
                    <w:szCs w:val="20"/>
                    <w:lang w:eastAsia="zh-CN"/>
                  </w:rPr>
                </m:ctrlPr>
              </m:sSubPr>
              <m:e>
                <m:r>
                  <w:rPr>
                    <w:rFonts w:ascii="Cambria Math" w:hAnsi="Cambria Math"/>
                    <w:color w:val="211E1E"/>
                    <w:sz w:val="20"/>
                    <w:szCs w:val="20"/>
                    <w:lang w:eastAsia="zh-CN"/>
                  </w:rPr>
                  <m:t>n</m:t>
                </m:r>
              </m:e>
              <m:sub>
                <m:r>
                  <w:rPr>
                    <w:rFonts w:ascii="Cambria Math" w:hAnsi="Cambria Math"/>
                    <w:color w:val="211E1E"/>
                    <w:sz w:val="20"/>
                    <w:szCs w:val="20"/>
                    <w:lang w:eastAsia="zh-CN"/>
                  </w:rPr>
                  <m:t>l</m:t>
                </m:r>
              </m:sub>
            </m:sSub>
            <m:r>
              <m:rPr>
                <m:sty m:val="p"/>
              </m:rPr>
              <w:rPr>
                <w:rFonts w:ascii="Cambria Math" w:hAnsi="Cambria Math" w:hint="eastAsia"/>
                <w:color w:val="211E1E"/>
                <w:sz w:val="20"/>
                <w:szCs w:val="20"/>
                <w:lang w:eastAsia="zh-CN"/>
              </w:rPr>
              <m:t>×</m:t>
            </m:r>
            <m:r>
              <w:rPr>
                <w:rFonts w:ascii="Cambria Math" w:hAnsi="Cambria Math"/>
                <w:color w:val="211E1E"/>
                <w:sz w:val="20"/>
                <w:szCs w:val="20"/>
                <w:lang w:eastAsia="zh-CN"/>
              </w:rPr>
              <m:t>1</m:t>
            </m:r>
          </m:sup>
        </m:sSup>
      </m:oMath>
      <w:r w:rsidR="00625766" w:rsidRPr="000B4378">
        <w:rPr>
          <w:rFonts w:hint="eastAsia"/>
          <w:color w:val="211E1E"/>
          <w:sz w:val="20"/>
          <w:szCs w:val="20"/>
          <w:lang w:eastAsia="zh-CN"/>
        </w:rPr>
        <w:t xml:space="preserve"> </w:t>
      </w:r>
      <w:r w:rsidR="00625766" w:rsidRPr="000B4378">
        <w:rPr>
          <w:color w:val="211E1E"/>
          <w:sz w:val="20"/>
          <w:szCs w:val="20"/>
          <w:lang w:eastAsia="zh-CN"/>
        </w:rPr>
        <w:t>represent</w:t>
      </w:r>
      <w:r w:rsidR="002D2B10" w:rsidRPr="000B4378">
        <w:rPr>
          <w:color w:val="211E1E"/>
          <w:sz w:val="20"/>
          <w:szCs w:val="20"/>
          <w:lang w:eastAsia="zh-CN"/>
        </w:rPr>
        <w:t>s</w:t>
      </w:r>
      <w:r w:rsidR="00625766" w:rsidRPr="000B4378">
        <w:rPr>
          <w:color w:val="211E1E"/>
          <w:sz w:val="20"/>
          <w:szCs w:val="20"/>
          <w:lang w:eastAsia="zh-CN"/>
        </w:rPr>
        <w:t xml:space="preserve"> </w:t>
      </w:r>
      <w:r w:rsidR="005864B3" w:rsidRPr="000B4378">
        <w:rPr>
          <w:color w:val="211E1E"/>
          <w:sz w:val="20"/>
          <w:szCs w:val="20"/>
          <w:lang w:eastAsia="zh-CN"/>
        </w:rPr>
        <w:t xml:space="preserve">the </w:t>
      </w:r>
      <w:r w:rsidR="005921F8" w:rsidRPr="000B4378">
        <w:rPr>
          <w:color w:val="211E1E"/>
          <w:sz w:val="20"/>
          <w:szCs w:val="20"/>
          <w:lang w:eastAsia="zh-CN"/>
        </w:rPr>
        <w:t xml:space="preserve">vector </w:t>
      </w:r>
      <w:r w:rsidR="005921F8">
        <w:rPr>
          <w:color w:val="211E1E"/>
          <w:sz w:val="20"/>
          <w:szCs w:val="20"/>
          <w:lang w:eastAsia="zh-CN"/>
        </w:rPr>
        <w:t xml:space="preserve">of </w:t>
      </w:r>
      <w:r w:rsidR="005864B3" w:rsidRPr="000B4378">
        <w:rPr>
          <w:color w:val="211E1E"/>
          <w:sz w:val="20"/>
          <w:szCs w:val="20"/>
          <w:lang w:eastAsia="zh-CN"/>
        </w:rPr>
        <w:t xml:space="preserve">residual term </w:t>
      </w:r>
      <m:oMath>
        <m:sSub>
          <m:sSubPr>
            <m:ctrlPr>
              <w:rPr>
                <w:rFonts w:ascii="Cambria Math" w:hAnsi="Cambria Math"/>
                <w:i/>
                <w:color w:val="211E1E"/>
                <w:sz w:val="20"/>
                <w:szCs w:val="20"/>
                <w:lang w:eastAsia="zh-CN"/>
              </w:rPr>
            </m:ctrlPr>
          </m:sSubPr>
          <m:e>
            <m:r>
              <m:rPr>
                <m:sty m:val="b"/>
              </m:rPr>
              <w:rPr>
                <w:rFonts w:ascii="Cambria Math" w:hAnsi="Cambria Math"/>
                <w:color w:val="211E1E"/>
                <w:sz w:val="20"/>
                <w:szCs w:val="20"/>
                <w:lang w:eastAsia="zh-CN"/>
              </w:rPr>
              <m:t>ϵ</m:t>
            </m:r>
          </m:e>
          <m:sub>
            <m:r>
              <w:rPr>
                <w:rFonts w:ascii="Cambria Math" w:hAnsi="Cambria Math"/>
                <w:color w:val="211E1E"/>
                <w:sz w:val="20"/>
                <w:szCs w:val="20"/>
                <w:lang w:eastAsia="zh-CN"/>
              </w:rPr>
              <m:t>l</m:t>
            </m:r>
          </m:sub>
        </m:sSub>
        <m:r>
          <w:rPr>
            <w:rFonts w:ascii="Cambria Math" w:hAnsi="Cambria Math"/>
            <w:color w:val="211E1E"/>
            <w:sz w:val="20"/>
            <w:szCs w:val="20"/>
            <w:lang w:eastAsia="zh-CN"/>
          </w:rPr>
          <m:t>=</m:t>
        </m:r>
        <m:sSup>
          <m:sSupPr>
            <m:ctrlPr>
              <w:rPr>
                <w:rFonts w:ascii="Cambria Math" w:hAnsi="Cambria Math"/>
                <w:i/>
                <w:sz w:val="20"/>
                <w:szCs w:val="20"/>
              </w:rPr>
            </m:ctrlPr>
          </m:sSupPr>
          <m:e>
            <m:d>
              <m:dPr>
                <m:begChr m:val="["/>
                <m:endChr m:val="]"/>
                <m:ctrlPr>
                  <w:rPr>
                    <w:rFonts w:ascii="Cambria Math" w:hAnsi="Cambria Math"/>
                    <w:sz w:val="20"/>
                    <w:szCs w:val="20"/>
                  </w:rPr>
                </m:ctrlPr>
              </m:dPr>
              <m:e>
                <m:sSub>
                  <m:sSubPr>
                    <m:ctrlPr>
                      <w:rPr>
                        <w:rFonts w:ascii="Cambria Math" w:hAnsi="Cambria Math"/>
                        <w:i/>
                        <w:sz w:val="20"/>
                        <w:szCs w:val="20"/>
                      </w:rPr>
                    </m:ctrlPr>
                  </m:sSubPr>
                  <m:e>
                    <m:r>
                      <w:rPr>
                        <w:rFonts w:ascii="Cambria Math" w:hAnsi="Cambria Math"/>
                        <w:color w:val="211E1E"/>
                        <w:sz w:val="20"/>
                        <w:szCs w:val="20"/>
                        <w:lang w:eastAsia="zh-CN"/>
                      </w:rPr>
                      <m:t>ϵ</m:t>
                    </m:r>
                  </m:e>
                  <m:sub>
                    <m:r>
                      <w:rPr>
                        <w:rFonts w:ascii="Cambria Math" w:hAnsi="Cambria Math"/>
                        <w:sz w:val="20"/>
                        <w:szCs w:val="20"/>
                      </w:rPr>
                      <m:t>l</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1</m:t>
                        </m:r>
                      </m:sub>
                    </m:sSub>
                  </m:e>
                </m:d>
                <m:r>
                  <w:rPr>
                    <w:rFonts w:ascii="Cambria Math" w:hAnsi="Cambria Math"/>
                    <w:sz w:val="20"/>
                    <w:szCs w:val="20"/>
                  </w:rPr>
                  <m:t>,</m:t>
                </m:r>
                <m:sSub>
                  <m:sSubPr>
                    <m:ctrlPr>
                      <w:rPr>
                        <w:rFonts w:ascii="Cambria Math" w:hAnsi="Cambria Math"/>
                        <w:i/>
                        <w:sz w:val="20"/>
                        <w:szCs w:val="20"/>
                      </w:rPr>
                    </m:ctrlPr>
                  </m:sSubPr>
                  <m:e>
                    <m:r>
                      <w:rPr>
                        <w:rFonts w:ascii="Cambria Math" w:hAnsi="Cambria Math"/>
                        <w:color w:val="211E1E"/>
                        <w:sz w:val="20"/>
                        <w:szCs w:val="20"/>
                        <w:lang w:eastAsia="zh-CN"/>
                      </w:rPr>
                      <m:t>ϵ</m:t>
                    </m:r>
                  </m:e>
                  <m:sub>
                    <m:r>
                      <w:rPr>
                        <w:rFonts w:ascii="Cambria Math" w:hAnsi="Cambria Math"/>
                        <w:sz w:val="20"/>
                        <w:szCs w:val="20"/>
                      </w:rPr>
                      <m:t>l</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2</m:t>
                        </m:r>
                      </m:sub>
                    </m:sSub>
                  </m:e>
                </m:d>
                <m:r>
                  <w:rPr>
                    <w:rFonts w:ascii="Cambria Math" w:hAnsi="Cambria Math"/>
                    <w:sz w:val="20"/>
                    <w:szCs w:val="20"/>
                  </w:rPr>
                  <m:t>,</m:t>
                </m:r>
                <m:r>
                  <m:rPr>
                    <m:sty m:val="p"/>
                  </m:rPr>
                  <w:rPr>
                    <w:rFonts w:ascii="Cambria Math" w:hAnsi="Cambria Math"/>
                    <w:sz w:val="20"/>
                    <w:szCs w:val="20"/>
                  </w:rPr>
                  <m:t>⋯,</m:t>
                </m:r>
                <m:sSub>
                  <m:sSubPr>
                    <m:ctrlPr>
                      <w:rPr>
                        <w:rFonts w:ascii="Cambria Math" w:hAnsi="Cambria Math"/>
                        <w:i/>
                        <w:sz w:val="20"/>
                        <w:szCs w:val="20"/>
                      </w:rPr>
                    </m:ctrlPr>
                  </m:sSubPr>
                  <m:e>
                    <m:r>
                      <w:rPr>
                        <w:rFonts w:ascii="Cambria Math" w:hAnsi="Cambria Math"/>
                        <w:color w:val="211E1E"/>
                        <w:sz w:val="20"/>
                        <w:szCs w:val="20"/>
                        <w:lang w:eastAsia="zh-CN"/>
                      </w:rPr>
                      <m:t>ϵ</m:t>
                    </m:r>
                    <m:ctrlPr>
                      <w:rPr>
                        <w:rFonts w:ascii="Cambria Math" w:hAnsi="Cambria Math"/>
                        <w:sz w:val="20"/>
                        <w:szCs w:val="20"/>
                      </w:rPr>
                    </m:ctrlPr>
                  </m:e>
                  <m:sub>
                    <m:r>
                      <w:rPr>
                        <w:rFonts w:ascii="Cambria Math" w:hAnsi="Cambria Math"/>
                        <w:sz w:val="20"/>
                        <w:szCs w:val="20"/>
                      </w:rPr>
                      <m:t>l</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l</m:t>
                            </m:r>
                          </m:sub>
                        </m:sSub>
                      </m:sub>
                    </m:sSub>
                  </m:e>
                </m:d>
                <m:ctrlPr>
                  <w:rPr>
                    <w:rFonts w:ascii="Cambria Math" w:hAnsi="Cambria Math"/>
                    <w:i/>
                    <w:sz w:val="20"/>
                    <w:szCs w:val="20"/>
                  </w:rPr>
                </m:ctrlPr>
              </m:e>
            </m:d>
          </m:e>
          <m:sup>
            <m:r>
              <m:rPr>
                <m:nor/>
              </m:rPr>
              <w:rPr>
                <w:rFonts w:ascii="Cambria Math" w:hAnsi="Cambria Math"/>
                <w:sz w:val="20"/>
                <w:szCs w:val="20"/>
              </w:rPr>
              <m:t>T</m:t>
            </m:r>
          </m:sup>
        </m:sSup>
      </m:oMath>
      <w:r w:rsidR="005864B3" w:rsidRPr="000B4378">
        <w:rPr>
          <w:color w:val="211E1E"/>
          <w:sz w:val="20"/>
          <w:szCs w:val="20"/>
          <w:lang w:eastAsia="zh-CN"/>
        </w:rPr>
        <w:t xml:space="preserve">of unit </w:t>
      </w:r>
      <m:oMath>
        <m:r>
          <w:rPr>
            <w:rFonts w:ascii="Cambria Math" w:hAnsi="Cambria Math"/>
            <w:color w:val="211E1E"/>
            <w:sz w:val="20"/>
            <w:szCs w:val="20"/>
            <w:lang w:eastAsia="zh-CN"/>
          </w:rPr>
          <m:t>l</m:t>
        </m:r>
      </m:oMath>
      <w:r w:rsidR="00817721">
        <w:rPr>
          <w:color w:val="211E1E"/>
          <w:sz w:val="20"/>
          <w:szCs w:val="20"/>
          <w:lang w:eastAsia="zh-CN"/>
        </w:rPr>
        <w:t>,</w:t>
      </w:r>
      <w:r w:rsidR="00D6626D">
        <w:rPr>
          <w:color w:val="211E1E"/>
          <w:sz w:val="20"/>
          <w:szCs w:val="20"/>
          <w:lang w:eastAsia="zh-CN"/>
        </w:rPr>
        <w:t xml:space="preserve"> </w:t>
      </w:r>
      <w:r w:rsidR="00817721">
        <w:rPr>
          <w:color w:val="211E1E"/>
          <w:sz w:val="20"/>
          <w:szCs w:val="20"/>
          <w:lang w:eastAsia="zh-CN"/>
        </w:rPr>
        <w:t xml:space="preserve">where </w:t>
      </w:r>
      <w:r w:rsidR="00817721" w:rsidRPr="000B4378">
        <w:rPr>
          <w:color w:val="211E1E"/>
          <w:sz w:val="20"/>
          <w:szCs w:val="20"/>
          <w:lang w:eastAsia="zh-CN"/>
        </w:rPr>
        <w:t xml:space="preserve">residual term </w:t>
      </w:r>
      <m:oMath>
        <m:sSub>
          <m:sSubPr>
            <m:ctrlPr>
              <w:rPr>
                <w:rFonts w:ascii="Cambria Math" w:hAnsi="Cambria Math"/>
                <w:i/>
                <w:sz w:val="20"/>
                <w:szCs w:val="20"/>
              </w:rPr>
            </m:ctrlPr>
          </m:sSubPr>
          <m:e>
            <m:r>
              <w:rPr>
                <w:rFonts w:ascii="Cambria Math" w:hAnsi="Cambria Math"/>
                <w:color w:val="211E1E"/>
                <w:sz w:val="20"/>
                <w:szCs w:val="20"/>
                <w:lang w:eastAsia="zh-CN"/>
              </w:rPr>
              <m:t>ϵ</m:t>
            </m:r>
          </m:e>
          <m:sub>
            <m:r>
              <w:rPr>
                <w:rFonts w:ascii="Cambria Math" w:hAnsi="Cambria Math"/>
                <w:sz w:val="20"/>
                <w:szCs w:val="20"/>
              </w:rPr>
              <m:t>l</m:t>
            </m:r>
          </m:sub>
        </m:sSub>
        <m:d>
          <m:dPr>
            <m:ctrlPr>
              <w:rPr>
                <w:rFonts w:ascii="Cambria Math" w:hAnsi="Cambria Math"/>
                <w:i/>
                <w:sz w:val="20"/>
                <w:szCs w:val="20"/>
              </w:rPr>
            </m:ctrlPr>
          </m:dPr>
          <m:e>
            <m:r>
              <w:rPr>
                <w:rFonts w:ascii="Cambria Math" w:hAnsi="Cambria Math"/>
                <w:sz w:val="20"/>
                <w:szCs w:val="20"/>
              </w:rPr>
              <m:t>t</m:t>
            </m:r>
          </m:e>
        </m:d>
      </m:oMath>
      <w:r w:rsidR="00817721" w:rsidRPr="000B4378">
        <w:rPr>
          <w:rFonts w:hint="eastAsia"/>
          <w:color w:val="211E1E"/>
          <w:sz w:val="20"/>
          <w:szCs w:val="20"/>
          <w:lang w:eastAsia="zh-CN"/>
        </w:rPr>
        <w:t xml:space="preserve"> </w:t>
      </w:r>
      <w:r w:rsidR="00262A38">
        <w:rPr>
          <w:color w:val="211E1E"/>
          <w:sz w:val="20"/>
          <w:szCs w:val="20"/>
          <w:lang w:eastAsia="zh-CN"/>
        </w:rPr>
        <w:t xml:space="preserve">is </w:t>
      </w:r>
      <w:r w:rsidR="00CB14B4">
        <w:rPr>
          <w:color w:val="211E1E"/>
          <w:sz w:val="20"/>
          <w:szCs w:val="20"/>
          <w:lang w:eastAsia="zh-CN"/>
        </w:rPr>
        <w:t xml:space="preserve">the </w:t>
      </w:r>
      <w:r w:rsidR="00262A38" w:rsidRPr="00262A38">
        <w:rPr>
          <w:color w:val="211E1E"/>
          <w:sz w:val="20"/>
          <w:szCs w:val="20"/>
          <w:lang w:eastAsia="zh-CN"/>
        </w:rPr>
        <w:t>difference</w:t>
      </w:r>
      <w:r w:rsidR="007E74BE">
        <w:rPr>
          <w:color w:val="211E1E"/>
          <w:sz w:val="20"/>
          <w:szCs w:val="20"/>
          <w:lang w:eastAsia="zh-CN"/>
        </w:rPr>
        <w:t xml:space="preserve"> between </w:t>
      </w:r>
      <w:r w:rsidR="00D6626D">
        <w:rPr>
          <w:color w:val="211E1E"/>
          <w:sz w:val="20"/>
          <w:szCs w:val="20"/>
          <w:lang w:eastAsia="zh-CN"/>
        </w:rPr>
        <w:t xml:space="preserve">the </w:t>
      </w:r>
      <w:r w:rsidR="00A92646">
        <w:rPr>
          <w:color w:val="211E1E"/>
          <w:sz w:val="20"/>
          <w:szCs w:val="20"/>
          <w:lang w:eastAsia="zh-CN"/>
        </w:rPr>
        <w:t xml:space="preserve">constructed </w:t>
      </w:r>
      <w:r w:rsidR="007E74BE">
        <w:rPr>
          <w:color w:val="211E1E"/>
          <w:sz w:val="20"/>
          <w:szCs w:val="20"/>
          <w:lang w:eastAsia="zh-CN"/>
        </w:rPr>
        <w:t xml:space="preserve">HI </w:t>
      </w:r>
      <m:oMath>
        <m:sSub>
          <m:sSubPr>
            <m:ctrlPr>
              <w:rPr>
                <w:rFonts w:ascii="Cambria Math" w:hAnsi="Cambria Math"/>
                <w:i/>
                <w:color w:val="211E1E"/>
                <w:sz w:val="20"/>
                <w:szCs w:val="20"/>
                <w:lang w:eastAsia="zh-CN"/>
              </w:rPr>
            </m:ctrlPr>
          </m:sSubPr>
          <m:e>
            <m:r>
              <m:rPr>
                <m:sty m:val="b"/>
              </m:rPr>
              <w:rPr>
                <w:rFonts w:ascii="Cambria Math" w:hAnsi="Cambria Math"/>
                <w:color w:val="211E1E"/>
                <w:sz w:val="20"/>
                <w:szCs w:val="20"/>
                <w:lang w:eastAsia="zh-CN"/>
              </w:rPr>
              <m:t>h</m:t>
            </m:r>
          </m:e>
          <m:sub>
            <m:r>
              <w:rPr>
                <w:rFonts w:ascii="Cambria Math" w:hAnsi="Cambria Math"/>
                <w:color w:val="211E1E"/>
                <w:sz w:val="20"/>
                <w:szCs w:val="20"/>
                <w:lang w:eastAsia="zh-CN"/>
              </w:rPr>
              <m:t>l</m:t>
            </m:r>
          </m:sub>
        </m:sSub>
        <m:d>
          <m:dPr>
            <m:ctrlPr>
              <w:rPr>
                <w:rFonts w:ascii="Cambria Math" w:hAnsi="Cambria Math"/>
                <w:i/>
                <w:color w:val="211E1E"/>
                <w:sz w:val="20"/>
                <w:szCs w:val="20"/>
                <w:lang w:eastAsia="zh-CN"/>
              </w:rPr>
            </m:ctrlPr>
          </m:dPr>
          <m:e>
            <m:r>
              <w:rPr>
                <w:rFonts w:ascii="Cambria Math" w:hAnsi="Cambria Math"/>
                <w:sz w:val="20"/>
                <w:szCs w:val="20"/>
              </w:rPr>
              <m:t>t</m:t>
            </m:r>
          </m:e>
        </m:d>
      </m:oMath>
      <w:r w:rsidR="007E74BE">
        <w:rPr>
          <w:rFonts w:hint="eastAsia"/>
          <w:color w:val="211E1E"/>
          <w:sz w:val="20"/>
          <w:szCs w:val="20"/>
          <w:lang w:eastAsia="zh-CN"/>
        </w:rPr>
        <w:t xml:space="preserve"> </w:t>
      </w:r>
      <w:r w:rsidR="007E74BE">
        <w:rPr>
          <w:color w:val="211E1E"/>
          <w:sz w:val="20"/>
          <w:szCs w:val="20"/>
          <w:lang w:eastAsia="zh-CN"/>
        </w:rPr>
        <w:t>and</w:t>
      </w:r>
      <w:r w:rsidR="003F6863">
        <w:rPr>
          <w:color w:val="211E1E"/>
          <w:sz w:val="20"/>
          <w:szCs w:val="20"/>
          <w:lang w:eastAsia="zh-CN"/>
        </w:rPr>
        <w:t xml:space="preserve"> </w:t>
      </w:r>
      <w:r w:rsidR="00D6626D">
        <w:rPr>
          <w:color w:val="211E1E"/>
          <w:sz w:val="20"/>
          <w:szCs w:val="20"/>
          <w:lang w:eastAsia="zh-CN"/>
        </w:rPr>
        <w:t>the</w:t>
      </w:r>
      <w:r w:rsidR="00A92646" w:rsidRPr="00A92646">
        <w:rPr>
          <w:color w:val="211E1E"/>
          <w:sz w:val="20"/>
          <w:szCs w:val="20"/>
          <w:lang w:eastAsia="zh-CN"/>
        </w:rPr>
        <w:t xml:space="preserve"> </w:t>
      </w:r>
      <w:r w:rsidR="007E74BE">
        <w:rPr>
          <w:color w:val="211E1E"/>
          <w:sz w:val="20"/>
          <w:szCs w:val="20"/>
          <w:lang w:eastAsia="zh-CN"/>
        </w:rPr>
        <w:t>degradation model</w:t>
      </w:r>
      <w:r w:rsidR="00262A38">
        <w:rPr>
          <w:color w:val="211E1E"/>
          <w:sz w:val="20"/>
          <w:szCs w:val="20"/>
          <w:lang w:eastAsia="zh-CN"/>
        </w:rPr>
        <w:t xml:space="preserve"> </w:t>
      </w:r>
      <m:oMath>
        <m:sSub>
          <m:sSubPr>
            <m:ctrlPr>
              <w:rPr>
                <w:rFonts w:ascii="Cambria Math" w:hAnsi="Cambria Math"/>
                <w:i/>
                <w:color w:val="211E1E"/>
                <w:sz w:val="20"/>
                <w:szCs w:val="20"/>
                <w:lang w:eastAsia="zh-CN"/>
              </w:rPr>
            </m:ctrlPr>
          </m:sSubPr>
          <m:e>
            <m:r>
              <m:rPr>
                <m:sty m:val="b"/>
              </m:rPr>
              <w:rPr>
                <w:rFonts w:ascii="Cambria Math" w:hAnsi="Cambria Math" w:hint="eastAsia"/>
                <w:color w:val="211E1E"/>
                <w:sz w:val="20"/>
                <w:szCs w:val="20"/>
                <w:lang w:eastAsia="zh-CN"/>
              </w:rPr>
              <m:t>Φ</m:t>
            </m:r>
          </m:e>
          <m:sub>
            <m:r>
              <w:rPr>
                <w:rFonts w:ascii="Cambria Math" w:hAnsi="Cambria Math"/>
                <w:color w:val="211E1E"/>
                <w:sz w:val="20"/>
                <w:szCs w:val="20"/>
                <w:lang w:eastAsia="zh-CN"/>
              </w:rPr>
              <m:t>l</m:t>
            </m:r>
          </m:sub>
        </m:sSub>
        <m:d>
          <m:dPr>
            <m:ctrlPr>
              <w:rPr>
                <w:rFonts w:ascii="Cambria Math" w:hAnsi="Cambria Math"/>
                <w:i/>
                <w:color w:val="211E1E"/>
                <w:sz w:val="20"/>
                <w:szCs w:val="20"/>
                <w:lang w:eastAsia="zh-CN"/>
              </w:rPr>
            </m:ctrlPr>
          </m:dPr>
          <m:e>
            <m:r>
              <w:rPr>
                <w:rFonts w:ascii="Cambria Math" w:hAnsi="Cambria Math"/>
                <w:sz w:val="20"/>
                <w:szCs w:val="20"/>
              </w:rPr>
              <m:t>t</m:t>
            </m:r>
          </m:e>
        </m:d>
        <m:sSub>
          <m:sSubPr>
            <m:ctrlPr>
              <w:rPr>
                <w:rFonts w:ascii="Cambria Math" w:hAnsi="Cambria Math"/>
                <w:i/>
                <w:color w:val="211E1E"/>
                <w:sz w:val="20"/>
                <w:szCs w:val="20"/>
                <w:lang w:eastAsia="zh-CN"/>
              </w:rPr>
            </m:ctrlPr>
          </m:sSubPr>
          <m:e>
            <m:r>
              <m:rPr>
                <m:sty m:val="b"/>
              </m:rPr>
              <w:rPr>
                <w:rFonts w:ascii="Cambria Math" w:hAnsi="Cambria Math" w:hint="eastAsia"/>
                <w:color w:val="211E1E"/>
                <w:sz w:val="20"/>
                <w:szCs w:val="20"/>
                <w:lang w:eastAsia="zh-CN"/>
              </w:rPr>
              <m:t>Γ</m:t>
            </m:r>
            <m:ctrlPr>
              <w:rPr>
                <w:rFonts w:ascii="Cambria Math" w:hAnsi="Cambria Math"/>
                <w:color w:val="211E1E"/>
                <w:sz w:val="20"/>
                <w:szCs w:val="20"/>
                <w:lang w:eastAsia="zh-CN"/>
              </w:rPr>
            </m:ctrlPr>
          </m:e>
          <m:sub>
            <m:r>
              <w:rPr>
                <w:rFonts w:ascii="Cambria Math" w:hAnsi="Cambria Math"/>
                <w:color w:val="211E1E"/>
                <w:sz w:val="20"/>
                <w:szCs w:val="20"/>
                <w:lang w:eastAsia="zh-CN"/>
              </w:rPr>
              <m:t>l</m:t>
            </m:r>
          </m:sub>
        </m:sSub>
      </m:oMath>
      <w:r w:rsidR="007E74BE">
        <w:rPr>
          <w:rFonts w:hint="eastAsia"/>
          <w:color w:val="211E1E"/>
          <w:sz w:val="20"/>
          <w:szCs w:val="20"/>
          <w:lang w:eastAsia="zh-CN"/>
        </w:rPr>
        <w:t xml:space="preserve"> </w:t>
      </w:r>
      <w:r w:rsidR="007E74BE">
        <w:rPr>
          <w:color w:val="211E1E"/>
          <w:sz w:val="20"/>
          <w:szCs w:val="20"/>
          <w:lang w:eastAsia="zh-CN"/>
        </w:rPr>
        <w:t xml:space="preserve">at time </w:t>
      </w:r>
      <m:oMath>
        <m:r>
          <w:rPr>
            <w:rFonts w:ascii="Cambria Math" w:hAnsi="Cambria Math"/>
            <w:color w:val="211E1E"/>
            <w:sz w:val="20"/>
            <w:szCs w:val="20"/>
            <w:lang w:eastAsia="zh-CN"/>
          </w:rPr>
          <m:t>t</m:t>
        </m:r>
      </m:oMath>
      <w:r w:rsidR="00FD4BC5">
        <w:rPr>
          <w:rFonts w:hint="eastAsia"/>
          <w:color w:val="211E1E"/>
          <w:sz w:val="20"/>
          <w:szCs w:val="20"/>
          <w:lang w:eastAsia="zh-CN"/>
        </w:rPr>
        <w:t>.</w:t>
      </w:r>
      <w:r w:rsidR="00FD4BC5">
        <w:rPr>
          <w:color w:val="211E1E"/>
          <w:sz w:val="20"/>
          <w:szCs w:val="20"/>
          <w:lang w:eastAsia="zh-CN"/>
        </w:rPr>
        <w:t xml:space="preserve"> </w:t>
      </w:r>
      <w:r w:rsidR="00E7500B">
        <w:rPr>
          <w:color w:val="211E1E"/>
          <w:sz w:val="20"/>
          <w:szCs w:val="20"/>
          <w:lang w:eastAsia="zh-CN"/>
        </w:rPr>
        <w:t>T</w:t>
      </w:r>
      <w:r w:rsidR="00BB04B1" w:rsidRPr="000B4378">
        <w:rPr>
          <w:color w:val="211E1E"/>
          <w:sz w:val="20"/>
          <w:szCs w:val="20"/>
          <w:lang w:eastAsia="zh-CN"/>
        </w:rPr>
        <w:t xml:space="preserve">he degradation </w:t>
      </w:r>
      <w:r w:rsidR="00E7500B">
        <w:rPr>
          <w:color w:val="211E1E"/>
          <w:sz w:val="20"/>
          <w:szCs w:val="20"/>
          <w:lang w:eastAsia="zh-CN"/>
        </w:rPr>
        <w:t>statuses</w:t>
      </w:r>
      <w:r w:rsidR="00E23573" w:rsidRPr="000B4378">
        <w:rPr>
          <w:color w:val="211E1E"/>
          <w:sz w:val="20"/>
          <w:szCs w:val="20"/>
          <w:lang w:eastAsia="zh-CN"/>
        </w:rPr>
        <w:t xml:space="preserve"> </w:t>
      </w:r>
      <w:r w:rsidR="00E7500B">
        <w:rPr>
          <w:color w:val="211E1E"/>
          <w:sz w:val="20"/>
          <w:szCs w:val="20"/>
          <w:lang w:eastAsia="zh-CN"/>
        </w:rPr>
        <w:t>at</w:t>
      </w:r>
      <w:r w:rsidR="00E7500B" w:rsidRPr="000B4378">
        <w:rPr>
          <w:color w:val="211E1E"/>
          <w:sz w:val="20"/>
          <w:szCs w:val="20"/>
          <w:lang w:eastAsia="zh-CN"/>
        </w:rPr>
        <w:t xml:space="preserve"> </w:t>
      </w:r>
      <w:r w:rsidR="00E23573" w:rsidRPr="000B4378">
        <w:rPr>
          <w:color w:val="211E1E"/>
          <w:sz w:val="20"/>
          <w:szCs w:val="20"/>
          <w:lang w:eastAsia="zh-CN"/>
        </w:rPr>
        <w:t xml:space="preserve">time </w:t>
      </w:r>
      <w:r w:rsidR="00D6626D">
        <w:rPr>
          <w:color w:val="211E1E"/>
          <w:sz w:val="20"/>
          <w:szCs w:val="20"/>
          <w:lang w:eastAsia="zh-CN"/>
        </w:rPr>
        <w:t>point</w:t>
      </w:r>
      <w:r w:rsidR="00D6626D" w:rsidRPr="000B4378">
        <w:rPr>
          <w:color w:val="211E1E"/>
          <w:sz w:val="20"/>
          <w:szCs w:val="20"/>
          <w:lang w:eastAsia="zh-CN"/>
        </w:rPr>
        <w:t xml:space="preserve">s </w:t>
      </w:r>
      <w:r w:rsidR="00E7500B">
        <w:rPr>
          <w:color w:val="211E1E"/>
          <w:sz w:val="20"/>
          <w:szCs w:val="20"/>
          <w:lang w:eastAsia="zh-CN"/>
        </w:rPr>
        <w:t>that</w:t>
      </w:r>
      <w:r w:rsidR="00E7500B" w:rsidRPr="000B4378">
        <w:rPr>
          <w:color w:val="211E1E"/>
          <w:sz w:val="20"/>
          <w:szCs w:val="20"/>
          <w:lang w:eastAsia="zh-CN"/>
        </w:rPr>
        <w:t xml:space="preserve"> </w:t>
      </w:r>
      <w:r w:rsidR="00E23573" w:rsidRPr="000B4378">
        <w:rPr>
          <w:color w:val="211E1E"/>
          <w:sz w:val="20"/>
          <w:szCs w:val="20"/>
          <w:lang w:eastAsia="zh-CN"/>
        </w:rPr>
        <w:t xml:space="preserve">are closer to </w:t>
      </w:r>
      <w:r w:rsidR="00265095" w:rsidRPr="000B4378">
        <w:rPr>
          <w:color w:val="211E1E"/>
          <w:sz w:val="20"/>
          <w:szCs w:val="20"/>
          <w:lang w:eastAsia="zh-CN"/>
        </w:rPr>
        <w:t xml:space="preserve">failure time </w:t>
      </w:r>
      <w:r w:rsidR="00820046">
        <w:rPr>
          <w:color w:val="211E1E"/>
          <w:sz w:val="20"/>
          <w:szCs w:val="20"/>
          <w:lang w:eastAsia="zh-CN"/>
        </w:rPr>
        <w:t>has</w:t>
      </w:r>
      <w:r w:rsidR="00265095" w:rsidRPr="000B4378">
        <w:rPr>
          <w:color w:val="211E1E"/>
          <w:sz w:val="20"/>
          <w:szCs w:val="20"/>
          <w:lang w:eastAsia="zh-CN"/>
        </w:rPr>
        <w:t xml:space="preserve"> </w:t>
      </w:r>
      <w:r w:rsidR="00820046">
        <w:rPr>
          <w:color w:val="211E1E"/>
          <w:sz w:val="20"/>
          <w:szCs w:val="20"/>
          <w:lang w:eastAsia="zh-CN"/>
        </w:rPr>
        <w:t>higher</w:t>
      </w:r>
      <w:r w:rsidR="00265095" w:rsidRPr="000B4378">
        <w:rPr>
          <w:color w:val="211E1E"/>
          <w:sz w:val="20"/>
          <w:szCs w:val="20"/>
          <w:lang w:eastAsia="zh-CN"/>
        </w:rPr>
        <w:t xml:space="preserve"> effect </w:t>
      </w:r>
      <w:r w:rsidR="00E7500B">
        <w:rPr>
          <w:color w:val="211E1E"/>
          <w:sz w:val="20"/>
          <w:szCs w:val="20"/>
          <w:lang w:eastAsia="zh-CN"/>
        </w:rPr>
        <w:t>on</w:t>
      </w:r>
      <w:r w:rsidR="00E7500B" w:rsidRPr="000B4378">
        <w:rPr>
          <w:color w:val="211E1E"/>
          <w:sz w:val="20"/>
          <w:szCs w:val="20"/>
          <w:lang w:eastAsia="zh-CN"/>
        </w:rPr>
        <w:t xml:space="preserve"> </w:t>
      </w:r>
      <w:r w:rsidR="00265095" w:rsidRPr="000B4378">
        <w:rPr>
          <w:color w:val="211E1E"/>
          <w:sz w:val="20"/>
          <w:szCs w:val="20"/>
          <w:lang w:eastAsia="zh-CN"/>
        </w:rPr>
        <w:t>RUL prediction.</w:t>
      </w:r>
      <w:r w:rsidR="0002265E" w:rsidRPr="000B4378">
        <w:rPr>
          <w:color w:val="211E1E"/>
          <w:sz w:val="20"/>
          <w:szCs w:val="20"/>
          <w:lang w:eastAsia="zh-CN"/>
        </w:rPr>
        <w:t xml:space="preserve"> Therefore</w:t>
      </w:r>
      <w:r w:rsidR="004A6900" w:rsidRPr="000B4378">
        <w:rPr>
          <w:color w:val="211E1E"/>
          <w:sz w:val="20"/>
          <w:szCs w:val="20"/>
          <w:lang w:eastAsia="zh-CN"/>
        </w:rPr>
        <w:t xml:space="preserve">, </w:t>
      </w:r>
      <w:r w:rsidR="0002265E" w:rsidRPr="000B4378">
        <w:rPr>
          <w:color w:val="211E1E"/>
          <w:sz w:val="20"/>
          <w:szCs w:val="20"/>
          <w:lang w:eastAsia="zh-CN"/>
        </w:rPr>
        <w:t>we set the weight</w:t>
      </w:r>
      <w:r w:rsidR="00551027">
        <w:rPr>
          <w:color w:val="211E1E"/>
          <w:sz w:val="20"/>
          <w:szCs w:val="20"/>
          <w:lang w:eastAsia="zh-CN"/>
        </w:rPr>
        <w:t xml:space="preserve"> </w:t>
      </w:r>
      <m:oMath>
        <m:sSub>
          <m:sSubPr>
            <m:ctrlPr>
              <w:rPr>
                <w:rFonts w:ascii="Cambria Math" w:hAnsi="Cambria Math"/>
                <w:i/>
                <w:color w:val="211E1E"/>
                <w:sz w:val="20"/>
                <w:szCs w:val="20"/>
                <w:lang w:eastAsia="zh-CN"/>
              </w:rPr>
            </m:ctrlPr>
          </m:sSubPr>
          <m:e>
            <m:r>
              <w:rPr>
                <w:rFonts w:ascii="Cambria Math" w:hAnsi="Cambria Math"/>
                <w:color w:val="211E1E"/>
                <w:sz w:val="20"/>
                <w:szCs w:val="20"/>
                <w:lang w:eastAsia="zh-CN"/>
              </w:rPr>
              <m:t>c</m:t>
            </m:r>
          </m:e>
          <m:sub>
            <m:r>
              <w:rPr>
                <w:rFonts w:ascii="Cambria Math" w:hAnsi="Cambria Math"/>
                <w:color w:val="211E1E"/>
                <w:sz w:val="20"/>
                <w:szCs w:val="20"/>
                <w:lang w:eastAsia="zh-CN"/>
              </w:rPr>
              <m:t>l</m:t>
            </m:r>
          </m:sub>
        </m:sSub>
        <m:d>
          <m:dPr>
            <m:ctrlPr>
              <w:rPr>
                <w:rFonts w:ascii="Cambria Math" w:hAnsi="Cambria Math"/>
                <w:i/>
                <w:color w:val="211E1E"/>
                <w:sz w:val="20"/>
                <w:szCs w:val="20"/>
                <w:lang w:eastAsia="zh-CN"/>
              </w:rPr>
            </m:ctrlPr>
          </m:dPr>
          <m:e>
            <m:r>
              <w:rPr>
                <w:rFonts w:ascii="Cambria Math" w:hAnsi="Cambria Math"/>
                <w:color w:val="211E1E"/>
                <w:sz w:val="20"/>
                <w:szCs w:val="20"/>
                <w:lang w:eastAsia="zh-CN"/>
              </w:rPr>
              <m:t>t</m:t>
            </m:r>
          </m:e>
        </m:d>
      </m:oMath>
      <w:r w:rsidR="004A6900" w:rsidRPr="000B4378">
        <w:rPr>
          <w:rFonts w:hint="eastAsia"/>
          <w:color w:val="211E1E"/>
          <w:sz w:val="20"/>
          <w:szCs w:val="20"/>
          <w:lang w:eastAsia="zh-CN"/>
        </w:rPr>
        <w:t xml:space="preserve"> </w:t>
      </w:r>
      <w:r w:rsidR="004A6900" w:rsidRPr="000B4378">
        <w:rPr>
          <w:color w:val="211E1E"/>
          <w:sz w:val="20"/>
          <w:szCs w:val="20"/>
          <w:lang w:eastAsia="zh-CN"/>
        </w:rPr>
        <w:t xml:space="preserve">for </w:t>
      </w:r>
      <w:r w:rsidR="00323819" w:rsidRPr="000B4378">
        <w:rPr>
          <w:color w:val="211E1E"/>
          <w:sz w:val="20"/>
          <w:szCs w:val="20"/>
          <w:lang w:eastAsia="zh-CN"/>
        </w:rPr>
        <w:t xml:space="preserve">residual term </w:t>
      </w:r>
      <m:oMath>
        <m:sSub>
          <m:sSubPr>
            <m:ctrlPr>
              <w:rPr>
                <w:rFonts w:ascii="Cambria Math" w:hAnsi="Cambria Math"/>
                <w:i/>
                <w:sz w:val="20"/>
                <w:szCs w:val="20"/>
              </w:rPr>
            </m:ctrlPr>
          </m:sSubPr>
          <m:e>
            <m:r>
              <w:rPr>
                <w:rFonts w:ascii="Cambria Math" w:hAnsi="Cambria Math"/>
                <w:color w:val="211E1E"/>
                <w:sz w:val="20"/>
                <w:szCs w:val="20"/>
                <w:lang w:eastAsia="zh-CN"/>
              </w:rPr>
              <m:t>ϵ</m:t>
            </m:r>
          </m:e>
          <m:sub>
            <m:r>
              <w:rPr>
                <w:rFonts w:ascii="Cambria Math" w:hAnsi="Cambria Math"/>
                <w:sz w:val="20"/>
                <w:szCs w:val="20"/>
              </w:rPr>
              <m:t>l</m:t>
            </m:r>
          </m:sub>
        </m:sSub>
        <m:d>
          <m:dPr>
            <m:ctrlPr>
              <w:rPr>
                <w:rFonts w:ascii="Cambria Math" w:hAnsi="Cambria Math"/>
                <w:i/>
                <w:sz w:val="20"/>
                <w:szCs w:val="20"/>
              </w:rPr>
            </m:ctrlPr>
          </m:dPr>
          <m:e>
            <m:r>
              <w:rPr>
                <w:rFonts w:ascii="Cambria Math" w:hAnsi="Cambria Math"/>
                <w:sz w:val="20"/>
                <w:szCs w:val="20"/>
              </w:rPr>
              <m:t>t</m:t>
            </m:r>
          </m:e>
        </m:d>
      </m:oMath>
      <w:r w:rsidR="005E4E6A">
        <w:rPr>
          <w:rFonts w:hint="eastAsia"/>
          <w:sz w:val="20"/>
          <w:szCs w:val="20"/>
        </w:rPr>
        <w:t>,</w:t>
      </w:r>
      <w:r w:rsidR="00323819" w:rsidRPr="000B4378">
        <w:rPr>
          <w:rFonts w:hint="eastAsia"/>
          <w:color w:val="211E1E"/>
          <w:sz w:val="20"/>
          <w:szCs w:val="20"/>
          <w:lang w:eastAsia="zh-CN"/>
        </w:rPr>
        <w:t xml:space="preserve"> </w:t>
      </w:r>
      <w:r w:rsidR="0005652A" w:rsidRPr="000B4378">
        <w:rPr>
          <w:color w:val="211E1E"/>
          <w:sz w:val="20"/>
          <w:szCs w:val="20"/>
          <w:lang w:eastAsia="zh-CN"/>
        </w:rPr>
        <w:t xml:space="preserve">and </w:t>
      </w:r>
      <m:oMath>
        <m:sSub>
          <m:sSubPr>
            <m:ctrlPr>
              <w:rPr>
                <w:rFonts w:ascii="Cambria Math" w:hAnsi="Cambria Math"/>
                <w:i/>
                <w:color w:val="211E1E"/>
                <w:sz w:val="20"/>
                <w:szCs w:val="20"/>
                <w:lang w:eastAsia="zh-CN"/>
              </w:rPr>
            </m:ctrlPr>
          </m:sSubPr>
          <m:e>
            <m:r>
              <w:rPr>
                <w:rFonts w:ascii="Cambria Math" w:hAnsi="Cambria Math"/>
                <w:color w:val="211E1E"/>
                <w:sz w:val="20"/>
                <w:szCs w:val="20"/>
                <w:lang w:eastAsia="zh-CN"/>
              </w:rPr>
              <m:t>c</m:t>
            </m:r>
          </m:e>
          <m:sub>
            <m:r>
              <w:rPr>
                <w:rFonts w:ascii="Cambria Math" w:hAnsi="Cambria Math"/>
                <w:color w:val="211E1E"/>
                <w:sz w:val="20"/>
                <w:szCs w:val="20"/>
                <w:lang w:eastAsia="zh-CN"/>
              </w:rPr>
              <m:t>l</m:t>
            </m:r>
          </m:sub>
        </m:sSub>
        <m:d>
          <m:dPr>
            <m:ctrlPr>
              <w:rPr>
                <w:rFonts w:ascii="Cambria Math" w:hAnsi="Cambria Math"/>
                <w:i/>
                <w:color w:val="211E1E"/>
                <w:sz w:val="20"/>
                <w:szCs w:val="20"/>
                <w:lang w:eastAsia="zh-CN"/>
              </w:rPr>
            </m:ctrlPr>
          </m:dPr>
          <m:e>
            <m:r>
              <w:rPr>
                <w:rFonts w:ascii="Cambria Math" w:hAnsi="Cambria Math"/>
                <w:color w:val="211E1E"/>
                <w:sz w:val="20"/>
                <w:szCs w:val="20"/>
                <w:lang w:eastAsia="zh-CN"/>
              </w:rPr>
              <m:t>t</m:t>
            </m:r>
          </m:e>
        </m:d>
      </m:oMath>
      <w:r w:rsidR="0005652A" w:rsidRPr="000B4378">
        <w:rPr>
          <w:rFonts w:hint="eastAsia"/>
          <w:color w:val="211E1E"/>
          <w:sz w:val="20"/>
          <w:szCs w:val="20"/>
          <w:lang w:eastAsia="zh-CN"/>
        </w:rPr>
        <w:t xml:space="preserve"> </w:t>
      </w:r>
      <w:r w:rsidR="0005652A" w:rsidRPr="000B4378">
        <w:rPr>
          <w:color w:val="211E1E"/>
          <w:sz w:val="20"/>
          <w:szCs w:val="20"/>
          <w:lang w:eastAsia="zh-CN"/>
        </w:rPr>
        <w:t>should follows</w:t>
      </w:r>
    </w:p>
    <w:p w14:paraId="0EAD0003" w14:textId="77777777" w:rsidR="00AE1ED9" w:rsidRPr="004E3129" w:rsidRDefault="00AE1ED9" w:rsidP="004A6900">
      <w:pPr>
        <w:pStyle w:val="References"/>
        <w:numPr>
          <w:ilvl w:val="0"/>
          <w:numId w:val="0"/>
        </w:numPr>
        <w:ind w:left="10" w:firstLineChars="100" w:firstLine="200"/>
        <w:rPr>
          <w:color w:val="211E1E"/>
          <w:sz w:val="20"/>
          <w:szCs w:val="20"/>
          <w:lang w:eastAsia="zh-CN"/>
        </w:rPr>
      </w:pPr>
    </w:p>
    <w:p w14:paraId="3948D66A" w14:textId="3DD01D44" w:rsidR="0005652A" w:rsidRPr="000B4378" w:rsidRDefault="00BB5F27" w:rsidP="00A82A02">
      <w:pPr>
        <w:pStyle w:val="References"/>
        <w:numPr>
          <w:ilvl w:val="0"/>
          <w:numId w:val="0"/>
        </w:numPr>
        <w:ind w:left="10" w:firstLineChars="100" w:firstLine="200"/>
        <w:jc w:val="right"/>
        <w:rPr>
          <w:color w:val="211E1E"/>
          <w:sz w:val="20"/>
          <w:szCs w:val="20"/>
          <w:lang w:eastAsia="zh-CN"/>
        </w:rPr>
      </w:pPr>
      <m:oMath>
        <m:sSub>
          <m:sSubPr>
            <m:ctrlPr>
              <w:rPr>
                <w:rFonts w:ascii="Cambria Math" w:hAnsi="Cambria Math"/>
                <w:i/>
                <w:color w:val="211E1E"/>
                <w:sz w:val="20"/>
                <w:szCs w:val="20"/>
                <w:lang w:eastAsia="zh-CN"/>
              </w:rPr>
            </m:ctrlPr>
          </m:sSubPr>
          <m:e>
            <m:r>
              <w:rPr>
                <w:rFonts w:ascii="Cambria Math" w:hAnsi="Cambria Math"/>
                <w:color w:val="211E1E"/>
                <w:sz w:val="20"/>
                <w:szCs w:val="20"/>
                <w:lang w:eastAsia="zh-CN"/>
              </w:rPr>
              <m:t>c</m:t>
            </m:r>
          </m:e>
          <m:sub>
            <m:r>
              <w:rPr>
                <w:rFonts w:ascii="Cambria Math" w:hAnsi="Cambria Math"/>
                <w:color w:val="211E1E"/>
                <w:sz w:val="20"/>
                <w:szCs w:val="20"/>
                <w:lang w:eastAsia="zh-CN"/>
              </w:rPr>
              <m:t>l</m:t>
            </m:r>
          </m:sub>
        </m:sSub>
        <m:d>
          <m:dPr>
            <m:ctrlPr>
              <w:rPr>
                <w:rFonts w:ascii="Cambria Math" w:hAnsi="Cambria Math"/>
                <w:i/>
                <w:color w:val="211E1E"/>
                <w:sz w:val="20"/>
                <w:szCs w:val="20"/>
                <w:lang w:eastAsia="zh-CN"/>
              </w:rPr>
            </m:ctrlPr>
          </m:dPr>
          <m:e>
            <m:sSub>
              <m:sSubPr>
                <m:ctrlPr>
                  <w:rPr>
                    <w:rFonts w:ascii="Cambria Math" w:hAnsi="Cambria Math"/>
                    <w:i/>
                    <w:color w:val="211E1E"/>
                    <w:sz w:val="20"/>
                    <w:szCs w:val="20"/>
                    <w:lang w:eastAsia="zh-CN"/>
                  </w:rPr>
                </m:ctrlPr>
              </m:sSubPr>
              <m:e>
                <m:r>
                  <w:rPr>
                    <w:rFonts w:ascii="Cambria Math" w:hAnsi="Cambria Math"/>
                    <w:color w:val="211E1E"/>
                    <w:sz w:val="20"/>
                    <w:szCs w:val="20"/>
                    <w:lang w:eastAsia="zh-CN"/>
                  </w:rPr>
                  <m:t>t</m:t>
                </m:r>
              </m:e>
              <m:sub>
                <m:r>
                  <w:rPr>
                    <w:rFonts w:ascii="Cambria Math" w:hAnsi="Cambria Math"/>
                    <w:color w:val="211E1E"/>
                    <w:sz w:val="20"/>
                    <w:szCs w:val="20"/>
                    <w:lang w:eastAsia="zh-CN"/>
                  </w:rPr>
                  <m:t>i+1</m:t>
                </m:r>
              </m:sub>
            </m:sSub>
          </m:e>
        </m:d>
        <m:r>
          <w:rPr>
            <w:rFonts w:ascii="Cambria Math" w:hAnsi="Cambria Math"/>
            <w:color w:val="211E1E"/>
            <w:sz w:val="20"/>
            <w:szCs w:val="20"/>
            <w:lang w:eastAsia="zh-CN"/>
          </w:rPr>
          <m:t>&gt;</m:t>
        </m:r>
        <m:sSub>
          <m:sSubPr>
            <m:ctrlPr>
              <w:rPr>
                <w:rFonts w:ascii="Cambria Math" w:hAnsi="Cambria Math"/>
                <w:i/>
                <w:color w:val="211E1E"/>
                <w:sz w:val="20"/>
                <w:szCs w:val="20"/>
                <w:lang w:eastAsia="zh-CN"/>
              </w:rPr>
            </m:ctrlPr>
          </m:sSubPr>
          <m:e>
            <m:r>
              <w:rPr>
                <w:rFonts w:ascii="Cambria Math" w:hAnsi="Cambria Math"/>
                <w:color w:val="211E1E"/>
                <w:sz w:val="20"/>
                <w:szCs w:val="20"/>
                <w:lang w:eastAsia="zh-CN"/>
              </w:rPr>
              <m:t>c</m:t>
            </m:r>
          </m:e>
          <m:sub>
            <m:r>
              <w:rPr>
                <w:rFonts w:ascii="Cambria Math" w:hAnsi="Cambria Math"/>
                <w:color w:val="211E1E"/>
                <w:sz w:val="20"/>
                <w:szCs w:val="20"/>
                <w:lang w:eastAsia="zh-CN"/>
              </w:rPr>
              <m:t>l</m:t>
            </m:r>
          </m:sub>
        </m:sSub>
        <m:d>
          <m:dPr>
            <m:ctrlPr>
              <w:rPr>
                <w:rFonts w:ascii="Cambria Math" w:hAnsi="Cambria Math"/>
                <w:i/>
                <w:color w:val="211E1E"/>
                <w:sz w:val="20"/>
                <w:szCs w:val="20"/>
                <w:lang w:eastAsia="zh-CN"/>
              </w:rPr>
            </m:ctrlPr>
          </m:dPr>
          <m:e>
            <m:sSub>
              <m:sSubPr>
                <m:ctrlPr>
                  <w:rPr>
                    <w:rFonts w:ascii="Cambria Math" w:hAnsi="Cambria Math"/>
                    <w:i/>
                    <w:color w:val="211E1E"/>
                    <w:sz w:val="20"/>
                    <w:szCs w:val="20"/>
                    <w:lang w:eastAsia="zh-CN"/>
                  </w:rPr>
                </m:ctrlPr>
              </m:sSubPr>
              <m:e>
                <m:r>
                  <w:rPr>
                    <w:rFonts w:ascii="Cambria Math" w:hAnsi="Cambria Math"/>
                    <w:color w:val="211E1E"/>
                    <w:sz w:val="20"/>
                    <w:szCs w:val="20"/>
                    <w:lang w:eastAsia="zh-CN"/>
                  </w:rPr>
                  <m:t>t</m:t>
                </m:r>
              </m:e>
              <m:sub>
                <m:r>
                  <w:rPr>
                    <w:rFonts w:ascii="Cambria Math" w:hAnsi="Cambria Math"/>
                    <w:color w:val="211E1E"/>
                    <w:sz w:val="20"/>
                    <w:szCs w:val="20"/>
                    <w:lang w:eastAsia="zh-CN"/>
                  </w:rPr>
                  <m:t>i</m:t>
                </m:r>
              </m:sub>
            </m:sSub>
          </m:e>
        </m:d>
        <m:r>
          <w:rPr>
            <w:rFonts w:ascii="Cambria Math" w:hAnsi="Cambria Math"/>
            <w:color w:val="211E1E"/>
            <w:sz w:val="20"/>
            <w:szCs w:val="20"/>
            <w:lang w:eastAsia="zh-CN"/>
          </w:rPr>
          <m:t>≥0,  i=1,2</m:t>
        </m:r>
        <m:r>
          <m:rPr>
            <m:sty m:val="p"/>
          </m:rPr>
          <w:rPr>
            <w:rFonts w:ascii="Cambria Math" w:hAnsi="Cambria Math"/>
            <w:color w:val="211E1E"/>
            <w:sz w:val="20"/>
            <w:szCs w:val="20"/>
            <w:lang w:eastAsia="zh-CN"/>
          </w:rPr>
          <m:t>⋯</m:t>
        </m:r>
        <m:r>
          <w:rPr>
            <w:rFonts w:ascii="Cambria Math" w:hAnsi="Cambria Math"/>
            <w:color w:val="211E1E"/>
            <w:sz w:val="20"/>
            <w:szCs w:val="20"/>
            <w:lang w:eastAsia="zh-CN"/>
          </w:rPr>
          <m:t>,</m:t>
        </m:r>
        <m:sSub>
          <m:sSubPr>
            <m:ctrlPr>
              <w:rPr>
                <w:rFonts w:ascii="Cambria Math" w:hAnsi="Cambria Math"/>
                <w:i/>
                <w:color w:val="211E1E"/>
                <w:sz w:val="20"/>
                <w:szCs w:val="20"/>
                <w:lang w:eastAsia="zh-CN"/>
              </w:rPr>
            </m:ctrlPr>
          </m:sSubPr>
          <m:e>
            <m:r>
              <w:rPr>
                <w:rFonts w:ascii="Cambria Math" w:hAnsi="Cambria Math"/>
                <w:color w:val="211E1E"/>
                <w:sz w:val="20"/>
                <w:szCs w:val="20"/>
                <w:lang w:eastAsia="zh-CN"/>
              </w:rPr>
              <m:t>n</m:t>
            </m:r>
          </m:e>
          <m:sub>
            <m:r>
              <w:rPr>
                <w:rFonts w:ascii="Cambria Math" w:hAnsi="Cambria Math"/>
                <w:color w:val="211E1E"/>
                <w:sz w:val="20"/>
                <w:szCs w:val="20"/>
                <w:lang w:eastAsia="zh-CN"/>
              </w:rPr>
              <m:t>l</m:t>
            </m:r>
          </m:sub>
        </m:sSub>
        <m:r>
          <w:rPr>
            <w:rFonts w:ascii="Cambria Math" w:hAnsi="Cambria Math"/>
            <w:color w:val="211E1E"/>
            <w:sz w:val="20"/>
            <w:szCs w:val="20"/>
            <w:lang w:eastAsia="zh-CN"/>
          </w:rPr>
          <m:t>,  l=1,2,</m:t>
        </m:r>
        <m:r>
          <m:rPr>
            <m:sty m:val="p"/>
          </m:rPr>
          <w:rPr>
            <w:rFonts w:ascii="Cambria Math" w:hAnsi="Cambria Math"/>
            <w:color w:val="211E1E"/>
            <w:sz w:val="20"/>
            <w:szCs w:val="20"/>
            <w:lang w:eastAsia="zh-CN"/>
          </w:rPr>
          <m:t>⋯</m:t>
        </m:r>
        <m:r>
          <w:rPr>
            <w:rFonts w:ascii="Cambria Math" w:hAnsi="Cambria Math"/>
            <w:color w:val="211E1E"/>
            <w:sz w:val="20"/>
            <w:szCs w:val="20"/>
            <w:lang w:eastAsia="zh-CN"/>
          </w:rPr>
          <m:t>,L</m:t>
        </m:r>
      </m:oMath>
      <w:r w:rsidR="008439EE">
        <w:rPr>
          <w:rFonts w:hint="eastAsia"/>
          <w:color w:val="211E1E"/>
          <w:sz w:val="20"/>
          <w:szCs w:val="20"/>
          <w:lang w:eastAsia="zh-CN"/>
        </w:rPr>
        <w:t>.</w:t>
      </w:r>
      <w:r w:rsidR="00A82A02" w:rsidRPr="000B4378">
        <w:rPr>
          <w:rFonts w:hint="eastAsia"/>
          <w:color w:val="211E1E"/>
          <w:sz w:val="20"/>
          <w:szCs w:val="20"/>
          <w:lang w:eastAsia="zh-CN"/>
        </w:rPr>
        <w:t xml:space="preserve"> </w:t>
      </w:r>
      <w:r w:rsidR="00A82A02" w:rsidRPr="000B4378">
        <w:rPr>
          <w:color w:val="211E1E"/>
          <w:sz w:val="20"/>
          <w:szCs w:val="20"/>
          <w:lang w:eastAsia="zh-CN"/>
        </w:rPr>
        <w:t xml:space="preserve">  </w:t>
      </w:r>
      <w:r w:rsidR="00A82A02" w:rsidRPr="000B4378">
        <w:rPr>
          <w:rFonts w:hint="eastAsia"/>
          <w:color w:val="211E1E"/>
          <w:sz w:val="20"/>
          <w:szCs w:val="20"/>
          <w:lang w:eastAsia="zh-CN"/>
        </w:rPr>
        <w:t>(</w:t>
      </w:r>
      <w:r w:rsidR="00A82A02" w:rsidRPr="000B4378">
        <w:rPr>
          <w:color w:val="211E1E"/>
          <w:sz w:val="20"/>
          <w:szCs w:val="20"/>
          <w:lang w:eastAsia="zh-CN"/>
        </w:rPr>
        <w:t>A1)</w:t>
      </w:r>
    </w:p>
    <w:p w14:paraId="30255E1E" w14:textId="77777777" w:rsidR="00AE1ED9" w:rsidRDefault="00AE1ED9" w:rsidP="00AE1ED9">
      <w:pPr>
        <w:pStyle w:val="References"/>
        <w:numPr>
          <w:ilvl w:val="0"/>
          <w:numId w:val="0"/>
        </w:numPr>
        <w:rPr>
          <w:color w:val="211E1E"/>
          <w:sz w:val="20"/>
          <w:szCs w:val="20"/>
          <w:lang w:eastAsia="zh-CN"/>
        </w:rPr>
      </w:pPr>
    </w:p>
    <w:p w14:paraId="6C49A3A5" w14:textId="01F6AA7E" w:rsidR="003B637B" w:rsidRPr="000B4378" w:rsidRDefault="00957CA3" w:rsidP="00B62C33">
      <w:pPr>
        <w:pStyle w:val="References"/>
        <w:numPr>
          <w:ilvl w:val="0"/>
          <w:numId w:val="0"/>
        </w:numPr>
        <w:rPr>
          <w:color w:val="211E1E"/>
          <w:sz w:val="20"/>
          <w:szCs w:val="20"/>
          <w:lang w:eastAsia="zh-CN"/>
        </w:rPr>
      </w:pPr>
      <w:r w:rsidRPr="000B4378">
        <w:rPr>
          <w:color w:val="211E1E"/>
          <w:sz w:val="20"/>
          <w:szCs w:val="20"/>
          <w:lang w:eastAsia="zh-CN"/>
        </w:rPr>
        <w:t>In addition, each historical unit shares the</w:t>
      </w:r>
      <w:r w:rsidR="00A02783" w:rsidRPr="000B4378">
        <w:rPr>
          <w:color w:val="211E1E"/>
          <w:sz w:val="20"/>
          <w:szCs w:val="20"/>
          <w:lang w:eastAsia="zh-CN"/>
        </w:rPr>
        <w:t xml:space="preserve"> </w:t>
      </w:r>
      <w:r w:rsidRPr="000B4378">
        <w:rPr>
          <w:color w:val="211E1E"/>
          <w:sz w:val="20"/>
          <w:szCs w:val="20"/>
          <w:lang w:eastAsia="zh-CN"/>
        </w:rPr>
        <w:t>same importance so that</w:t>
      </w:r>
      <w:r w:rsidR="00C3697E">
        <w:rPr>
          <w:rFonts w:hint="eastAsia"/>
          <w:color w:val="211E1E"/>
          <w:sz w:val="20"/>
          <w:szCs w:val="20"/>
          <w:lang w:eastAsia="zh-CN"/>
        </w:rPr>
        <w:t xml:space="preserve"> </w:t>
      </w:r>
      <m:oMath>
        <m:sSub>
          <m:sSubPr>
            <m:ctrlPr>
              <w:rPr>
                <w:rFonts w:ascii="Cambria Math" w:hAnsi="Cambria Math"/>
                <w:i/>
                <w:color w:val="211E1E"/>
                <w:sz w:val="20"/>
                <w:szCs w:val="20"/>
                <w:lang w:eastAsia="zh-CN"/>
              </w:rPr>
            </m:ctrlPr>
          </m:sSubPr>
          <m:e>
            <m:r>
              <w:rPr>
                <w:rFonts w:ascii="Cambria Math" w:hAnsi="Cambria Math"/>
                <w:color w:val="211E1E"/>
                <w:sz w:val="20"/>
                <w:szCs w:val="20"/>
                <w:lang w:eastAsia="zh-CN"/>
              </w:rPr>
              <m:t>c</m:t>
            </m:r>
          </m:e>
          <m:sub>
            <m:r>
              <w:rPr>
                <w:rFonts w:ascii="Cambria Math" w:hAnsi="Cambria Math"/>
                <w:color w:val="211E1E"/>
                <w:sz w:val="20"/>
                <w:szCs w:val="20"/>
                <w:lang w:eastAsia="zh-CN"/>
              </w:rPr>
              <m:t>l</m:t>
            </m:r>
          </m:sub>
        </m:sSub>
        <m:d>
          <m:dPr>
            <m:ctrlPr>
              <w:rPr>
                <w:rFonts w:ascii="Cambria Math" w:hAnsi="Cambria Math"/>
                <w:i/>
                <w:color w:val="211E1E"/>
                <w:sz w:val="20"/>
                <w:szCs w:val="20"/>
                <w:lang w:eastAsia="zh-CN"/>
              </w:rPr>
            </m:ctrlPr>
          </m:dPr>
          <m:e>
            <m:r>
              <w:rPr>
                <w:rFonts w:ascii="Cambria Math" w:hAnsi="Cambria Math"/>
                <w:color w:val="211E1E"/>
                <w:sz w:val="20"/>
                <w:szCs w:val="20"/>
                <w:lang w:eastAsia="zh-CN"/>
              </w:rPr>
              <m:t>t</m:t>
            </m:r>
          </m:e>
        </m:d>
      </m:oMath>
      <w:r w:rsidRPr="000B4378">
        <w:rPr>
          <w:rFonts w:hint="eastAsia"/>
          <w:color w:val="211E1E"/>
          <w:sz w:val="20"/>
          <w:szCs w:val="20"/>
          <w:lang w:eastAsia="zh-CN"/>
        </w:rPr>
        <w:t xml:space="preserve"> </w:t>
      </w:r>
      <w:r w:rsidRPr="000B4378">
        <w:rPr>
          <w:color w:val="211E1E"/>
          <w:sz w:val="20"/>
          <w:szCs w:val="20"/>
          <w:lang w:eastAsia="zh-CN"/>
        </w:rPr>
        <w:t>should be normalized</w:t>
      </w:r>
      <w:r w:rsidR="00972447">
        <w:rPr>
          <w:color w:val="211E1E"/>
          <w:sz w:val="20"/>
          <w:szCs w:val="20"/>
          <w:lang w:eastAsia="zh-CN"/>
        </w:rPr>
        <w:t>:</w:t>
      </w:r>
    </w:p>
    <w:p w14:paraId="36FE384E" w14:textId="45C8E532" w:rsidR="003B637B" w:rsidRDefault="003B637B" w:rsidP="003B637B">
      <w:pPr>
        <w:pStyle w:val="References"/>
        <w:numPr>
          <w:ilvl w:val="0"/>
          <w:numId w:val="0"/>
        </w:numPr>
        <w:ind w:firstLineChars="100" w:firstLine="200"/>
        <w:rPr>
          <w:color w:val="211E1E"/>
          <w:sz w:val="20"/>
          <w:szCs w:val="20"/>
          <w:lang w:eastAsia="zh-CN"/>
        </w:rPr>
      </w:pPr>
    </w:p>
    <w:p w14:paraId="470D9BCF" w14:textId="1F08A073" w:rsidR="008439EE" w:rsidRPr="000B4378" w:rsidRDefault="00BB5F27" w:rsidP="00972447">
      <w:pPr>
        <w:pStyle w:val="References"/>
        <w:numPr>
          <w:ilvl w:val="0"/>
          <w:numId w:val="0"/>
        </w:numPr>
        <w:ind w:firstLineChars="100" w:firstLine="200"/>
        <w:jc w:val="right"/>
        <w:rPr>
          <w:color w:val="211E1E"/>
          <w:sz w:val="20"/>
          <w:szCs w:val="20"/>
          <w:lang w:eastAsia="zh-CN"/>
        </w:rPr>
      </w:pPr>
      <m:oMath>
        <m:nary>
          <m:naryPr>
            <m:chr m:val="∑"/>
            <m:limLoc m:val="undOvr"/>
            <m:ctrlPr>
              <w:rPr>
                <w:rFonts w:ascii="Cambria Math" w:hAnsi="Cambria Math"/>
                <w:i/>
                <w:color w:val="211E1E"/>
                <w:sz w:val="20"/>
                <w:szCs w:val="20"/>
                <w:lang w:eastAsia="zh-CN"/>
              </w:rPr>
            </m:ctrlPr>
          </m:naryPr>
          <m:sub>
            <m:r>
              <w:rPr>
                <w:rFonts w:ascii="Cambria Math" w:hAnsi="Cambria Math"/>
                <w:color w:val="211E1E"/>
                <w:sz w:val="20"/>
                <w:szCs w:val="20"/>
                <w:lang w:eastAsia="zh-CN"/>
              </w:rPr>
              <m:t>i=1</m:t>
            </m:r>
          </m:sub>
          <m:sup>
            <m:sSub>
              <m:sSubPr>
                <m:ctrlPr>
                  <w:rPr>
                    <w:rFonts w:ascii="Cambria Math" w:hAnsi="Cambria Math"/>
                    <w:i/>
                    <w:color w:val="211E1E"/>
                    <w:sz w:val="20"/>
                    <w:szCs w:val="20"/>
                    <w:lang w:eastAsia="zh-CN"/>
                  </w:rPr>
                </m:ctrlPr>
              </m:sSubPr>
              <m:e>
                <m:r>
                  <w:rPr>
                    <w:rFonts w:ascii="Cambria Math" w:hAnsi="Cambria Math"/>
                    <w:color w:val="211E1E"/>
                    <w:sz w:val="20"/>
                    <w:szCs w:val="20"/>
                    <w:lang w:eastAsia="zh-CN"/>
                  </w:rPr>
                  <m:t>n</m:t>
                </m:r>
              </m:e>
              <m:sub>
                <m:r>
                  <w:rPr>
                    <w:rFonts w:ascii="Cambria Math" w:hAnsi="Cambria Math"/>
                    <w:color w:val="211E1E"/>
                    <w:sz w:val="20"/>
                    <w:szCs w:val="20"/>
                    <w:lang w:eastAsia="zh-CN"/>
                  </w:rPr>
                  <m:t>l</m:t>
                </m:r>
              </m:sub>
            </m:sSub>
          </m:sup>
          <m:e>
            <m:sSub>
              <m:sSubPr>
                <m:ctrlPr>
                  <w:rPr>
                    <w:rFonts w:ascii="Cambria Math" w:hAnsi="Cambria Math"/>
                    <w:i/>
                    <w:color w:val="211E1E"/>
                    <w:sz w:val="20"/>
                    <w:szCs w:val="20"/>
                    <w:lang w:eastAsia="zh-CN"/>
                  </w:rPr>
                </m:ctrlPr>
              </m:sSubPr>
              <m:e>
                <m:r>
                  <w:rPr>
                    <w:rFonts w:ascii="Cambria Math" w:hAnsi="Cambria Math"/>
                    <w:color w:val="211E1E"/>
                    <w:sz w:val="20"/>
                    <w:szCs w:val="20"/>
                    <w:lang w:eastAsia="zh-CN"/>
                  </w:rPr>
                  <m:t>c</m:t>
                </m:r>
              </m:e>
              <m:sub>
                <m:r>
                  <w:rPr>
                    <w:rFonts w:ascii="Cambria Math" w:hAnsi="Cambria Math"/>
                    <w:color w:val="211E1E"/>
                    <w:sz w:val="20"/>
                    <w:szCs w:val="20"/>
                    <w:lang w:eastAsia="zh-CN"/>
                  </w:rPr>
                  <m:t>l</m:t>
                </m:r>
              </m:sub>
            </m:sSub>
            <m:d>
              <m:dPr>
                <m:ctrlPr>
                  <w:rPr>
                    <w:rFonts w:ascii="Cambria Math" w:hAnsi="Cambria Math"/>
                    <w:i/>
                    <w:color w:val="211E1E"/>
                    <w:sz w:val="20"/>
                    <w:szCs w:val="20"/>
                    <w:lang w:eastAsia="zh-CN"/>
                  </w:rPr>
                </m:ctrlPr>
              </m:dPr>
              <m:e>
                <m:sSub>
                  <m:sSubPr>
                    <m:ctrlPr>
                      <w:rPr>
                        <w:rFonts w:ascii="Cambria Math" w:hAnsi="Cambria Math"/>
                        <w:i/>
                        <w:color w:val="211E1E"/>
                        <w:sz w:val="20"/>
                        <w:szCs w:val="20"/>
                        <w:lang w:eastAsia="zh-CN"/>
                      </w:rPr>
                    </m:ctrlPr>
                  </m:sSubPr>
                  <m:e>
                    <m:r>
                      <w:rPr>
                        <w:rFonts w:ascii="Cambria Math" w:hAnsi="Cambria Math"/>
                        <w:color w:val="211E1E"/>
                        <w:sz w:val="20"/>
                        <w:szCs w:val="20"/>
                        <w:lang w:eastAsia="zh-CN"/>
                      </w:rPr>
                      <m:t>t</m:t>
                    </m:r>
                  </m:e>
                  <m:sub>
                    <m:r>
                      <w:rPr>
                        <w:rFonts w:ascii="Cambria Math" w:hAnsi="Cambria Math"/>
                        <w:color w:val="211E1E"/>
                        <w:sz w:val="20"/>
                        <w:szCs w:val="20"/>
                        <w:lang w:eastAsia="zh-CN"/>
                      </w:rPr>
                      <m:t>i</m:t>
                    </m:r>
                  </m:sub>
                </m:sSub>
              </m:e>
            </m:d>
          </m:e>
        </m:nary>
        <m:r>
          <w:rPr>
            <w:rFonts w:ascii="Cambria Math" w:hAnsi="Cambria Math"/>
            <w:color w:val="211E1E"/>
            <w:sz w:val="20"/>
            <w:szCs w:val="20"/>
            <w:lang w:eastAsia="zh-CN"/>
          </w:rPr>
          <m:t>=1,l=1,2,</m:t>
        </m:r>
        <m:r>
          <m:rPr>
            <m:sty m:val="p"/>
          </m:rPr>
          <w:rPr>
            <w:rFonts w:ascii="Cambria Math" w:hAnsi="Cambria Math"/>
            <w:color w:val="211E1E"/>
            <w:sz w:val="20"/>
            <w:szCs w:val="20"/>
            <w:lang w:eastAsia="zh-CN"/>
          </w:rPr>
          <m:t>⋯</m:t>
        </m:r>
        <m:r>
          <w:rPr>
            <w:rFonts w:ascii="Cambria Math" w:hAnsi="Cambria Math"/>
            <w:color w:val="211E1E"/>
            <w:sz w:val="20"/>
            <w:szCs w:val="20"/>
            <w:lang w:eastAsia="zh-CN"/>
          </w:rPr>
          <m:t>,L</m:t>
        </m:r>
      </m:oMath>
      <w:r w:rsidR="00972447">
        <w:rPr>
          <w:rFonts w:hint="eastAsia"/>
          <w:color w:val="211E1E"/>
          <w:sz w:val="20"/>
          <w:szCs w:val="20"/>
          <w:lang w:eastAsia="zh-CN"/>
        </w:rPr>
        <w:t>.</w:t>
      </w:r>
      <w:r w:rsidR="00972447">
        <w:rPr>
          <w:color w:val="211E1E"/>
          <w:sz w:val="20"/>
          <w:szCs w:val="20"/>
          <w:lang w:eastAsia="zh-CN"/>
        </w:rPr>
        <w:t xml:space="preserve">                 (</w:t>
      </w:r>
      <w:r w:rsidR="00972447">
        <w:rPr>
          <w:rFonts w:hint="eastAsia"/>
          <w:color w:val="211E1E"/>
          <w:sz w:val="20"/>
          <w:szCs w:val="20"/>
          <w:lang w:eastAsia="zh-CN"/>
        </w:rPr>
        <w:t>A</w:t>
      </w:r>
      <w:r w:rsidR="00972447">
        <w:rPr>
          <w:color w:val="211E1E"/>
          <w:sz w:val="20"/>
          <w:szCs w:val="20"/>
          <w:lang w:eastAsia="zh-CN"/>
        </w:rPr>
        <w:t>2)</w:t>
      </w:r>
    </w:p>
    <w:p w14:paraId="3D58A298" w14:textId="639BBA37" w:rsidR="003B637B" w:rsidRPr="000B4378" w:rsidRDefault="003B637B" w:rsidP="00096699">
      <w:pPr>
        <w:pStyle w:val="References"/>
        <w:numPr>
          <w:ilvl w:val="0"/>
          <w:numId w:val="0"/>
        </w:numPr>
        <w:ind w:firstLine="204"/>
        <w:rPr>
          <w:color w:val="211E1E"/>
          <w:sz w:val="20"/>
          <w:szCs w:val="20"/>
          <w:lang w:eastAsia="zh-CN"/>
        </w:rPr>
      </w:pPr>
    </w:p>
    <w:p w14:paraId="6377E016" w14:textId="464DEF98" w:rsidR="005B7961" w:rsidRPr="000B4378" w:rsidRDefault="009D747F" w:rsidP="00B62C33">
      <w:pPr>
        <w:pStyle w:val="References"/>
        <w:numPr>
          <w:ilvl w:val="0"/>
          <w:numId w:val="0"/>
        </w:numPr>
        <w:rPr>
          <w:color w:val="211E1E"/>
          <w:sz w:val="20"/>
          <w:szCs w:val="20"/>
          <w:lang w:eastAsia="zh-CN"/>
        </w:rPr>
      </w:pPr>
      <w:r>
        <w:rPr>
          <w:color w:val="211E1E"/>
          <w:sz w:val="20"/>
          <w:szCs w:val="20"/>
          <w:lang w:eastAsia="zh-CN"/>
        </w:rPr>
        <w:t>W</w:t>
      </w:r>
      <w:r w:rsidR="00096699" w:rsidRPr="000B4378">
        <w:rPr>
          <w:color w:val="211E1E"/>
          <w:sz w:val="20"/>
          <w:szCs w:val="20"/>
          <w:lang w:eastAsia="zh-CN"/>
        </w:rPr>
        <w:t xml:space="preserve">e assume the </w:t>
      </w:r>
      <m:oMath>
        <m:sSub>
          <m:sSubPr>
            <m:ctrlPr>
              <w:rPr>
                <w:rFonts w:ascii="Cambria Math" w:hAnsi="Cambria Math"/>
                <w:i/>
                <w:color w:val="211E1E"/>
                <w:sz w:val="20"/>
                <w:szCs w:val="20"/>
                <w:lang w:eastAsia="zh-CN"/>
              </w:rPr>
            </m:ctrlPr>
          </m:sSubPr>
          <m:e>
            <m:r>
              <w:rPr>
                <w:rFonts w:ascii="Cambria Math" w:hAnsi="Cambria Math"/>
                <w:color w:val="211E1E"/>
                <w:sz w:val="20"/>
                <w:szCs w:val="20"/>
                <w:lang w:eastAsia="zh-CN"/>
              </w:rPr>
              <m:t>c</m:t>
            </m:r>
          </m:e>
          <m:sub>
            <m:r>
              <w:rPr>
                <w:rFonts w:ascii="Cambria Math" w:hAnsi="Cambria Math"/>
                <w:color w:val="211E1E"/>
                <w:sz w:val="20"/>
                <w:szCs w:val="20"/>
                <w:lang w:eastAsia="zh-CN"/>
              </w:rPr>
              <m:t>l</m:t>
            </m:r>
          </m:sub>
        </m:sSub>
        <m:d>
          <m:dPr>
            <m:ctrlPr>
              <w:rPr>
                <w:rFonts w:ascii="Cambria Math" w:hAnsi="Cambria Math"/>
                <w:i/>
                <w:color w:val="211E1E"/>
                <w:sz w:val="20"/>
                <w:szCs w:val="20"/>
                <w:lang w:eastAsia="zh-CN"/>
              </w:rPr>
            </m:ctrlPr>
          </m:dPr>
          <m:e>
            <m:r>
              <w:rPr>
                <w:rFonts w:ascii="Cambria Math" w:hAnsi="Cambria Math"/>
                <w:color w:val="211E1E"/>
                <w:sz w:val="20"/>
                <w:szCs w:val="20"/>
                <w:lang w:eastAsia="zh-CN"/>
              </w:rPr>
              <m:t>t</m:t>
            </m:r>
          </m:e>
        </m:d>
      </m:oMath>
      <w:r w:rsidR="0092434C" w:rsidRPr="000B4378">
        <w:rPr>
          <w:rFonts w:hint="eastAsia"/>
          <w:color w:val="211E1E"/>
          <w:sz w:val="20"/>
          <w:szCs w:val="20"/>
          <w:lang w:eastAsia="zh-CN"/>
        </w:rPr>
        <w:t xml:space="preserve"> </w:t>
      </w:r>
      <w:r w:rsidR="0092434C" w:rsidRPr="000B4378">
        <w:rPr>
          <w:color w:val="211E1E"/>
          <w:sz w:val="20"/>
          <w:szCs w:val="20"/>
          <w:lang w:eastAsia="zh-CN"/>
        </w:rPr>
        <w:t>follows an arithmetic series</w:t>
      </w:r>
      <w:r w:rsidR="00800AC6" w:rsidRPr="000B4378">
        <w:rPr>
          <w:color w:val="211E1E"/>
          <w:sz w:val="20"/>
          <w:szCs w:val="20"/>
          <w:lang w:eastAsia="zh-CN"/>
        </w:rPr>
        <w:t xml:space="preserve"> </w:t>
      </w:r>
      <m:oMath>
        <m:r>
          <w:rPr>
            <w:rFonts w:ascii="Cambria Math" w:hAnsi="Cambria Math"/>
            <w:color w:val="211E1E"/>
            <w:sz w:val="20"/>
            <w:szCs w:val="20"/>
            <w:lang w:eastAsia="zh-CN"/>
          </w:rPr>
          <m:t>2</m:t>
        </m:r>
        <m:sSub>
          <m:sSubPr>
            <m:ctrlPr>
              <w:rPr>
                <w:rFonts w:ascii="Cambria Math" w:hAnsi="Cambria Math"/>
                <w:i/>
                <w:color w:val="211E1E"/>
                <w:sz w:val="20"/>
                <w:szCs w:val="20"/>
                <w:lang w:eastAsia="zh-CN"/>
              </w:rPr>
            </m:ctrlPr>
          </m:sSubPr>
          <m:e>
            <m:r>
              <w:rPr>
                <w:rFonts w:ascii="Cambria Math" w:hAnsi="Cambria Math"/>
                <w:color w:val="211E1E"/>
                <w:sz w:val="20"/>
                <w:szCs w:val="20"/>
                <w:lang w:eastAsia="zh-CN"/>
              </w:rPr>
              <m:t>c</m:t>
            </m:r>
          </m:e>
          <m:sub>
            <m:r>
              <w:rPr>
                <w:rFonts w:ascii="Cambria Math" w:hAnsi="Cambria Math"/>
                <w:color w:val="211E1E"/>
                <w:sz w:val="20"/>
                <w:szCs w:val="20"/>
                <w:lang w:eastAsia="zh-CN"/>
              </w:rPr>
              <m:t>l</m:t>
            </m:r>
          </m:sub>
        </m:sSub>
        <m:d>
          <m:dPr>
            <m:ctrlPr>
              <w:rPr>
                <w:rFonts w:ascii="Cambria Math" w:hAnsi="Cambria Math"/>
                <w:i/>
                <w:color w:val="211E1E"/>
                <w:sz w:val="20"/>
                <w:szCs w:val="20"/>
                <w:lang w:eastAsia="zh-CN"/>
              </w:rPr>
            </m:ctrlPr>
          </m:dPr>
          <m:e>
            <m:sSub>
              <m:sSubPr>
                <m:ctrlPr>
                  <w:rPr>
                    <w:rFonts w:ascii="Cambria Math" w:hAnsi="Cambria Math"/>
                    <w:i/>
                    <w:color w:val="211E1E"/>
                    <w:sz w:val="20"/>
                    <w:szCs w:val="20"/>
                    <w:lang w:eastAsia="zh-CN"/>
                  </w:rPr>
                </m:ctrlPr>
              </m:sSubPr>
              <m:e>
                <m:r>
                  <w:rPr>
                    <w:rFonts w:ascii="Cambria Math" w:hAnsi="Cambria Math"/>
                    <w:color w:val="211E1E"/>
                    <w:sz w:val="20"/>
                    <w:szCs w:val="20"/>
                    <w:lang w:eastAsia="zh-CN"/>
                  </w:rPr>
                  <m:t>t</m:t>
                </m:r>
              </m:e>
              <m:sub>
                <m:r>
                  <w:rPr>
                    <w:rFonts w:ascii="Cambria Math" w:hAnsi="Cambria Math"/>
                    <w:color w:val="211E1E"/>
                    <w:sz w:val="20"/>
                    <w:szCs w:val="20"/>
                    <w:lang w:eastAsia="zh-CN"/>
                  </w:rPr>
                  <m:t>i</m:t>
                </m:r>
              </m:sub>
            </m:sSub>
          </m:e>
        </m:d>
        <m:r>
          <w:rPr>
            <w:rFonts w:ascii="Cambria Math" w:hAnsi="Cambria Math"/>
            <w:color w:val="211E1E"/>
            <w:sz w:val="20"/>
            <w:szCs w:val="20"/>
            <w:lang w:eastAsia="zh-CN"/>
          </w:rPr>
          <m:t>=</m:t>
        </m:r>
        <m:sSub>
          <m:sSubPr>
            <m:ctrlPr>
              <w:rPr>
                <w:rFonts w:ascii="Cambria Math" w:hAnsi="Cambria Math"/>
                <w:i/>
                <w:color w:val="211E1E"/>
                <w:sz w:val="20"/>
                <w:szCs w:val="20"/>
                <w:lang w:eastAsia="zh-CN"/>
              </w:rPr>
            </m:ctrlPr>
          </m:sSubPr>
          <m:e>
            <m:r>
              <w:rPr>
                <w:rFonts w:ascii="Cambria Math" w:hAnsi="Cambria Math"/>
                <w:color w:val="211E1E"/>
                <w:sz w:val="20"/>
                <w:szCs w:val="20"/>
                <w:lang w:eastAsia="zh-CN"/>
              </w:rPr>
              <m:t>c</m:t>
            </m:r>
          </m:e>
          <m:sub>
            <m:r>
              <w:rPr>
                <w:rFonts w:ascii="Cambria Math" w:hAnsi="Cambria Math"/>
                <w:color w:val="211E1E"/>
                <w:sz w:val="20"/>
                <w:szCs w:val="20"/>
                <w:lang w:eastAsia="zh-CN"/>
              </w:rPr>
              <m:t>l</m:t>
            </m:r>
          </m:sub>
        </m:sSub>
        <m:d>
          <m:dPr>
            <m:ctrlPr>
              <w:rPr>
                <w:rFonts w:ascii="Cambria Math" w:hAnsi="Cambria Math"/>
                <w:i/>
                <w:color w:val="211E1E"/>
                <w:sz w:val="20"/>
                <w:szCs w:val="20"/>
                <w:lang w:eastAsia="zh-CN"/>
              </w:rPr>
            </m:ctrlPr>
          </m:dPr>
          <m:e>
            <m:sSub>
              <m:sSubPr>
                <m:ctrlPr>
                  <w:rPr>
                    <w:rFonts w:ascii="Cambria Math" w:hAnsi="Cambria Math"/>
                    <w:i/>
                    <w:color w:val="211E1E"/>
                    <w:sz w:val="20"/>
                    <w:szCs w:val="20"/>
                    <w:lang w:eastAsia="zh-CN"/>
                  </w:rPr>
                </m:ctrlPr>
              </m:sSubPr>
              <m:e>
                <m:r>
                  <w:rPr>
                    <w:rFonts w:ascii="Cambria Math" w:hAnsi="Cambria Math"/>
                    <w:color w:val="211E1E"/>
                    <w:sz w:val="20"/>
                    <w:szCs w:val="20"/>
                    <w:lang w:eastAsia="zh-CN"/>
                  </w:rPr>
                  <m:t>t</m:t>
                </m:r>
              </m:e>
              <m:sub>
                <m:r>
                  <w:rPr>
                    <w:rFonts w:ascii="Cambria Math" w:hAnsi="Cambria Math"/>
                    <w:color w:val="211E1E"/>
                    <w:sz w:val="20"/>
                    <w:szCs w:val="20"/>
                    <w:lang w:eastAsia="zh-CN"/>
                  </w:rPr>
                  <m:t>i-1</m:t>
                </m:r>
              </m:sub>
            </m:sSub>
          </m:e>
        </m:d>
        <m:r>
          <w:rPr>
            <w:rFonts w:ascii="Cambria Math" w:hAnsi="Cambria Math"/>
            <w:color w:val="211E1E"/>
            <w:sz w:val="20"/>
            <w:szCs w:val="20"/>
            <w:lang w:eastAsia="zh-CN"/>
          </w:rPr>
          <m:t>+</m:t>
        </m:r>
        <m:sSub>
          <m:sSubPr>
            <m:ctrlPr>
              <w:rPr>
                <w:rFonts w:ascii="Cambria Math" w:hAnsi="Cambria Math"/>
                <w:i/>
                <w:color w:val="211E1E"/>
                <w:sz w:val="20"/>
                <w:szCs w:val="20"/>
                <w:lang w:eastAsia="zh-CN"/>
              </w:rPr>
            </m:ctrlPr>
          </m:sSubPr>
          <m:e>
            <m:r>
              <w:rPr>
                <w:rFonts w:ascii="Cambria Math" w:hAnsi="Cambria Math"/>
                <w:color w:val="211E1E"/>
                <w:sz w:val="20"/>
                <w:szCs w:val="20"/>
                <w:lang w:eastAsia="zh-CN"/>
              </w:rPr>
              <m:t>c</m:t>
            </m:r>
          </m:e>
          <m:sub>
            <m:r>
              <w:rPr>
                <w:rFonts w:ascii="Cambria Math" w:hAnsi="Cambria Math"/>
                <w:color w:val="211E1E"/>
                <w:sz w:val="20"/>
                <w:szCs w:val="20"/>
                <w:lang w:eastAsia="zh-CN"/>
              </w:rPr>
              <m:t>l</m:t>
            </m:r>
          </m:sub>
        </m:sSub>
        <m:d>
          <m:dPr>
            <m:ctrlPr>
              <w:rPr>
                <w:rFonts w:ascii="Cambria Math" w:hAnsi="Cambria Math"/>
                <w:i/>
                <w:color w:val="211E1E"/>
                <w:sz w:val="20"/>
                <w:szCs w:val="20"/>
                <w:lang w:eastAsia="zh-CN"/>
              </w:rPr>
            </m:ctrlPr>
          </m:dPr>
          <m:e>
            <m:sSub>
              <m:sSubPr>
                <m:ctrlPr>
                  <w:rPr>
                    <w:rFonts w:ascii="Cambria Math" w:hAnsi="Cambria Math"/>
                    <w:i/>
                    <w:color w:val="211E1E"/>
                    <w:sz w:val="20"/>
                    <w:szCs w:val="20"/>
                    <w:lang w:eastAsia="zh-CN"/>
                  </w:rPr>
                </m:ctrlPr>
              </m:sSubPr>
              <m:e>
                <m:r>
                  <w:rPr>
                    <w:rFonts w:ascii="Cambria Math" w:hAnsi="Cambria Math"/>
                    <w:color w:val="211E1E"/>
                    <w:sz w:val="20"/>
                    <w:szCs w:val="20"/>
                    <w:lang w:eastAsia="zh-CN"/>
                  </w:rPr>
                  <m:t>t</m:t>
                </m:r>
              </m:e>
              <m:sub>
                <m:r>
                  <w:rPr>
                    <w:rFonts w:ascii="Cambria Math" w:hAnsi="Cambria Math"/>
                    <w:color w:val="211E1E"/>
                    <w:sz w:val="20"/>
                    <w:szCs w:val="20"/>
                    <w:lang w:eastAsia="zh-CN"/>
                  </w:rPr>
                  <m:t>i+1</m:t>
                </m:r>
              </m:sub>
            </m:sSub>
          </m:e>
        </m:d>
      </m:oMath>
      <w:r w:rsidR="00800AC6" w:rsidRPr="000B4378">
        <w:rPr>
          <w:color w:val="211E1E"/>
          <w:sz w:val="20"/>
          <w:szCs w:val="20"/>
          <w:lang w:eastAsia="zh-CN"/>
        </w:rPr>
        <w:t xml:space="preserve"> and </w:t>
      </w:r>
      <w:r w:rsidRPr="000B4378">
        <w:rPr>
          <w:color w:val="211E1E"/>
          <w:sz w:val="20"/>
          <w:szCs w:val="20"/>
          <w:lang w:eastAsia="zh-CN"/>
        </w:rPr>
        <w:t>c</w:t>
      </w:r>
      <w:r>
        <w:rPr>
          <w:color w:val="211E1E"/>
          <w:sz w:val="20"/>
          <w:szCs w:val="20"/>
          <w:lang w:eastAsia="zh-CN"/>
        </w:rPr>
        <w:t>an</w:t>
      </w:r>
      <w:r w:rsidRPr="000B4378">
        <w:rPr>
          <w:color w:val="211E1E"/>
          <w:sz w:val="20"/>
          <w:szCs w:val="20"/>
          <w:lang w:eastAsia="zh-CN"/>
        </w:rPr>
        <w:t xml:space="preserve"> </w:t>
      </w:r>
      <w:r w:rsidR="00886430" w:rsidRPr="000B4378">
        <w:rPr>
          <w:color w:val="211E1E"/>
          <w:sz w:val="20"/>
          <w:szCs w:val="20"/>
          <w:lang w:eastAsia="zh-CN"/>
        </w:rPr>
        <w:t>be present</w:t>
      </w:r>
      <w:r>
        <w:rPr>
          <w:color w:val="211E1E"/>
          <w:sz w:val="20"/>
          <w:szCs w:val="20"/>
          <w:lang w:eastAsia="zh-CN"/>
        </w:rPr>
        <w:t>ed</w:t>
      </w:r>
      <w:r w:rsidR="00886430" w:rsidRPr="000B4378">
        <w:rPr>
          <w:color w:val="211E1E"/>
          <w:sz w:val="20"/>
          <w:szCs w:val="20"/>
          <w:lang w:eastAsia="zh-CN"/>
        </w:rPr>
        <w:t xml:space="preserve"> as:</w:t>
      </w:r>
    </w:p>
    <w:p w14:paraId="625E14F4" w14:textId="290024C2" w:rsidR="00926C09" w:rsidRDefault="00926C09" w:rsidP="00096699">
      <w:pPr>
        <w:pStyle w:val="References"/>
        <w:numPr>
          <w:ilvl w:val="0"/>
          <w:numId w:val="0"/>
        </w:numPr>
        <w:ind w:firstLine="204"/>
        <w:rPr>
          <w:color w:val="211E1E"/>
          <w:sz w:val="20"/>
          <w:szCs w:val="20"/>
          <w:lang w:eastAsia="zh-CN"/>
        </w:rPr>
      </w:pPr>
    </w:p>
    <w:p w14:paraId="058EFD2C" w14:textId="46E89FDD" w:rsidR="00972447" w:rsidRPr="009D747F" w:rsidRDefault="00BB5F27" w:rsidP="00972447">
      <w:pPr>
        <w:pStyle w:val="References"/>
        <w:numPr>
          <w:ilvl w:val="0"/>
          <w:numId w:val="0"/>
        </w:numPr>
        <w:ind w:firstLine="204"/>
        <w:jc w:val="right"/>
        <w:rPr>
          <w:color w:val="211E1E"/>
          <w:sz w:val="20"/>
          <w:szCs w:val="20"/>
          <w:lang w:eastAsia="zh-CN"/>
        </w:rPr>
      </w:pPr>
      <m:oMath>
        <m:sSub>
          <m:sSubPr>
            <m:ctrlPr>
              <w:rPr>
                <w:rFonts w:ascii="Cambria Math" w:hAnsi="Cambria Math"/>
                <w:i/>
                <w:color w:val="211E1E"/>
                <w:sz w:val="20"/>
                <w:szCs w:val="20"/>
                <w:lang w:eastAsia="zh-CN"/>
              </w:rPr>
            </m:ctrlPr>
          </m:sSubPr>
          <m:e>
            <m:r>
              <w:rPr>
                <w:rFonts w:ascii="Cambria Math" w:hAnsi="Cambria Math"/>
                <w:color w:val="211E1E"/>
                <w:sz w:val="20"/>
                <w:szCs w:val="20"/>
                <w:lang w:eastAsia="zh-CN"/>
              </w:rPr>
              <m:t>c</m:t>
            </m:r>
          </m:e>
          <m:sub>
            <m:r>
              <w:rPr>
                <w:rFonts w:ascii="Cambria Math" w:hAnsi="Cambria Math"/>
                <w:color w:val="211E1E"/>
                <w:sz w:val="20"/>
                <w:szCs w:val="20"/>
                <w:lang w:eastAsia="zh-CN"/>
              </w:rPr>
              <m:t>l</m:t>
            </m:r>
          </m:sub>
        </m:sSub>
        <m:d>
          <m:dPr>
            <m:ctrlPr>
              <w:rPr>
                <w:rFonts w:ascii="Cambria Math" w:hAnsi="Cambria Math"/>
                <w:i/>
                <w:color w:val="211E1E"/>
                <w:sz w:val="20"/>
                <w:szCs w:val="20"/>
                <w:lang w:eastAsia="zh-CN"/>
              </w:rPr>
            </m:ctrlPr>
          </m:dPr>
          <m:e>
            <m:sSub>
              <m:sSubPr>
                <m:ctrlPr>
                  <w:rPr>
                    <w:rFonts w:ascii="Cambria Math" w:hAnsi="Cambria Math"/>
                    <w:i/>
                    <w:color w:val="211E1E"/>
                    <w:sz w:val="20"/>
                    <w:szCs w:val="20"/>
                    <w:lang w:eastAsia="zh-CN"/>
                  </w:rPr>
                </m:ctrlPr>
              </m:sSubPr>
              <m:e>
                <m:r>
                  <w:rPr>
                    <w:rFonts w:ascii="Cambria Math" w:hAnsi="Cambria Math"/>
                    <w:color w:val="211E1E"/>
                    <w:sz w:val="20"/>
                    <w:szCs w:val="20"/>
                    <w:lang w:eastAsia="zh-CN"/>
                  </w:rPr>
                  <m:t>t</m:t>
                </m:r>
              </m:e>
              <m:sub>
                <m:r>
                  <w:rPr>
                    <w:rFonts w:ascii="Cambria Math" w:hAnsi="Cambria Math"/>
                    <w:color w:val="211E1E"/>
                    <w:sz w:val="20"/>
                    <w:szCs w:val="20"/>
                    <w:lang w:eastAsia="zh-CN"/>
                  </w:rPr>
                  <m:t>i</m:t>
                </m:r>
              </m:sub>
            </m:sSub>
          </m:e>
        </m:d>
        <m:r>
          <w:rPr>
            <w:rFonts w:ascii="Cambria Math" w:hAnsi="Cambria Math"/>
            <w:color w:val="211E1E"/>
            <w:sz w:val="20"/>
            <w:szCs w:val="20"/>
            <w:lang w:eastAsia="zh-CN"/>
          </w:rPr>
          <m:t>=</m:t>
        </m:r>
        <m:sSub>
          <m:sSubPr>
            <m:ctrlPr>
              <w:rPr>
                <w:rFonts w:ascii="Cambria Math" w:hAnsi="Cambria Math"/>
                <w:i/>
                <w:color w:val="211E1E"/>
                <w:sz w:val="20"/>
                <w:szCs w:val="20"/>
                <w:lang w:eastAsia="zh-CN"/>
              </w:rPr>
            </m:ctrlPr>
          </m:sSubPr>
          <m:e>
            <m:r>
              <w:rPr>
                <w:rFonts w:ascii="Cambria Math" w:hAnsi="Cambria Math"/>
                <w:color w:val="211E1E"/>
                <w:sz w:val="20"/>
                <w:szCs w:val="20"/>
                <w:lang w:eastAsia="zh-CN"/>
              </w:rPr>
              <m:t>c</m:t>
            </m:r>
          </m:e>
          <m:sub>
            <m:r>
              <w:rPr>
                <w:rFonts w:ascii="Cambria Math" w:hAnsi="Cambria Math"/>
                <w:color w:val="211E1E"/>
                <w:sz w:val="20"/>
                <w:szCs w:val="20"/>
                <w:lang w:eastAsia="zh-CN"/>
              </w:rPr>
              <m:t>l</m:t>
            </m:r>
          </m:sub>
        </m:sSub>
        <m:d>
          <m:dPr>
            <m:ctrlPr>
              <w:rPr>
                <w:rFonts w:ascii="Cambria Math" w:hAnsi="Cambria Math"/>
                <w:i/>
                <w:color w:val="211E1E"/>
                <w:sz w:val="20"/>
                <w:szCs w:val="20"/>
                <w:lang w:eastAsia="zh-CN"/>
              </w:rPr>
            </m:ctrlPr>
          </m:dPr>
          <m:e>
            <m:sSub>
              <m:sSubPr>
                <m:ctrlPr>
                  <w:rPr>
                    <w:rFonts w:ascii="Cambria Math" w:hAnsi="Cambria Math"/>
                    <w:i/>
                    <w:color w:val="211E1E"/>
                    <w:sz w:val="20"/>
                    <w:szCs w:val="20"/>
                    <w:lang w:eastAsia="zh-CN"/>
                  </w:rPr>
                </m:ctrlPr>
              </m:sSubPr>
              <m:e>
                <m:r>
                  <w:rPr>
                    <w:rFonts w:ascii="Cambria Math" w:hAnsi="Cambria Math"/>
                    <w:color w:val="211E1E"/>
                    <w:sz w:val="20"/>
                    <w:szCs w:val="20"/>
                    <w:lang w:eastAsia="zh-CN"/>
                  </w:rPr>
                  <m:t>t</m:t>
                </m:r>
              </m:e>
              <m:sub>
                <m:r>
                  <w:rPr>
                    <w:rFonts w:ascii="Cambria Math" w:hAnsi="Cambria Math"/>
                    <w:color w:val="211E1E"/>
                    <w:sz w:val="20"/>
                    <w:szCs w:val="20"/>
                    <w:lang w:eastAsia="zh-CN"/>
                  </w:rPr>
                  <m:t>1</m:t>
                </m:r>
              </m:sub>
            </m:sSub>
          </m:e>
        </m:d>
        <m:r>
          <w:rPr>
            <w:rFonts w:ascii="Cambria Math" w:hAnsi="Cambria Math"/>
            <w:color w:val="211E1E"/>
            <w:sz w:val="20"/>
            <w:szCs w:val="20"/>
            <w:lang w:eastAsia="zh-CN"/>
          </w:rPr>
          <m:t>+</m:t>
        </m:r>
        <m:d>
          <m:dPr>
            <m:ctrlPr>
              <w:rPr>
                <w:rFonts w:ascii="Cambria Math" w:hAnsi="Cambria Math"/>
                <w:i/>
                <w:color w:val="211E1E"/>
                <w:sz w:val="20"/>
                <w:szCs w:val="20"/>
                <w:lang w:eastAsia="zh-CN"/>
              </w:rPr>
            </m:ctrlPr>
          </m:dPr>
          <m:e>
            <m:r>
              <w:rPr>
                <w:rFonts w:ascii="Cambria Math" w:hAnsi="Cambria Math"/>
                <w:color w:val="211E1E"/>
                <w:sz w:val="20"/>
                <w:szCs w:val="20"/>
                <w:lang w:eastAsia="zh-CN"/>
              </w:rPr>
              <m:t>i-1</m:t>
            </m:r>
          </m:e>
        </m:d>
        <m:f>
          <m:fPr>
            <m:ctrlPr>
              <w:rPr>
                <w:rFonts w:ascii="Cambria Math" w:hAnsi="Cambria Math"/>
                <w:i/>
                <w:color w:val="211E1E"/>
                <w:sz w:val="20"/>
                <w:szCs w:val="20"/>
                <w:lang w:eastAsia="zh-CN"/>
              </w:rPr>
            </m:ctrlPr>
          </m:fPr>
          <m:num>
            <m:r>
              <w:rPr>
                <w:rFonts w:ascii="Cambria Math" w:hAnsi="Cambria Math"/>
                <w:color w:val="211E1E"/>
                <w:sz w:val="20"/>
                <w:szCs w:val="20"/>
                <w:lang w:eastAsia="zh-CN"/>
              </w:rPr>
              <m:t>2-2</m:t>
            </m:r>
            <m:sSub>
              <m:sSubPr>
                <m:ctrlPr>
                  <w:rPr>
                    <w:rFonts w:ascii="Cambria Math" w:hAnsi="Cambria Math"/>
                    <w:i/>
                    <w:color w:val="211E1E"/>
                    <w:sz w:val="20"/>
                    <w:szCs w:val="20"/>
                    <w:lang w:eastAsia="zh-CN"/>
                  </w:rPr>
                </m:ctrlPr>
              </m:sSubPr>
              <m:e>
                <m:r>
                  <w:rPr>
                    <w:rFonts w:ascii="Cambria Math" w:hAnsi="Cambria Math"/>
                    <w:color w:val="211E1E"/>
                    <w:sz w:val="20"/>
                    <w:szCs w:val="20"/>
                    <w:lang w:eastAsia="zh-CN"/>
                  </w:rPr>
                  <m:t>c</m:t>
                </m:r>
              </m:e>
              <m:sub>
                <m:r>
                  <w:rPr>
                    <w:rFonts w:ascii="Cambria Math" w:hAnsi="Cambria Math"/>
                    <w:color w:val="211E1E"/>
                    <w:sz w:val="20"/>
                    <w:szCs w:val="20"/>
                    <w:lang w:eastAsia="zh-CN"/>
                  </w:rPr>
                  <m:t>l</m:t>
                </m:r>
              </m:sub>
            </m:sSub>
            <m:d>
              <m:dPr>
                <m:ctrlPr>
                  <w:rPr>
                    <w:rFonts w:ascii="Cambria Math" w:hAnsi="Cambria Math"/>
                    <w:i/>
                    <w:color w:val="211E1E"/>
                    <w:sz w:val="20"/>
                    <w:szCs w:val="20"/>
                    <w:lang w:eastAsia="zh-CN"/>
                  </w:rPr>
                </m:ctrlPr>
              </m:dPr>
              <m:e>
                <m:sSub>
                  <m:sSubPr>
                    <m:ctrlPr>
                      <w:rPr>
                        <w:rFonts w:ascii="Cambria Math" w:hAnsi="Cambria Math"/>
                        <w:i/>
                        <w:color w:val="211E1E"/>
                        <w:sz w:val="20"/>
                        <w:szCs w:val="20"/>
                        <w:lang w:eastAsia="zh-CN"/>
                      </w:rPr>
                    </m:ctrlPr>
                  </m:sSubPr>
                  <m:e>
                    <m:r>
                      <w:rPr>
                        <w:rFonts w:ascii="Cambria Math" w:hAnsi="Cambria Math"/>
                        <w:color w:val="211E1E"/>
                        <w:sz w:val="20"/>
                        <w:szCs w:val="20"/>
                        <w:lang w:eastAsia="zh-CN"/>
                      </w:rPr>
                      <m:t>t</m:t>
                    </m:r>
                  </m:e>
                  <m:sub>
                    <m:r>
                      <w:rPr>
                        <w:rFonts w:ascii="Cambria Math" w:hAnsi="Cambria Math"/>
                        <w:color w:val="211E1E"/>
                        <w:sz w:val="20"/>
                        <w:szCs w:val="20"/>
                        <w:lang w:eastAsia="zh-CN"/>
                      </w:rPr>
                      <m:t>1</m:t>
                    </m:r>
                  </m:sub>
                </m:sSub>
              </m:e>
            </m:d>
            <m:sSub>
              <m:sSubPr>
                <m:ctrlPr>
                  <w:rPr>
                    <w:rFonts w:ascii="Cambria Math" w:hAnsi="Cambria Math"/>
                    <w:i/>
                    <w:color w:val="211E1E"/>
                    <w:sz w:val="20"/>
                    <w:szCs w:val="20"/>
                    <w:lang w:eastAsia="zh-CN"/>
                  </w:rPr>
                </m:ctrlPr>
              </m:sSubPr>
              <m:e>
                <m:r>
                  <w:rPr>
                    <w:rFonts w:ascii="Cambria Math" w:hAnsi="Cambria Math"/>
                    <w:color w:val="211E1E"/>
                    <w:sz w:val="20"/>
                    <w:szCs w:val="20"/>
                    <w:lang w:eastAsia="zh-CN"/>
                  </w:rPr>
                  <m:t>n</m:t>
                </m:r>
              </m:e>
              <m:sub>
                <m:r>
                  <w:rPr>
                    <w:rFonts w:ascii="Cambria Math" w:hAnsi="Cambria Math"/>
                    <w:color w:val="211E1E"/>
                    <w:sz w:val="20"/>
                    <w:szCs w:val="20"/>
                    <w:lang w:eastAsia="zh-CN"/>
                  </w:rPr>
                  <m:t>l</m:t>
                </m:r>
              </m:sub>
            </m:sSub>
          </m:num>
          <m:den>
            <m:d>
              <m:dPr>
                <m:ctrlPr>
                  <w:rPr>
                    <w:rFonts w:ascii="Cambria Math" w:hAnsi="Cambria Math"/>
                    <w:i/>
                    <w:color w:val="211E1E"/>
                    <w:sz w:val="20"/>
                    <w:szCs w:val="20"/>
                    <w:lang w:eastAsia="zh-CN"/>
                  </w:rPr>
                </m:ctrlPr>
              </m:dPr>
              <m:e>
                <m:sSub>
                  <m:sSubPr>
                    <m:ctrlPr>
                      <w:rPr>
                        <w:rFonts w:ascii="Cambria Math" w:hAnsi="Cambria Math"/>
                        <w:i/>
                        <w:color w:val="211E1E"/>
                        <w:sz w:val="20"/>
                        <w:szCs w:val="20"/>
                        <w:lang w:eastAsia="zh-CN"/>
                      </w:rPr>
                    </m:ctrlPr>
                  </m:sSubPr>
                  <m:e>
                    <m:r>
                      <w:rPr>
                        <w:rFonts w:ascii="Cambria Math" w:hAnsi="Cambria Math"/>
                        <w:color w:val="211E1E"/>
                        <w:sz w:val="20"/>
                        <w:szCs w:val="20"/>
                        <w:lang w:eastAsia="zh-CN"/>
                      </w:rPr>
                      <m:t>n</m:t>
                    </m:r>
                  </m:e>
                  <m:sub>
                    <m:r>
                      <w:rPr>
                        <w:rFonts w:ascii="Cambria Math" w:hAnsi="Cambria Math"/>
                        <w:color w:val="211E1E"/>
                        <w:sz w:val="20"/>
                        <w:szCs w:val="20"/>
                        <w:lang w:eastAsia="zh-CN"/>
                      </w:rPr>
                      <m:t>l</m:t>
                    </m:r>
                  </m:sub>
                </m:sSub>
                <m:r>
                  <w:rPr>
                    <w:rFonts w:ascii="Cambria Math" w:hAnsi="Cambria Math"/>
                    <w:color w:val="211E1E"/>
                    <w:sz w:val="20"/>
                    <w:szCs w:val="20"/>
                    <w:lang w:eastAsia="zh-CN"/>
                  </w:rPr>
                  <m:t>-1</m:t>
                </m:r>
              </m:e>
            </m:d>
            <m:sSub>
              <m:sSubPr>
                <m:ctrlPr>
                  <w:rPr>
                    <w:rFonts w:ascii="Cambria Math" w:hAnsi="Cambria Math"/>
                    <w:i/>
                    <w:color w:val="211E1E"/>
                    <w:sz w:val="20"/>
                    <w:szCs w:val="20"/>
                    <w:lang w:eastAsia="zh-CN"/>
                  </w:rPr>
                </m:ctrlPr>
              </m:sSubPr>
              <m:e>
                <m:r>
                  <w:rPr>
                    <w:rFonts w:ascii="Cambria Math" w:hAnsi="Cambria Math"/>
                    <w:color w:val="211E1E"/>
                    <w:sz w:val="20"/>
                    <w:szCs w:val="20"/>
                    <w:lang w:eastAsia="zh-CN"/>
                  </w:rPr>
                  <m:t>n</m:t>
                </m:r>
              </m:e>
              <m:sub>
                <m:r>
                  <w:rPr>
                    <w:rFonts w:ascii="Cambria Math" w:hAnsi="Cambria Math"/>
                    <w:color w:val="211E1E"/>
                    <w:sz w:val="20"/>
                    <w:szCs w:val="20"/>
                    <w:lang w:eastAsia="zh-CN"/>
                  </w:rPr>
                  <m:t>l</m:t>
                </m:r>
              </m:sub>
            </m:sSub>
          </m:den>
        </m:f>
        <m:r>
          <w:rPr>
            <w:rFonts w:ascii="Cambria Math" w:hAnsi="Cambria Math"/>
            <w:color w:val="211E1E"/>
            <w:sz w:val="20"/>
            <w:szCs w:val="20"/>
            <w:lang w:eastAsia="zh-CN"/>
          </w:rPr>
          <m:t>,i=1,2</m:t>
        </m:r>
        <m:r>
          <m:rPr>
            <m:sty m:val="p"/>
          </m:rPr>
          <w:rPr>
            <w:rFonts w:ascii="Cambria Math" w:hAnsi="Cambria Math"/>
            <w:color w:val="211E1E"/>
            <w:sz w:val="20"/>
            <w:szCs w:val="20"/>
            <w:lang w:eastAsia="zh-CN"/>
          </w:rPr>
          <m:t>⋯</m:t>
        </m:r>
        <m:r>
          <w:rPr>
            <w:rFonts w:ascii="Cambria Math" w:hAnsi="Cambria Math"/>
            <w:color w:val="211E1E"/>
            <w:sz w:val="20"/>
            <w:szCs w:val="20"/>
            <w:lang w:eastAsia="zh-CN"/>
          </w:rPr>
          <m:t>,</m:t>
        </m:r>
        <m:sSub>
          <m:sSubPr>
            <m:ctrlPr>
              <w:rPr>
                <w:rFonts w:ascii="Cambria Math" w:hAnsi="Cambria Math"/>
                <w:i/>
                <w:color w:val="211E1E"/>
                <w:sz w:val="20"/>
                <w:szCs w:val="20"/>
                <w:lang w:eastAsia="zh-CN"/>
              </w:rPr>
            </m:ctrlPr>
          </m:sSubPr>
          <m:e>
            <m:r>
              <w:rPr>
                <w:rFonts w:ascii="Cambria Math" w:hAnsi="Cambria Math"/>
                <w:color w:val="211E1E"/>
                <w:sz w:val="20"/>
                <w:szCs w:val="20"/>
                <w:lang w:eastAsia="zh-CN"/>
              </w:rPr>
              <m:t>n</m:t>
            </m:r>
          </m:e>
          <m:sub>
            <m:r>
              <w:rPr>
                <w:rFonts w:ascii="Cambria Math" w:hAnsi="Cambria Math"/>
                <w:color w:val="211E1E"/>
                <w:sz w:val="20"/>
                <w:szCs w:val="20"/>
                <w:lang w:eastAsia="zh-CN"/>
              </w:rPr>
              <m:t>l</m:t>
            </m:r>
          </m:sub>
        </m:sSub>
      </m:oMath>
      <w:r w:rsidR="00972447">
        <w:rPr>
          <w:rFonts w:hint="eastAsia"/>
          <w:color w:val="211E1E"/>
          <w:sz w:val="20"/>
          <w:szCs w:val="20"/>
          <w:lang w:eastAsia="zh-CN"/>
        </w:rPr>
        <w:t>.</w:t>
      </w:r>
      <w:r w:rsidR="00972447">
        <w:rPr>
          <w:color w:val="211E1E"/>
          <w:sz w:val="20"/>
          <w:szCs w:val="20"/>
          <w:lang w:eastAsia="zh-CN"/>
        </w:rPr>
        <w:t xml:space="preserve">   (A3)</w:t>
      </w:r>
    </w:p>
    <w:p w14:paraId="6F9E48C6" w14:textId="77777777" w:rsidR="00926C09" w:rsidRPr="000B4378" w:rsidRDefault="00926C09" w:rsidP="00096699">
      <w:pPr>
        <w:pStyle w:val="References"/>
        <w:numPr>
          <w:ilvl w:val="0"/>
          <w:numId w:val="0"/>
        </w:numPr>
        <w:ind w:firstLine="204"/>
        <w:rPr>
          <w:color w:val="211E1E"/>
          <w:sz w:val="20"/>
          <w:szCs w:val="20"/>
          <w:lang w:eastAsia="zh-CN"/>
        </w:rPr>
      </w:pPr>
    </w:p>
    <w:p w14:paraId="61826DF9" w14:textId="69C03B21" w:rsidR="0053739C" w:rsidRPr="000B4378" w:rsidRDefault="00BD3ABD" w:rsidP="00B62C33">
      <w:pPr>
        <w:pStyle w:val="References"/>
        <w:numPr>
          <w:ilvl w:val="0"/>
          <w:numId w:val="0"/>
        </w:numPr>
        <w:rPr>
          <w:color w:val="211E1E"/>
          <w:sz w:val="20"/>
          <w:szCs w:val="20"/>
          <w:lang w:eastAsia="zh-CN"/>
        </w:rPr>
      </w:pPr>
      <w:r w:rsidRPr="00001F9D">
        <w:rPr>
          <w:color w:val="211E1E"/>
          <w:sz w:val="20"/>
          <w:szCs w:val="20"/>
          <w:lang w:eastAsia="zh-CN"/>
        </w:rPr>
        <w:t xml:space="preserve">Finally, </w:t>
      </w:r>
      <w:r w:rsidR="005601B2" w:rsidRPr="00001F9D">
        <w:rPr>
          <w:color w:val="211E1E"/>
          <w:sz w:val="20"/>
          <w:szCs w:val="20"/>
          <w:lang w:eastAsia="zh-CN"/>
        </w:rPr>
        <w:t xml:space="preserve">we obtain the </w:t>
      </w:r>
      <w:r w:rsidRPr="00387F81">
        <w:rPr>
          <w:color w:val="211E1E"/>
          <w:sz w:val="20"/>
          <w:szCs w:val="20"/>
        </w:rPr>
        <w:t>weight coefficient</w:t>
      </w:r>
      <w:r w:rsidRPr="00001F9D">
        <w:rPr>
          <w:color w:val="211E1E"/>
          <w:sz w:val="20"/>
          <w:szCs w:val="20"/>
          <w:lang w:eastAsia="zh-CN"/>
        </w:rPr>
        <w:t xml:space="preserve"> matrix </w:t>
      </w:r>
      <m:oMath>
        <m:sSub>
          <m:sSubPr>
            <m:ctrlPr>
              <w:rPr>
                <w:rFonts w:ascii="Cambria Math" w:hAnsi="Cambria Math"/>
                <w:i/>
                <w:color w:val="211E1E"/>
                <w:sz w:val="20"/>
                <w:szCs w:val="20"/>
                <w:lang w:eastAsia="zh-CN"/>
              </w:rPr>
            </m:ctrlPr>
          </m:sSubPr>
          <m:e>
            <m:r>
              <m:rPr>
                <m:sty m:val="bi"/>
              </m:rPr>
              <w:rPr>
                <w:rFonts w:ascii="Cambria Math" w:hAnsi="Cambria Math"/>
                <w:color w:val="211E1E"/>
                <w:sz w:val="20"/>
                <w:szCs w:val="20"/>
                <w:lang w:eastAsia="zh-CN"/>
              </w:rPr>
              <m:t>c</m:t>
            </m:r>
          </m:e>
          <m:sub>
            <m:r>
              <w:rPr>
                <w:rFonts w:ascii="Cambria Math" w:hAnsi="Cambria Math"/>
                <w:color w:val="211E1E"/>
                <w:sz w:val="20"/>
                <w:szCs w:val="20"/>
                <w:lang w:eastAsia="zh-CN"/>
              </w:rPr>
              <m:t>l</m:t>
            </m:r>
          </m:sub>
        </m:sSub>
        <m:r>
          <w:rPr>
            <w:rFonts w:ascii="Cambria Math" w:hAnsi="Cambria Math"/>
            <w:color w:val="211E1E"/>
            <w:sz w:val="20"/>
            <w:szCs w:val="20"/>
            <w:lang w:eastAsia="zh-CN"/>
          </w:rPr>
          <m:t>=diag</m:t>
        </m:r>
        <m:d>
          <m:dPr>
            <m:begChr m:val="["/>
            <m:endChr m:val="]"/>
            <m:ctrlPr>
              <w:rPr>
                <w:rFonts w:ascii="Cambria Math" w:hAnsi="Cambria Math"/>
                <w:color w:val="211E1E"/>
                <w:sz w:val="20"/>
                <w:szCs w:val="20"/>
                <w:lang w:eastAsia="zh-CN"/>
              </w:rPr>
            </m:ctrlPr>
          </m:dPr>
          <m:e>
            <m:sSub>
              <m:sSubPr>
                <m:ctrlPr>
                  <w:rPr>
                    <w:rFonts w:ascii="Cambria Math" w:hAnsi="Cambria Math"/>
                    <w:i/>
                    <w:color w:val="211E1E"/>
                    <w:sz w:val="20"/>
                    <w:szCs w:val="20"/>
                    <w:lang w:eastAsia="zh-CN"/>
                  </w:rPr>
                </m:ctrlPr>
              </m:sSubPr>
              <m:e>
                <m:r>
                  <w:rPr>
                    <w:rFonts w:ascii="Cambria Math" w:hAnsi="Cambria Math"/>
                    <w:color w:val="211E1E"/>
                    <w:sz w:val="20"/>
                    <w:szCs w:val="20"/>
                    <w:lang w:eastAsia="zh-CN"/>
                  </w:rPr>
                  <m:t>c</m:t>
                </m:r>
              </m:e>
              <m:sub>
                <m:r>
                  <w:rPr>
                    <w:rFonts w:ascii="Cambria Math" w:hAnsi="Cambria Math"/>
                    <w:color w:val="211E1E"/>
                    <w:sz w:val="20"/>
                    <w:szCs w:val="20"/>
                    <w:lang w:eastAsia="zh-CN"/>
                  </w:rPr>
                  <m:t>l</m:t>
                </m:r>
              </m:sub>
            </m:sSub>
            <m:d>
              <m:dPr>
                <m:ctrlPr>
                  <w:rPr>
                    <w:rFonts w:ascii="Cambria Math" w:hAnsi="Cambria Math"/>
                    <w:i/>
                    <w:color w:val="211E1E"/>
                    <w:sz w:val="20"/>
                    <w:szCs w:val="20"/>
                    <w:lang w:eastAsia="zh-CN"/>
                  </w:rPr>
                </m:ctrlPr>
              </m:dPr>
              <m:e>
                <m:sSub>
                  <m:sSubPr>
                    <m:ctrlPr>
                      <w:rPr>
                        <w:rFonts w:ascii="Cambria Math" w:hAnsi="Cambria Math"/>
                        <w:i/>
                        <w:color w:val="211E1E"/>
                        <w:sz w:val="20"/>
                        <w:szCs w:val="20"/>
                        <w:lang w:eastAsia="zh-CN"/>
                      </w:rPr>
                    </m:ctrlPr>
                  </m:sSubPr>
                  <m:e>
                    <m:r>
                      <w:rPr>
                        <w:rFonts w:ascii="Cambria Math" w:hAnsi="Cambria Math"/>
                        <w:color w:val="211E1E"/>
                        <w:sz w:val="20"/>
                        <w:szCs w:val="20"/>
                        <w:lang w:eastAsia="zh-CN"/>
                      </w:rPr>
                      <m:t>t</m:t>
                    </m:r>
                  </m:e>
                  <m:sub>
                    <m:r>
                      <w:rPr>
                        <w:rFonts w:ascii="Cambria Math" w:hAnsi="Cambria Math"/>
                        <w:color w:val="211E1E"/>
                        <w:sz w:val="20"/>
                        <w:szCs w:val="20"/>
                        <w:lang w:eastAsia="zh-CN"/>
                      </w:rPr>
                      <m:t>1</m:t>
                    </m:r>
                  </m:sub>
                </m:sSub>
              </m:e>
            </m:d>
            <m:r>
              <w:rPr>
                <w:rFonts w:ascii="Cambria Math" w:hAnsi="Cambria Math"/>
                <w:color w:val="211E1E"/>
                <w:sz w:val="20"/>
                <w:szCs w:val="20"/>
                <w:lang w:eastAsia="zh-CN"/>
              </w:rPr>
              <m:t>,</m:t>
            </m:r>
            <m:r>
              <w:rPr>
                <w:rFonts w:ascii="Cambria Math" w:hAnsi="Cambria Math"/>
                <w:color w:val="211E1E"/>
                <w:sz w:val="20"/>
                <w:szCs w:val="20"/>
              </w:rPr>
              <m:t>⋯,</m:t>
            </m:r>
            <m:sSub>
              <m:sSubPr>
                <m:ctrlPr>
                  <w:rPr>
                    <w:rFonts w:ascii="Cambria Math" w:hAnsi="Cambria Math"/>
                    <w:i/>
                    <w:sz w:val="20"/>
                    <w:szCs w:val="20"/>
                  </w:rPr>
                </m:ctrlPr>
              </m:sSubPr>
              <m:e>
                <m:r>
                  <w:rPr>
                    <w:rFonts w:ascii="Cambria Math" w:hAnsi="Cambria Math"/>
                    <w:sz w:val="20"/>
                    <w:szCs w:val="20"/>
                  </w:rPr>
                  <m:t>c</m:t>
                </m:r>
                <m:ctrlPr>
                  <w:rPr>
                    <w:rFonts w:ascii="Cambria Math" w:hAnsi="Cambria Math"/>
                    <w:i/>
                    <w:color w:val="211E1E"/>
                    <w:sz w:val="20"/>
                    <w:szCs w:val="20"/>
                  </w:rPr>
                </m:ctrlPr>
              </m:e>
              <m:sub>
                <m:r>
                  <w:rPr>
                    <w:rFonts w:ascii="Cambria Math" w:hAnsi="Cambria Math"/>
                    <w:sz w:val="20"/>
                    <w:szCs w:val="20"/>
                  </w:rPr>
                  <m:t>l</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l</m:t>
                        </m:r>
                      </m:sub>
                    </m:sSub>
                  </m:sub>
                </m:sSub>
              </m:e>
            </m:d>
            <m:ctrlPr>
              <w:rPr>
                <w:rFonts w:ascii="Cambria Math" w:hAnsi="Cambria Math"/>
                <w:i/>
                <w:color w:val="211E1E"/>
                <w:sz w:val="20"/>
                <w:szCs w:val="20"/>
                <w:lang w:eastAsia="zh-CN"/>
              </w:rPr>
            </m:ctrlPr>
          </m:e>
        </m:d>
        <m:r>
          <m:rPr>
            <m:sty m:val="p"/>
          </m:rPr>
          <w:rPr>
            <w:rFonts w:ascii="Cambria Math" w:hAnsi="Cambria Math" w:hint="eastAsia"/>
            <w:color w:val="211E1E"/>
            <w:sz w:val="20"/>
            <w:szCs w:val="20"/>
            <w:lang w:eastAsia="zh-CN"/>
          </w:rPr>
          <m:t>∈</m:t>
        </m:r>
        <m:sSup>
          <m:sSupPr>
            <m:ctrlPr>
              <w:rPr>
                <w:rFonts w:ascii="Cambria Math" w:hAnsi="Cambria Math"/>
                <w:i/>
                <w:color w:val="211E1E"/>
                <w:sz w:val="20"/>
                <w:szCs w:val="20"/>
                <w:lang w:eastAsia="zh-CN"/>
              </w:rPr>
            </m:ctrlPr>
          </m:sSupPr>
          <m:e>
            <m:r>
              <w:rPr>
                <w:rFonts w:ascii="Cambria Math" w:hAnsi="Cambria Math"/>
                <w:color w:val="211E1E"/>
                <w:sz w:val="20"/>
                <w:szCs w:val="20"/>
                <w:lang w:eastAsia="zh-CN"/>
              </w:rPr>
              <m:t>R</m:t>
            </m:r>
            <m:ctrlPr>
              <w:rPr>
                <w:rFonts w:ascii="Cambria Math" w:hAnsi="Cambria Math"/>
                <w:color w:val="211E1E"/>
                <w:sz w:val="20"/>
                <w:szCs w:val="20"/>
                <w:lang w:eastAsia="zh-CN"/>
              </w:rPr>
            </m:ctrlPr>
          </m:e>
          <m:sup>
            <m:sSub>
              <m:sSubPr>
                <m:ctrlPr>
                  <w:rPr>
                    <w:rFonts w:ascii="Cambria Math" w:hAnsi="Cambria Math"/>
                    <w:i/>
                    <w:color w:val="211E1E"/>
                    <w:sz w:val="20"/>
                    <w:szCs w:val="20"/>
                    <w:lang w:eastAsia="zh-CN"/>
                  </w:rPr>
                </m:ctrlPr>
              </m:sSubPr>
              <m:e>
                <m:r>
                  <w:rPr>
                    <w:rFonts w:ascii="Cambria Math" w:hAnsi="Cambria Math"/>
                    <w:color w:val="211E1E"/>
                    <w:sz w:val="20"/>
                    <w:szCs w:val="20"/>
                    <w:lang w:eastAsia="zh-CN"/>
                  </w:rPr>
                  <m:t>n</m:t>
                </m:r>
              </m:e>
              <m:sub>
                <m:r>
                  <w:rPr>
                    <w:rFonts w:ascii="Cambria Math" w:hAnsi="Cambria Math"/>
                    <w:color w:val="211E1E"/>
                    <w:sz w:val="20"/>
                    <w:szCs w:val="20"/>
                    <w:lang w:eastAsia="zh-CN"/>
                  </w:rPr>
                  <m:t>l</m:t>
                </m:r>
              </m:sub>
            </m:sSub>
            <m:r>
              <m:rPr>
                <m:sty m:val="p"/>
              </m:rPr>
              <w:rPr>
                <w:rFonts w:ascii="Cambria Math" w:hAnsi="Cambria Math" w:hint="eastAsia"/>
                <w:color w:val="211E1E"/>
                <w:sz w:val="20"/>
                <w:szCs w:val="20"/>
                <w:lang w:eastAsia="zh-CN"/>
              </w:rPr>
              <m:t>×</m:t>
            </m:r>
            <m:sSub>
              <m:sSubPr>
                <m:ctrlPr>
                  <w:rPr>
                    <w:rFonts w:ascii="Cambria Math" w:hAnsi="Cambria Math"/>
                    <w:i/>
                    <w:color w:val="211E1E"/>
                    <w:sz w:val="20"/>
                    <w:szCs w:val="20"/>
                    <w:lang w:eastAsia="zh-CN"/>
                  </w:rPr>
                </m:ctrlPr>
              </m:sSubPr>
              <m:e>
                <m:r>
                  <w:rPr>
                    <w:rFonts w:ascii="Cambria Math" w:hAnsi="Cambria Math"/>
                    <w:color w:val="211E1E"/>
                    <w:sz w:val="20"/>
                    <w:szCs w:val="20"/>
                    <w:lang w:eastAsia="zh-CN"/>
                  </w:rPr>
                  <m:t>n</m:t>
                </m:r>
              </m:e>
              <m:sub>
                <m:r>
                  <w:rPr>
                    <w:rFonts w:ascii="Cambria Math" w:hAnsi="Cambria Math"/>
                    <w:color w:val="211E1E"/>
                    <w:sz w:val="20"/>
                    <w:szCs w:val="20"/>
                    <w:lang w:eastAsia="zh-CN"/>
                  </w:rPr>
                  <m:t>l</m:t>
                </m:r>
              </m:sub>
            </m:sSub>
          </m:sup>
        </m:sSup>
      </m:oMath>
      <w:r w:rsidR="00303688" w:rsidRPr="00001F9D">
        <w:rPr>
          <w:color w:val="211E1E"/>
          <w:sz w:val="20"/>
          <w:szCs w:val="20"/>
          <w:lang w:eastAsia="zh-CN"/>
        </w:rPr>
        <w:t>.</w:t>
      </w:r>
    </w:p>
    <w:p w14:paraId="4551F0D2" w14:textId="3A472563" w:rsidR="0053739C" w:rsidRPr="000B4378" w:rsidRDefault="0053739C" w:rsidP="0053739C">
      <w:pPr>
        <w:pStyle w:val="1"/>
        <w:numPr>
          <w:ilvl w:val="0"/>
          <w:numId w:val="0"/>
        </w:numPr>
        <w:spacing w:after="0"/>
      </w:pPr>
      <w:bookmarkStart w:id="305" w:name="_Hlk93693548"/>
      <w:r w:rsidRPr="000B4378">
        <w:t xml:space="preserve">Appendix </w:t>
      </w:r>
      <w:r w:rsidR="004F2A0A" w:rsidRPr="000B4378">
        <w:t>B</w:t>
      </w:r>
    </w:p>
    <w:p w14:paraId="739085F2" w14:textId="3E8EE5E1" w:rsidR="0053739C" w:rsidRPr="000B4378" w:rsidRDefault="009867AF" w:rsidP="0053739C">
      <w:pPr>
        <w:pStyle w:val="1"/>
        <w:numPr>
          <w:ilvl w:val="0"/>
          <w:numId w:val="0"/>
        </w:numPr>
        <w:spacing w:before="0"/>
      </w:pPr>
      <w:bookmarkStart w:id="306" w:name="_Hlk93692268"/>
      <w:r>
        <w:t>T</w:t>
      </w:r>
      <w:r w:rsidR="0053739C" w:rsidRPr="000B4378">
        <w:t>he var</w:t>
      </w:r>
      <w:r w:rsidR="007E2F5D" w:rsidRPr="000B4378">
        <w:t xml:space="preserve">iance </w:t>
      </w:r>
      <w:r w:rsidR="004C1950">
        <w:t xml:space="preserve">of HIs </w:t>
      </w:r>
      <w:r w:rsidR="00017E7E" w:rsidRPr="000B4378">
        <w:t>in</w:t>
      </w:r>
      <w:r w:rsidR="007E2F5D" w:rsidRPr="000B4378">
        <w:t xml:space="preserve"> the failure threshold</w:t>
      </w:r>
      <w:bookmarkEnd w:id="305"/>
      <w:bookmarkEnd w:id="306"/>
      <w:r w:rsidR="007E2F5D" w:rsidRPr="000B4378">
        <w:t xml:space="preserve"> </w:t>
      </w:r>
    </w:p>
    <w:p w14:paraId="51AA70F8" w14:textId="240D4663" w:rsidR="00F30A80" w:rsidRPr="002107D9" w:rsidRDefault="008D08BF" w:rsidP="00361AF4">
      <w:pPr>
        <w:pStyle w:val="References"/>
        <w:numPr>
          <w:ilvl w:val="0"/>
          <w:numId w:val="0"/>
        </w:numPr>
        <w:ind w:firstLine="204"/>
        <w:rPr>
          <w:rFonts w:ascii="Cambria Math" w:eastAsia="Times New Roman" w:hAnsi="Cambria Math"/>
          <w:i/>
          <w:sz w:val="20"/>
          <w:szCs w:val="20"/>
          <w:lang w:eastAsia="zh-CN"/>
        </w:rPr>
      </w:pPr>
      <w:r>
        <w:rPr>
          <w:color w:val="211E1E"/>
          <w:sz w:val="20"/>
          <w:szCs w:val="20"/>
          <w:lang w:eastAsia="zh-CN"/>
        </w:rPr>
        <w:t>W</w:t>
      </w:r>
      <w:r w:rsidR="004F2A0A" w:rsidRPr="000B4378">
        <w:rPr>
          <w:color w:val="211E1E"/>
          <w:sz w:val="20"/>
          <w:szCs w:val="20"/>
          <w:lang w:eastAsia="zh-CN"/>
        </w:rPr>
        <w:t xml:space="preserve">e present the calculation </w:t>
      </w:r>
      <w:r w:rsidR="00017E7E" w:rsidRPr="000B4378">
        <w:rPr>
          <w:color w:val="211E1E"/>
          <w:sz w:val="20"/>
          <w:szCs w:val="20"/>
          <w:lang w:eastAsia="zh-CN"/>
        </w:rPr>
        <w:t>of</w:t>
      </w:r>
      <w:r w:rsidR="004F2A0A" w:rsidRPr="000B4378">
        <w:rPr>
          <w:color w:val="211E1E"/>
          <w:sz w:val="20"/>
          <w:szCs w:val="20"/>
          <w:lang w:eastAsia="zh-CN"/>
        </w:rPr>
        <w:t xml:space="preserve"> the variance </w:t>
      </w:r>
      <w:r w:rsidR="00017E7E" w:rsidRPr="000B4378">
        <w:rPr>
          <w:color w:val="211E1E"/>
          <w:sz w:val="20"/>
          <w:szCs w:val="20"/>
          <w:lang w:eastAsia="zh-CN"/>
        </w:rPr>
        <w:t>in</w:t>
      </w:r>
      <w:r w:rsidR="004F2A0A" w:rsidRPr="000B4378">
        <w:rPr>
          <w:color w:val="211E1E"/>
          <w:sz w:val="20"/>
          <w:szCs w:val="20"/>
          <w:lang w:eastAsia="zh-CN"/>
        </w:rPr>
        <w:t xml:space="preserve"> the fail</w:t>
      </w:r>
      <w:r w:rsidR="00017E7E" w:rsidRPr="000B4378">
        <w:rPr>
          <w:color w:val="211E1E"/>
          <w:sz w:val="20"/>
          <w:szCs w:val="20"/>
          <w:lang w:eastAsia="zh-CN"/>
        </w:rPr>
        <w:t xml:space="preserve">ure threshold of the constructed </w:t>
      </w:r>
      <w:r w:rsidR="000F61C8">
        <w:rPr>
          <w:color w:val="211E1E"/>
          <w:sz w:val="20"/>
          <w:szCs w:val="20"/>
          <w:lang w:eastAsia="zh-CN"/>
        </w:rPr>
        <w:t>H</w:t>
      </w:r>
      <w:r w:rsidR="00E267C9">
        <w:rPr>
          <w:color w:val="211E1E"/>
          <w:sz w:val="20"/>
          <w:szCs w:val="20"/>
          <w:lang w:eastAsia="zh-CN"/>
        </w:rPr>
        <w:t>is based on historical units</w:t>
      </w:r>
      <w:r w:rsidR="00017E7E" w:rsidRPr="000B4378">
        <w:rPr>
          <w:color w:val="211E1E"/>
          <w:sz w:val="20"/>
          <w:szCs w:val="20"/>
          <w:lang w:eastAsia="zh-CN"/>
        </w:rPr>
        <w:t>.</w:t>
      </w:r>
      <w:r w:rsidR="00361AF4">
        <w:rPr>
          <w:color w:val="211E1E"/>
          <w:sz w:val="20"/>
          <w:szCs w:val="20"/>
          <w:lang w:eastAsia="zh-CN"/>
        </w:rPr>
        <w:t xml:space="preserve"> Recall that </w:t>
      </w:r>
      <m:oMath>
        <m:sSub>
          <m:sSubPr>
            <m:ctrlPr>
              <w:rPr>
                <w:rFonts w:ascii="Cambria Math" w:hAnsi="Cambria Math"/>
                <w:i/>
                <w:sz w:val="20"/>
                <w:szCs w:val="20"/>
                <w:lang w:eastAsia="zh-CN"/>
              </w:rPr>
            </m:ctrlPr>
          </m:sSubPr>
          <m:e>
            <m:r>
              <m:rPr>
                <m:sty m:val="b"/>
              </m:rPr>
              <w:rPr>
                <w:rFonts w:ascii="Cambria Math" w:hAnsi="Cambria Math"/>
                <w:sz w:val="20"/>
                <w:szCs w:val="20"/>
                <w:lang w:eastAsia="zh-CN"/>
              </w:rPr>
              <m:t>x</m:t>
            </m:r>
          </m:e>
          <m:sub>
            <m:r>
              <w:rPr>
                <w:rFonts w:ascii="Cambria Math" w:hAnsi="Cambria Math"/>
                <w:sz w:val="20"/>
                <w:szCs w:val="20"/>
                <w:lang w:eastAsia="zh-CN"/>
              </w:rPr>
              <m:t>τ</m:t>
            </m:r>
          </m:sub>
        </m:sSub>
        <m:r>
          <m:rPr>
            <m:sty m:val="p"/>
          </m:rPr>
          <w:rPr>
            <w:rFonts w:ascii="Cambria Math" w:hAnsi="Cambria Math"/>
            <w:sz w:val="20"/>
            <w:szCs w:val="20"/>
            <w:lang w:eastAsia="zh-CN"/>
          </w:rPr>
          <m:t>=</m:t>
        </m:r>
        <m:sSup>
          <m:sSupPr>
            <m:ctrlPr>
              <w:rPr>
                <w:rFonts w:ascii="Cambria Math" w:hAnsi="Cambria Math"/>
                <w:sz w:val="20"/>
                <w:szCs w:val="20"/>
                <w:lang w:eastAsia="zh-CN"/>
              </w:rPr>
            </m:ctrlPr>
          </m:sSupPr>
          <m:e>
            <m:d>
              <m:dPr>
                <m:begChr m:val="["/>
                <m:endChr m:val="]"/>
                <m:ctrlPr>
                  <w:rPr>
                    <w:rFonts w:ascii="Cambria Math" w:hAnsi="Cambria Math"/>
                    <w:sz w:val="20"/>
                    <w:szCs w:val="20"/>
                    <w:lang w:eastAsia="zh-CN"/>
                  </w:rPr>
                </m:ctrlPr>
              </m:dPr>
              <m:e>
                <m:sSub>
                  <m:sSubPr>
                    <m:ctrlPr>
                      <w:rPr>
                        <w:rFonts w:ascii="Cambria Math" w:hAnsi="Cambria Math"/>
                        <w:i/>
                        <w:sz w:val="20"/>
                        <w:szCs w:val="20"/>
                        <w:lang w:eastAsia="zh-CN"/>
                      </w:rPr>
                    </m:ctrlPr>
                  </m:sSubPr>
                  <m:e>
                    <m:sSub>
                      <m:sSubPr>
                        <m:ctrlPr>
                          <w:rPr>
                            <w:rFonts w:ascii="Cambria Math" w:hAnsi="Cambria Math"/>
                            <w:i/>
                            <w:sz w:val="20"/>
                            <w:szCs w:val="20"/>
                            <w:lang w:eastAsia="zh-CN"/>
                          </w:rPr>
                        </m:ctrlPr>
                      </m:sSubPr>
                      <m:e>
                        <m:r>
                          <m:rPr>
                            <m:sty m:val="b"/>
                          </m:rPr>
                          <w:rPr>
                            <w:rFonts w:ascii="Cambria Math" w:hAnsi="Cambria Math"/>
                            <w:sz w:val="20"/>
                            <w:szCs w:val="20"/>
                            <w:lang w:eastAsia="zh-CN"/>
                          </w:rPr>
                          <m:t>x</m:t>
                        </m:r>
                      </m:e>
                      <m:sub>
                        <m:r>
                          <m:rPr>
                            <m:sty m:val="p"/>
                          </m:rPr>
                          <w:rPr>
                            <w:rFonts w:ascii="Cambria Math" w:hAnsi="Cambria Math"/>
                            <w:sz w:val="20"/>
                            <w:szCs w:val="20"/>
                            <w:lang w:eastAsia="zh-CN"/>
                          </w:rPr>
                          <m:t>τ</m:t>
                        </m:r>
                      </m:sub>
                    </m:sSub>
                  </m:e>
                  <m:sub>
                    <m:r>
                      <w:rPr>
                        <w:rFonts w:ascii="Cambria Math" w:hAnsi="Cambria Math"/>
                        <w:sz w:val="20"/>
                        <w:szCs w:val="20"/>
                        <w:lang w:eastAsia="zh-CN"/>
                      </w:rPr>
                      <m:t>1</m:t>
                    </m:r>
                  </m:sub>
                </m:sSub>
                <m:r>
                  <w:rPr>
                    <w:rFonts w:ascii="Cambria Math" w:hAnsi="Cambria Math"/>
                    <w:sz w:val="20"/>
                    <w:szCs w:val="20"/>
                    <w:lang w:eastAsia="zh-CN"/>
                  </w:rPr>
                  <m:t>, …,</m:t>
                </m:r>
                <m:sSub>
                  <m:sSubPr>
                    <m:ctrlPr>
                      <w:rPr>
                        <w:rFonts w:ascii="Cambria Math" w:hAnsi="Cambria Math"/>
                        <w:i/>
                        <w:sz w:val="20"/>
                        <w:szCs w:val="20"/>
                        <w:lang w:eastAsia="zh-CN"/>
                      </w:rPr>
                    </m:ctrlPr>
                  </m:sSubPr>
                  <m:e>
                    <m:sSub>
                      <m:sSubPr>
                        <m:ctrlPr>
                          <w:rPr>
                            <w:rFonts w:ascii="Cambria Math" w:hAnsi="Cambria Math"/>
                            <w:i/>
                            <w:sz w:val="20"/>
                            <w:szCs w:val="20"/>
                            <w:lang w:eastAsia="zh-CN"/>
                          </w:rPr>
                        </m:ctrlPr>
                      </m:sSubPr>
                      <m:e>
                        <m:r>
                          <m:rPr>
                            <m:sty m:val="b"/>
                          </m:rPr>
                          <w:rPr>
                            <w:rFonts w:ascii="Cambria Math" w:hAnsi="Cambria Math"/>
                            <w:sz w:val="20"/>
                            <w:szCs w:val="20"/>
                            <w:lang w:eastAsia="zh-CN"/>
                          </w:rPr>
                          <m:t>x</m:t>
                        </m:r>
                      </m:e>
                      <m:sub>
                        <m:r>
                          <w:rPr>
                            <w:rFonts w:ascii="Cambria Math" w:hAnsi="Cambria Math"/>
                            <w:sz w:val="20"/>
                            <w:szCs w:val="20"/>
                            <w:lang w:eastAsia="zh-CN"/>
                          </w:rPr>
                          <m:t>τ</m:t>
                        </m:r>
                      </m:sub>
                    </m:sSub>
                  </m:e>
                  <m:sub>
                    <m:r>
                      <w:rPr>
                        <w:rFonts w:ascii="Cambria Math" w:hAnsi="Cambria Math"/>
                        <w:sz w:val="20"/>
                        <w:szCs w:val="20"/>
                        <w:lang w:eastAsia="zh-CN"/>
                      </w:rPr>
                      <m:t>l</m:t>
                    </m:r>
                  </m:sub>
                </m:sSub>
                <m:r>
                  <w:rPr>
                    <w:rFonts w:ascii="Cambria Math" w:hAnsi="Cambria Math"/>
                    <w:sz w:val="20"/>
                    <w:szCs w:val="20"/>
                    <w:lang w:eastAsia="zh-CN"/>
                  </w:rPr>
                  <m:t>, …,</m:t>
                </m:r>
                <m:sSub>
                  <m:sSubPr>
                    <m:ctrlPr>
                      <w:rPr>
                        <w:rFonts w:ascii="Cambria Math" w:hAnsi="Cambria Math"/>
                        <w:i/>
                        <w:sz w:val="20"/>
                        <w:szCs w:val="20"/>
                        <w:lang w:eastAsia="zh-CN"/>
                      </w:rPr>
                    </m:ctrlPr>
                  </m:sSubPr>
                  <m:e>
                    <m:sSub>
                      <m:sSubPr>
                        <m:ctrlPr>
                          <w:rPr>
                            <w:rFonts w:ascii="Cambria Math" w:hAnsi="Cambria Math"/>
                            <w:i/>
                            <w:sz w:val="20"/>
                            <w:szCs w:val="20"/>
                            <w:lang w:eastAsia="zh-CN"/>
                          </w:rPr>
                        </m:ctrlPr>
                      </m:sSubPr>
                      <m:e>
                        <m:r>
                          <m:rPr>
                            <m:sty m:val="b"/>
                          </m:rPr>
                          <w:rPr>
                            <w:rFonts w:ascii="Cambria Math" w:hAnsi="Cambria Math"/>
                            <w:sz w:val="20"/>
                            <w:szCs w:val="20"/>
                            <w:lang w:eastAsia="zh-CN"/>
                          </w:rPr>
                          <m:t>x</m:t>
                        </m:r>
                      </m:e>
                      <m:sub>
                        <m:r>
                          <w:rPr>
                            <w:rFonts w:ascii="Cambria Math" w:hAnsi="Cambria Math"/>
                            <w:sz w:val="20"/>
                            <w:szCs w:val="20"/>
                            <w:lang w:eastAsia="zh-CN"/>
                          </w:rPr>
                          <m:t>τ</m:t>
                        </m:r>
                      </m:sub>
                    </m:sSub>
                  </m:e>
                  <m:sub>
                    <m:r>
                      <w:rPr>
                        <w:rFonts w:ascii="Cambria Math" w:hAnsi="Cambria Math"/>
                        <w:sz w:val="20"/>
                        <w:szCs w:val="20"/>
                        <w:lang w:eastAsia="zh-CN"/>
                      </w:rPr>
                      <m:t>L</m:t>
                    </m:r>
                  </m:sub>
                </m:sSub>
              </m:e>
            </m:d>
          </m:e>
          <m:sup>
            <m:r>
              <m:rPr>
                <m:sty m:val="p"/>
              </m:rPr>
              <w:rPr>
                <w:rFonts w:ascii="Cambria Math" w:hAnsi="Cambria Math"/>
                <w:sz w:val="20"/>
                <w:szCs w:val="20"/>
                <w:lang w:eastAsia="zh-CN"/>
              </w:rPr>
              <m:t>T</m:t>
            </m:r>
          </m:sup>
        </m:sSup>
        <m:r>
          <m:rPr>
            <m:sty m:val="p"/>
          </m:rPr>
          <w:rPr>
            <w:rFonts w:ascii="Cambria Math" w:hAnsi="Cambria Math" w:hint="eastAsia"/>
            <w:sz w:val="20"/>
            <w:szCs w:val="20"/>
            <w:lang w:eastAsia="zh-CN"/>
          </w:rPr>
          <m:t>∈</m:t>
        </m:r>
        <m:sSup>
          <m:sSupPr>
            <m:ctrlPr>
              <w:rPr>
                <w:rFonts w:ascii="Cambria Math" w:hAnsi="Cambria Math"/>
                <w:i/>
                <w:sz w:val="20"/>
                <w:szCs w:val="20"/>
                <w:lang w:eastAsia="zh-CN"/>
              </w:rPr>
            </m:ctrlPr>
          </m:sSupPr>
          <m:e>
            <m:r>
              <w:rPr>
                <w:rFonts w:ascii="Cambria Math" w:hAnsi="Cambria Math"/>
                <w:sz w:val="20"/>
                <w:szCs w:val="20"/>
                <w:lang w:eastAsia="zh-CN"/>
              </w:rPr>
              <m:t>R</m:t>
            </m:r>
            <m:ctrlPr>
              <w:rPr>
                <w:rFonts w:ascii="Cambria Math" w:hAnsi="Cambria Math"/>
                <w:sz w:val="20"/>
                <w:szCs w:val="20"/>
                <w:lang w:eastAsia="zh-CN"/>
              </w:rPr>
            </m:ctrlPr>
          </m:e>
          <m:sup>
            <m:r>
              <w:rPr>
                <w:rFonts w:ascii="Cambria Math" w:hAnsi="Cambria Math"/>
                <w:sz w:val="20"/>
                <w:szCs w:val="20"/>
                <w:lang w:eastAsia="zh-CN"/>
              </w:rPr>
              <m:t>L</m:t>
            </m:r>
            <m:r>
              <m:rPr>
                <m:sty m:val="p"/>
              </m:rPr>
              <w:rPr>
                <w:rFonts w:ascii="Cambria Math" w:hAnsi="Cambria Math" w:hint="eastAsia"/>
                <w:sz w:val="20"/>
                <w:szCs w:val="20"/>
                <w:lang w:eastAsia="zh-CN"/>
              </w:rPr>
              <m:t>×</m:t>
            </m:r>
            <m:r>
              <w:rPr>
                <w:rFonts w:ascii="Cambria Math" w:hAnsi="Cambria Math"/>
                <w:sz w:val="20"/>
                <w:szCs w:val="20"/>
                <w:lang w:eastAsia="zh-CN"/>
              </w:rPr>
              <m:t>m</m:t>
            </m:r>
          </m:sup>
        </m:sSup>
      </m:oMath>
      <w:r w:rsidR="00361AF4" w:rsidRPr="002107D9">
        <w:rPr>
          <w:sz w:val="20"/>
          <w:szCs w:val="20"/>
          <w:lang w:eastAsia="zh-CN"/>
        </w:rPr>
        <w:t xml:space="preserve"> and </w:t>
      </w:r>
      <m:oMath>
        <m:sSub>
          <m:sSubPr>
            <m:ctrlPr>
              <w:rPr>
                <w:rFonts w:ascii="Cambria Math" w:hAnsi="Cambria Math"/>
                <w:i/>
                <w:sz w:val="20"/>
                <w:szCs w:val="20"/>
                <w:lang w:eastAsia="zh-CN"/>
              </w:rPr>
            </m:ctrlPr>
          </m:sSubPr>
          <m:e>
            <m:sSub>
              <m:sSubPr>
                <m:ctrlPr>
                  <w:rPr>
                    <w:rFonts w:ascii="Cambria Math" w:hAnsi="Cambria Math"/>
                    <w:i/>
                    <w:sz w:val="20"/>
                    <w:szCs w:val="20"/>
                    <w:lang w:eastAsia="zh-CN"/>
                  </w:rPr>
                </m:ctrlPr>
              </m:sSubPr>
              <m:e>
                <m:r>
                  <m:rPr>
                    <m:sty m:val="b"/>
                  </m:rPr>
                  <w:rPr>
                    <w:rFonts w:ascii="Cambria Math" w:hAnsi="Cambria Math"/>
                    <w:sz w:val="20"/>
                    <w:szCs w:val="20"/>
                    <w:lang w:eastAsia="zh-CN"/>
                  </w:rPr>
                  <m:t>x</m:t>
                </m:r>
              </m:e>
              <m:sub>
                <m:r>
                  <w:rPr>
                    <w:rFonts w:ascii="Cambria Math" w:hAnsi="Cambria Math"/>
                    <w:sz w:val="20"/>
                    <w:szCs w:val="20"/>
                    <w:lang w:eastAsia="zh-CN"/>
                  </w:rPr>
                  <m:t>τ</m:t>
                </m:r>
              </m:sub>
            </m:sSub>
          </m:e>
          <m:sub>
            <m:r>
              <w:rPr>
                <w:rFonts w:ascii="Cambria Math" w:hAnsi="Cambria Math"/>
                <w:sz w:val="20"/>
                <w:szCs w:val="20"/>
                <w:lang w:eastAsia="zh-CN"/>
              </w:rPr>
              <m:t>l</m:t>
            </m:r>
          </m:sub>
        </m:sSub>
      </m:oMath>
      <w:r w:rsidR="00361AF4" w:rsidRPr="002107D9">
        <w:rPr>
          <w:sz w:val="20"/>
          <w:szCs w:val="20"/>
          <w:lang w:eastAsia="zh-CN"/>
        </w:rPr>
        <w:t xml:space="preserve"> denotes the </w:t>
      </w:r>
      <w:r w:rsidR="00361AF4" w:rsidRPr="002107D9">
        <w:rPr>
          <w:sz w:val="20"/>
          <w:szCs w:val="20"/>
        </w:rPr>
        <w:t xml:space="preserve">vector of sensor signals of unit </w:t>
      </w:r>
      <m:oMath>
        <m:r>
          <w:rPr>
            <w:rFonts w:ascii="Cambria Math" w:hAnsi="Cambria Math"/>
            <w:sz w:val="20"/>
            <w:szCs w:val="20"/>
          </w:rPr>
          <m:t>l</m:t>
        </m:r>
      </m:oMath>
      <w:r w:rsidR="00361AF4" w:rsidRPr="002107D9">
        <w:rPr>
          <w:sz w:val="20"/>
          <w:szCs w:val="20"/>
        </w:rPr>
        <w:t xml:space="preserve"> at its failure time </w:t>
      </w:r>
      <m:oMath>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l</m:t>
            </m:r>
          </m:sub>
        </m:sSub>
      </m:oMath>
      <w:r w:rsidR="00361AF4" w:rsidRPr="002107D9">
        <w:rPr>
          <w:sz w:val="20"/>
          <w:szCs w:val="20"/>
        </w:rPr>
        <w:t>.</w:t>
      </w:r>
      <w:r w:rsidR="00361AF4" w:rsidRPr="00361AF4">
        <w:rPr>
          <w:color w:val="211E1E"/>
          <w:sz w:val="20"/>
          <w:szCs w:val="20"/>
          <w:lang w:eastAsia="zh-CN"/>
        </w:rPr>
        <w:t xml:space="preserve"> </w:t>
      </w:r>
      <w:r w:rsidR="00410518" w:rsidRPr="00410518">
        <w:rPr>
          <w:color w:val="211E1E"/>
          <w:sz w:val="20"/>
          <w:szCs w:val="20"/>
          <w:lang w:eastAsia="zh-CN"/>
        </w:rPr>
        <w:t xml:space="preserve">Recall that </w:t>
      </w:r>
      <m:oMath>
        <m:sSub>
          <m:sSubPr>
            <m:ctrlPr>
              <w:rPr>
                <w:rFonts w:ascii="Cambria Math" w:hAnsi="Cambria Math"/>
                <w:i/>
                <w:color w:val="211E1E"/>
                <w:sz w:val="20"/>
                <w:szCs w:val="20"/>
                <w:lang w:eastAsia="zh-CN"/>
              </w:rPr>
            </m:ctrlPr>
          </m:sSubPr>
          <m:e>
            <m:r>
              <m:rPr>
                <m:sty m:val="b"/>
              </m:rPr>
              <w:rPr>
                <w:rFonts w:ascii="Cambria Math" w:hAnsi="Cambria Math"/>
                <w:color w:val="211E1E"/>
                <w:sz w:val="20"/>
                <w:szCs w:val="20"/>
                <w:lang w:eastAsia="zh-CN"/>
              </w:rPr>
              <m:t>x</m:t>
            </m:r>
          </m:e>
          <m:sub>
            <m:r>
              <w:rPr>
                <w:rFonts w:ascii="Cambria Math" w:hAnsi="Cambria Math"/>
                <w:color w:val="211E1E"/>
                <w:sz w:val="20"/>
                <w:szCs w:val="20"/>
                <w:lang w:eastAsia="zh-CN"/>
              </w:rPr>
              <m:t>l</m:t>
            </m:r>
          </m:sub>
        </m:sSub>
        <m:r>
          <w:rPr>
            <w:rFonts w:ascii="Cambria Math" w:hAnsi="Cambria Math"/>
            <w:color w:val="211E1E"/>
            <w:sz w:val="20"/>
            <w:szCs w:val="20"/>
            <w:lang w:eastAsia="zh-CN"/>
          </w:rPr>
          <m:t>=</m:t>
        </m:r>
        <m:sSup>
          <m:sSupPr>
            <m:ctrlPr>
              <w:rPr>
                <w:rFonts w:ascii="Cambria Math" w:hAnsi="Cambria Math"/>
                <w:i/>
                <w:color w:val="211E1E"/>
                <w:sz w:val="20"/>
                <w:szCs w:val="20"/>
                <w:lang w:eastAsia="zh-CN"/>
              </w:rPr>
            </m:ctrlPr>
          </m:sSupPr>
          <m:e>
            <m:d>
              <m:dPr>
                <m:begChr m:val="["/>
                <m:endChr m:val="]"/>
                <m:ctrlPr>
                  <w:rPr>
                    <w:rFonts w:ascii="Cambria Math" w:hAnsi="Cambria Math"/>
                    <w:color w:val="211E1E"/>
                    <w:sz w:val="20"/>
                    <w:szCs w:val="20"/>
                    <w:lang w:eastAsia="zh-CN"/>
                  </w:rPr>
                </m:ctrlPr>
              </m:dPr>
              <m:e>
                <m:sSub>
                  <m:sSubPr>
                    <m:ctrlPr>
                      <w:rPr>
                        <w:rFonts w:ascii="Cambria Math" w:hAnsi="Cambria Math"/>
                        <w:i/>
                        <w:color w:val="211E1E"/>
                        <w:sz w:val="20"/>
                        <w:szCs w:val="20"/>
                        <w:lang w:eastAsia="zh-CN"/>
                      </w:rPr>
                    </m:ctrlPr>
                  </m:sSubPr>
                  <m:e>
                    <m:r>
                      <m:rPr>
                        <m:sty m:val="b"/>
                      </m:rPr>
                      <w:rPr>
                        <w:rFonts w:ascii="Cambria Math" w:hAnsi="Cambria Math"/>
                        <w:color w:val="211E1E"/>
                        <w:sz w:val="20"/>
                        <w:szCs w:val="20"/>
                        <w:lang w:eastAsia="zh-CN"/>
                      </w:rPr>
                      <m:t>x</m:t>
                    </m:r>
                    <m:ctrlPr>
                      <w:rPr>
                        <w:rFonts w:ascii="Cambria Math" w:hAnsi="Cambria Math"/>
                        <w:b/>
                        <w:i/>
                        <w:color w:val="211E1E"/>
                        <w:sz w:val="20"/>
                        <w:szCs w:val="20"/>
                        <w:lang w:eastAsia="zh-CN"/>
                      </w:rPr>
                    </m:ctrlPr>
                  </m:e>
                  <m:sub>
                    <m:r>
                      <w:rPr>
                        <w:rFonts w:ascii="Cambria Math" w:hAnsi="Cambria Math"/>
                        <w:color w:val="211E1E"/>
                        <w:sz w:val="20"/>
                        <w:szCs w:val="20"/>
                        <w:lang w:eastAsia="zh-CN"/>
                      </w:rPr>
                      <m:t>l</m:t>
                    </m:r>
                  </m:sub>
                </m:sSub>
                <m:d>
                  <m:dPr>
                    <m:ctrlPr>
                      <w:rPr>
                        <w:rFonts w:ascii="Cambria Math" w:hAnsi="Cambria Math"/>
                        <w:i/>
                        <w:color w:val="211E1E"/>
                        <w:sz w:val="20"/>
                        <w:szCs w:val="20"/>
                        <w:lang w:eastAsia="zh-CN"/>
                      </w:rPr>
                    </m:ctrlPr>
                  </m:dPr>
                  <m:e>
                    <m:sSub>
                      <m:sSubPr>
                        <m:ctrlPr>
                          <w:rPr>
                            <w:rFonts w:ascii="Cambria Math" w:hAnsi="Cambria Math"/>
                            <w:i/>
                            <w:color w:val="211E1E"/>
                            <w:sz w:val="20"/>
                            <w:szCs w:val="20"/>
                            <w:lang w:eastAsia="zh-CN"/>
                          </w:rPr>
                        </m:ctrlPr>
                      </m:sSubPr>
                      <m:e>
                        <m:r>
                          <w:rPr>
                            <w:rFonts w:ascii="Cambria Math" w:hAnsi="Cambria Math"/>
                            <w:color w:val="211E1E"/>
                            <w:sz w:val="20"/>
                            <w:szCs w:val="20"/>
                            <w:lang w:eastAsia="zh-CN"/>
                          </w:rPr>
                          <m:t>t</m:t>
                        </m:r>
                      </m:e>
                      <m:sub>
                        <m:r>
                          <w:rPr>
                            <w:rFonts w:ascii="Cambria Math" w:hAnsi="Cambria Math"/>
                            <w:color w:val="211E1E"/>
                            <w:sz w:val="20"/>
                            <w:szCs w:val="20"/>
                            <w:lang w:eastAsia="zh-CN"/>
                          </w:rPr>
                          <m:t>1</m:t>
                        </m:r>
                      </m:sub>
                    </m:sSub>
                  </m:e>
                </m:d>
                <m:r>
                  <w:rPr>
                    <w:rFonts w:ascii="Cambria Math" w:hAnsi="Cambria Math"/>
                    <w:color w:val="211E1E"/>
                    <w:sz w:val="20"/>
                    <w:szCs w:val="20"/>
                    <w:lang w:eastAsia="zh-CN"/>
                  </w:rPr>
                  <m:t>,</m:t>
                </m:r>
                <m:sSub>
                  <m:sSubPr>
                    <m:ctrlPr>
                      <w:rPr>
                        <w:rFonts w:ascii="Cambria Math" w:hAnsi="Cambria Math"/>
                        <w:i/>
                        <w:color w:val="211E1E"/>
                        <w:sz w:val="20"/>
                        <w:szCs w:val="20"/>
                        <w:lang w:eastAsia="zh-CN"/>
                      </w:rPr>
                    </m:ctrlPr>
                  </m:sSubPr>
                  <m:e>
                    <m:r>
                      <m:rPr>
                        <m:sty m:val="b"/>
                      </m:rPr>
                      <w:rPr>
                        <w:rFonts w:ascii="Cambria Math" w:hAnsi="Cambria Math"/>
                        <w:color w:val="211E1E"/>
                        <w:sz w:val="20"/>
                        <w:szCs w:val="20"/>
                        <w:lang w:eastAsia="zh-CN"/>
                      </w:rPr>
                      <m:t>x</m:t>
                    </m:r>
                    <m:ctrlPr>
                      <w:rPr>
                        <w:rFonts w:ascii="Cambria Math" w:hAnsi="Cambria Math"/>
                        <w:b/>
                        <w:i/>
                        <w:color w:val="211E1E"/>
                        <w:sz w:val="20"/>
                        <w:szCs w:val="20"/>
                        <w:lang w:eastAsia="zh-CN"/>
                      </w:rPr>
                    </m:ctrlPr>
                  </m:e>
                  <m:sub>
                    <m:r>
                      <w:rPr>
                        <w:rFonts w:ascii="Cambria Math" w:hAnsi="Cambria Math"/>
                        <w:color w:val="211E1E"/>
                        <w:sz w:val="20"/>
                        <w:szCs w:val="20"/>
                        <w:lang w:eastAsia="zh-CN"/>
                      </w:rPr>
                      <m:t>l</m:t>
                    </m:r>
                  </m:sub>
                </m:sSub>
                <m:d>
                  <m:dPr>
                    <m:ctrlPr>
                      <w:rPr>
                        <w:rFonts w:ascii="Cambria Math" w:hAnsi="Cambria Math"/>
                        <w:i/>
                        <w:color w:val="211E1E"/>
                        <w:sz w:val="20"/>
                        <w:szCs w:val="20"/>
                        <w:lang w:eastAsia="zh-CN"/>
                      </w:rPr>
                    </m:ctrlPr>
                  </m:dPr>
                  <m:e>
                    <m:sSub>
                      <m:sSubPr>
                        <m:ctrlPr>
                          <w:rPr>
                            <w:rFonts w:ascii="Cambria Math" w:hAnsi="Cambria Math"/>
                            <w:i/>
                            <w:color w:val="211E1E"/>
                            <w:sz w:val="20"/>
                            <w:szCs w:val="20"/>
                            <w:lang w:eastAsia="zh-CN"/>
                          </w:rPr>
                        </m:ctrlPr>
                      </m:sSubPr>
                      <m:e>
                        <m:r>
                          <w:rPr>
                            <w:rFonts w:ascii="Cambria Math" w:hAnsi="Cambria Math"/>
                            <w:color w:val="211E1E"/>
                            <w:sz w:val="20"/>
                            <w:szCs w:val="20"/>
                            <w:lang w:eastAsia="zh-CN"/>
                          </w:rPr>
                          <m:t>t</m:t>
                        </m:r>
                      </m:e>
                      <m:sub>
                        <m:r>
                          <w:rPr>
                            <w:rFonts w:ascii="Cambria Math" w:hAnsi="Cambria Math"/>
                            <w:color w:val="211E1E"/>
                            <w:sz w:val="20"/>
                            <w:szCs w:val="20"/>
                            <w:lang w:eastAsia="zh-CN"/>
                          </w:rPr>
                          <m:t>2</m:t>
                        </m:r>
                      </m:sub>
                    </m:sSub>
                  </m:e>
                </m:d>
                <m:r>
                  <w:rPr>
                    <w:rFonts w:ascii="Cambria Math" w:hAnsi="Cambria Math"/>
                    <w:color w:val="211E1E"/>
                    <w:sz w:val="20"/>
                    <w:szCs w:val="20"/>
                    <w:lang w:eastAsia="zh-CN"/>
                  </w:rPr>
                  <m:t>,</m:t>
                </m:r>
                <m:r>
                  <m:rPr>
                    <m:sty m:val="p"/>
                  </m:rPr>
                  <w:rPr>
                    <w:rFonts w:ascii="Cambria Math" w:hAnsi="Cambria Math"/>
                    <w:color w:val="211E1E"/>
                    <w:sz w:val="20"/>
                    <w:szCs w:val="20"/>
                    <w:lang w:eastAsia="zh-CN"/>
                  </w:rPr>
                  <m:t>…,</m:t>
                </m:r>
                <m:sSub>
                  <m:sSubPr>
                    <m:ctrlPr>
                      <w:rPr>
                        <w:rFonts w:ascii="Cambria Math" w:hAnsi="Cambria Math"/>
                        <w:i/>
                        <w:color w:val="211E1E"/>
                        <w:sz w:val="20"/>
                        <w:szCs w:val="20"/>
                        <w:lang w:eastAsia="zh-CN"/>
                      </w:rPr>
                    </m:ctrlPr>
                  </m:sSubPr>
                  <m:e>
                    <m:r>
                      <m:rPr>
                        <m:sty m:val="b"/>
                      </m:rPr>
                      <w:rPr>
                        <w:rFonts w:ascii="Cambria Math" w:hAnsi="Cambria Math"/>
                        <w:color w:val="211E1E"/>
                        <w:sz w:val="20"/>
                        <w:szCs w:val="20"/>
                        <w:lang w:eastAsia="zh-CN"/>
                      </w:rPr>
                      <m:t>x</m:t>
                    </m:r>
                    <m:ctrlPr>
                      <w:rPr>
                        <w:rFonts w:ascii="Cambria Math" w:hAnsi="Cambria Math"/>
                        <w:b/>
                        <w:i/>
                        <w:color w:val="211E1E"/>
                        <w:sz w:val="20"/>
                        <w:szCs w:val="20"/>
                        <w:lang w:eastAsia="zh-CN"/>
                      </w:rPr>
                    </m:ctrlPr>
                  </m:e>
                  <m:sub>
                    <m:r>
                      <w:rPr>
                        <w:rFonts w:ascii="Cambria Math" w:hAnsi="Cambria Math"/>
                        <w:color w:val="211E1E"/>
                        <w:sz w:val="20"/>
                        <w:szCs w:val="20"/>
                        <w:lang w:eastAsia="zh-CN"/>
                      </w:rPr>
                      <m:t>l</m:t>
                    </m:r>
                  </m:sub>
                </m:sSub>
                <m:d>
                  <m:dPr>
                    <m:ctrlPr>
                      <w:rPr>
                        <w:rFonts w:ascii="Cambria Math" w:hAnsi="Cambria Math"/>
                        <w:i/>
                        <w:color w:val="211E1E"/>
                        <w:sz w:val="20"/>
                        <w:szCs w:val="20"/>
                        <w:lang w:eastAsia="zh-CN"/>
                      </w:rPr>
                    </m:ctrlPr>
                  </m:dPr>
                  <m:e>
                    <m:sSub>
                      <m:sSubPr>
                        <m:ctrlPr>
                          <w:rPr>
                            <w:rFonts w:ascii="Cambria Math" w:hAnsi="Cambria Math"/>
                            <w:i/>
                            <w:color w:val="211E1E"/>
                            <w:sz w:val="20"/>
                            <w:szCs w:val="20"/>
                            <w:lang w:eastAsia="zh-CN"/>
                          </w:rPr>
                        </m:ctrlPr>
                      </m:sSubPr>
                      <m:e>
                        <m:r>
                          <w:rPr>
                            <w:rFonts w:ascii="Cambria Math" w:hAnsi="Cambria Math"/>
                            <w:color w:val="211E1E"/>
                            <w:sz w:val="20"/>
                            <w:szCs w:val="20"/>
                            <w:lang w:eastAsia="zh-CN"/>
                          </w:rPr>
                          <m:t>t</m:t>
                        </m:r>
                      </m:e>
                      <m:sub>
                        <m:sSub>
                          <m:sSubPr>
                            <m:ctrlPr>
                              <w:rPr>
                                <w:rFonts w:ascii="Cambria Math" w:hAnsi="Cambria Math"/>
                                <w:i/>
                                <w:color w:val="211E1E"/>
                                <w:sz w:val="20"/>
                                <w:szCs w:val="20"/>
                                <w:lang w:eastAsia="zh-CN"/>
                              </w:rPr>
                            </m:ctrlPr>
                          </m:sSubPr>
                          <m:e>
                            <m:r>
                              <w:rPr>
                                <w:rFonts w:ascii="Cambria Math" w:hAnsi="Cambria Math"/>
                                <w:color w:val="211E1E"/>
                                <w:sz w:val="20"/>
                                <w:szCs w:val="20"/>
                                <w:lang w:eastAsia="zh-CN"/>
                              </w:rPr>
                              <m:t>n</m:t>
                            </m:r>
                          </m:e>
                          <m:sub>
                            <m:r>
                              <w:rPr>
                                <w:rFonts w:ascii="Cambria Math" w:hAnsi="Cambria Math"/>
                                <w:color w:val="211E1E"/>
                                <w:sz w:val="20"/>
                                <w:szCs w:val="20"/>
                                <w:lang w:eastAsia="zh-CN"/>
                              </w:rPr>
                              <m:t>l</m:t>
                            </m:r>
                          </m:sub>
                        </m:sSub>
                      </m:sub>
                    </m:sSub>
                  </m:e>
                </m:d>
                <m:ctrlPr>
                  <w:rPr>
                    <w:rFonts w:ascii="Cambria Math" w:hAnsi="Cambria Math"/>
                    <w:i/>
                    <w:color w:val="211E1E"/>
                    <w:sz w:val="20"/>
                    <w:szCs w:val="20"/>
                    <w:lang w:eastAsia="zh-CN"/>
                  </w:rPr>
                </m:ctrlPr>
              </m:e>
            </m:d>
          </m:e>
          <m:sup>
            <m:r>
              <m:rPr>
                <m:nor/>
              </m:rPr>
              <w:rPr>
                <w:color w:val="211E1E"/>
                <w:sz w:val="20"/>
                <w:szCs w:val="20"/>
                <w:lang w:eastAsia="zh-CN"/>
              </w:rPr>
              <m:t>T</m:t>
            </m:r>
          </m:sup>
        </m:sSup>
        <m:r>
          <m:rPr>
            <m:sty m:val="p"/>
          </m:rPr>
          <w:rPr>
            <w:rFonts w:ascii="Cambria Math" w:hAnsi="Cambria Math" w:hint="eastAsia"/>
            <w:color w:val="211E1E"/>
            <w:sz w:val="20"/>
            <w:szCs w:val="20"/>
            <w:lang w:eastAsia="zh-CN"/>
          </w:rPr>
          <m:t>∈</m:t>
        </m:r>
        <m:sSup>
          <m:sSupPr>
            <m:ctrlPr>
              <w:rPr>
                <w:rFonts w:ascii="Cambria Math" w:hAnsi="Cambria Math"/>
                <w:i/>
                <w:color w:val="211E1E"/>
                <w:sz w:val="20"/>
                <w:szCs w:val="20"/>
                <w:lang w:eastAsia="zh-CN"/>
              </w:rPr>
            </m:ctrlPr>
          </m:sSupPr>
          <m:e>
            <m:r>
              <w:rPr>
                <w:rFonts w:ascii="Cambria Math" w:hAnsi="Cambria Math"/>
                <w:color w:val="211E1E"/>
                <w:sz w:val="20"/>
                <w:szCs w:val="20"/>
                <w:lang w:eastAsia="zh-CN"/>
              </w:rPr>
              <m:t>R</m:t>
            </m:r>
            <m:ctrlPr>
              <w:rPr>
                <w:rFonts w:ascii="Cambria Math" w:hAnsi="Cambria Math"/>
                <w:color w:val="211E1E"/>
                <w:sz w:val="20"/>
                <w:szCs w:val="20"/>
                <w:lang w:eastAsia="zh-CN"/>
              </w:rPr>
            </m:ctrlPr>
          </m:e>
          <m:sup>
            <m:sSub>
              <m:sSubPr>
                <m:ctrlPr>
                  <w:rPr>
                    <w:rFonts w:ascii="Cambria Math" w:hAnsi="Cambria Math"/>
                    <w:i/>
                    <w:color w:val="211E1E"/>
                    <w:sz w:val="20"/>
                    <w:szCs w:val="20"/>
                    <w:lang w:eastAsia="zh-CN"/>
                  </w:rPr>
                </m:ctrlPr>
              </m:sSubPr>
              <m:e>
                <m:r>
                  <w:rPr>
                    <w:rFonts w:ascii="Cambria Math" w:hAnsi="Cambria Math"/>
                    <w:color w:val="211E1E"/>
                    <w:sz w:val="20"/>
                    <w:szCs w:val="20"/>
                    <w:lang w:eastAsia="zh-CN"/>
                  </w:rPr>
                  <m:t>n</m:t>
                </m:r>
              </m:e>
              <m:sub>
                <m:r>
                  <w:rPr>
                    <w:rFonts w:ascii="Cambria Math" w:hAnsi="Cambria Math"/>
                    <w:color w:val="211E1E"/>
                    <w:sz w:val="20"/>
                    <w:szCs w:val="20"/>
                    <w:lang w:eastAsia="zh-CN"/>
                  </w:rPr>
                  <m:t>l</m:t>
                </m:r>
              </m:sub>
            </m:sSub>
            <m:r>
              <m:rPr>
                <m:sty m:val="p"/>
              </m:rPr>
              <w:rPr>
                <w:rFonts w:ascii="Cambria Math" w:hAnsi="Cambria Math" w:hint="eastAsia"/>
                <w:color w:val="211E1E"/>
                <w:sz w:val="20"/>
                <w:szCs w:val="20"/>
                <w:lang w:eastAsia="zh-CN"/>
              </w:rPr>
              <m:t>×</m:t>
            </m:r>
            <m:r>
              <w:rPr>
                <w:rFonts w:ascii="Cambria Math" w:hAnsi="Cambria Math"/>
                <w:color w:val="211E1E"/>
                <w:sz w:val="20"/>
                <w:szCs w:val="20"/>
                <w:lang w:eastAsia="zh-CN"/>
              </w:rPr>
              <m:t>m</m:t>
            </m:r>
          </m:sup>
        </m:sSup>
      </m:oMath>
      <w:r w:rsidR="00410518" w:rsidRPr="00410518">
        <w:rPr>
          <w:rFonts w:hint="eastAsia"/>
          <w:color w:val="211E1E"/>
          <w:sz w:val="20"/>
          <w:szCs w:val="20"/>
          <w:lang w:eastAsia="zh-CN"/>
        </w:rPr>
        <w:t xml:space="preserve"> </w:t>
      </w:r>
      <w:r w:rsidR="00410518" w:rsidRPr="00410518">
        <w:rPr>
          <w:color w:val="211E1E"/>
          <w:sz w:val="20"/>
          <w:szCs w:val="20"/>
          <w:lang w:eastAsia="zh-CN"/>
        </w:rPr>
        <w:t>represent</w:t>
      </w:r>
      <w:r w:rsidR="00205E60">
        <w:rPr>
          <w:color w:val="211E1E"/>
          <w:sz w:val="20"/>
          <w:szCs w:val="20"/>
          <w:lang w:eastAsia="zh-CN"/>
        </w:rPr>
        <w:t>s</w:t>
      </w:r>
      <w:r w:rsidR="00410518" w:rsidRPr="00410518">
        <w:rPr>
          <w:color w:val="211E1E"/>
          <w:sz w:val="20"/>
          <w:szCs w:val="20"/>
          <w:lang w:eastAsia="zh-CN"/>
        </w:rPr>
        <w:t xml:space="preserve"> sensor signal matrix that contains complete</w:t>
      </w:r>
      <w:r w:rsidR="00205E60">
        <w:rPr>
          <w:color w:val="211E1E"/>
          <w:sz w:val="20"/>
          <w:szCs w:val="20"/>
          <w:lang w:eastAsia="zh-CN"/>
        </w:rPr>
        <w:t xml:space="preserve"> data of </w:t>
      </w:r>
      <w:r w:rsidR="00410518" w:rsidRPr="00410518">
        <w:rPr>
          <w:color w:val="211E1E"/>
          <w:sz w:val="20"/>
          <w:szCs w:val="20"/>
          <w:lang w:eastAsia="zh-CN"/>
        </w:rPr>
        <w:t xml:space="preserve"> degradation process until failure of </w:t>
      </w:r>
      <w:r w:rsidR="00205E60">
        <w:rPr>
          <w:color w:val="211E1E"/>
          <w:sz w:val="20"/>
          <w:szCs w:val="20"/>
          <w:lang w:eastAsia="zh-CN"/>
        </w:rPr>
        <w:t xml:space="preserve">the historical </w:t>
      </w:r>
      <w:r w:rsidR="00410518" w:rsidRPr="00410518">
        <w:rPr>
          <w:color w:val="211E1E"/>
          <w:sz w:val="20"/>
          <w:szCs w:val="20"/>
          <w:lang w:eastAsia="zh-CN"/>
        </w:rPr>
        <w:t xml:space="preserve">unit </w:t>
      </w:r>
      <m:oMath>
        <m:r>
          <w:rPr>
            <w:rFonts w:ascii="Cambria Math" w:hAnsi="Cambria Math"/>
            <w:color w:val="211E1E"/>
            <w:sz w:val="20"/>
            <w:szCs w:val="20"/>
            <w:lang w:eastAsia="zh-CN"/>
          </w:rPr>
          <m:t>l</m:t>
        </m:r>
      </m:oMath>
      <w:r w:rsidR="00410518" w:rsidRPr="00410518">
        <w:rPr>
          <w:rFonts w:hint="eastAsia"/>
          <w:color w:val="211E1E"/>
          <w:sz w:val="20"/>
          <w:szCs w:val="20"/>
          <w:lang w:eastAsia="zh-CN"/>
        </w:rPr>
        <w:t>,</w:t>
      </w:r>
      <w:r w:rsidR="00410518" w:rsidRPr="00410518">
        <w:rPr>
          <w:color w:val="211E1E"/>
          <w:sz w:val="20"/>
          <w:szCs w:val="20"/>
          <w:lang w:eastAsia="zh-CN"/>
        </w:rPr>
        <w:t xml:space="preserve"> and thus its failure time </w:t>
      </w:r>
      <m:oMath>
        <m:sSub>
          <m:sSubPr>
            <m:ctrlPr>
              <w:rPr>
                <w:rFonts w:ascii="Cambria Math" w:hAnsi="Cambria Math"/>
                <w:i/>
                <w:color w:val="211E1E"/>
                <w:sz w:val="20"/>
                <w:szCs w:val="20"/>
                <w:lang w:eastAsia="zh-CN"/>
              </w:rPr>
            </m:ctrlPr>
          </m:sSubPr>
          <m:e>
            <m:r>
              <w:rPr>
                <w:rFonts w:ascii="Cambria Math" w:hAnsi="Cambria Math"/>
                <w:color w:val="211E1E"/>
                <w:sz w:val="20"/>
                <w:szCs w:val="20"/>
                <w:lang w:eastAsia="zh-CN"/>
              </w:rPr>
              <m:t>τ</m:t>
            </m:r>
          </m:e>
          <m:sub>
            <m:r>
              <w:rPr>
                <w:rFonts w:ascii="Cambria Math" w:hAnsi="Cambria Math"/>
                <w:color w:val="211E1E"/>
                <w:sz w:val="20"/>
                <w:szCs w:val="20"/>
                <w:lang w:eastAsia="zh-CN"/>
              </w:rPr>
              <m:t>l</m:t>
            </m:r>
          </m:sub>
        </m:sSub>
      </m:oMath>
      <w:r w:rsidR="00410518" w:rsidRPr="00410518">
        <w:rPr>
          <w:color w:val="211E1E"/>
          <w:sz w:val="20"/>
          <w:szCs w:val="20"/>
          <w:lang w:eastAsia="zh-CN"/>
        </w:rPr>
        <w:t xml:space="preserve"> is equal to </w:t>
      </w:r>
      <w:r w:rsidR="00205E60">
        <w:rPr>
          <w:color w:val="211E1E"/>
          <w:sz w:val="20"/>
          <w:szCs w:val="20"/>
          <w:lang w:eastAsia="zh-CN"/>
        </w:rPr>
        <w:t xml:space="preserve">its </w:t>
      </w:r>
      <w:r w:rsidR="00410518" w:rsidRPr="00410518">
        <w:rPr>
          <w:color w:val="211E1E"/>
          <w:sz w:val="20"/>
          <w:szCs w:val="20"/>
          <w:lang w:eastAsia="zh-CN"/>
        </w:rPr>
        <w:t xml:space="preserve">last observed time </w:t>
      </w:r>
      <w:r w:rsidR="00205E60">
        <w:rPr>
          <w:color w:val="211E1E"/>
          <w:sz w:val="20"/>
          <w:szCs w:val="20"/>
          <w:lang w:eastAsia="zh-CN"/>
        </w:rPr>
        <w:t>point</w:t>
      </w:r>
      <w:r w:rsidR="00205E60" w:rsidRPr="00410518">
        <w:rPr>
          <w:color w:val="211E1E"/>
          <w:sz w:val="20"/>
          <w:szCs w:val="20"/>
          <w:lang w:eastAsia="zh-CN"/>
        </w:rPr>
        <w:t xml:space="preserve"> </w:t>
      </w:r>
      <m:oMath>
        <m:sSub>
          <m:sSubPr>
            <m:ctrlPr>
              <w:rPr>
                <w:rFonts w:ascii="Cambria Math" w:hAnsi="Cambria Math"/>
                <w:i/>
                <w:color w:val="211E1E"/>
                <w:sz w:val="20"/>
                <w:szCs w:val="20"/>
                <w:lang w:eastAsia="zh-CN"/>
              </w:rPr>
            </m:ctrlPr>
          </m:sSubPr>
          <m:e>
            <m:r>
              <w:rPr>
                <w:rFonts w:ascii="Cambria Math" w:hAnsi="Cambria Math"/>
                <w:color w:val="211E1E"/>
                <w:sz w:val="20"/>
                <w:szCs w:val="20"/>
                <w:lang w:eastAsia="zh-CN"/>
              </w:rPr>
              <m:t>n</m:t>
            </m:r>
          </m:e>
          <m:sub>
            <m:r>
              <w:rPr>
                <w:rFonts w:ascii="Cambria Math" w:hAnsi="Cambria Math"/>
                <w:color w:val="211E1E"/>
                <w:sz w:val="20"/>
                <w:szCs w:val="20"/>
                <w:lang w:eastAsia="zh-CN"/>
              </w:rPr>
              <m:t>l</m:t>
            </m:r>
          </m:sub>
        </m:sSub>
      </m:oMath>
      <w:r w:rsidR="00410518">
        <w:rPr>
          <w:rFonts w:hint="eastAsia"/>
          <w:color w:val="211E1E"/>
          <w:sz w:val="20"/>
          <w:szCs w:val="20"/>
          <w:lang w:eastAsia="zh-CN"/>
        </w:rPr>
        <w:t>.</w:t>
      </w:r>
      <w:r w:rsidR="00410518">
        <w:rPr>
          <w:color w:val="211E1E"/>
          <w:sz w:val="20"/>
          <w:szCs w:val="20"/>
          <w:lang w:eastAsia="zh-CN"/>
        </w:rPr>
        <w:t xml:space="preserve"> </w:t>
      </w:r>
      <w:r w:rsidR="00361AF4">
        <w:rPr>
          <w:color w:val="211E1E"/>
          <w:sz w:val="20"/>
          <w:szCs w:val="20"/>
          <w:lang w:eastAsia="zh-CN"/>
        </w:rPr>
        <w:t>The</w:t>
      </w:r>
      <w:r w:rsidR="004B6D24" w:rsidRPr="000B4378">
        <w:rPr>
          <w:color w:val="211E1E"/>
          <w:sz w:val="20"/>
          <w:szCs w:val="20"/>
          <w:lang w:eastAsia="zh-CN"/>
        </w:rPr>
        <w:t xml:space="preserve"> </w:t>
      </w:r>
      <w:r w:rsidR="00FC65DD">
        <w:rPr>
          <w:color w:val="211E1E"/>
          <w:sz w:val="20"/>
          <w:szCs w:val="20"/>
          <w:lang w:eastAsia="zh-CN"/>
        </w:rPr>
        <w:t xml:space="preserve">estimated </w:t>
      </w:r>
      <w:r w:rsidR="00F02C5C" w:rsidRPr="000B4378">
        <w:rPr>
          <w:color w:val="211E1E"/>
          <w:sz w:val="20"/>
          <w:szCs w:val="20"/>
          <w:lang w:eastAsia="zh-CN"/>
        </w:rPr>
        <w:t xml:space="preserve">failure threshold of the constructed </w:t>
      </w:r>
      <w:r w:rsidR="00361AF4">
        <w:rPr>
          <w:color w:val="211E1E"/>
          <w:sz w:val="20"/>
          <w:szCs w:val="20"/>
          <w:lang w:eastAsia="zh-CN"/>
        </w:rPr>
        <w:t>HI</w:t>
      </w:r>
      <w:r w:rsidR="0054398B" w:rsidRPr="000B4378">
        <w:rPr>
          <w:color w:val="211E1E"/>
          <w:sz w:val="20"/>
          <w:szCs w:val="20"/>
          <w:lang w:eastAsia="zh-CN"/>
        </w:rPr>
        <w:t xml:space="preserve"> (called failure threshold below)</w:t>
      </w:r>
      <w:r w:rsidR="00F02C5C" w:rsidRPr="000B4378">
        <w:rPr>
          <w:color w:val="211E1E"/>
          <w:sz w:val="20"/>
          <w:szCs w:val="20"/>
          <w:lang w:eastAsia="zh-CN"/>
        </w:rPr>
        <w:t xml:space="preserve"> </w:t>
      </w:r>
      <w:r w:rsidR="00FC65DD">
        <w:rPr>
          <w:color w:val="211E1E"/>
          <w:sz w:val="20"/>
          <w:szCs w:val="20"/>
          <w:lang w:eastAsia="zh-CN"/>
        </w:rPr>
        <w:t>can be considered as</w:t>
      </w:r>
      <w:r w:rsidR="00F02C5C" w:rsidRPr="000B4378">
        <w:rPr>
          <w:color w:val="211E1E"/>
          <w:sz w:val="20"/>
          <w:szCs w:val="20"/>
          <w:lang w:eastAsia="zh-CN"/>
        </w:rPr>
        <w:t xml:space="preserve"> </w:t>
      </w:r>
      <m:oMath>
        <m:sSub>
          <m:sSubPr>
            <m:ctrlPr>
              <w:rPr>
                <w:rFonts w:ascii="Cambria Math" w:hAnsi="Cambria Math"/>
                <w:i/>
                <w:color w:val="211E1E"/>
                <w:sz w:val="20"/>
                <w:szCs w:val="20"/>
                <w:lang w:eastAsia="zh-CN"/>
              </w:rPr>
            </m:ctrlPr>
          </m:sSubPr>
          <m:e>
            <m:r>
              <m:rPr>
                <m:sty m:val="b"/>
              </m:rPr>
              <w:rPr>
                <w:rFonts w:ascii="Cambria Math" w:hAnsi="Cambria Math"/>
                <w:color w:val="211E1E"/>
                <w:sz w:val="20"/>
                <w:szCs w:val="20"/>
                <w:lang w:eastAsia="zh-CN"/>
              </w:rPr>
              <m:t>x</m:t>
            </m:r>
          </m:e>
          <m:sub>
            <m:r>
              <w:rPr>
                <w:rFonts w:ascii="Cambria Math" w:hAnsi="Cambria Math"/>
                <w:color w:val="211E1E"/>
                <w:sz w:val="20"/>
                <w:szCs w:val="20"/>
                <w:lang w:eastAsia="zh-CN"/>
              </w:rPr>
              <m:t>τ</m:t>
            </m:r>
          </m:sub>
        </m:sSub>
        <m:r>
          <m:rPr>
            <m:sty m:val="b"/>
          </m:rPr>
          <w:rPr>
            <w:rFonts w:ascii="Cambria Math" w:hAnsi="Cambria Math"/>
            <w:color w:val="211E1E"/>
            <w:sz w:val="20"/>
            <w:szCs w:val="20"/>
            <w:lang w:eastAsia="zh-CN"/>
          </w:rPr>
          <m:t>w</m:t>
        </m:r>
        <m:r>
          <m:rPr>
            <m:sty m:val="p"/>
          </m:rPr>
          <w:rPr>
            <w:rFonts w:ascii="Cambria Math" w:hAnsi="Cambria Math" w:hint="eastAsia"/>
            <w:color w:val="211E1E"/>
            <w:sz w:val="20"/>
            <w:szCs w:val="20"/>
            <w:lang w:eastAsia="zh-CN"/>
          </w:rPr>
          <m:t>∈</m:t>
        </m:r>
        <m:sSup>
          <m:sSupPr>
            <m:ctrlPr>
              <w:rPr>
                <w:rFonts w:ascii="Cambria Math" w:hAnsi="Cambria Math"/>
                <w:i/>
                <w:color w:val="211E1E"/>
                <w:sz w:val="20"/>
                <w:szCs w:val="20"/>
                <w:lang w:eastAsia="zh-CN"/>
              </w:rPr>
            </m:ctrlPr>
          </m:sSupPr>
          <m:e>
            <m:r>
              <w:rPr>
                <w:rFonts w:ascii="Cambria Math" w:hAnsi="Cambria Math"/>
                <w:color w:val="211E1E"/>
                <w:sz w:val="20"/>
                <w:szCs w:val="20"/>
                <w:lang w:eastAsia="zh-CN"/>
              </w:rPr>
              <m:t>R</m:t>
            </m:r>
            <m:ctrlPr>
              <w:rPr>
                <w:rFonts w:ascii="Cambria Math" w:hAnsi="Cambria Math"/>
                <w:color w:val="211E1E"/>
                <w:sz w:val="20"/>
                <w:szCs w:val="20"/>
                <w:lang w:eastAsia="zh-CN"/>
              </w:rPr>
            </m:ctrlPr>
          </m:e>
          <m:sup>
            <m:r>
              <w:rPr>
                <w:rFonts w:ascii="Cambria Math" w:hAnsi="Cambria Math"/>
                <w:color w:val="211E1E"/>
                <w:sz w:val="20"/>
                <w:szCs w:val="20"/>
                <w:lang w:eastAsia="zh-CN"/>
              </w:rPr>
              <m:t>L</m:t>
            </m:r>
            <m:r>
              <m:rPr>
                <m:sty m:val="p"/>
              </m:rPr>
              <w:rPr>
                <w:rFonts w:ascii="Cambria Math" w:hAnsi="Cambria Math" w:hint="eastAsia"/>
                <w:color w:val="211E1E"/>
                <w:sz w:val="20"/>
                <w:szCs w:val="20"/>
                <w:lang w:eastAsia="zh-CN"/>
              </w:rPr>
              <m:t>×</m:t>
            </m:r>
            <m:r>
              <w:rPr>
                <w:rFonts w:ascii="Cambria Math" w:hAnsi="Cambria Math"/>
                <w:color w:val="211E1E"/>
                <w:sz w:val="20"/>
                <w:szCs w:val="20"/>
                <w:lang w:eastAsia="zh-CN"/>
              </w:rPr>
              <m:t>1</m:t>
            </m:r>
          </m:sup>
        </m:sSup>
      </m:oMath>
      <w:r w:rsidR="00E255CA" w:rsidRPr="000B4378">
        <w:rPr>
          <w:color w:val="211E1E"/>
          <w:sz w:val="20"/>
          <w:szCs w:val="20"/>
          <w:lang w:eastAsia="zh-CN"/>
        </w:rPr>
        <w:t xml:space="preserve">. </w:t>
      </w:r>
      <w:r w:rsidR="0054398B" w:rsidRPr="000B4378">
        <w:rPr>
          <w:color w:val="211E1E"/>
          <w:sz w:val="20"/>
          <w:szCs w:val="20"/>
          <w:lang w:eastAsia="zh-CN"/>
        </w:rPr>
        <w:t>Then</w:t>
      </w:r>
      <w:r w:rsidR="00361AF4">
        <w:rPr>
          <w:color w:val="211E1E"/>
          <w:sz w:val="20"/>
          <w:szCs w:val="20"/>
          <w:lang w:eastAsia="zh-CN"/>
        </w:rPr>
        <w:t>,</w:t>
      </w:r>
      <w:r w:rsidR="0054398B" w:rsidRPr="000B4378">
        <w:rPr>
          <w:color w:val="211E1E"/>
          <w:sz w:val="20"/>
          <w:szCs w:val="20"/>
          <w:lang w:eastAsia="zh-CN"/>
        </w:rPr>
        <w:t xml:space="preserve"> the </w:t>
      </w:r>
      <w:r w:rsidR="00AB3D5E" w:rsidRPr="000B4378">
        <w:rPr>
          <w:color w:val="211E1E"/>
          <w:sz w:val="20"/>
          <w:szCs w:val="20"/>
          <w:lang w:eastAsia="zh-CN"/>
        </w:rPr>
        <w:t xml:space="preserve">mean of </w:t>
      </w:r>
      <w:r w:rsidR="00361AF4">
        <w:rPr>
          <w:color w:val="211E1E"/>
          <w:sz w:val="20"/>
          <w:szCs w:val="20"/>
          <w:lang w:eastAsia="zh-CN"/>
        </w:rPr>
        <w:t xml:space="preserve">the </w:t>
      </w:r>
      <w:r w:rsidR="00AB3D5E" w:rsidRPr="000B4378">
        <w:rPr>
          <w:color w:val="211E1E"/>
          <w:sz w:val="20"/>
          <w:szCs w:val="20"/>
          <w:lang w:eastAsia="zh-CN"/>
        </w:rPr>
        <w:t xml:space="preserve">failure threshold can be expressed as </w:t>
      </w:r>
      <m:oMath>
        <m:sSup>
          <m:sSupPr>
            <m:ctrlPr>
              <w:rPr>
                <w:rFonts w:ascii="Cambria Math" w:hAnsi="Cambria Math"/>
                <w:i/>
                <w:color w:val="211E1E"/>
                <w:sz w:val="20"/>
                <w:szCs w:val="20"/>
                <w:lang w:eastAsia="zh-CN"/>
              </w:rPr>
            </m:ctrlPr>
          </m:sSupPr>
          <m:e>
            <m:r>
              <m:rPr>
                <m:sty m:val="bi"/>
              </m:rPr>
              <w:rPr>
                <w:rFonts w:ascii="Cambria Math" w:hAnsi="Cambria Math"/>
                <w:color w:val="211E1E"/>
                <w:sz w:val="20"/>
                <w:szCs w:val="20"/>
                <w:lang w:eastAsia="zh-CN"/>
              </w:rPr>
              <m:t>(1</m:t>
            </m:r>
          </m:e>
          <m:sup>
            <m:r>
              <m:rPr>
                <m:sty m:val="p"/>
              </m:rPr>
              <w:rPr>
                <w:rFonts w:ascii="Cambria Math" w:hAnsi="Cambria Math"/>
                <w:color w:val="211E1E"/>
                <w:sz w:val="20"/>
                <w:szCs w:val="20"/>
                <w:lang w:eastAsia="zh-CN"/>
              </w:rPr>
              <m:t>T</m:t>
            </m:r>
          </m:sup>
        </m:sSup>
        <m:sSub>
          <m:sSubPr>
            <m:ctrlPr>
              <w:rPr>
                <w:rFonts w:ascii="Cambria Math" w:hAnsi="Cambria Math"/>
                <w:i/>
                <w:color w:val="211E1E"/>
                <w:sz w:val="20"/>
                <w:szCs w:val="20"/>
                <w:lang w:eastAsia="zh-CN"/>
              </w:rPr>
            </m:ctrlPr>
          </m:sSubPr>
          <m:e>
            <m:r>
              <m:rPr>
                <m:sty m:val="b"/>
              </m:rPr>
              <w:rPr>
                <w:rFonts w:ascii="Cambria Math" w:hAnsi="Cambria Math"/>
                <w:color w:val="211E1E"/>
                <w:sz w:val="20"/>
                <w:szCs w:val="20"/>
                <w:lang w:eastAsia="zh-CN"/>
              </w:rPr>
              <m:t>x</m:t>
            </m:r>
          </m:e>
          <m:sub>
            <m:r>
              <w:rPr>
                <w:rFonts w:ascii="Cambria Math" w:hAnsi="Cambria Math"/>
                <w:color w:val="211E1E"/>
                <w:sz w:val="20"/>
                <w:szCs w:val="20"/>
                <w:lang w:eastAsia="zh-CN"/>
              </w:rPr>
              <m:t>τ</m:t>
            </m:r>
          </m:sub>
        </m:sSub>
        <m:r>
          <m:rPr>
            <m:sty m:val="b"/>
          </m:rPr>
          <w:rPr>
            <w:rFonts w:ascii="Cambria Math" w:hAnsi="Cambria Math"/>
            <w:color w:val="211E1E"/>
            <w:sz w:val="20"/>
            <w:szCs w:val="20"/>
            <w:lang w:eastAsia="zh-CN"/>
          </w:rPr>
          <m:t>w</m:t>
        </m:r>
        <m:r>
          <m:rPr>
            <m:sty m:val="bi"/>
          </m:rPr>
          <w:rPr>
            <w:rFonts w:ascii="Cambria Math" w:hAnsi="Cambria Math"/>
            <w:color w:val="211E1E"/>
            <w:sz w:val="20"/>
            <w:szCs w:val="20"/>
            <w:lang w:eastAsia="zh-CN"/>
          </w:rPr>
          <m:t>)</m:t>
        </m:r>
        <m:r>
          <m:rPr>
            <m:lit/>
            <m:sty m:val="bi"/>
          </m:rPr>
          <w:rPr>
            <w:rFonts w:ascii="Cambria Math" w:hAnsi="Cambria Math"/>
            <w:color w:val="211E1E"/>
            <w:sz w:val="20"/>
            <w:szCs w:val="20"/>
            <w:lang w:eastAsia="zh-CN"/>
          </w:rPr>
          <m:t>/</m:t>
        </m:r>
        <m:r>
          <w:rPr>
            <w:rFonts w:ascii="Cambria Math" w:hAnsi="Cambria Math"/>
            <w:sz w:val="20"/>
            <w:szCs w:val="20"/>
            <w:lang w:eastAsia="zh-CN"/>
          </w:rPr>
          <m:t>L</m:t>
        </m:r>
      </m:oMath>
      <w:r w:rsidR="00DE1D5E" w:rsidRPr="000B4378">
        <w:rPr>
          <w:rFonts w:hint="eastAsia"/>
          <w:color w:val="211E1E"/>
          <w:sz w:val="20"/>
          <w:szCs w:val="20"/>
          <w:lang w:eastAsia="zh-CN"/>
        </w:rPr>
        <w:t>,</w:t>
      </w:r>
      <w:r w:rsidR="00DE1D5E" w:rsidRPr="000B4378">
        <w:rPr>
          <w:color w:val="211E1E"/>
          <w:sz w:val="20"/>
          <w:szCs w:val="20"/>
          <w:lang w:eastAsia="zh-CN"/>
        </w:rPr>
        <w:t xml:space="preserve"> where </w:t>
      </w:r>
      <m:oMath>
        <m:r>
          <m:rPr>
            <m:sty m:val="bi"/>
          </m:rPr>
          <w:rPr>
            <w:rFonts w:ascii="Cambria Math" w:hAnsi="Cambria Math"/>
            <w:color w:val="211E1E"/>
            <w:sz w:val="20"/>
            <w:szCs w:val="20"/>
            <w:lang w:eastAsia="zh-CN"/>
          </w:rPr>
          <m:t>1</m:t>
        </m:r>
        <m:r>
          <m:rPr>
            <m:sty m:val="p"/>
          </m:rPr>
          <w:rPr>
            <w:rFonts w:ascii="Cambria Math" w:hAnsi="Cambria Math" w:hint="eastAsia"/>
            <w:color w:val="211E1E"/>
            <w:sz w:val="20"/>
            <w:szCs w:val="20"/>
            <w:lang w:eastAsia="zh-CN"/>
          </w:rPr>
          <m:t>∈</m:t>
        </m:r>
        <m:sSup>
          <m:sSupPr>
            <m:ctrlPr>
              <w:rPr>
                <w:rFonts w:ascii="Cambria Math" w:hAnsi="Cambria Math"/>
                <w:i/>
                <w:color w:val="211E1E"/>
                <w:sz w:val="20"/>
                <w:szCs w:val="20"/>
                <w:lang w:eastAsia="zh-CN"/>
              </w:rPr>
            </m:ctrlPr>
          </m:sSupPr>
          <m:e>
            <m:r>
              <w:rPr>
                <w:rFonts w:ascii="Cambria Math" w:hAnsi="Cambria Math"/>
                <w:color w:val="211E1E"/>
                <w:sz w:val="20"/>
                <w:szCs w:val="20"/>
                <w:lang w:eastAsia="zh-CN"/>
              </w:rPr>
              <m:t>R</m:t>
            </m:r>
            <m:ctrlPr>
              <w:rPr>
                <w:rFonts w:ascii="Cambria Math" w:hAnsi="Cambria Math"/>
                <w:color w:val="211E1E"/>
                <w:sz w:val="20"/>
                <w:szCs w:val="20"/>
                <w:lang w:eastAsia="zh-CN"/>
              </w:rPr>
            </m:ctrlPr>
          </m:e>
          <m:sup>
            <m:r>
              <w:rPr>
                <w:rFonts w:ascii="Cambria Math" w:hAnsi="Cambria Math"/>
                <w:color w:val="211E1E"/>
                <w:sz w:val="20"/>
                <w:szCs w:val="20"/>
                <w:lang w:eastAsia="zh-CN"/>
              </w:rPr>
              <m:t>1</m:t>
            </m:r>
            <m:r>
              <m:rPr>
                <m:sty m:val="p"/>
              </m:rPr>
              <w:rPr>
                <w:rFonts w:ascii="Cambria Math" w:hAnsi="Cambria Math" w:hint="eastAsia"/>
                <w:color w:val="211E1E"/>
                <w:sz w:val="20"/>
                <w:szCs w:val="20"/>
                <w:lang w:eastAsia="zh-CN"/>
              </w:rPr>
              <m:t>×</m:t>
            </m:r>
            <m:r>
              <w:rPr>
                <w:rFonts w:ascii="Cambria Math" w:hAnsi="Cambria Math"/>
                <w:sz w:val="20"/>
                <w:szCs w:val="20"/>
                <w:lang w:eastAsia="zh-CN"/>
              </w:rPr>
              <m:t>L</m:t>
            </m:r>
          </m:sup>
        </m:sSup>
      </m:oMath>
      <w:r w:rsidR="006F7D53" w:rsidRPr="000B4378">
        <w:rPr>
          <w:rFonts w:hint="eastAsia"/>
          <w:color w:val="211E1E"/>
          <w:sz w:val="20"/>
          <w:szCs w:val="20"/>
          <w:lang w:eastAsia="zh-CN"/>
        </w:rPr>
        <w:t xml:space="preserve"> </w:t>
      </w:r>
      <w:r w:rsidR="006F7D53" w:rsidRPr="000B4378">
        <w:rPr>
          <w:color w:val="211E1E"/>
          <w:sz w:val="20"/>
          <w:szCs w:val="20"/>
          <w:lang w:eastAsia="zh-CN"/>
        </w:rPr>
        <w:t xml:space="preserve">denotes </w:t>
      </w:r>
      <w:r w:rsidR="00400B0C" w:rsidRPr="000B4378">
        <w:rPr>
          <w:color w:val="211E1E"/>
          <w:sz w:val="20"/>
          <w:szCs w:val="20"/>
          <w:lang w:eastAsia="zh-CN"/>
        </w:rPr>
        <w:t xml:space="preserve">the column vector with all ones. </w:t>
      </w:r>
      <w:r w:rsidR="00361AF4">
        <w:rPr>
          <w:color w:val="211E1E"/>
          <w:sz w:val="20"/>
          <w:szCs w:val="20"/>
          <w:lang w:eastAsia="zh-CN"/>
        </w:rPr>
        <w:t>T</w:t>
      </w:r>
      <w:r w:rsidR="00400B0C" w:rsidRPr="000B4378">
        <w:rPr>
          <w:color w:val="211E1E"/>
          <w:sz w:val="20"/>
          <w:szCs w:val="20"/>
          <w:lang w:eastAsia="zh-CN"/>
        </w:rPr>
        <w:t xml:space="preserve">he </w:t>
      </w:r>
      <w:r w:rsidR="004067F3" w:rsidRPr="000B4378">
        <w:rPr>
          <w:color w:val="211E1E"/>
          <w:sz w:val="20"/>
          <w:szCs w:val="20"/>
          <w:lang w:eastAsia="zh-CN"/>
        </w:rPr>
        <w:t xml:space="preserve">mean of squared failure threshold can be expressed as </w:t>
      </w:r>
      <m:oMath>
        <m:sSup>
          <m:sSupPr>
            <m:ctrlPr>
              <w:rPr>
                <w:rFonts w:ascii="Cambria Math" w:hAnsi="Cambria Math"/>
                <w:iCs/>
                <w:sz w:val="20"/>
                <w:szCs w:val="20"/>
                <w:lang w:eastAsia="zh-CN"/>
              </w:rPr>
            </m:ctrlPr>
          </m:sSupPr>
          <m:e>
            <m:d>
              <m:dPr>
                <m:ctrlPr>
                  <w:rPr>
                    <w:rFonts w:ascii="Cambria Math" w:hAnsi="Cambria Math"/>
                    <w:iCs/>
                    <w:sz w:val="20"/>
                    <w:szCs w:val="20"/>
                    <w:lang w:eastAsia="zh-CN"/>
                  </w:rPr>
                </m:ctrlPr>
              </m:dPr>
              <m:e>
                <m:sSub>
                  <m:sSubPr>
                    <m:ctrlPr>
                      <w:rPr>
                        <w:rFonts w:ascii="Cambria Math" w:hAnsi="Cambria Math"/>
                        <w:iCs/>
                        <w:sz w:val="20"/>
                        <w:szCs w:val="20"/>
                        <w:lang w:eastAsia="zh-CN"/>
                      </w:rPr>
                    </m:ctrlPr>
                  </m:sSubPr>
                  <m:e>
                    <m:r>
                      <m:rPr>
                        <m:sty m:val="b"/>
                      </m:rPr>
                      <w:rPr>
                        <w:rFonts w:ascii="Cambria Math" w:hAnsi="Cambria Math"/>
                        <w:sz w:val="20"/>
                        <w:szCs w:val="20"/>
                        <w:lang w:eastAsia="zh-CN"/>
                      </w:rPr>
                      <m:t>x</m:t>
                    </m:r>
                  </m:e>
                  <m:sub>
                    <m:r>
                      <w:rPr>
                        <w:rFonts w:ascii="Cambria Math" w:hAnsi="Cambria Math"/>
                        <w:sz w:val="20"/>
                        <w:szCs w:val="20"/>
                        <w:lang w:eastAsia="zh-CN"/>
                      </w:rPr>
                      <m:t>τ</m:t>
                    </m:r>
                  </m:sub>
                </m:sSub>
                <m:r>
                  <m:rPr>
                    <m:sty m:val="b"/>
                  </m:rPr>
                  <w:rPr>
                    <w:rFonts w:ascii="Cambria Math" w:hAnsi="Cambria Math"/>
                    <w:sz w:val="20"/>
                    <w:szCs w:val="20"/>
                    <w:lang w:eastAsia="zh-CN"/>
                  </w:rPr>
                  <m:t>w</m:t>
                </m:r>
              </m:e>
            </m:d>
          </m:e>
          <m:sup>
            <m:r>
              <m:rPr>
                <m:nor/>
              </m:rPr>
              <w:rPr>
                <w:rFonts w:ascii="Cambria Math" w:hAnsi="Cambria Math"/>
                <w:iCs/>
                <w:sz w:val="20"/>
                <w:szCs w:val="20"/>
                <w:lang w:eastAsia="zh-CN"/>
              </w:rPr>
              <m:t>T</m:t>
            </m:r>
          </m:sup>
        </m:sSup>
        <m:d>
          <m:dPr>
            <m:ctrlPr>
              <w:rPr>
                <w:rFonts w:ascii="Cambria Math" w:hAnsi="Cambria Math"/>
                <w:iCs/>
                <w:sz w:val="20"/>
                <w:szCs w:val="20"/>
                <w:lang w:eastAsia="zh-CN"/>
              </w:rPr>
            </m:ctrlPr>
          </m:dPr>
          <m:e>
            <m:sSub>
              <m:sSubPr>
                <m:ctrlPr>
                  <w:rPr>
                    <w:rFonts w:ascii="Cambria Math" w:hAnsi="Cambria Math"/>
                    <w:iCs/>
                    <w:sz w:val="20"/>
                    <w:szCs w:val="20"/>
                    <w:lang w:eastAsia="zh-CN"/>
                  </w:rPr>
                </m:ctrlPr>
              </m:sSubPr>
              <m:e>
                <m:r>
                  <m:rPr>
                    <m:sty m:val="b"/>
                  </m:rPr>
                  <w:rPr>
                    <w:rFonts w:ascii="Cambria Math" w:hAnsi="Cambria Math"/>
                    <w:sz w:val="20"/>
                    <w:szCs w:val="20"/>
                    <w:lang w:eastAsia="zh-CN"/>
                  </w:rPr>
                  <m:t>x</m:t>
                </m:r>
              </m:e>
              <m:sub>
                <m:r>
                  <w:rPr>
                    <w:rFonts w:ascii="Cambria Math" w:hAnsi="Cambria Math"/>
                    <w:sz w:val="20"/>
                    <w:szCs w:val="20"/>
                    <w:lang w:eastAsia="zh-CN"/>
                  </w:rPr>
                  <m:t>τ</m:t>
                </m:r>
              </m:sub>
            </m:sSub>
            <m:r>
              <m:rPr>
                <m:sty m:val="b"/>
              </m:rPr>
              <w:rPr>
                <w:rFonts w:ascii="Cambria Math" w:hAnsi="Cambria Math"/>
                <w:sz w:val="20"/>
                <w:szCs w:val="20"/>
                <w:lang w:eastAsia="zh-CN"/>
              </w:rPr>
              <m:t>w</m:t>
            </m:r>
          </m:e>
        </m:d>
        <m:r>
          <m:rPr>
            <m:lit/>
            <m:sty m:val="bi"/>
          </m:rPr>
          <w:rPr>
            <w:rFonts w:ascii="Cambria Math" w:hAnsi="Cambria Math"/>
            <w:color w:val="211E1E"/>
            <w:sz w:val="20"/>
            <w:szCs w:val="20"/>
            <w:lang w:eastAsia="zh-CN"/>
          </w:rPr>
          <m:t>/</m:t>
        </m:r>
        <m:r>
          <w:rPr>
            <w:rFonts w:ascii="Cambria Math" w:hAnsi="Cambria Math"/>
            <w:sz w:val="20"/>
            <w:szCs w:val="20"/>
            <w:lang w:eastAsia="zh-CN"/>
          </w:rPr>
          <m:t>L</m:t>
        </m:r>
      </m:oMath>
      <w:r w:rsidR="00703063" w:rsidRPr="000B4378">
        <w:rPr>
          <w:color w:val="211E1E"/>
          <w:sz w:val="20"/>
          <w:szCs w:val="20"/>
          <w:lang w:eastAsia="zh-CN"/>
        </w:rPr>
        <w:t>.</w:t>
      </w:r>
      <w:r w:rsidR="00361AF4">
        <w:rPr>
          <w:rFonts w:ascii="Cambria Math" w:eastAsia="Times New Roman" w:hAnsi="Cambria Math" w:hint="eastAsia"/>
          <w:i/>
          <w:sz w:val="20"/>
          <w:szCs w:val="20"/>
          <w:lang w:eastAsia="zh-CN"/>
        </w:rPr>
        <w:t xml:space="preserve"> </w:t>
      </w:r>
      <w:r w:rsidR="00703063" w:rsidRPr="000B4378">
        <w:rPr>
          <w:color w:val="211E1E"/>
          <w:sz w:val="20"/>
          <w:szCs w:val="20"/>
          <w:lang w:eastAsia="zh-CN"/>
        </w:rPr>
        <w:t>Therefore</w:t>
      </w:r>
      <w:r w:rsidR="000151C4" w:rsidRPr="000B4378">
        <w:rPr>
          <w:color w:val="211E1E"/>
          <w:sz w:val="20"/>
          <w:szCs w:val="20"/>
          <w:lang w:eastAsia="zh-CN"/>
        </w:rPr>
        <w:t>,</w:t>
      </w:r>
      <w:r w:rsidR="00703063" w:rsidRPr="000B4378">
        <w:rPr>
          <w:color w:val="211E1E"/>
          <w:sz w:val="20"/>
          <w:szCs w:val="20"/>
          <w:lang w:eastAsia="zh-CN"/>
        </w:rPr>
        <w:t xml:space="preserve"> the unbiased estimation of the variance in the failure threshold </w:t>
      </w:r>
      <w:r w:rsidR="00DD0B4F">
        <w:rPr>
          <w:color w:val="211E1E"/>
          <w:sz w:val="20"/>
          <w:szCs w:val="20"/>
          <w:lang w:eastAsia="zh-CN"/>
        </w:rPr>
        <w:t>is</w:t>
      </w:r>
      <w:r w:rsidR="000151C4" w:rsidRPr="000B4378">
        <w:rPr>
          <w:color w:val="211E1E"/>
          <w:sz w:val="20"/>
          <w:szCs w:val="20"/>
          <w:lang w:eastAsia="zh-CN"/>
        </w:rPr>
        <w:t xml:space="preserve"> calculated as</w:t>
      </w:r>
    </w:p>
    <w:p w14:paraId="45DD1E59" w14:textId="3ECC1662" w:rsidR="00F30A80" w:rsidRPr="000B4378" w:rsidRDefault="00F30A80" w:rsidP="00A82A02">
      <w:pPr>
        <w:pStyle w:val="References"/>
        <w:numPr>
          <w:ilvl w:val="0"/>
          <w:numId w:val="0"/>
        </w:numPr>
        <w:ind w:firstLine="204"/>
        <w:jc w:val="right"/>
        <w:rPr>
          <w:color w:val="211E1E"/>
          <w:sz w:val="20"/>
          <w:szCs w:val="20"/>
          <w:lang w:eastAsia="zh-CN"/>
        </w:rPr>
      </w:pPr>
      <w:r w:rsidRPr="000B4378">
        <w:rPr>
          <w:color w:val="211E1E"/>
          <w:sz w:val="20"/>
          <w:szCs w:val="20"/>
          <w:lang w:eastAsia="zh-CN"/>
        </w:rPr>
        <w:br/>
      </w:r>
      <m:oMath>
        <m:r>
          <w:rPr>
            <w:rFonts w:ascii="Cambria Math" w:hAnsi="Cambria Math"/>
            <w:color w:val="211E1E"/>
            <w:sz w:val="20"/>
            <w:szCs w:val="20"/>
            <w:lang w:eastAsia="zh-CN"/>
          </w:rPr>
          <m:t>(</m:t>
        </m:r>
        <m:sSup>
          <m:sSupPr>
            <m:ctrlPr>
              <w:rPr>
                <w:rFonts w:ascii="Cambria Math" w:hAnsi="Cambria Math"/>
                <w:iCs/>
                <w:sz w:val="20"/>
                <w:szCs w:val="20"/>
                <w:lang w:eastAsia="zh-CN"/>
              </w:rPr>
            </m:ctrlPr>
          </m:sSupPr>
          <m:e>
            <m:d>
              <m:dPr>
                <m:ctrlPr>
                  <w:rPr>
                    <w:rFonts w:ascii="Cambria Math" w:hAnsi="Cambria Math"/>
                    <w:iCs/>
                    <w:sz w:val="20"/>
                    <w:szCs w:val="20"/>
                    <w:lang w:eastAsia="zh-CN"/>
                  </w:rPr>
                </m:ctrlPr>
              </m:dPr>
              <m:e>
                <m:sSub>
                  <m:sSubPr>
                    <m:ctrlPr>
                      <w:rPr>
                        <w:rFonts w:ascii="Cambria Math" w:hAnsi="Cambria Math"/>
                        <w:iCs/>
                        <w:sz w:val="20"/>
                        <w:szCs w:val="20"/>
                        <w:lang w:eastAsia="zh-CN"/>
                      </w:rPr>
                    </m:ctrlPr>
                  </m:sSubPr>
                  <m:e>
                    <m:r>
                      <m:rPr>
                        <m:sty m:val="b"/>
                      </m:rPr>
                      <w:rPr>
                        <w:rFonts w:ascii="Cambria Math" w:hAnsi="Cambria Math"/>
                        <w:sz w:val="20"/>
                        <w:szCs w:val="20"/>
                        <w:lang w:eastAsia="zh-CN"/>
                      </w:rPr>
                      <m:t>x</m:t>
                    </m:r>
                  </m:e>
                  <m:sub>
                    <m:r>
                      <w:rPr>
                        <w:rFonts w:ascii="Cambria Math" w:hAnsi="Cambria Math"/>
                        <w:sz w:val="20"/>
                        <w:szCs w:val="20"/>
                        <w:lang w:eastAsia="zh-CN"/>
                      </w:rPr>
                      <m:t>τ</m:t>
                    </m:r>
                  </m:sub>
                </m:sSub>
                <m:r>
                  <m:rPr>
                    <m:sty m:val="b"/>
                  </m:rPr>
                  <w:rPr>
                    <w:rFonts w:ascii="Cambria Math" w:hAnsi="Cambria Math"/>
                    <w:sz w:val="20"/>
                    <w:szCs w:val="20"/>
                    <w:lang w:eastAsia="zh-CN"/>
                  </w:rPr>
                  <m:t>w</m:t>
                </m:r>
              </m:e>
            </m:d>
          </m:e>
          <m:sup>
            <m:r>
              <m:rPr>
                <m:nor/>
              </m:rPr>
              <w:rPr>
                <w:rFonts w:ascii="Cambria Math" w:hAnsi="Cambria Math"/>
                <w:iCs/>
                <w:sz w:val="20"/>
                <w:szCs w:val="20"/>
                <w:lang w:eastAsia="zh-CN"/>
              </w:rPr>
              <m:t>T</m:t>
            </m:r>
          </m:sup>
        </m:sSup>
        <m:d>
          <m:dPr>
            <m:ctrlPr>
              <w:rPr>
                <w:rFonts w:ascii="Cambria Math" w:hAnsi="Cambria Math"/>
                <w:iCs/>
                <w:sz w:val="20"/>
                <w:szCs w:val="20"/>
                <w:lang w:eastAsia="zh-CN"/>
              </w:rPr>
            </m:ctrlPr>
          </m:dPr>
          <m:e>
            <m:sSub>
              <m:sSubPr>
                <m:ctrlPr>
                  <w:rPr>
                    <w:rFonts w:ascii="Cambria Math" w:hAnsi="Cambria Math"/>
                    <w:iCs/>
                    <w:sz w:val="20"/>
                    <w:szCs w:val="20"/>
                    <w:lang w:eastAsia="zh-CN"/>
                  </w:rPr>
                </m:ctrlPr>
              </m:sSubPr>
              <m:e>
                <m:r>
                  <m:rPr>
                    <m:sty m:val="b"/>
                  </m:rPr>
                  <w:rPr>
                    <w:rFonts w:ascii="Cambria Math" w:hAnsi="Cambria Math"/>
                    <w:sz w:val="20"/>
                    <w:szCs w:val="20"/>
                    <w:lang w:eastAsia="zh-CN"/>
                  </w:rPr>
                  <m:t>x</m:t>
                </m:r>
              </m:e>
              <m:sub>
                <m:r>
                  <w:rPr>
                    <w:rFonts w:ascii="Cambria Math" w:hAnsi="Cambria Math"/>
                    <w:sz w:val="20"/>
                    <w:szCs w:val="20"/>
                    <w:lang w:eastAsia="zh-CN"/>
                  </w:rPr>
                  <m:t>τ</m:t>
                </m:r>
              </m:sub>
            </m:sSub>
            <m:r>
              <m:rPr>
                <m:sty m:val="b"/>
              </m:rPr>
              <w:rPr>
                <w:rFonts w:ascii="Cambria Math" w:hAnsi="Cambria Math"/>
                <w:sz w:val="20"/>
                <w:szCs w:val="20"/>
                <w:lang w:eastAsia="zh-CN"/>
              </w:rPr>
              <m:t>w</m:t>
            </m:r>
          </m:e>
        </m:d>
        <m:r>
          <w:rPr>
            <w:rFonts w:ascii="Cambria Math" w:hAnsi="Cambria Math"/>
            <w:color w:val="211E1E"/>
            <w:sz w:val="20"/>
            <w:szCs w:val="20"/>
            <w:lang w:eastAsia="zh-CN"/>
          </w:rPr>
          <m:t>-</m:t>
        </m:r>
        <m:r>
          <w:rPr>
            <w:rFonts w:ascii="Cambria Math" w:hAnsi="Cambria Math"/>
            <w:sz w:val="20"/>
            <w:szCs w:val="20"/>
            <w:lang w:eastAsia="zh-CN"/>
          </w:rPr>
          <m:t>L</m:t>
        </m:r>
        <m:r>
          <w:rPr>
            <w:rFonts w:ascii="Cambria Math" w:hAnsi="Cambria Math"/>
            <w:color w:val="211E1E"/>
            <w:sz w:val="20"/>
            <w:szCs w:val="20"/>
            <w:lang w:eastAsia="zh-CN"/>
          </w:rPr>
          <m:t>(</m:t>
        </m:r>
        <m:sSup>
          <m:sSupPr>
            <m:ctrlPr>
              <w:rPr>
                <w:rFonts w:ascii="Cambria Math" w:hAnsi="Cambria Math"/>
                <w:b/>
                <w:bCs/>
                <w:i/>
                <w:color w:val="211E1E"/>
                <w:sz w:val="20"/>
                <w:szCs w:val="20"/>
                <w:lang w:eastAsia="zh-CN"/>
              </w:rPr>
            </m:ctrlPr>
          </m:sSupPr>
          <m:e>
            <m:sSup>
              <m:sSupPr>
                <m:ctrlPr>
                  <w:rPr>
                    <w:rFonts w:ascii="Cambria Math" w:hAnsi="Cambria Math"/>
                    <w:i/>
                    <w:color w:val="211E1E"/>
                    <w:sz w:val="20"/>
                    <w:szCs w:val="20"/>
                    <w:lang w:eastAsia="zh-CN"/>
                  </w:rPr>
                </m:ctrlPr>
              </m:sSupPr>
              <m:e>
                <m:r>
                  <m:rPr>
                    <m:sty m:val="bi"/>
                  </m:rPr>
                  <w:rPr>
                    <w:rFonts w:ascii="Cambria Math" w:hAnsi="Cambria Math"/>
                    <w:color w:val="211E1E"/>
                    <w:sz w:val="20"/>
                    <w:szCs w:val="20"/>
                    <w:lang w:eastAsia="zh-CN"/>
                  </w:rPr>
                  <m:t>(1</m:t>
                </m:r>
              </m:e>
              <m:sup>
                <m:r>
                  <m:rPr>
                    <m:sty m:val="p"/>
                  </m:rPr>
                  <w:rPr>
                    <w:rFonts w:ascii="Cambria Math" w:hAnsi="Cambria Math"/>
                    <w:color w:val="211E1E"/>
                    <w:sz w:val="20"/>
                    <w:szCs w:val="20"/>
                    <w:lang w:eastAsia="zh-CN"/>
                  </w:rPr>
                  <m:t>T</m:t>
                </m:r>
              </m:sup>
            </m:sSup>
            <m:sSub>
              <m:sSubPr>
                <m:ctrlPr>
                  <w:rPr>
                    <w:rFonts w:ascii="Cambria Math" w:hAnsi="Cambria Math"/>
                    <w:i/>
                    <w:color w:val="211E1E"/>
                    <w:sz w:val="20"/>
                    <w:szCs w:val="20"/>
                    <w:lang w:eastAsia="zh-CN"/>
                  </w:rPr>
                </m:ctrlPr>
              </m:sSubPr>
              <m:e>
                <m:r>
                  <m:rPr>
                    <m:sty m:val="b"/>
                  </m:rPr>
                  <w:rPr>
                    <w:rFonts w:ascii="Cambria Math" w:hAnsi="Cambria Math"/>
                    <w:color w:val="211E1E"/>
                    <w:sz w:val="20"/>
                    <w:szCs w:val="20"/>
                    <w:lang w:eastAsia="zh-CN"/>
                  </w:rPr>
                  <m:t>x</m:t>
                </m:r>
              </m:e>
              <m:sub>
                <m:r>
                  <w:rPr>
                    <w:rFonts w:ascii="Cambria Math" w:hAnsi="Cambria Math"/>
                    <w:color w:val="211E1E"/>
                    <w:sz w:val="20"/>
                    <w:szCs w:val="20"/>
                    <w:lang w:eastAsia="zh-CN"/>
                  </w:rPr>
                  <m:t>τ</m:t>
                </m:r>
              </m:sub>
            </m:sSub>
            <m:r>
              <m:rPr>
                <m:sty m:val="bi"/>
              </m:rPr>
              <w:rPr>
                <w:rFonts w:ascii="Cambria Math" w:hAnsi="Cambria Math"/>
                <w:color w:val="211E1E"/>
                <w:sz w:val="20"/>
                <w:szCs w:val="20"/>
                <w:lang w:eastAsia="zh-CN"/>
              </w:rPr>
              <m:t>w)</m:t>
            </m:r>
            <m:r>
              <m:rPr>
                <m:lit/>
                <m:sty m:val="bi"/>
              </m:rPr>
              <w:rPr>
                <w:rFonts w:ascii="Cambria Math" w:hAnsi="Cambria Math"/>
                <w:color w:val="211E1E"/>
                <w:sz w:val="20"/>
                <w:szCs w:val="20"/>
                <w:lang w:eastAsia="zh-CN"/>
              </w:rPr>
              <m:t>/</m:t>
            </m:r>
            <m:r>
              <w:rPr>
                <w:rFonts w:ascii="Cambria Math" w:hAnsi="Cambria Math"/>
                <w:sz w:val="20"/>
                <w:szCs w:val="20"/>
                <w:lang w:eastAsia="zh-CN"/>
              </w:rPr>
              <m:t>L</m:t>
            </m:r>
            <m:r>
              <m:rPr>
                <m:sty m:val="bi"/>
              </m:rPr>
              <w:rPr>
                <w:rFonts w:ascii="Cambria Math" w:hAnsi="Cambria Math"/>
                <w:color w:val="211E1E"/>
                <w:sz w:val="20"/>
                <w:szCs w:val="20"/>
                <w:lang w:eastAsia="zh-CN"/>
              </w:rPr>
              <m:t>)</m:t>
            </m:r>
          </m:e>
          <m:sup>
            <m:r>
              <w:rPr>
                <w:rFonts w:ascii="Cambria Math" w:hAnsi="Cambria Math"/>
                <w:color w:val="211E1E"/>
                <w:sz w:val="20"/>
                <w:szCs w:val="20"/>
                <w:lang w:eastAsia="zh-CN"/>
              </w:rPr>
              <m:t>2</m:t>
            </m:r>
          </m:sup>
        </m:sSup>
        <m:r>
          <w:rPr>
            <w:rFonts w:ascii="Cambria Math" w:hAnsi="Cambria Math"/>
            <w:color w:val="211E1E"/>
            <w:sz w:val="20"/>
            <w:szCs w:val="20"/>
            <w:lang w:eastAsia="zh-CN"/>
          </w:rPr>
          <m:t>)</m:t>
        </m:r>
        <m:r>
          <m:rPr>
            <m:lit/>
          </m:rPr>
          <w:rPr>
            <w:rFonts w:ascii="Cambria Math" w:hAnsi="Cambria Math"/>
            <w:color w:val="211E1E"/>
            <w:sz w:val="20"/>
            <w:szCs w:val="20"/>
            <w:lang w:eastAsia="zh-CN"/>
          </w:rPr>
          <m:t>/</m:t>
        </m:r>
        <m:r>
          <w:rPr>
            <w:rFonts w:ascii="Cambria Math" w:hAnsi="Cambria Math"/>
            <w:color w:val="211E1E"/>
            <w:sz w:val="20"/>
            <w:szCs w:val="20"/>
            <w:lang w:eastAsia="zh-CN"/>
          </w:rPr>
          <m:t>(</m:t>
        </m:r>
        <m:r>
          <w:rPr>
            <w:rFonts w:ascii="Cambria Math" w:hAnsi="Cambria Math"/>
            <w:sz w:val="20"/>
            <w:szCs w:val="20"/>
            <w:lang w:eastAsia="zh-CN"/>
          </w:rPr>
          <m:t>L</m:t>
        </m:r>
        <m:r>
          <w:rPr>
            <w:rFonts w:ascii="Cambria Math" w:hAnsi="Cambria Math"/>
            <w:color w:val="211E1E"/>
            <w:sz w:val="20"/>
            <w:szCs w:val="20"/>
            <w:lang w:eastAsia="zh-CN"/>
          </w:rPr>
          <m:t>-1)</m:t>
        </m:r>
      </m:oMath>
      <w:r w:rsidR="00DD0B4F">
        <w:rPr>
          <w:color w:val="211E1E"/>
          <w:sz w:val="20"/>
          <w:szCs w:val="20"/>
          <w:lang w:eastAsia="zh-CN"/>
        </w:rPr>
        <w:t>.</w:t>
      </w:r>
      <w:r w:rsidR="00A82A02" w:rsidRPr="000B4378">
        <w:rPr>
          <w:color w:val="211E1E"/>
          <w:sz w:val="20"/>
          <w:szCs w:val="20"/>
          <w:lang w:eastAsia="zh-CN"/>
        </w:rPr>
        <w:t xml:space="preserve">  </w:t>
      </w:r>
      <w:r w:rsidR="00361AF4">
        <w:rPr>
          <w:color w:val="211E1E"/>
          <w:sz w:val="20"/>
          <w:szCs w:val="20"/>
          <w:lang w:eastAsia="zh-CN"/>
        </w:rPr>
        <w:t xml:space="preserve">   </w:t>
      </w:r>
      <w:r w:rsidR="00A82A02" w:rsidRPr="000B4378">
        <w:rPr>
          <w:color w:val="211E1E"/>
          <w:sz w:val="20"/>
          <w:szCs w:val="20"/>
          <w:lang w:eastAsia="zh-CN"/>
        </w:rPr>
        <w:t xml:space="preserve">   (</w:t>
      </w:r>
      <w:r w:rsidR="00E811EA" w:rsidRPr="000B4378">
        <w:rPr>
          <w:color w:val="211E1E"/>
          <w:sz w:val="20"/>
          <w:szCs w:val="20"/>
          <w:lang w:eastAsia="zh-CN"/>
        </w:rPr>
        <w:t>B</w:t>
      </w:r>
      <w:r w:rsidR="00A82A02" w:rsidRPr="000B4378">
        <w:rPr>
          <w:color w:val="211E1E"/>
          <w:sz w:val="20"/>
          <w:szCs w:val="20"/>
          <w:lang w:eastAsia="zh-CN"/>
        </w:rPr>
        <w:t>1)</w:t>
      </w:r>
      <m:oMath>
        <m:r>
          <m:rPr>
            <m:sty m:val="p"/>
          </m:rPr>
          <w:rPr>
            <w:color w:val="211E1E"/>
            <w:sz w:val="20"/>
            <w:szCs w:val="20"/>
            <w:lang w:eastAsia="zh-CN"/>
          </w:rPr>
          <w:br/>
        </m:r>
      </m:oMath>
    </w:p>
    <w:p w14:paraId="192BC3C4" w14:textId="405F3398" w:rsidR="00517C0E" w:rsidRDefault="00DD0B4F" w:rsidP="00F30A80">
      <w:pPr>
        <w:pStyle w:val="References"/>
        <w:numPr>
          <w:ilvl w:val="0"/>
          <w:numId w:val="0"/>
        </w:numPr>
        <w:rPr>
          <w:rFonts w:ascii="Cambria Math" w:eastAsiaTheme="minorEastAsia" w:hAnsi="Cambria Math"/>
          <w:iCs/>
          <w:color w:val="211E1E"/>
          <w:sz w:val="20"/>
          <w:szCs w:val="20"/>
          <w:lang w:eastAsia="zh-CN"/>
        </w:rPr>
      </w:pPr>
      <w:r>
        <w:rPr>
          <w:color w:val="211E1E"/>
          <w:sz w:val="20"/>
          <w:szCs w:val="20"/>
          <w:lang w:eastAsia="zh-CN"/>
        </w:rPr>
        <w:t>(B1)</w:t>
      </w:r>
      <w:r w:rsidRPr="000B4378">
        <w:rPr>
          <w:color w:val="211E1E"/>
          <w:sz w:val="20"/>
          <w:szCs w:val="20"/>
          <w:lang w:eastAsia="zh-CN"/>
        </w:rPr>
        <w:t xml:space="preserve"> </w:t>
      </w:r>
      <w:r w:rsidR="00453511" w:rsidRPr="000B4378">
        <w:rPr>
          <w:color w:val="211E1E"/>
          <w:sz w:val="20"/>
          <w:szCs w:val="20"/>
          <w:lang w:eastAsia="zh-CN"/>
        </w:rPr>
        <w:t xml:space="preserve">can be </w:t>
      </w:r>
      <w:r w:rsidR="00F30A80" w:rsidRPr="000B4378">
        <w:rPr>
          <w:color w:val="211E1E"/>
          <w:sz w:val="20"/>
          <w:szCs w:val="20"/>
          <w:lang w:eastAsia="zh-CN"/>
        </w:rPr>
        <w:t xml:space="preserve">transformed to </w:t>
      </w:r>
      <m:oMath>
        <m:sSup>
          <m:sSupPr>
            <m:ctrlPr>
              <w:rPr>
                <w:rFonts w:ascii="Cambria Math" w:hAnsi="Cambria Math"/>
                <w:i/>
                <w:color w:val="211E1E"/>
                <w:sz w:val="20"/>
                <w:szCs w:val="20"/>
                <w:lang w:eastAsia="zh-CN"/>
              </w:rPr>
            </m:ctrlPr>
          </m:sSupPr>
          <m:e>
            <m:r>
              <w:rPr>
                <w:rFonts w:ascii="Cambria Math" w:hAnsi="Cambria Math"/>
                <w:color w:val="211E1E"/>
                <w:sz w:val="20"/>
                <w:szCs w:val="20"/>
                <w:lang w:eastAsia="zh-CN"/>
              </w:rPr>
              <m:t>(</m:t>
            </m:r>
            <m:r>
              <m:rPr>
                <m:sty m:val="b"/>
              </m:rPr>
              <w:rPr>
                <w:rFonts w:ascii="Cambria Math" w:hAnsi="Cambria Math"/>
                <w:color w:val="211E1E"/>
                <w:sz w:val="20"/>
                <w:szCs w:val="20"/>
                <w:lang w:eastAsia="zh-CN"/>
              </w:rPr>
              <m:t>w</m:t>
            </m:r>
          </m:e>
          <m:sup>
            <m:r>
              <m:rPr>
                <m:sty m:val="p"/>
              </m:rPr>
              <w:rPr>
                <w:rFonts w:ascii="Cambria Math" w:hAnsi="Cambria Math"/>
                <w:color w:val="211E1E"/>
                <w:sz w:val="20"/>
                <w:szCs w:val="20"/>
                <w:lang w:eastAsia="zh-CN"/>
              </w:rPr>
              <m:t>T</m:t>
            </m:r>
          </m:sup>
        </m:sSup>
        <m:sSup>
          <m:sSupPr>
            <m:ctrlPr>
              <w:rPr>
                <w:rFonts w:ascii="Cambria Math" w:hAnsi="Cambria Math"/>
                <w:i/>
                <w:color w:val="211E1E"/>
                <w:sz w:val="20"/>
                <w:szCs w:val="20"/>
                <w:lang w:eastAsia="zh-CN"/>
              </w:rPr>
            </m:ctrlPr>
          </m:sSupPr>
          <m:e>
            <m:sSub>
              <m:sSubPr>
                <m:ctrlPr>
                  <w:rPr>
                    <w:rFonts w:ascii="Cambria Math" w:hAnsi="Cambria Math"/>
                    <w:iCs/>
                    <w:color w:val="211E1E"/>
                    <w:sz w:val="20"/>
                    <w:szCs w:val="20"/>
                    <w:lang w:eastAsia="zh-CN"/>
                  </w:rPr>
                </m:ctrlPr>
              </m:sSubPr>
              <m:e>
                <m:r>
                  <m:rPr>
                    <m:sty m:val="b"/>
                  </m:rPr>
                  <w:rPr>
                    <w:rFonts w:ascii="Cambria Math" w:hAnsi="Cambria Math"/>
                    <w:color w:val="211E1E"/>
                    <w:sz w:val="20"/>
                    <w:szCs w:val="20"/>
                    <w:lang w:eastAsia="zh-CN"/>
                  </w:rPr>
                  <m:t>x</m:t>
                </m:r>
              </m:e>
              <m:sub>
                <m:r>
                  <w:rPr>
                    <w:rFonts w:ascii="Cambria Math" w:hAnsi="Cambria Math"/>
                    <w:color w:val="211E1E"/>
                    <w:sz w:val="20"/>
                    <w:szCs w:val="20"/>
                    <w:lang w:eastAsia="zh-CN"/>
                  </w:rPr>
                  <m:t>τ</m:t>
                </m:r>
              </m:sub>
            </m:sSub>
          </m:e>
          <m:sup>
            <m:r>
              <m:rPr>
                <m:sty m:val="p"/>
              </m:rPr>
              <w:rPr>
                <w:rFonts w:ascii="Cambria Math" w:hAnsi="Cambria Math"/>
                <w:color w:val="211E1E"/>
                <w:sz w:val="20"/>
                <w:szCs w:val="20"/>
                <w:lang w:eastAsia="zh-CN"/>
              </w:rPr>
              <m:t>T</m:t>
            </m:r>
          </m:sup>
        </m:sSup>
        <m:sSub>
          <m:sSubPr>
            <m:ctrlPr>
              <w:rPr>
                <w:rFonts w:ascii="Cambria Math" w:hAnsi="Cambria Math"/>
                <w:iCs/>
                <w:color w:val="211E1E"/>
                <w:sz w:val="20"/>
                <w:szCs w:val="20"/>
                <w:lang w:eastAsia="zh-CN"/>
              </w:rPr>
            </m:ctrlPr>
          </m:sSubPr>
          <m:e>
            <m:r>
              <m:rPr>
                <m:sty m:val="b"/>
              </m:rPr>
              <w:rPr>
                <w:rFonts w:ascii="Cambria Math" w:hAnsi="Cambria Math"/>
                <w:color w:val="211E1E"/>
                <w:sz w:val="20"/>
                <w:szCs w:val="20"/>
                <w:lang w:eastAsia="zh-CN"/>
              </w:rPr>
              <m:t>x</m:t>
            </m:r>
          </m:e>
          <m:sub>
            <m:r>
              <w:rPr>
                <w:rFonts w:ascii="Cambria Math" w:hAnsi="Cambria Math"/>
                <w:color w:val="211E1E"/>
                <w:sz w:val="20"/>
                <w:szCs w:val="20"/>
                <w:lang w:eastAsia="zh-CN"/>
              </w:rPr>
              <m:t>τ</m:t>
            </m:r>
          </m:sub>
        </m:sSub>
        <m:r>
          <m:rPr>
            <m:sty m:val="b"/>
          </m:rPr>
          <w:rPr>
            <w:rFonts w:ascii="Cambria Math" w:hAnsi="Cambria Math"/>
            <w:color w:val="211E1E"/>
            <w:sz w:val="20"/>
            <w:szCs w:val="20"/>
            <w:lang w:eastAsia="zh-CN"/>
          </w:rPr>
          <m:t>w</m:t>
        </m:r>
        <m:r>
          <m:rPr>
            <m:sty m:val="p"/>
          </m:rPr>
          <w:rPr>
            <w:rFonts w:ascii="Cambria Math" w:hAnsi="Cambria Math"/>
            <w:color w:val="211E1E"/>
            <w:sz w:val="20"/>
            <w:szCs w:val="20"/>
            <w:lang w:eastAsia="zh-CN"/>
          </w:rPr>
          <m:t>-</m:t>
        </m:r>
        <m:sSup>
          <m:sSupPr>
            <m:ctrlPr>
              <w:rPr>
                <w:rFonts w:ascii="Cambria Math" w:hAnsi="Cambria Math"/>
                <w:i/>
                <w:color w:val="211E1E"/>
                <w:sz w:val="20"/>
                <w:szCs w:val="20"/>
                <w:lang w:eastAsia="zh-CN"/>
              </w:rPr>
            </m:ctrlPr>
          </m:sSupPr>
          <m:e>
            <m:r>
              <m:rPr>
                <m:sty m:val="p"/>
              </m:rPr>
              <w:rPr>
                <w:rFonts w:ascii="Cambria Math" w:hAnsi="Cambria Math"/>
                <w:color w:val="211E1E"/>
                <w:sz w:val="20"/>
                <w:szCs w:val="20"/>
                <w:lang w:eastAsia="zh-CN"/>
              </w:rPr>
              <m:t>(</m:t>
            </m:r>
            <m:r>
              <m:rPr>
                <m:sty m:val="b"/>
              </m:rPr>
              <w:rPr>
                <w:rFonts w:ascii="Cambria Math" w:hAnsi="Cambria Math"/>
                <w:color w:val="211E1E"/>
                <w:sz w:val="20"/>
                <w:szCs w:val="20"/>
                <w:lang w:eastAsia="zh-CN"/>
              </w:rPr>
              <m:t>w</m:t>
            </m:r>
          </m:e>
          <m:sup>
            <m:r>
              <m:rPr>
                <m:sty m:val="p"/>
              </m:rPr>
              <w:rPr>
                <w:rFonts w:ascii="Cambria Math" w:hAnsi="Cambria Math"/>
                <w:color w:val="211E1E"/>
                <w:sz w:val="20"/>
                <w:szCs w:val="20"/>
                <w:lang w:eastAsia="zh-CN"/>
              </w:rPr>
              <m:t>T</m:t>
            </m:r>
          </m:sup>
        </m:sSup>
        <m:sSup>
          <m:sSupPr>
            <m:ctrlPr>
              <w:rPr>
                <w:rFonts w:ascii="Cambria Math" w:hAnsi="Cambria Math"/>
                <w:i/>
                <w:color w:val="211E1E"/>
                <w:sz w:val="20"/>
                <w:szCs w:val="20"/>
                <w:lang w:eastAsia="zh-CN"/>
              </w:rPr>
            </m:ctrlPr>
          </m:sSupPr>
          <m:e>
            <m:sSub>
              <m:sSubPr>
                <m:ctrlPr>
                  <w:rPr>
                    <w:rFonts w:ascii="Cambria Math" w:hAnsi="Cambria Math"/>
                    <w:iCs/>
                    <w:color w:val="211E1E"/>
                    <w:sz w:val="20"/>
                    <w:szCs w:val="20"/>
                    <w:lang w:eastAsia="zh-CN"/>
                  </w:rPr>
                </m:ctrlPr>
              </m:sSubPr>
              <m:e>
                <m:r>
                  <m:rPr>
                    <m:sty m:val="b"/>
                  </m:rPr>
                  <w:rPr>
                    <w:rFonts w:ascii="Cambria Math" w:hAnsi="Cambria Math"/>
                    <w:color w:val="211E1E"/>
                    <w:sz w:val="20"/>
                    <w:szCs w:val="20"/>
                    <w:lang w:eastAsia="zh-CN"/>
                  </w:rPr>
                  <m:t>x</m:t>
                </m:r>
              </m:e>
              <m:sub>
                <m:r>
                  <w:rPr>
                    <w:rFonts w:ascii="Cambria Math" w:hAnsi="Cambria Math"/>
                    <w:color w:val="211E1E"/>
                    <w:sz w:val="20"/>
                    <w:szCs w:val="20"/>
                    <w:lang w:eastAsia="zh-CN"/>
                  </w:rPr>
                  <m:t>τ</m:t>
                </m:r>
              </m:sub>
            </m:sSub>
          </m:e>
          <m:sup>
            <m:r>
              <m:rPr>
                <m:sty m:val="p"/>
              </m:rPr>
              <w:rPr>
                <w:rFonts w:ascii="Cambria Math" w:hAnsi="Cambria Math"/>
                <w:color w:val="211E1E"/>
                <w:sz w:val="20"/>
                <w:szCs w:val="20"/>
                <w:lang w:eastAsia="zh-CN"/>
              </w:rPr>
              <m:t>T</m:t>
            </m:r>
          </m:sup>
        </m:sSup>
        <m:r>
          <m:rPr>
            <m:sty m:val="b"/>
          </m:rPr>
          <w:rPr>
            <w:rFonts w:ascii="Cambria Math" w:hAnsi="Cambria Math"/>
            <w:color w:val="211E1E"/>
            <w:sz w:val="20"/>
            <w:szCs w:val="20"/>
          </w:rPr>
          <m:t>1</m:t>
        </m:r>
        <m:sSup>
          <m:sSupPr>
            <m:ctrlPr>
              <w:rPr>
                <w:rFonts w:ascii="Cambria Math" w:hAnsi="Cambria Math"/>
                <w:b/>
                <w:bCs/>
                <w:i/>
                <w:color w:val="211E1E"/>
                <w:sz w:val="20"/>
                <w:szCs w:val="20"/>
                <w:lang w:eastAsia="zh-CN"/>
              </w:rPr>
            </m:ctrlPr>
          </m:sSupPr>
          <m:e>
            <m:r>
              <m:rPr>
                <m:sty m:val="b"/>
              </m:rPr>
              <w:rPr>
                <w:rFonts w:ascii="Cambria Math" w:hAnsi="Cambria Math"/>
                <w:color w:val="211E1E"/>
                <w:sz w:val="20"/>
                <w:szCs w:val="20"/>
              </w:rPr>
              <m:t>1</m:t>
            </m:r>
          </m:e>
          <m:sup>
            <m:r>
              <m:rPr>
                <m:sty m:val="p"/>
              </m:rPr>
              <w:rPr>
                <w:rFonts w:ascii="Cambria Math" w:hAnsi="Cambria Math"/>
                <w:color w:val="211E1E"/>
                <w:sz w:val="20"/>
                <w:szCs w:val="20"/>
              </w:rPr>
              <m:t>T</m:t>
            </m:r>
          </m:sup>
        </m:sSup>
        <m:sSub>
          <m:sSubPr>
            <m:ctrlPr>
              <w:rPr>
                <w:rFonts w:ascii="Cambria Math" w:hAnsi="Cambria Math"/>
                <w:i/>
                <w:color w:val="211E1E"/>
                <w:sz w:val="20"/>
                <w:szCs w:val="20"/>
                <w:lang w:eastAsia="zh-CN"/>
              </w:rPr>
            </m:ctrlPr>
          </m:sSubPr>
          <m:e>
            <m:r>
              <m:rPr>
                <m:sty m:val="b"/>
              </m:rPr>
              <w:rPr>
                <w:rFonts w:ascii="Cambria Math" w:hAnsi="Cambria Math"/>
                <w:color w:val="211E1E"/>
                <w:sz w:val="20"/>
                <w:szCs w:val="20"/>
                <w:lang w:eastAsia="zh-CN"/>
              </w:rPr>
              <m:t>x</m:t>
            </m:r>
          </m:e>
          <m:sub>
            <m:r>
              <w:rPr>
                <w:rFonts w:ascii="Cambria Math" w:hAnsi="Cambria Math"/>
                <w:color w:val="211E1E"/>
                <w:sz w:val="20"/>
                <w:szCs w:val="20"/>
                <w:lang w:eastAsia="zh-CN"/>
              </w:rPr>
              <m:t>τ</m:t>
            </m:r>
          </m:sub>
        </m:sSub>
        <m:r>
          <m:rPr>
            <m:sty m:val="b"/>
          </m:rPr>
          <w:rPr>
            <w:rFonts w:ascii="Cambria Math" w:hAnsi="Cambria Math"/>
            <w:color w:val="211E1E"/>
            <w:sz w:val="20"/>
            <w:szCs w:val="20"/>
            <w:lang w:eastAsia="zh-CN"/>
          </w:rPr>
          <m:t>w</m:t>
        </m:r>
        <m:r>
          <m:rPr>
            <m:sty m:val="bi"/>
          </m:rPr>
          <w:rPr>
            <w:rFonts w:ascii="Cambria Math" w:hAnsi="Cambria Math"/>
            <w:color w:val="211E1E"/>
            <w:sz w:val="20"/>
            <w:szCs w:val="20"/>
            <w:lang w:eastAsia="zh-CN"/>
          </w:rPr>
          <m:t>)</m:t>
        </m:r>
        <m:r>
          <m:rPr>
            <m:lit/>
            <m:sty m:val="bi"/>
          </m:rPr>
          <w:rPr>
            <w:rFonts w:ascii="Cambria Math" w:hAnsi="Cambria Math"/>
            <w:color w:val="211E1E"/>
            <w:sz w:val="20"/>
            <w:szCs w:val="20"/>
            <w:lang w:eastAsia="zh-CN"/>
          </w:rPr>
          <m:t>/</m:t>
        </m:r>
        <m:r>
          <w:rPr>
            <w:rFonts w:ascii="Cambria Math" w:hAnsi="Cambria Math"/>
            <w:sz w:val="20"/>
            <w:szCs w:val="20"/>
            <w:lang w:eastAsia="zh-CN"/>
          </w:rPr>
          <m:t>L</m:t>
        </m:r>
        <m:r>
          <m:rPr>
            <m:sty m:val="p"/>
          </m:rPr>
          <w:rPr>
            <w:rFonts w:ascii="Cambria Math" w:hAnsi="Cambria Math"/>
            <w:color w:val="211E1E"/>
            <w:sz w:val="20"/>
            <w:szCs w:val="20"/>
          </w:rPr>
          <m:t>)</m:t>
        </m:r>
        <m:r>
          <m:rPr>
            <m:lit/>
            <m:sty m:val="p"/>
          </m:rPr>
          <w:rPr>
            <w:rFonts w:ascii="Cambria Math" w:hAnsi="Cambria Math"/>
            <w:color w:val="211E1E"/>
            <w:sz w:val="20"/>
            <w:szCs w:val="20"/>
          </w:rPr>
          <m:t>/</m:t>
        </m:r>
        <m:r>
          <m:rPr>
            <m:sty m:val="p"/>
          </m:rPr>
          <w:rPr>
            <w:rFonts w:ascii="Cambria Math" w:hAnsi="Cambria Math"/>
            <w:color w:val="211E1E"/>
            <w:sz w:val="20"/>
            <w:szCs w:val="20"/>
          </w:rPr>
          <m:t>(</m:t>
        </m:r>
        <m:r>
          <w:rPr>
            <w:rFonts w:ascii="Cambria Math" w:hAnsi="Cambria Math"/>
            <w:sz w:val="20"/>
            <w:szCs w:val="20"/>
            <w:lang w:eastAsia="zh-CN"/>
          </w:rPr>
          <m:t>L</m:t>
        </m:r>
        <m:r>
          <m:rPr>
            <m:sty m:val="p"/>
          </m:rPr>
          <w:rPr>
            <w:rFonts w:ascii="Cambria Math" w:hAnsi="Cambria Math"/>
            <w:color w:val="211E1E"/>
            <w:sz w:val="20"/>
            <w:szCs w:val="20"/>
          </w:rPr>
          <m:t>-1</m:t>
        </m:r>
        <m:r>
          <m:rPr>
            <m:sty m:val="p"/>
          </m:rPr>
          <w:rPr>
            <w:rFonts w:ascii="Cambria Math" w:hAnsi="Cambria Math"/>
            <w:color w:val="211E1E"/>
            <w:sz w:val="20"/>
            <w:szCs w:val="20"/>
            <w:lang w:eastAsia="zh-CN"/>
          </w:rPr>
          <m:t>)=</m:t>
        </m:r>
        <m:sSup>
          <m:sSupPr>
            <m:ctrlPr>
              <w:rPr>
                <w:rFonts w:ascii="Cambria Math" w:hAnsi="Cambria Math"/>
                <w:iCs/>
                <w:color w:val="211E1E"/>
                <w:sz w:val="20"/>
                <w:szCs w:val="20"/>
                <w:lang w:eastAsia="zh-CN"/>
              </w:rPr>
            </m:ctrlPr>
          </m:sSupPr>
          <m:e>
            <m:d>
              <m:dPr>
                <m:ctrlPr>
                  <w:rPr>
                    <w:rFonts w:ascii="Cambria Math" w:hAnsi="Cambria Math"/>
                    <w:iCs/>
                    <w:color w:val="211E1E"/>
                    <w:sz w:val="20"/>
                    <w:szCs w:val="20"/>
                    <w:lang w:eastAsia="zh-CN"/>
                  </w:rPr>
                </m:ctrlPr>
              </m:dPr>
              <m:e>
                <m:sSub>
                  <m:sSubPr>
                    <m:ctrlPr>
                      <w:rPr>
                        <w:rFonts w:ascii="Cambria Math" w:hAnsi="Cambria Math"/>
                        <w:iCs/>
                        <w:color w:val="211E1E"/>
                        <w:sz w:val="20"/>
                        <w:szCs w:val="20"/>
                        <w:lang w:eastAsia="zh-CN"/>
                      </w:rPr>
                    </m:ctrlPr>
                  </m:sSubPr>
                  <m:e>
                    <m:r>
                      <m:rPr>
                        <m:sty m:val="b"/>
                      </m:rPr>
                      <w:rPr>
                        <w:rFonts w:ascii="Cambria Math" w:hAnsi="Cambria Math"/>
                        <w:color w:val="211E1E"/>
                        <w:sz w:val="20"/>
                        <w:szCs w:val="20"/>
                        <w:lang w:eastAsia="zh-CN"/>
                      </w:rPr>
                      <m:t>x</m:t>
                    </m:r>
                  </m:e>
                  <m:sub>
                    <m:r>
                      <w:rPr>
                        <w:rFonts w:ascii="Cambria Math" w:hAnsi="Cambria Math"/>
                        <w:color w:val="211E1E"/>
                        <w:sz w:val="20"/>
                        <w:szCs w:val="20"/>
                        <w:lang w:eastAsia="zh-CN"/>
                      </w:rPr>
                      <m:t>τ</m:t>
                    </m:r>
                  </m:sub>
                </m:sSub>
                <m:r>
                  <m:rPr>
                    <m:sty m:val="b"/>
                  </m:rPr>
                  <w:rPr>
                    <w:rFonts w:ascii="Cambria Math" w:hAnsi="Cambria Math"/>
                    <w:color w:val="211E1E"/>
                    <w:sz w:val="20"/>
                    <w:szCs w:val="20"/>
                    <w:lang w:eastAsia="zh-CN"/>
                  </w:rPr>
                  <m:t>w</m:t>
                </m:r>
              </m:e>
            </m:d>
          </m:e>
          <m:sup>
            <m:r>
              <m:rPr>
                <m:nor/>
              </m:rPr>
              <w:rPr>
                <w:iCs/>
                <w:color w:val="211E1E"/>
                <w:sz w:val="20"/>
                <w:szCs w:val="20"/>
                <w:lang w:eastAsia="zh-CN"/>
              </w:rPr>
              <m:t>T</m:t>
            </m:r>
          </m:sup>
        </m:sSup>
        <m:r>
          <m:rPr>
            <m:sty m:val="b"/>
          </m:rPr>
          <w:rPr>
            <w:rFonts w:ascii="Cambria Math" w:hAnsi="Cambria Math"/>
            <w:color w:val="211E1E"/>
            <w:sz w:val="20"/>
            <w:szCs w:val="20"/>
            <w:lang w:eastAsia="zh-CN"/>
          </w:rPr>
          <m:t>G</m:t>
        </m:r>
        <m:d>
          <m:dPr>
            <m:ctrlPr>
              <w:rPr>
                <w:rFonts w:ascii="Cambria Math" w:hAnsi="Cambria Math"/>
                <w:iCs/>
                <w:color w:val="211E1E"/>
                <w:sz w:val="20"/>
                <w:szCs w:val="20"/>
                <w:lang w:eastAsia="zh-CN"/>
              </w:rPr>
            </m:ctrlPr>
          </m:dPr>
          <m:e>
            <m:sSub>
              <m:sSubPr>
                <m:ctrlPr>
                  <w:rPr>
                    <w:rFonts w:ascii="Cambria Math" w:hAnsi="Cambria Math"/>
                    <w:iCs/>
                    <w:color w:val="211E1E"/>
                    <w:sz w:val="20"/>
                    <w:szCs w:val="20"/>
                    <w:lang w:eastAsia="zh-CN"/>
                  </w:rPr>
                </m:ctrlPr>
              </m:sSubPr>
              <m:e>
                <m:r>
                  <m:rPr>
                    <m:sty m:val="b"/>
                  </m:rPr>
                  <w:rPr>
                    <w:rFonts w:ascii="Cambria Math" w:hAnsi="Cambria Math"/>
                    <w:color w:val="211E1E"/>
                    <w:sz w:val="20"/>
                    <w:szCs w:val="20"/>
                    <w:lang w:eastAsia="zh-CN"/>
                  </w:rPr>
                  <m:t>x</m:t>
                </m:r>
              </m:e>
              <m:sub>
                <m:r>
                  <w:rPr>
                    <w:rFonts w:ascii="Cambria Math" w:hAnsi="Cambria Math"/>
                    <w:color w:val="211E1E"/>
                    <w:sz w:val="20"/>
                    <w:szCs w:val="20"/>
                    <w:lang w:eastAsia="zh-CN"/>
                  </w:rPr>
                  <m:t>τ</m:t>
                </m:r>
              </m:sub>
            </m:sSub>
            <m:r>
              <m:rPr>
                <m:sty m:val="b"/>
              </m:rPr>
              <w:rPr>
                <w:rFonts w:ascii="Cambria Math" w:hAnsi="Cambria Math"/>
                <w:color w:val="211E1E"/>
                <w:sz w:val="20"/>
                <w:szCs w:val="20"/>
                <w:lang w:eastAsia="zh-CN"/>
              </w:rPr>
              <m:t>w</m:t>
            </m:r>
          </m:e>
        </m:d>
      </m:oMath>
      <w:r w:rsidR="009522FC" w:rsidRPr="0070741F">
        <w:rPr>
          <w:color w:val="211E1E"/>
          <w:sz w:val="20"/>
          <w:szCs w:val="20"/>
          <w:lang w:eastAsia="zh-CN"/>
        </w:rPr>
        <w:t>,</w:t>
      </w:r>
      <w:r w:rsidR="00CD4B68" w:rsidRPr="0070741F">
        <w:rPr>
          <w:color w:val="211E1E"/>
          <w:sz w:val="20"/>
          <w:szCs w:val="20"/>
          <w:lang w:eastAsia="zh-CN"/>
        </w:rPr>
        <w:t xml:space="preserve"> in which </w:t>
      </w:r>
      <m:oMath>
        <m:r>
          <m:rPr>
            <m:sty m:val="b"/>
          </m:rPr>
          <w:rPr>
            <w:rFonts w:ascii="Cambria Math" w:hAnsi="Cambria Math"/>
            <w:color w:val="211E1E"/>
            <w:sz w:val="20"/>
            <w:szCs w:val="20"/>
            <w:lang w:eastAsia="zh-CN"/>
          </w:rPr>
          <m:t>G</m:t>
        </m:r>
        <m:r>
          <m:rPr>
            <m:sty m:val="p"/>
          </m:rPr>
          <w:rPr>
            <w:rFonts w:ascii="Cambria Math" w:hAnsi="Cambria Math"/>
            <w:color w:val="211E1E"/>
            <w:sz w:val="20"/>
            <w:szCs w:val="20"/>
            <w:lang w:eastAsia="zh-CN"/>
          </w:rPr>
          <m:t>=</m:t>
        </m:r>
        <m:f>
          <m:fPr>
            <m:ctrlPr>
              <w:rPr>
                <w:rFonts w:ascii="Cambria Math" w:hAnsi="Cambria Math"/>
                <w:color w:val="211E1E"/>
                <w:sz w:val="20"/>
                <w:szCs w:val="20"/>
                <w:lang w:eastAsia="zh-CN"/>
              </w:rPr>
            </m:ctrlPr>
          </m:fPr>
          <m:num>
            <m:r>
              <m:rPr>
                <m:nor/>
              </m:rPr>
              <w:rPr>
                <w:b/>
                <w:iCs/>
                <w:color w:val="211E1E"/>
                <w:sz w:val="20"/>
                <w:szCs w:val="20"/>
              </w:rPr>
              <m:t>I</m:t>
            </m:r>
            <m:r>
              <m:rPr>
                <m:sty m:val="p"/>
              </m:rPr>
              <w:rPr>
                <w:rFonts w:ascii="Cambria Math" w:hAnsi="Cambria Math"/>
                <w:color w:val="211E1E"/>
                <w:sz w:val="20"/>
                <w:szCs w:val="20"/>
              </w:rPr>
              <m:t>-</m:t>
            </m:r>
            <m:f>
              <m:fPr>
                <m:ctrlPr>
                  <w:rPr>
                    <w:rFonts w:ascii="Cambria Math" w:hAnsi="Cambria Math"/>
                    <w:color w:val="211E1E"/>
                    <w:sz w:val="20"/>
                    <w:szCs w:val="20"/>
                    <w:lang w:eastAsia="zh-CN"/>
                  </w:rPr>
                </m:ctrlPr>
              </m:fPr>
              <m:num>
                <m:sSup>
                  <m:sSupPr>
                    <m:ctrlPr>
                      <w:rPr>
                        <w:rFonts w:ascii="Cambria Math" w:hAnsi="Cambria Math"/>
                        <w:b/>
                        <w:iCs/>
                        <w:color w:val="211E1E"/>
                        <w:sz w:val="20"/>
                        <w:szCs w:val="20"/>
                        <w:lang w:eastAsia="zh-CN"/>
                      </w:rPr>
                    </m:ctrlPr>
                  </m:sSupPr>
                  <m:e>
                    <m:r>
                      <m:rPr>
                        <m:sty m:val="b"/>
                      </m:rPr>
                      <w:rPr>
                        <w:rFonts w:ascii="Cambria Math" w:hAnsi="Cambria Math"/>
                        <w:color w:val="211E1E"/>
                        <w:sz w:val="20"/>
                        <w:szCs w:val="20"/>
                      </w:rPr>
                      <m:t>1</m:t>
                    </m:r>
                  </m:e>
                  <m:sup>
                    <m:r>
                      <m:rPr>
                        <m:sty m:val="p"/>
                      </m:rPr>
                      <w:rPr>
                        <w:rFonts w:ascii="Cambria Math" w:hAnsi="Cambria Math"/>
                        <w:color w:val="211E1E"/>
                        <w:sz w:val="20"/>
                        <w:szCs w:val="20"/>
                      </w:rPr>
                      <m:t>T</m:t>
                    </m:r>
                  </m:sup>
                </m:sSup>
                <m:r>
                  <m:rPr>
                    <m:sty m:val="b"/>
                  </m:rPr>
                  <w:rPr>
                    <w:rFonts w:ascii="Cambria Math" w:hAnsi="Cambria Math"/>
                    <w:color w:val="211E1E"/>
                    <w:sz w:val="20"/>
                    <w:szCs w:val="20"/>
                  </w:rPr>
                  <m:t>1</m:t>
                </m:r>
              </m:num>
              <m:den>
                <m:r>
                  <w:rPr>
                    <w:rFonts w:ascii="Cambria Math" w:hAnsi="Cambria Math"/>
                    <w:sz w:val="20"/>
                    <w:szCs w:val="20"/>
                    <w:lang w:eastAsia="zh-CN"/>
                  </w:rPr>
                  <m:t>L</m:t>
                </m:r>
              </m:den>
            </m:f>
          </m:num>
          <m:den>
            <m:r>
              <w:rPr>
                <w:rFonts w:ascii="Cambria Math" w:hAnsi="Cambria Math"/>
                <w:sz w:val="20"/>
                <w:szCs w:val="20"/>
                <w:lang w:eastAsia="zh-CN"/>
              </w:rPr>
              <m:t>L</m:t>
            </m:r>
            <m:r>
              <m:rPr>
                <m:sty m:val="p"/>
              </m:rPr>
              <w:rPr>
                <w:rFonts w:ascii="Cambria Math" w:hAnsi="Cambria Math"/>
                <w:color w:val="211E1E"/>
                <w:sz w:val="20"/>
                <w:szCs w:val="20"/>
              </w:rPr>
              <m:t>-1</m:t>
            </m:r>
          </m:den>
        </m:f>
        <m:r>
          <m:rPr>
            <m:sty m:val="p"/>
          </m:rPr>
          <w:rPr>
            <w:rFonts w:ascii="Cambria Math" w:hAnsi="Cambria Math" w:hint="eastAsia"/>
            <w:color w:val="211E1E"/>
            <w:sz w:val="20"/>
            <w:szCs w:val="20"/>
            <w:lang w:eastAsia="zh-CN"/>
          </w:rPr>
          <m:t>∈</m:t>
        </m:r>
        <m:sSup>
          <m:sSupPr>
            <m:ctrlPr>
              <w:rPr>
                <w:rFonts w:ascii="Cambria Math" w:hAnsi="Cambria Math"/>
                <w:i/>
                <w:color w:val="211E1E"/>
                <w:sz w:val="20"/>
                <w:szCs w:val="20"/>
                <w:lang w:eastAsia="zh-CN"/>
              </w:rPr>
            </m:ctrlPr>
          </m:sSupPr>
          <m:e>
            <m:r>
              <w:rPr>
                <w:rFonts w:ascii="Cambria Math" w:hAnsi="Cambria Math"/>
                <w:color w:val="211E1E"/>
                <w:sz w:val="20"/>
                <w:szCs w:val="20"/>
              </w:rPr>
              <m:t>R</m:t>
            </m:r>
            <m:ctrlPr>
              <w:rPr>
                <w:rFonts w:ascii="Cambria Math" w:hAnsi="Cambria Math"/>
                <w:color w:val="211E1E"/>
                <w:sz w:val="20"/>
                <w:szCs w:val="20"/>
                <w:lang w:eastAsia="zh-CN"/>
              </w:rPr>
            </m:ctrlPr>
          </m:e>
          <m:sup>
            <m:r>
              <w:rPr>
                <w:rFonts w:ascii="Cambria Math" w:hAnsi="Cambria Math"/>
                <w:sz w:val="20"/>
                <w:szCs w:val="20"/>
                <w:lang w:eastAsia="zh-CN"/>
              </w:rPr>
              <m:t>L</m:t>
            </m:r>
            <m:r>
              <m:rPr>
                <m:sty m:val="p"/>
              </m:rPr>
              <w:rPr>
                <w:rFonts w:ascii="Cambria Math" w:hAnsi="Cambria Math" w:hint="eastAsia"/>
                <w:color w:val="211E1E"/>
                <w:sz w:val="20"/>
                <w:szCs w:val="20"/>
              </w:rPr>
              <m:t>×</m:t>
            </m:r>
            <m:r>
              <w:rPr>
                <w:rFonts w:ascii="Cambria Math" w:hAnsi="Cambria Math"/>
                <w:sz w:val="20"/>
                <w:szCs w:val="20"/>
                <w:lang w:eastAsia="zh-CN"/>
              </w:rPr>
              <m:t>L</m:t>
            </m:r>
          </m:sup>
        </m:sSup>
      </m:oMath>
      <w:r w:rsidR="009522FC" w:rsidRPr="0070741F">
        <w:rPr>
          <w:rFonts w:hint="eastAsia"/>
          <w:color w:val="211E1E"/>
          <w:sz w:val="20"/>
          <w:szCs w:val="20"/>
          <w:lang w:eastAsia="zh-CN"/>
        </w:rPr>
        <w:t xml:space="preserve"> </w:t>
      </w:r>
      <w:r w:rsidR="00CD4B68" w:rsidRPr="0070741F">
        <w:rPr>
          <w:color w:val="211E1E"/>
          <w:sz w:val="20"/>
          <w:szCs w:val="20"/>
          <w:lang w:eastAsia="zh-CN"/>
        </w:rPr>
        <w:t>and</w:t>
      </w:r>
      <w:r w:rsidR="009522FC" w:rsidRPr="0070741F">
        <w:rPr>
          <w:color w:val="211E1E"/>
          <w:sz w:val="20"/>
          <w:szCs w:val="20"/>
          <w:lang w:eastAsia="zh-CN"/>
        </w:rPr>
        <w:t xml:space="preserve"> </w:t>
      </w:r>
      <m:oMath>
        <m:r>
          <m:rPr>
            <m:sty m:val="b"/>
          </m:rPr>
          <w:rPr>
            <w:rFonts w:ascii="Cambria Math" w:hAnsi="Cambria Math"/>
            <w:color w:val="211E1E"/>
            <w:sz w:val="20"/>
            <w:szCs w:val="20"/>
            <w:lang w:eastAsia="zh-CN"/>
          </w:rPr>
          <m:t>I</m:t>
        </m:r>
        <m:r>
          <m:rPr>
            <m:sty m:val="bi"/>
          </m:rPr>
          <w:rPr>
            <w:rFonts w:ascii="Cambria Math" w:hAnsi="Cambria Math"/>
            <w:color w:val="211E1E"/>
            <w:sz w:val="20"/>
            <w:szCs w:val="20"/>
            <w:lang w:eastAsia="zh-CN"/>
          </w:rPr>
          <m:t xml:space="preserve"> </m:t>
        </m:r>
        <m:r>
          <m:rPr>
            <m:sty m:val="b"/>
          </m:rPr>
          <w:rPr>
            <w:rFonts w:ascii="Cambria Math" w:hAnsi="Cambria Math" w:hint="eastAsia"/>
            <w:color w:val="211E1E"/>
            <w:sz w:val="20"/>
            <w:szCs w:val="20"/>
            <w:lang w:eastAsia="zh-CN"/>
          </w:rPr>
          <m:t>∈</m:t>
        </m:r>
        <m:sSup>
          <m:sSupPr>
            <m:ctrlPr>
              <w:rPr>
                <w:rFonts w:ascii="Cambria Math" w:hAnsi="Cambria Math"/>
                <w:i/>
                <w:color w:val="211E1E"/>
                <w:sz w:val="20"/>
                <w:szCs w:val="20"/>
                <w:lang w:eastAsia="zh-CN"/>
              </w:rPr>
            </m:ctrlPr>
          </m:sSupPr>
          <m:e>
            <m:r>
              <w:rPr>
                <w:rFonts w:ascii="Cambria Math" w:hAnsi="Cambria Math"/>
                <w:color w:val="211E1E"/>
                <w:sz w:val="20"/>
                <w:szCs w:val="20"/>
                <w:lang w:eastAsia="zh-CN"/>
              </w:rPr>
              <m:t>R</m:t>
            </m:r>
            <m:ctrlPr>
              <w:rPr>
                <w:rFonts w:ascii="Cambria Math" w:hAnsi="Cambria Math"/>
                <w:color w:val="211E1E"/>
                <w:sz w:val="20"/>
                <w:szCs w:val="20"/>
                <w:lang w:eastAsia="zh-CN"/>
              </w:rPr>
            </m:ctrlPr>
          </m:e>
          <m:sup>
            <m:r>
              <w:rPr>
                <w:rFonts w:ascii="Cambria Math" w:hAnsi="Cambria Math"/>
                <w:sz w:val="20"/>
                <w:szCs w:val="20"/>
                <w:lang w:eastAsia="zh-CN"/>
              </w:rPr>
              <m:t>L</m:t>
            </m:r>
            <m:r>
              <m:rPr>
                <m:sty m:val="p"/>
              </m:rPr>
              <w:rPr>
                <w:rFonts w:ascii="Cambria Math" w:hAnsi="Cambria Math" w:hint="eastAsia"/>
                <w:color w:val="211E1E"/>
                <w:sz w:val="20"/>
                <w:szCs w:val="20"/>
              </w:rPr>
              <m:t>×</m:t>
            </m:r>
            <m:r>
              <w:rPr>
                <w:rFonts w:ascii="Cambria Math" w:hAnsi="Cambria Math"/>
                <w:sz w:val="20"/>
                <w:szCs w:val="20"/>
                <w:lang w:eastAsia="zh-CN"/>
              </w:rPr>
              <m:t>L</m:t>
            </m:r>
          </m:sup>
        </m:sSup>
        <m:r>
          <m:rPr>
            <m:sty m:val="bi"/>
          </m:rPr>
          <w:rPr>
            <w:rFonts w:ascii="Cambria Math" w:hAnsi="Cambria Math"/>
            <w:color w:val="211E1E"/>
            <w:sz w:val="20"/>
            <w:szCs w:val="20"/>
            <w:lang w:eastAsia="zh-CN"/>
          </w:rPr>
          <m:t xml:space="preserve"> </m:t>
        </m:r>
      </m:oMath>
      <w:r w:rsidR="009522FC" w:rsidRPr="0070741F">
        <w:rPr>
          <w:color w:val="211E1E"/>
          <w:sz w:val="20"/>
          <w:szCs w:val="20"/>
          <w:lang w:eastAsia="zh-CN"/>
        </w:rPr>
        <w:t>is the identity matrix</w:t>
      </w:r>
      <w:r w:rsidR="00CD4B68" w:rsidRPr="0070741F">
        <w:rPr>
          <w:color w:val="211E1E"/>
          <w:sz w:val="20"/>
          <w:szCs w:val="20"/>
          <w:lang w:eastAsia="zh-CN"/>
        </w:rPr>
        <w:t>.</w:t>
      </w:r>
      <w:r w:rsidR="00F30A80" w:rsidRPr="000B4378">
        <w:rPr>
          <w:rFonts w:ascii="Cambria Math" w:eastAsia="Times New Roman" w:hAnsi="Cambria Math"/>
          <w:i/>
          <w:color w:val="211E1E"/>
          <w:sz w:val="20"/>
          <w:szCs w:val="20"/>
          <w:lang w:eastAsia="zh-CN"/>
        </w:rPr>
        <w:t xml:space="preserve"> </w:t>
      </w:r>
    </w:p>
    <w:p w14:paraId="2AE2F6DA" w14:textId="77777777" w:rsidR="00517C0E" w:rsidRPr="000B4378" w:rsidRDefault="00517C0E" w:rsidP="00517C0E">
      <w:pPr>
        <w:pStyle w:val="1"/>
        <w:numPr>
          <w:ilvl w:val="0"/>
          <w:numId w:val="0"/>
        </w:numPr>
        <w:spacing w:after="0"/>
      </w:pPr>
      <w:r w:rsidRPr="000B4378">
        <w:t xml:space="preserve">Appendix C </w:t>
      </w:r>
    </w:p>
    <w:p w14:paraId="6024D386" w14:textId="0738634F" w:rsidR="00517C0E" w:rsidRPr="000B4378" w:rsidRDefault="00D6583F" w:rsidP="00517C0E">
      <w:pPr>
        <w:pStyle w:val="1"/>
        <w:numPr>
          <w:ilvl w:val="0"/>
          <w:numId w:val="0"/>
        </w:numPr>
        <w:spacing w:before="0"/>
        <w:rPr>
          <w:lang w:eastAsia="zh-CN"/>
        </w:rPr>
      </w:pPr>
      <w:r>
        <w:rPr>
          <w:rFonts w:hint="eastAsia"/>
          <w:lang w:eastAsia="zh-CN"/>
        </w:rPr>
        <w:t>T</w:t>
      </w:r>
      <w:r>
        <w:rPr>
          <w:lang w:eastAsia="zh-CN"/>
        </w:rPr>
        <w:t>he expect</w:t>
      </w:r>
      <w:r w:rsidR="00AB5E14">
        <w:rPr>
          <w:lang w:eastAsia="zh-CN"/>
        </w:rPr>
        <w:t>ed log-</w:t>
      </w:r>
      <w:r>
        <w:rPr>
          <w:lang w:eastAsia="zh-CN"/>
        </w:rPr>
        <w:t xml:space="preserve"> </w:t>
      </w:r>
      <w:r w:rsidR="00AB5E14" w:rsidRPr="00AB5E14">
        <w:rPr>
          <w:iCs/>
          <w:lang w:eastAsia="zh-CN"/>
        </w:rPr>
        <w:t>posterior</w:t>
      </w:r>
      <w:r>
        <w:rPr>
          <w:lang w:eastAsia="zh-CN"/>
        </w:rPr>
        <w:t xml:space="preserve"> </w:t>
      </w:r>
      <m:oMath>
        <m:r>
          <m:rPr>
            <m:sty m:val="p"/>
          </m:rPr>
          <w:rPr>
            <w:rFonts w:ascii="Cambria Math" w:hAnsi="Cambria Math"/>
            <w:lang w:eastAsia="zh-CN"/>
          </w:rPr>
          <m:t>Q</m:t>
        </m:r>
        <m:d>
          <m:dPr>
            <m:ctrlPr>
              <w:rPr>
                <w:rFonts w:ascii="Cambria Math" w:hAnsi="Cambria Math"/>
                <w:lang w:eastAsia="zh-CN"/>
              </w:rPr>
            </m:ctrlPr>
          </m:dPr>
          <m:e>
            <m:r>
              <m:rPr>
                <m:sty m:val="b"/>
              </m:rPr>
              <w:rPr>
                <w:rFonts w:ascii="Cambria Math" w:hAnsi="Cambria Math" w:hint="eastAsia"/>
                <w:lang w:eastAsia="zh-CN"/>
              </w:rPr>
              <m:t>Θ</m:t>
            </m:r>
            <m:r>
              <m:rPr>
                <m:sty m:val="p"/>
              </m:rPr>
              <w:rPr>
                <w:rFonts w:ascii="Cambria Math" w:hAnsi="Cambria Math"/>
                <w:lang w:eastAsia="zh-CN"/>
              </w:rPr>
              <m:t>,</m:t>
            </m:r>
            <m:sSup>
              <m:sSupPr>
                <m:ctrlPr>
                  <w:rPr>
                    <w:rFonts w:ascii="Cambria Math" w:hAnsi="Cambria Math"/>
                    <w:lang w:eastAsia="zh-CN"/>
                  </w:rPr>
                </m:ctrlPr>
              </m:sSupPr>
              <m:e>
                <m:r>
                  <m:rPr>
                    <m:sty m:val="b"/>
                  </m:rPr>
                  <w:rPr>
                    <w:rFonts w:ascii="Cambria Math" w:hAnsi="Cambria Math" w:hint="eastAsia"/>
                    <w:lang w:eastAsia="zh-CN"/>
                  </w:rPr>
                  <m:t>Θ</m:t>
                </m:r>
              </m:e>
              <m:sup>
                <m:d>
                  <m:dPr>
                    <m:ctrlPr>
                      <w:rPr>
                        <w:rFonts w:ascii="Cambria Math" w:hAnsi="Cambria Math"/>
                        <w:i/>
                        <w:iCs/>
                        <w:lang w:eastAsia="zh-CN"/>
                      </w:rPr>
                    </m:ctrlPr>
                  </m:dPr>
                  <m:e>
                    <m:r>
                      <w:rPr>
                        <w:rFonts w:ascii="Cambria Math" w:hAnsi="Cambria Math"/>
                        <w:lang w:eastAsia="zh-CN"/>
                      </w:rPr>
                      <m:t>j</m:t>
                    </m:r>
                  </m:e>
                </m:d>
              </m:sup>
            </m:sSup>
          </m:e>
        </m:d>
      </m:oMath>
    </w:p>
    <w:p w14:paraId="00E71DC6" w14:textId="38D27BEC" w:rsidR="00B17E58" w:rsidRDefault="00226198" w:rsidP="00B17E58">
      <w:pPr>
        <w:pStyle w:val="Text"/>
        <w:ind w:firstLine="204"/>
        <w:rPr>
          <w:iCs/>
          <w:color w:val="000000"/>
          <w:kern w:val="24"/>
          <w:lang w:eastAsia="zh-CN"/>
        </w:rPr>
      </w:pPr>
      <w:r>
        <w:rPr>
          <w:rFonts w:hint="eastAsia"/>
          <w:color w:val="000000"/>
          <w:kern w:val="24"/>
          <w:lang w:eastAsia="zh-CN"/>
        </w:rPr>
        <w:t>I</w:t>
      </w:r>
      <w:r>
        <w:rPr>
          <w:color w:val="000000"/>
          <w:kern w:val="24"/>
          <w:lang w:eastAsia="zh-CN"/>
        </w:rPr>
        <w:t>n the E step</w:t>
      </w:r>
      <w:r w:rsidR="00FC6A83">
        <w:rPr>
          <w:color w:val="000000"/>
          <w:kern w:val="24"/>
          <w:lang w:eastAsia="zh-CN"/>
        </w:rPr>
        <w:t xml:space="preserve"> of the QOIEM algorithm</w:t>
      </w:r>
      <w:r>
        <w:rPr>
          <w:color w:val="000000"/>
          <w:kern w:val="24"/>
          <w:lang w:eastAsia="zh-CN"/>
        </w:rPr>
        <w:t xml:space="preserve">, we </w:t>
      </w:r>
      <w:r w:rsidR="00076558">
        <w:rPr>
          <w:iCs/>
          <w:color w:val="000000"/>
          <w:kern w:val="24"/>
          <w:lang w:eastAsia="zh-CN"/>
        </w:rPr>
        <w:t xml:space="preserve">calculate the </w:t>
      </w:r>
      <w:bookmarkStart w:id="307" w:name="_Hlk94644235"/>
      <w:r w:rsidR="00076558">
        <w:rPr>
          <w:iCs/>
          <w:color w:val="000000"/>
          <w:kern w:val="24"/>
          <w:lang w:eastAsia="zh-CN"/>
        </w:rPr>
        <w:t>expected log-</w:t>
      </w:r>
      <w:r w:rsidR="00076558" w:rsidRPr="00352140">
        <w:rPr>
          <w:iCs/>
          <w:color w:val="000000"/>
          <w:kern w:val="24"/>
          <w:lang w:eastAsia="zh-CN"/>
        </w:rPr>
        <w:t>posterior</w:t>
      </w:r>
      <w:r w:rsidR="00076558">
        <w:rPr>
          <w:color w:val="000000"/>
          <w:kern w:val="24"/>
          <w:lang w:eastAsia="zh-CN"/>
        </w:rPr>
        <w:t xml:space="preserve"> </w:t>
      </w:r>
      <m:oMath>
        <m:r>
          <m:rPr>
            <m:sty m:val="p"/>
          </m:rPr>
          <w:rPr>
            <w:rFonts w:ascii="Cambria Math" w:hAnsi="Cambria Math"/>
            <w:shd w:val="clear" w:color="auto" w:fill="FFFFFF"/>
            <w:lang w:eastAsia="zh-CN"/>
          </w:rPr>
          <m:t>Q</m:t>
        </m:r>
        <m:d>
          <m:dPr>
            <m:ctrlPr>
              <w:rPr>
                <w:rFonts w:ascii="Cambria Math" w:hAnsi="Cambria Math"/>
                <w:shd w:val="clear" w:color="auto" w:fill="FFFFFF"/>
                <w:lang w:eastAsia="zh-CN"/>
              </w:rPr>
            </m:ctrlPr>
          </m:dPr>
          <m:e>
            <m:r>
              <m:rPr>
                <m:sty m:val="b"/>
              </m:rPr>
              <w:rPr>
                <w:rFonts w:ascii="Cambria Math" w:hAnsi="Cambria Math" w:hint="eastAsia"/>
                <w:shd w:val="clear" w:color="auto" w:fill="FFFFFF"/>
                <w:lang w:eastAsia="zh-CN"/>
              </w:rPr>
              <m:t>Θ</m:t>
            </m:r>
            <m:r>
              <m:rPr>
                <m:sty m:val="p"/>
              </m:rPr>
              <w:rPr>
                <w:rFonts w:ascii="Cambria Math" w:hAnsi="Cambria Math"/>
                <w:shd w:val="clear" w:color="auto" w:fill="FFFFFF"/>
                <w:lang w:eastAsia="zh-CN"/>
              </w:rPr>
              <m:t>,</m:t>
            </m:r>
            <m:sSup>
              <m:sSupPr>
                <m:ctrlPr>
                  <w:rPr>
                    <w:rFonts w:ascii="Cambria Math" w:hAnsi="Cambria Math"/>
                    <w:shd w:val="clear" w:color="auto" w:fill="FFFFFF"/>
                    <w:lang w:eastAsia="zh-CN"/>
                  </w:rPr>
                </m:ctrlPr>
              </m:sSupPr>
              <m:e>
                <m:r>
                  <m:rPr>
                    <m:sty m:val="b"/>
                  </m:rPr>
                  <w:rPr>
                    <w:rFonts w:ascii="Cambria Math" w:hAnsi="Cambria Math" w:hint="eastAsia"/>
                    <w:shd w:val="clear" w:color="auto" w:fill="FFFFFF"/>
                    <w:lang w:eastAsia="zh-CN"/>
                  </w:rPr>
                  <m:t>Θ</m:t>
                </m:r>
              </m:e>
              <m:sup>
                <m:d>
                  <m:dPr>
                    <m:ctrlPr>
                      <w:rPr>
                        <w:rFonts w:ascii="Cambria Math" w:hAnsi="Cambria Math"/>
                        <w:i/>
                        <w:iCs/>
                        <w:shd w:val="clear" w:color="auto" w:fill="FFFFFF"/>
                        <w:lang w:eastAsia="zh-CN"/>
                      </w:rPr>
                    </m:ctrlPr>
                  </m:dPr>
                  <m:e>
                    <m:r>
                      <w:rPr>
                        <w:rFonts w:ascii="Cambria Math" w:hAnsi="Cambria Math"/>
                        <w:shd w:val="clear" w:color="auto" w:fill="FFFFFF"/>
                        <w:lang w:eastAsia="zh-CN"/>
                      </w:rPr>
                      <m:t>j</m:t>
                    </m:r>
                  </m:e>
                </m:d>
              </m:sup>
            </m:sSup>
          </m:e>
        </m:d>
      </m:oMath>
      <w:r w:rsidR="004A2285">
        <w:rPr>
          <w:rFonts w:hint="eastAsia"/>
          <w:shd w:val="clear" w:color="auto" w:fill="FFFFFF"/>
          <w:lang w:eastAsia="zh-CN"/>
        </w:rPr>
        <w:t xml:space="preserve"> </w:t>
      </w:r>
      <w:r w:rsidR="00076558">
        <w:rPr>
          <w:color w:val="000000"/>
          <w:kern w:val="24"/>
          <w:lang w:eastAsia="zh-CN"/>
        </w:rPr>
        <w:t xml:space="preserve">based on </w:t>
      </w:r>
      <w:r>
        <w:rPr>
          <w:color w:val="000000"/>
          <w:kern w:val="24"/>
          <w:lang w:eastAsia="zh-CN"/>
        </w:rPr>
        <w:t xml:space="preserve">the joint distribution </w:t>
      </w:r>
      <m:oMath>
        <m:r>
          <w:rPr>
            <w:rFonts w:ascii="Cambria Math" w:hAnsi="Cambria Math"/>
            <w:color w:val="000000"/>
            <w:kern w:val="24"/>
            <w:lang w:eastAsia="zh-CN"/>
          </w:rPr>
          <m:t>P</m:t>
        </m:r>
        <m:d>
          <m:dPr>
            <m:ctrlPr>
              <w:rPr>
                <w:rFonts w:ascii="Cambria Math" w:hAnsi="Cambria Math"/>
                <w:i/>
                <w:iCs/>
                <w:color w:val="000000"/>
                <w:kern w:val="24"/>
                <w:lang w:eastAsia="zh-CN"/>
              </w:rPr>
            </m:ctrlPr>
          </m:dPr>
          <m:e>
            <m:sSubSup>
              <m:sSubSupPr>
                <m:ctrlPr>
                  <w:rPr>
                    <w:rFonts w:ascii="Cambria Math" w:hAnsi="Cambria Math"/>
                    <w:i/>
                    <w:iCs/>
                    <w:color w:val="000000"/>
                    <w:kern w:val="24"/>
                    <w:lang w:eastAsia="zh-CN"/>
                  </w:rPr>
                </m:ctrlPr>
              </m:sSubSupPr>
              <m:e>
                <m:r>
                  <m:rPr>
                    <m:sty m:val="b"/>
                  </m:rPr>
                  <w:rPr>
                    <w:rFonts w:ascii="Cambria Math" w:hAnsi="Cambria Math"/>
                    <w:color w:val="000000"/>
                    <w:kern w:val="24"/>
                    <w:lang w:eastAsia="zh-CN"/>
                  </w:rPr>
                  <m:t>h</m:t>
                </m:r>
              </m:e>
              <m:sub>
                <m:r>
                  <w:rPr>
                    <w:rFonts w:ascii="Cambria Math" w:hAnsi="Cambria Math"/>
                    <w:color w:val="000000"/>
                    <w:kern w:val="24"/>
                    <w:lang w:eastAsia="zh-CN"/>
                  </w:rPr>
                  <m:t>l</m:t>
                </m:r>
              </m:sub>
              <m:sup>
                <m:d>
                  <m:dPr>
                    <m:ctrlPr>
                      <w:rPr>
                        <w:rFonts w:ascii="Cambria Math" w:hAnsi="Cambria Math"/>
                        <w:i/>
                        <w:color w:val="000000"/>
                        <w:kern w:val="24"/>
                        <w:lang w:eastAsia="zh-CN"/>
                      </w:rPr>
                    </m:ctrlPr>
                  </m:dPr>
                  <m:e>
                    <m:r>
                      <w:rPr>
                        <w:rFonts w:ascii="Cambria Math" w:hAnsi="Cambria Math"/>
                        <w:color w:val="000000"/>
                        <w:kern w:val="24"/>
                        <w:lang w:eastAsia="zh-CN"/>
                      </w:rPr>
                      <m:t>j</m:t>
                    </m:r>
                  </m:e>
                </m:d>
              </m:sup>
            </m:sSubSup>
            <m:r>
              <w:rPr>
                <w:rFonts w:ascii="Cambria Math" w:hAnsi="Cambria Math"/>
                <w:color w:val="000000"/>
                <w:kern w:val="24"/>
                <w:lang w:eastAsia="zh-CN"/>
              </w:rPr>
              <m:t>,</m:t>
            </m:r>
            <m:sSub>
              <m:sSubPr>
                <m:ctrlPr>
                  <w:rPr>
                    <w:rFonts w:ascii="Cambria Math" w:hAnsi="Cambria Math"/>
                    <w:i/>
                    <w:iCs/>
                    <w:color w:val="000000"/>
                    <w:kern w:val="24"/>
                    <w:lang w:eastAsia="zh-CN"/>
                  </w:rPr>
                </m:ctrlPr>
              </m:sSubPr>
              <m:e>
                <m:r>
                  <m:rPr>
                    <m:sty m:val="b"/>
                  </m:rPr>
                  <w:rPr>
                    <w:rFonts w:ascii="Cambria Math" w:hAnsi="Cambria Math" w:hint="eastAsia"/>
                    <w:color w:val="000000"/>
                    <w:kern w:val="24"/>
                    <w:lang w:eastAsia="zh-CN"/>
                  </w:rPr>
                  <m:t>Γ</m:t>
                </m:r>
              </m:e>
              <m:sub>
                <m:r>
                  <w:rPr>
                    <w:rFonts w:ascii="Cambria Math" w:hAnsi="Cambria Math"/>
                    <w:color w:val="000000"/>
                    <w:kern w:val="24"/>
                    <w:lang w:eastAsia="zh-CN"/>
                  </w:rPr>
                  <m:t>l</m:t>
                </m:r>
              </m:sub>
            </m:sSub>
          </m:e>
          <m:e>
            <m:r>
              <m:rPr>
                <m:sty m:val="b"/>
              </m:rPr>
              <w:rPr>
                <w:rFonts w:ascii="Cambria Math" w:hAnsi="Cambria Math" w:hint="eastAsia"/>
                <w:color w:val="000000"/>
                <w:kern w:val="24"/>
                <w:lang w:eastAsia="zh-CN"/>
              </w:rPr>
              <m:t>Θ</m:t>
            </m:r>
          </m:e>
        </m:d>
      </m:oMath>
      <w:r>
        <w:rPr>
          <w:rFonts w:hint="eastAsia"/>
          <w:iCs/>
          <w:color w:val="000000"/>
          <w:kern w:val="24"/>
          <w:lang w:eastAsia="zh-CN"/>
        </w:rPr>
        <w:t xml:space="preserve"> </w:t>
      </w:r>
      <w:r w:rsidR="0036477B">
        <w:rPr>
          <w:iCs/>
          <w:color w:val="000000"/>
          <w:kern w:val="24"/>
          <w:lang w:eastAsia="zh-CN"/>
        </w:rPr>
        <w:t xml:space="preserve">and </w:t>
      </w:r>
      <w:r w:rsidR="00B17E58" w:rsidRPr="00B17E58">
        <w:rPr>
          <w:iCs/>
          <w:color w:val="000000"/>
          <w:kern w:val="24"/>
          <w:lang w:eastAsia="zh-CN"/>
        </w:rPr>
        <w:t xml:space="preserve">hyperprior distribution (i.e., (9)) </w:t>
      </w:r>
      <m:oMath>
        <m:r>
          <w:rPr>
            <w:rFonts w:ascii="Cambria Math" w:eastAsiaTheme="minorEastAsia" w:hAnsi="Cambria Math"/>
            <w:color w:val="211E1E"/>
            <w:lang w:eastAsia="zh-CN"/>
          </w:rPr>
          <m:t>P(</m:t>
        </m:r>
        <m:r>
          <m:rPr>
            <m:sty m:val="b"/>
          </m:rPr>
          <w:rPr>
            <w:rFonts w:ascii="Cambria Math" w:eastAsiaTheme="minorEastAsia" w:hAnsi="Cambria Math" w:hint="eastAsia"/>
            <w:color w:val="211E1E"/>
            <w:lang w:eastAsia="zh-CN"/>
          </w:rPr>
          <m:t>Θ</m:t>
        </m:r>
        <m:r>
          <w:rPr>
            <w:rFonts w:ascii="Cambria Math" w:eastAsiaTheme="minorEastAsia" w:hAnsi="Cambria Math"/>
            <w:color w:val="211E1E"/>
            <w:lang w:eastAsia="zh-CN"/>
          </w:rPr>
          <m:t>)</m:t>
        </m:r>
      </m:oMath>
      <w:r w:rsidR="00B17E58">
        <w:rPr>
          <w:rFonts w:hint="eastAsia"/>
          <w:iCs/>
          <w:color w:val="211E1E"/>
          <w:lang w:eastAsia="zh-CN"/>
        </w:rPr>
        <w:t>.</w:t>
      </w:r>
      <w:bookmarkEnd w:id="307"/>
    </w:p>
    <w:p w14:paraId="5A7072F7" w14:textId="5A9C440D" w:rsidR="00B32BFA" w:rsidRDefault="00D071F5" w:rsidP="00BB7DCE">
      <w:pPr>
        <w:pStyle w:val="Text"/>
        <w:ind w:firstLine="204"/>
        <w:rPr>
          <w:lang w:eastAsia="zh-CN"/>
        </w:rPr>
      </w:pPr>
      <w:r>
        <w:rPr>
          <w:color w:val="000000"/>
          <w:kern w:val="24"/>
          <w:lang w:eastAsia="zh-CN"/>
        </w:rPr>
        <w:t>Note that</w:t>
      </w:r>
      <w:r w:rsidR="00DC5138">
        <w:rPr>
          <w:color w:val="000000"/>
          <w:kern w:val="24"/>
          <w:lang w:eastAsia="zh-CN"/>
        </w:rPr>
        <w:t xml:space="preserve"> the joint distribution</w:t>
      </w:r>
      <w:r w:rsidR="001F7B2A">
        <w:rPr>
          <w:rFonts w:hint="eastAsia"/>
          <w:color w:val="000000"/>
          <w:kern w:val="24"/>
          <w:lang w:eastAsia="zh-CN"/>
        </w:rPr>
        <w:t xml:space="preserve"> </w:t>
      </w:r>
      <m:oMath>
        <m:r>
          <w:rPr>
            <w:rFonts w:ascii="Cambria Math" w:hAnsi="Cambria Math"/>
            <w:color w:val="000000"/>
            <w:kern w:val="24"/>
            <w:lang w:eastAsia="zh-CN"/>
          </w:rPr>
          <m:t>P</m:t>
        </m:r>
        <m:d>
          <m:dPr>
            <m:ctrlPr>
              <w:rPr>
                <w:rFonts w:ascii="Cambria Math" w:hAnsi="Cambria Math"/>
                <w:i/>
                <w:iCs/>
                <w:color w:val="000000"/>
                <w:kern w:val="24"/>
                <w:lang w:eastAsia="zh-CN"/>
              </w:rPr>
            </m:ctrlPr>
          </m:dPr>
          <m:e>
            <m:sSubSup>
              <m:sSubSupPr>
                <m:ctrlPr>
                  <w:rPr>
                    <w:rFonts w:ascii="Cambria Math" w:hAnsi="Cambria Math"/>
                    <w:i/>
                    <w:iCs/>
                    <w:color w:val="000000"/>
                    <w:kern w:val="24"/>
                    <w:lang w:eastAsia="zh-CN"/>
                  </w:rPr>
                </m:ctrlPr>
              </m:sSubSupPr>
              <m:e>
                <m:r>
                  <m:rPr>
                    <m:sty m:val="b"/>
                  </m:rPr>
                  <w:rPr>
                    <w:rFonts w:ascii="Cambria Math" w:hAnsi="Cambria Math"/>
                    <w:color w:val="000000"/>
                    <w:kern w:val="24"/>
                    <w:lang w:eastAsia="zh-CN"/>
                  </w:rPr>
                  <m:t>h</m:t>
                </m:r>
              </m:e>
              <m:sub>
                <m:r>
                  <w:rPr>
                    <w:rFonts w:ascii="Cambria Math" w:hAnsi="Cambria Math"/>
                    <w:color w:val="000000"/>
                    <w:kern w:val="24"/>
                    <w:lang w:eastAsia="zh-CN"/>
                  </w:rPr>
                  <m:t>l</m:t>
                </m:r>
              </m:sub>
              <m:sup>
                <m:d>
                  <m:dPr>
                    <m:ctrlPr>
                      <w:rPr>
                        <w:rFonts w:ascii="Cambria Math" w:hAnsi="Cambria Math"/>
                        <w:i/>
                        <w:color w:val="000000"/>
                        <w:kern w:val="24"/>
                        <w:lang w:eastAsia="zh-CN"/>
                      </w:rPr>
                    </m:ctrlPr>
                  </m:dPr>
                  <m:e>
                    <m:r>
                      <w:rPr>
                        <w:rFonts w:ascii="Cambria Math" w:hAnsi="Cambria Math"/>
                        <w:color w:val="000000"/>
                        <w:kern w:val="24"/>
                        <w:lang w:eastAsia="zh-CN"/>
                      </w:rPr>
                      <m:t>j</m:t>
                    </m:r>
                  </m:e>
                </m:d>
              </m:sup>
            </m:sSubSup>
            <m:r>
              <w:rPr>
                <w:rFonts w:ascii="Cambria Math" w:hAnsi="Cambria Math"/>
                <w:color w:val="000000"/>
                <w:kern w:val="24"/>
                <w:lang w:eastAsia="zh-CN"/>
              </w:rPr>
              <m:t>,</m:t>
            </m:r>
            <m:sSub>
              <m:sSubPr>
                <m:ctrlPr>
                  <w:rPr>
                    <w:rFonts w:ascii="Cambria Math" w:hAnsi="Cambria Math"/>
                    <w:i/>
                    <w:iCs/>
                    <w:color w:val="000000"/>
                    <w:kern w:val="24"/>
                    <w:lang w:eastAsia="zh-CN"/>
                  </w:rPr>
                </m:ctrlPr>
              </m:sSubPr>
              <m:e>
                <m:r>
                  <m:rPr>
                    <m:sty m:val="b"/>
                  </m:rPr>
                  <w:rPr>
                    <w:rFonts w:ascii="Cambria Math" w:hAnsi="Cambria Math" w:hint="eastAsia"/>
                    <w:color w:val="000000"/>
                    <w:kern w:val="24"/>
                    <w:lang w:eastAsia="zh-CN"/>
                  </w:rPr>
                  <m:t>Γ</m:t>
                </m:r>
              </m:e>
              <m:sub>
                <m:r>
                  <w:rPr>
                    <w:rFonts w:ascii="Cambria Math" w:hAnsi="Cambria Math"/>
                    <w:color w:val="000000"/>
                    <w:kern w:val="24"/>
                    <w:lang w:eastAsia="zh-CN"/>
                  </w:rPr>
                  <m:t>l</m:t>
                </m:r>
              </m:sub>
            </m:sSub>
          </m:e>
          <m:e>
            <m:r>
              <m:rPr>
                <m:sty m:val="b"/>
              </m:rPr>
              <w:rPr>
                <w:rFonts w:ascii="Cambria Math" w:hAnsi="Cambria Math" w:hint="eastAsia"/>
                <w:color w:val="000000"/>
                <w:kern w:val="24"/>
                <w:lang w:eastAsia="zh-CN"/>
              </w:rPr>
              <m:t>Θ</m:t>
            </m:r>
          </m:e>
        </m:d>
      </m:oMath>
      <w:r w:rsidR="00DC5138">
        <w:rPr>
          <w:iCs/>
          <w:color w:val="000000"/>
          <w:kern w:val="24"/>
          <w:lang w:eastAsia="zh-CN"/>
        </w:rPr>
        <w:t xml:space="preserve"> is proportion</w:t>
      </w:r>
      <w:r w:rsidR="008E157C">
        <w:rPr>
          <w:iCs/>
          <w:color w:val="000000"/>
          <w:kern w:val="24"/>
          <w:lang w:eastAsia="zh-CN"/>
        </w:rPr>
        <w:t>al</w:t>
      </w:r>
      <w:r w:rsidR="00DC5138">
        <w:rPr>
          <w:iCs/>
          <w:color w:val="000000"/>
          <w:kern w:val="24"/>
          <w:lang w:eastAsia="zh-CN"/>
        </w:rPr>
        <w:t xml:space="preserve"> to </w:t>
      </w:r>
      <m:oMath>
        <m:r>
          <w:rPr>
            <w:rFonts w:ascii="Cambria Math" w:hAnsi="Cambria Math"/>
          </w:rPr>
          <m:t>P</m:t>
        </m:r>
        <m:d>
          <m:dPr>
            <m:ctrlPr>
              <w:rPr>
                <w:rFonts w:ascii="Cambria Math" w:hAnsi="Cambria Math"/>
                <w:i/>
              </w:rPr>
            </m:ctrlPr>
          </m:dPr>
          <m:e>
            <m:sSubSup>
              <m:sSubSupPr>
                <m:ctrlPr>
                  <w:rPr>
                    <w:rFonts w:ascii="Cambria Math" w:hAnsi="Cambria Math"/>
                    <w:i/>
                    <w:iCs/>
                    <w:color w:val="000000"/>
                    <w:kern w:val="24"/>
                    <w:lang w:eastAsia="zh-CN"/>
                  </w:rPr>
                </m:ctrlPr>
              </m:sSubSupPr>
              <m:e>
                <m:r>
                  <m:rPr>
                    <m:sty m:val="b"/>
                  </m:rPr>
                  <w:rPr>
                    <w:rFonts w:ascii="Cambria Math" w:hAnsi="Cambria Math"/>
                    <w:color w:val="000000"/>
                    <w:kern w:val="24"/>
                    <w:lang w:eastAsia="zh-CN"/>
                  </w:rPr>
                  <m:t>h</m:t>
                </m:r>
              </m:e>
              <m:sub>
                <m:r>
                  <w:rPr>
                    <w:rFonts w:ascii="Cambria Math" w:hAnsi="Cambria Math"/>
                    <w:color w:val="000000"/>
                    <w:kern w:val="24"/>
                    <w:lang w:eastAsia="zh-CN"/>
                  </w:rPr>
                  <m:t>l</m:t>
                </m:r>
              </m:sub>
              <m:sup>
                <m:d>
                  <m:dPr>
                    <m:ctrlPr>
                      <w:rPr>
                        <w:rFonts w:ascii="Cambria Math" w:hAnsi="Cambria Math"/>
                        <w:i/>
                        <w:color w:val="000000"/>
                        <w:kern w:val="24"/>
                        <w:lang w:eastAsia="zh-CN"/>
                      </w:rPr>
                    </m:ctrlPr>
                  </m:dPr>
                  <m:e>
                    <m:r>
                      <w:rPr>
                        <w:rFonts w:ascii="Cambria Math" w:hAnsi="Cambria Math"/>
                        <w:color w:val="000000"/>
                        <w:kern w:val="24"/>
                        <w:lang w:eastAsia="zh-CN"/>
                      </w:rPr>
                      <m:t>j</m:t>
                    </m:r>
                  </m:e>
                </m:d>
              </m:sup>
            </m:sSubSup>
          </m:e>
          <m:e>
            <m:sSub>
              <m:sSubPr>
                <m:ctrlPr>
                  <w:rPr>
                    <w:rFonts w:ascii="Cambria Math" w:hAnsi="Cambria Math"/>
                    <w:i/>
                    <w:iCs/>
                    <w:color w:val="000000"/>
                    <w:kern w:val="24"/>
                    <w:lang w:eastAsia="zh-CN"/>
                  </w:rPr>
                </m:ctrlPr>
              </m:sSubPr>
              <m:e>
                <m:r>
                  <m:rPr>
                    <m:sty m:val="b"/>
                  </m:rPr>
                  <w:rPr>
                    <w:rFonts w:ascii="Cambria Math" w:hAnsi="Cambria Math" w:hint="eastAsia"/>
                    <w:color w:val="000000"/>
                    <w:kern w:val="24"/>
                    <w:lang w:eastAsia="zh-CN"/>
                  </w:rPr>
                  <m:t>Γ</m:t>
                </m:r>
              </m:e>
              <m:sub>
                <m:r>
                  <w:rPr>
                    <w:rFonts w:ascii="Cambria Math" w:hAnsi="Cambria Math"/>
                    <w:color w:val="000000"/>
                    <w:kern w:val="24"/>
                    <w:lang w:eastAsia="zh-CN"/>
                  </w:rPr>
                  <m:t>l</m:t>
                </m:r>
              </m:sub>
            </m:sSub>
            <m:r>
              <w:rPr>
                <w:rFonts w:ascii="Cambria Math" w:hAnsi="Cambria Math"/>
              </w:rPr>
              <m:t>,</m:t>
            </m:r>
            <m:r>
              <m:rPr>
                <m:sty m:val="b"/>
              </m:rPr>
              <w:rPr>
                <w:rFonts w:ascii="Cambria Math" w:hAnsi="Cambria Math" w:hint="eastAsia"/>
                <w:color w:val="000000"/>
                <w:kern w:val="24"/>
                <w:lang w:eastAsia="zh-CN"/>
              </w:rPr>
              <m:t>Θ</m:t>
            </m:r>
          </m:e>
        </m:d>
        <m:r>
          <w:rPr>
            <w:rFonts w:ascii="Cambria Math" w:hAnsi="Cambria Math"/>
            <w:color w:val="000000"/>
            <w:kern w:val="24"/>
            <w:lang w:eastAsia="zh-CN"/>
          </w:rPr>
          <m:t>P</m:t>
        </m:r>
        <m:d>
          <m:dPr>
            <m:ctrlPr>
              <w:rPr>
                <w:rFonts w:ascii="Cambria Math" w:hAnsi="Cambria Math"/>
                <w:i/>
                <w:iCs/>
                <w:color w:val="000000"/>
                <w:kern w:val="24"/>
                <w:lang w:eastAsia="zh-CN"/>
              </w:rPr>
            </m:ctrlPr>
          </m:dPr>
          <m:e>
            <m:sSub>
              <m:sSubPr>
                <m:ctrlPr>
                  <w:rPr>
                    <w:rFonts w:ascii="Cambria Math" w:hAnsi="Cambria Math"/>
                    <w:i/>
                    <w:iCs/>
                    <w:color w:val="000000"/>
                    <w:kern w:val="24"/>
                    <w:lang w:eastAsia="zh-CN"/>
                  </w:rPr>
                </m:ctrlPr>
              </m:sSubPr>
              <m:e>
                <m:r>
                  <m:rPr>
                    <m:sty m:val="b"/>
                  </m:rPr>
                  <w:rPr>
                    <w:rFonts w:ascii="Cambria Math" w:hAnsi="Cambria Math" w:hint="eastAsia"/>
                    <w:color w:val="000000"/>
                    <w:kern w:val="24"/>
                    <w:lang w:eastAsia="zh-CN"/>
                  </w:rPr>
                  <m:t>Γ</m:t>
                </m:r>
              </m:e>
              <m:sub>
                <m:r>
                  <w:rPr>
                    <w:rFonts w:ascii="Cambria Math" w:hAnsi="Cambria Math"/>
                    <w:color w:val="000000"/>
                    <w:kern w:val="24"/>
                    <w:lang w:eastAsia="zh-CN"/>
                  </w:rPr>
                  <m:t>l</m:t>
                </m:r>
              </m:sub>
            </m:sSub>
          </m:e>
          <m:e>
            <m:r>
              <m:rPr>
                <m:sty m:val="b"/>
              </m:rPr>
              <w:rPr>
                <w:rFonts w:ascii="Cambria Math" w:hAnsi="Cambria Math" w:hint="eastAsia"/>
                <w:color w:val="000000"/>
                <w:kern w:val="24"/>
                <w:lang w:eastAsia="zh-CN"/>
              </w:rPr>
              <m:t>Θ</m:t>
            </m:r>
          </m:e>
        </m:d>
      </m:oMath>
      <w:r w:rsidR="00DC5138">
        <w:rPr>
          <w:rFonts w:hint="eastAsia"/>
          <w:iCs/>
          <w:color w:val="000000"/>
          <w:kern w:val="24"/>
          <w:lang w:eastAsia="zh-CN"/>
        </w:rPr>
        <w:t xml:space="preserve"> </w:t>
      </w:r>
      <w:r w:rsidR="00DC5138">
        <w:rPr>
          <w:iCs/>
          <w:color w:val="000000"/>
          <w:kern w:val="24"/>
          <w:lang w:eastAsia="zh-CN"/>
        </w:rPr>
        <w:t xml:space="preserve">according to </w:t>
      </w:r>
      <w:r w:rsidR="007738D0">
        <w:rPr>
          <w:iCs/>
          <w:color w:val="000000"/>
          <w:kern w:val="24"/>
          <w:lang w:eastAsia="zh-CN"/>
        </w:rPr>
        <w:t xml:space="preserve">the </w:t>
      </w:r>
      <w:r w:rsidR="00DC5138">
        <w:rPr>
          <w:iCs/>
          <w:color w:val="000000"/>
          <w:kern w:val="24"/>
          <w:lang w:eastAsia="zh-CN"/>
        </w:rPr>
        <w:t>Bayes rule</w:t>
      </w:r>
      <w:r w:rsidR="00DC5138">
        <w:rPr>
          <w:rFonts w:hint="eastAsia"/>
          <w:iCs/>
          <w:color w:val="000000"/>
          <w:kern w:val="24"/>
          <w:lang w:eastAsia="zh-CN"/>
        </w:rPr>
        <w:t>.</w:t>
      </w:r>
      <w:r w:rsidR="00DC5138">
        <w:rPr>
          <w:iCs/>
          <w:color w:val="000000"/>
          <w:kern w:val="24"/>
          <w:lang w:eastAsia="zh-CN"/>
        </w:rPr>
        <w:t xml:space="preserve"> </w:t>
      </w:r>
      <m:oMath>
        <m:r>
          <w:rPr>
            <w:rFonts w:ascii="Cambria Math" w:hAnsi="Cambria Math"/>
          </w:rPr>
          <m:t>P</m:t>
        </m:r>
        <m:d>
          <m:dPr>
            <m:ctrlPr>
              <w:rPr>
                <w:rFonts w:ascii="Cambria Math" w:hAnsi="Cambria Math"/>
                <w:i/>
              </w:rPr>
            </m:ctrlPr>
          </m:dPr>
          <m:e>
            <m:sSubSup>
              <m:sSubSupPr>
                <m:ctrlPr>
                  <w:rPr>
                    <w:rFonts w:ascii="Cambria Math" w:hAnsi="Cambria Math"/>
                    <w:i/>
                    <w:iCs/>
                    <w:color w:val="000000"/>
                    <w:kern w:val="24"/>
                    <w:lang w:eastAsia="zh-CN"/>
                  </w:rPr>
                </m:ctrlPr>
              </m:sSubSupPr>
              <m:e>
                <m:r>
                  <m:rPr>
                    <m:sty m:val="b"/>
                  </m:rPr>
                  <w:rPr>
                    <w:rFonts w:ascii="Cambria Math" w:hAnsi="Cambria Math"/>
                    <w:color w:val="000000"/>
                    <w:kern w:val="24"/>
                    <w:lang w:eastAsia="zh-CN"/>
                  </w:rPr>
                  <m:t>h</m:t>
                </m:r>
              </m:e>
              <m:sub>
                <m:r>
                  <w:rPr>
                    <w:rFonts w:ascii="Cambria Math" w:hAnsi="Cambria Math"/>
                    <w:color w:val="000000"/>
                    <w:kern w:val="24"/>
                    <w:lang w:eastAsia="zh-CN"/>
                  </w:rPr>
                  <m:t>l</m:t>
                </m:r>
              </m:sub>
              <m:sup>
                <m:d>
                  <m:dPr>
                    <m:ctrlPr>
                      <w:rPr>
                        <w:rFonts w:ascii="Cambria Math" w:hAnsi="Cambria Math"/>
                        <w:i/>
                        <w:color w:val="000000"/>
                        <w:kern w:val="24"/>
                        <w:lang w:eastAsia="zh-CN"/>
                      </w:rPr>
                    </m:ctrlPr>
                  </m:dPr>
                  <m:e>
                    <m:r>
                      <w:rPr>
                        <w:rFonts w:ascii="Cambria Math" w:hAnsi="Cambria Math"/>
                        <w:color w:val="000000"/>
                        <w:kern w:val="24"/>
                        <w:lang w:eastAsia="zh-CN"/>
                      </w:rPr>
                      <m:t>j</m:t>
                    </m:r>
                  </m:e>
                </m:d>
              </m:sup>
            </m:sSubSup>
          </m:e>
          <m:e>
            <m:sSub>
              <m:sSubPr>
                <m:ctrlPr>
                  <w:rPr>
                    <w:rFonts w:ascii="Cambria Math" w:hAnsi="Cambria Math"/>
                    <w:i/>
                    <w:iCs/>
                    <w:color w:val="000000"/>
                    <w:kern w:val="24"/>
                    <w:lang w:eastAsia="zh-CN"/>
                  </w:rPr>
                </m:ctrlPr>
              </m:sSubPr>
              <m:e>
                <m:r>
                  <m:rPr>
                    <m:sty m:val="b"/>
                  </m:rPr>
                  <w:rPr>
                    <w:rFonts w:ascii="Cambria Math" w:hAnsi="Cambria Math" w:hint="eastAsia"/>
                    <w:color w:val="000000"/>
                    <w:kern w:val="24"/>
                    <w:lang w:eastAsia="zh-CN"/>
                  </w:rPr>
                  <m:t>Γ</m:t>
                </m:r>
              </m:e>
              <m:sub>
                <m:r>
                  <w:rPr>
                    <w:rFonts w:ascii="Cambria Math" w:hAnsi="Cambria Math"/>
                    <w:color w:val="000000"/>
                    <w:kern w:val="24"/>
                    <w:lang w:eastAsia="zh-CN"/>
                  </w:rPr>
                  <m:t>l</m:t>
                </m:r>
              </m:sub>
            </m:sSub>
            <m:r>
              <w:rPr>
                <w:rFonts w:ascii="Cambria Math" w:hAnsi="Cambria Math"/>
              </w:rPr>
              <m:t>,</m:t>
            </m:r>
            <m:r>
              <m:rPr>
                <m:sty m:val="b"/>
              </m:rPr>
              <w:rPr>
                <w:rFonts w:ascii="Cambria Math" w:hAnsi="Cambria Math" w:hint="eastAsia"/>
                <w:color w:val="000000"/>
                <w:kern w:val="24"/>
                <w:lang w:eastAsia="zh-CN"/>
              </w:rPr>
              <m:t>Θ</m:t>
            </m:r>
          </m:e>
        </m:d>
      </m:oMath>
      <w:r w:rsidR="00DC5138">
        <w:rPr>
          <w:rFonts w:hint="eastAsia"/>
          <w:lang w:eastAsia="zh-CN"/>
        </w:rPr>
        <w:t xml:space="preserve"> </w:t>
      </w:r>
      <w:r w:rsidR="00DC5138">
        <w:rPr>
          <w:lang w:eastAsia="zh-CN"/>
        </w:rPr>
        <w:t xml:space="preserve">is the combination of multiple Gaussian distributions </w:t>
      </w:r>
      <m:oMath>
        <m:sSubSup>
          <m:sSubSupPr>
            <m:ctrlPr>
              <w:rPr>
                <w:rFonts w:ascii="Cambria Math" w:hAnsi="Cambria Math"/>
                <w:i/>
                <w:iCs/>
                <w:color w:val="000000"/>
                <w:kern w:val="24"/>
                <w:lang w:eastAsia="zh-CN"/>
              </w:rPr>
            </m:ctrlPr>
          </m:sSubSupPr>
          <m:e>
            <m:r>
              <m:rPr>
                <m:sty m:val="b"/>
              </m:rPr>
              <w:rPr>
                <w:rFonts w:ascii="Cambria Math" w:hAnsi="Cambria Math"/>
                <w:color w:val="000000"/>
                <w:kern w:val="24"/>
                <w:lang w:eastAsia="zh-CN"/>
              </w:rPr>
              <m:t>h</m:t>
            </m:r>
          </m:e>
          <m:sub>
            <m:r>
              <w:rPr>
                <w:rFonts w:ascii="Cambria Math" w:hAnsi="Cambria Math"/>
                <w:color w:val="000000"/>
                <w:kern w:val="24"/>
                <w:lang w:eastAsia="zh-CN"/>
              </w:rPr>
              <m:t>l</m:t>
            </m:r>
          </m:sub>
          <m:sup>
            <m:d>
              <m:dPr>
                <m:ctrlPr>
                  <w:rPr>
                    <w:rFonts w:ascii="Cambria Math" w:hAnsi="Cambria Math"/>
                    <w:i/>
                    <w:color w:val="000000"/>
                    <w:kern w:val="24"/>
                    <w:lang w:eastAsia="zh-CN"/>
                  </w:rPr>
                </m:ctrlPr>
              </m:dPr>
              <m:e>
                <m:r>
                  <w:rPr>
                    <w:rFonts w:ascii="Cambria Math" w:hAnsi="Cambria Math"/>
                    <w:shd w:val="clear" w:color="auto" w:fill="FFFFFF"/>
                  </w:rPr>
                  <m:t>j</m:t>
                </m:r>
              </m:e>
            </m:d>
          </m:sup>
        </m:sSubSup>
        <m:d>
          <m:dPr>
            <m:ctrlPr>
              <w:rPr>
                <w:rFonts w:ascii="Cambria Math" w:hAnsi="Cambria Math"/>
                <w:i/>
                <w:color w:val="000000"/>
                <w:kern w:val="24"/>
                <w:lang w:eastAsia="zh-CN"/>
              </w:rPr>
            </m:ctrlPr>
          </m:dPr>
          <m:e>
            <m:r>
              <w:rPr>
                <w:rFonts w:ascii="Cambria Math" w:hAnsi="Cambria Math"/>
                <w:color w:val="000000"/>
                <w:kern w:val="24"/>
                <w:lang w:eastAsia="zh-CN"/>
              </w:rPr>
              <m:t>t</m:t>
            </m:r>
          </m:e>
        </m:d>
        <m:r>
          <w:rPr>
            <w:rFonts w:ascii="Cambria Math" w:hAnsi="Cambria Math"/>
            <w:color w:val="000000"/>
            <w:kern w:val="24"/>
            <w:lang w:eastAsia="zh-CN"/>
          </w:rPr>
          <m:t>=</m:t>
        </m:r>
        <m:sSub>
          <m:sSubPr>
            <m:ctrlPr>
              <w:rPr>
                <w:rFonts w:ascii="Cambria Math" w:hAnsi="Cambria Math"/>
                <w:b/>
                <w:i/>
                <w:shd w:val="clear" w:color="auto" w:fill="FFFFFF"/>
              </w:rPr>
            </m:ctrlPr>
          </m:sSubPr>
          <m:e>
            <m:r>
              <m:rPr>
                <m:sty m:val="b"/>
              </m:rPr>
              <w:rPr>
                <w:rFonts w:ascii="Cambria Math" w:hAnsi="Cambria Math"/>
                <w:shd w:val="clear" w:color="auto" w:fill="FFFFFF"/>
              </w:rPr>
              <m:t>x</m:t>
            </m:r>
          </m:e>
          <m:sub>
            <m:r>
              <w:rPr>
                <w:rFonts w:ascii="Cambria Math" w:hAnsi="Cambria Math"/>
                <w:shd w:val="clear" w:color="auto" w:fill="FFFFFF"/>
              </w:rPr>
              <m:t>l</m:t>
            </m:r>
          </m:sub>
        </m:sSub>
        <m:sSup>
          <m:sSupPr>
            <m:ctrlPr>
              <w:rPr>
                <w:rFonts w:ascii="Cambria Math" w:hAnsi="Cambria Math"/>
                <w:i/>
                <w:shd w:val="clear" w:color="auto" w:fill="FFFFFF"/>
              </w:rPr>
            </m:ctrlPr>
          </m:sSupPr>
          <m:e>
            <m:d>
              <m:dPr>
                <m:ctrlPr>
                  <w:rPr>
                    <w:rFonts w:ascii="Cambria Math" w:hAnsi="Cambria Math"/>
                    <w:b/>
                    <w:shd w:val="clear" w:color="auto" w:fill="FFFFFF"/>
                  </w:rPr>
                </m:ctrlPr>
              </m:dPr>
              <m:e>
                <m:r>
                  <w:rPr>
                    <w:rFonts w:ascii="Cambria Math" w:hAnsi="Cambria Math"/>
                    <w:shd w:val="clear" w:color="auto" w:fill="FFFFFF"/>
                  </w:rPr>
                  <m:t>t</m:t>
                </m:r>
              </m:e>
            </m:d>
            <m:r>
              <m:rPr>
                <m:sty m:val="b"/>
              </m:rPr>
              <w:rPr>
                <w:rFonts w:ascii="Cambria Math" w:hAnsi="Cambria Math"/>
                <w:shd w:val="clear" w:color="auto" w:fill="FFFFFF"/>
              </w:rPr>
              <m:t>w</m:t>
            </m:r>
          </m:e>
          <m:sup>
            <m:d>
              <m:dPr>
                <m:ctrlPr>
                  <w:rPr>
                    <w:rFonts w:ascii="Cambria Math" w:hAnsi="Cambria Math"/>
                    <w:i/>
                    <w:shd w:val="clear" w:color="auto" w:fill="FFFFFF"/>
                  </w:rPr>
                </m:ctrlPr>
              </m:dPr>
              <m:e>
                <m:r>
                  <w:rPr>
                    <w:rFonts w:ascii="Cambria Math" w:hAnsi="Cambria Math"/>
                    <w:shd w:val="clear" w:color="auto" w:fill="FFFFFF"/>
                  </w:rPr>
                  <m:t>j</m:t>
                </m:r>
              </m:e>
            </m:d>
          </m:sup>
        </m:sSup>
        <m:r>
          <m:rPr>
            <m:sty m:val="p"/>
          </m:rPr>
          <w:rPr>
            <w:rFonts w:ascii="Cambria Math" w:hAnsi="Cambria Math" w:cs="Cambria Math"/>
            <w:lang w:eastAsia="zh-CN"/>
          </w:rPr>
          <m:t>∼</m:t>
        </m:r>
        <m:r>
          <w:rPr>
            <w:rFonts w:ascii="Cambria Math" w:hAnsi="Cambria Math"/>
            <w:lang w:eastAsia="zh-CN"/>
          </w:rPr>
          <m:t>N</m:t>
        </m:r>
        <m:d>
          <m:dPr>
            <m:ctrlPr>
              <w:rPr>
                <w:rFonts w:ascii="Cambria Math" w:hAnsi="Cambria Math"/>
                <w:i/>
                <w:lang w:eastAsia="zh-CN"/>
              </w:rPr>
            </m:ctrlPr>
          </m:dPr>
          <m:e>
            <m:sSub>
              <m:sSubPr>
                <m:ctrlPr>
                  <w:rPr>
                    <w:rFonts w:ascii="Cambria Math" w:hAnsi="Cambria Math"/>
                    <w:i/>
                    <w:lang w:eastAsia="zh-CN"/>
                  </w:rPr>
                </m:ctrlPr>
              </m:sSubPr>
              <m:e>
                <m:r>
                  <m:rPr>
                    <m:sty m:val="b"/>
                  </m:rPr>
                  <w:rPr>
                    <w:rFonts w:ascii="Cambria Math" w:hAnsi="Cambria Math"/>
                    <w:lang w:eastAsia="zh-CN"/>
                  </w:rPr>
                  <m:t>Φ</m:t>
                </m:r>
              </m:e>
              <m:sub>
                <m:r>
                  <w:rPr>
                    <w:rFonts w:ascii="Cambria Math" w:hAnsi="Cambria Math"/>
                    <w:lang w:eastAsia="zh-CN"/>
                  </w:rPr>
                  <m:t>l</m:t>
                </m:r>
              </m:sub>
            </m:sSub>
            <m:sSub>
              <m:sSubPr>
                <m:ctrlPr>
                  <w:rPr>
                    <w:rFonts w:ascii="Cambria Math" w:hAnsi="Cambria Math"/>
                    <w:i/>
                    <w:lang w:eastAsia="zh-CN"/>
                  </w:rPr>
                </m:ctrlPr>
              </m:sSubPr>
              <m:e>
                <m:d>
                  <m:dPr>
                    <m:ctrlPr>
                      <w:rPr>
                        <w:rFonts w:ascii="Cambria Math" w:hAnsi="Cambria Math"/>
                        <w:b/>
                        <w:lang w:eastAsia="zh-CN"/>
                      </w:rPr>
                    </m:ctrlPr>
                  </m:dPr>
                  <m:e>
                    <m:r>
                      <w:rPr>
                        <w:rFonts w:ascii="Cambria Math" w:hAnsi="Cambria Math"/>
                        <w:lang w:eastAsia="zh-CN"/>
                      </w:rPr>
                      <m:t>t</m:t>
                    </m:r>
                  </m:e>
                </m:d>
                <m:r>
                  <m:rPr>
                    <m:sty m:val="b"/>
                  </m:rPr>
                  <w:rPr>
                    <w:rFonts w:ascii="Cambria Math" w:hAnsi="Cambria Math"/>
                    <w:lang w:eastAsia="zh-CN"/>
                  </w:rPr>
                  <m:t>Γ</m:t>
                </m:r>
                <m:ctrlPr>
                  <w:rPr>
                    <w:rFonts w:ascii="Cambria Math" w:hAnsi="Cambria Math"/>
                    <w:lang w:eastAsia="zh-CN"/>
                  </w:rPr>
                </m:ctrlPr>
              </m:e>
              <m:sub>
                <m:r>
                  <w:rPr>
                    <w:rFonts w:ascii="Cambria Math" w:hAnsi="Cambria Math"/>
                    <w:lang w:eastAsia="zh-CN"/>
                  </w:rPr>
                  <m:t>l</m:t>
                </m:r>
              </m:sub>
            </m:sSub>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σ</m:t>
                </m:r>
              </m:e>
              <m:sup>
                <m:r>
                  <w:rPr>
                    <w:rFonts w:ascii="Cambria Math" w:hAnsi="Cambria Math"/>
                    <w:lang w:eastAsia="zh-CN"/>
                  </w:rPr>
                  <m:t>2</m:t>
                </m:r>
              </m:sup>
            </m:sSup>
          </m:e>
        </m:d>
      </m:oMath>
      <w:r w:rsidR="00DC5138">
        <w:rPr>
          <w:rFonts w:hint="eastAsia"/>
          <w:lang w:eastAsia="zh-CN"/>
        </w:rPr>
        <w:t>,</w:t>
      </w:r>
      <w:r w:rsidR="00DC5138">
        <w:rPr>
          <w:lang w:eastAsia="zh-CN"/>
        </w:rPr>
        <w:t xml:space="preserve"> with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1</m:t>
            </m:r>
          </m:sub>
        </m:sSub>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oMath>
      <w:r w:rsidR="00DC5138">
        <w:rPr>
          <w:rFonts w:hint="eastAsia"/>
          <w:lang w:eastAsia="zh-CN"/>
        </w:rPr>
        <w:t>,</w:t>
      </w:r>
      <w:r w:rsidR="00377A0F">
        <w:rPr>
          <w:lang w:eastAsia="zh-CN"/>
        </w:rPr>
        <w:t xml:space="preserve"> thus</w:t>
      </w:r>
      <w:r w:rsidR="00F75DD8">
        <w:rPr>
          <w:lang w:eastAsia="zh-CN"/>
        </w:rPr>
        <w:t xml:space="preserve"> </w:t>
      </w:r>
      <w:r w:rsidR="009260DD">
        <w:rPr>
          <w:lang w:eastAsia="zh-CN"/>
        </w:rPr>
        <w:t xml:space="preserve">the distribution of observed data </w:t>
      </w:r>
      <w:proofErr w:type="gramStart"/>
      <w:r w:rsidR="009260DD">
        <w:rPr>
          <w:lang w:eastAsia="zh-CN"/>
        </w:rPr>
        <w:t>is</w:t>
      </w:r>
      <w:proofErr w:type="gramEnd"/>
    </w:p>
    <w:p w14:paraId="7B8CF981" w14:textId="3B01E23C" w:rsidR="00F75DD8" w:rsidRPr="0054364B" w:rsidRDefault="00BB7DCE" w:rsidP="00B32BFA">
      <w:pPr>
        <w:pStyle w:val="Text"/>
        <w:ind w:firstLine="204"/>
        <w:jc w:val="right"/>
        <w:rPr>
          <w:iCs/>
          <w:color w:val="000000"/>
          <w:kern w:val="24"/>
          <w:lang w:eastAsia="zh-CN"/>
        </w:rPr>
      </w:pPr>
      <w:r>
        <w:rPr>
          <w:lang w:eastAsia="zh-CN"/>
        </w:rPr>
        <w:br/>
      </w:r>
      <m:oMath>
        <m:r>
          <w:rPr>
            <w:rFonts w:ascii="Cambria Math" w:hAnsi="Cambria Math"/>
          </w:rPr>
          <m:t>P</m:t>
        </m:r>
        <m:d>
          <m:dPr>
            <m:ctrlPr>
              <w:rPr>
                <w:rFonts w:ascii="Cambria Math" w:hAnsi="Cambria Math"/>
                <w:i/>
              </w:rPr>
            </m:ctrlPr>
          </m:dPr>
          <m:e>
            <m:sSubSup>
              <m:sSubSupPr>
                <m:ctrlPr>
                  <w:rPr>
                    <w:rFonts w:ascii="Cambria Math" w:hAnsi="Cambria Math"/>
                    <w:i/>
                    <w:iCs/>
                    <w:color w:val="000000"/>
                    <w:kern w:val="24"/>
                    <w:lang w:eastAsia="zh-CN"/>
                  </w:rPr>
                </m:ctrlPr>
              </m:sSubSupPr>
              <m:e>
                <m:r>
                  <m:rPr>
                    <m:sty m:val="b"/>
                  </m:rPr>
                  <w:rPr>
                    <w:rFonts w:ascii="Cambria Math" w:hAnsi="Cambria Math"/>
                    <w:color w:val="000000"/>
                    <w:kern w:val="24"/>
                    <w:lang w:eastAsia="zh-CN"/>
                  </w:rPr>
                  <m:t>h</m:t>
                </m:r>
              </m:e>
              <m:sub>
                <m:r>
                  <w:rPr>
                    <w:rFonts w:ascii="Cambria Math" w:hAnsi="Cambria Math"/>
                    <w:color w:val="000000"/>
                    <w:kern w:val="24"/>
                    <w:lang w:eastAsia="zh-CN"/>
                  </w:rPr>
                  <m:t>l</m:t>
                </m:r>
              </m:sub>
              <m:sup>
                <m:d>
                  <m:dPr>
                    <m:ctrlPr>
                      <w:rPr>
                        <w:rFonts w:ascii="Cambria Math" w:hAnsi="Cambria Math"/>
                        <w:i/>
                        <w:color w:val="000000"/>
                        <w:kern w:val="24"/>
                        <w:lang w:eastAsia="zh-CN"/>
                      </w:rPr>
                    </m:ctrlPr>
                  </m:dPr>
                  <m:e>
                    <m:r>
                      <w:rPr>
                        <w:rFonts w:ascii="Cambria Math" w:hAnsi="Cambria Math"/>
                        <w:shd w:val="clear" w:color="auto" w:fill="FFFFFF"/>
                      </w:rPr>
                      <m:t>j</m:t>
                    </m:r>
                  </m:e>
                </m:d>
              </m:sup>
            </m:sSubSup>
          </m:e>
          <m:e>
            <m:sSub>
              <m:sSubPr>
                <m:ctrlPr>
                  <w:rPr>
                    <w:rFonts w:ascii="Cambria Math" w:hAnsi="Cambria Math"/>
                    <w:i/>
                    <w:iCs/>
                    <w:color w:val="000000"/>
                    <w:kern w:val="24"/>
                    <w:lang w:eastAsia="zh-CN"/>
                  </w:rPr>
                </m:ctrlPr>
              </m:sSubPr>
              <m:e>
                <m:r>
                  <m:rPr>
                    <m:sty m:val="b"/>
                  </m:rPr>
                  <w:rPr>
                    <w:rFonts w:ascii="Cambria Math" w:hAnsi="Cambria Math" w:hint="eastAsia"/>
                    <w:color w:val="000000"/>
                    <w:kern w:val="24"/>
                    <w:lang w:eastAsia="zh-CN"/>
                  </w:rPr>
                  <m:t>Γ</m:t>
                </m:r>
              </m:e>
              <m:sub>
                <m:r>
                  <w:rPr>
                    <w:rFonts w:ascii="Cambria Math" w:hAnsi="Cambria Math"/>
                    <w:color w:val="000000"/>
                    <w:kern w:val="24"/>
                    <w:lang w:eastAsia="zh-CN"/>
                  </w:rPr>
                  <m:t>l</m:t>
                </m:r>
              </m:sub>
            </m:sSub>
            <m:r>
              <w:rPr>
                <w:rFonts w:ascii="Cambria Math" w:hAnsi="Cambria Math"/>
              </w:rPr>
              <m:t>,</m:t>
            </m:r>
            <m:r>
              <m:rPr>
                <m:sty m:val="b"/>
              </m:rPr>
              <w:rPr>
                <w:rFonts w:ascii="Cambria Math" w:hAnsi="Cambria Math" w:hint="eastAsia"/>
                <w:color w:val="000000"/>
                <w:kern w:val="24"/>
                <w:lang w:eastAsia="zh-CN"/>
              </w:rPr>
              <m:t>Θ</m:t>
            </m:r>
          </m:e>
        </m:d>
        <m:r>
          <w:rPr>
            <w:rFonts w:ascii="Cambria Math" w:hAnsi="Cambria Math"/>
          </w:rPr>
          <m:t>=</m:t>
        </m:r>
        <m:nary>
          <m:naryPr>
            <m:chr m:val="∏"/>
            <m:limLoc m:val="undOvr"/>
            <m:supHide m:val="1"/>
            <m:ctrlPr>
              <w:rPr>
                <w:rFonts w:ascii="Cambria Math" w:hAnsi="Cambria Math"/>
                <w:i/>
                <w:iCs/>
                <w:color w:val="000000"/>
                <w:kern w:val="24"/>
                <w:lang w:eastAsia="zh-CN"/>
              </w:rPr>
            </m:ctrlPr>
          </m:naryPr>
          <m:sub>
            <m:r>
              <w:rPr>
                <w:rFonts w:ascii="Cambria Math" w:hAnsi="Cambria Math"/>
                <w:color w:val="000000"/>
                <w:kern w:val="24"/>
                <w:lang w:eastAsia="zh-CN"/>
              </w:rPr>
              <m:t>l</m:t>
            </m:r>
          </m:sub>
          <m:sup/>
          <m:e>
            <m:nary>
              <m:naryPr>
                <m:chr m:val="∏"/>
                <m:limLoc m:val="undOvr"/>
                <m:supHide m:val="1"/>
                <m:ctrlPr>
                  <w:rPr>
                    <w:rFonts w:ascii="Cambria Math" w:hAnsi="Cambria Math"/>
                    <w:i/>
                    <w:iCs/>
                    <w:color w:val="000000"/>
                    <w:kern w:val="24"/>
                    <w:lang w:eastAsia="zh-CN"/>
                  </w:rPr>
                </m:ctrlPr>
              </m:naryPr>
              <m:sub>
                <m:r>
                  <w:rPr>
                    <w:rFonts w:ascii="Cambria Math" w:hAnsi="Cambria Math"/>
                    <w:color w:val="000000"/>
                    <w:kern w:val="24"/>
                    <w:lang w:eastAsia="zh-CN"/>
                  </w:rPr>
                  <m:t>t</m:t>
                </m:r>
              </m:sub>
              <m:sup/>
              <m:e>
                <m:f>
                  <m:fPr>
                    <m:ctrlPr>
                      <w:rPr>
                        <w:rFonts w:ascii="Cambria Math" w:hAnsi="Cambria Math"/>
                        <w:i/>
                        <w:iCs/>
                        <w:color w:val="000000"/>
                        <w:kern w:val="24"/>
                        <w:lang w:eastAsia="zh-CN"/>
                      </w:rPr>
                    </m:ctrlPr>
                  </m:fPr>
                  <m:num>
                    <m:r>
                      <w:rPr>
                        <w:rFonts w:ascii="Cambria Math" w:hAnsi="Cambria Math"/>
                        <w:color w:val="000000"/>
                        <w:kern w:val="24"/>
                        <w:lang w:eastAsia="zh-CN"/>
                      </w:rPr>
                      <m:t>1</m:t>
                    </m:r>
                  </m:num>
                  <m:den>
                    <m:rad>
                      <m:radPr>
                        <m:degHide m:val="1"/>
                        <m:ctrlPr>
                          <w:rPr>
                            <w:rFonts w:ascii="Cambria Math" w:hAnsi="Cambria Math"/>
                            <w:i/>
                            <w:iCs/>
                            <w:color w:val="000000"/>
                            <w:kern w:val="24"/>
                            <w:lang w:eastAsia="zh-CN"/>
                          </w:rPr>
                        </m:ctrlPr>
                      </m:radPr>
                      <m:deg/>
                      <m:e>
                        <m:r>
                          <w:rPr>
                            <w:rFonts w:ascii="Cambria Math" w:hAnsi="Cambria Math"/>
                            <w:color w:val="000000"/>
                            <w:kern w:val="24"/>
                            <w:lang w:eastAsia="zh-CN"/>
                          </w:rPr>
                          <m:t>2π</m:t>
                        </m:r>
                        <m:sSup>
                          <m:sSupPr>
                            <m:ctrlPr>
                              <w:rPr>
                                <w:rFonts w:ascii="Cambria Math" w:hAnsi="Cambria Math"/>
                                <w:iCs/>
                                <w:shd w:val="clear" w:color="auto" w:fill="FFFFFF"/>
                              </w:rPr>
                            </m:ctrlPr>
                          </m:sSupPr>
                          <m:e>
                            <m:r>
                              <w:rPr>
                                <w:rFonts w:ascii="Cambria Math" w:hAnsi="Cambria Math"/>
                                <w:shd w:val="clear" w:color="auto" w:fill="FFFFFF"/>
                              </w:rPr>
                              <m:t>σ</m:t>
                            </m:r>
                          </m:e>
                          <m:sup>
                            <m:r>
                              <m:rPr>
                                <m:sty m:val="p"/>
                              </m:rPr>
                              <w:rPr>
                                <w:rFonts w:ascii="Cambria Math" w:hAnsi="Cambria Math"/>
                                <w:shd w:val="clear" w:color="auto" w:fill="FFFFFF"/>
                              </w:rPr>
                              <m:t>2</m:t>
                            </m:r>
                          </m:sup>
                        </m:sSup>
                      </m:e>
                    </m:rad>
                  </m:den>
                </m:f>
              </m:e>
            </m:nary>
          </m:e>
        </m:nary>
        <m:r>
          <m:rPr>
            <m:sty m:val="p"/>
          </m:rPr>
          <w:rPr>
            <w:rFonts w:ascii="Cambria Math" w:hAnsi="Cambria Math"/>
            <w:color w:val="000000"/>
            <w:kern w:val="24"/>
            <w:lang w:eastAsia="zh-CN"/>
          </w:rPr>
          <m:t>exp</m:t>
        </m:r>
        <m:d>
          <m:dPr>
            <m:ctrlPr>
              <w:rPr>
                <w:rFonts w:ascii="Cambria Math" w:hAnsi="Cambria Math"/>
                <w:i/>
                <w:iCs/>
                <w:color w:val="000000"/>
                <w:kern w:val="24"/>
                <w:lang w:eastAsia="zh-CN"/>
              </w:rPr>
            </m:ctrlPr>
          </m:dPr>
          <m:e>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sSup>
                  <m:sSupPr>
                    <m:ctrlPr>
                      <w:rPr>
                        <w:rFonts w:ascii="Cambria Math" w:hAnsi="Cambria Math"/>
                        <w:iCs/>
                        <w:shd w:val="clear" w:color="auto" w:fill="FFFFFF"/>
                      </w:rPr>
                    </m:ctrlPr>
                  </m:sSupPr>
                  <m:e>
                    <m:r>
                      <w:rPr>
                        <w:rFonts w:ascii="Cambria Math" w:hAnsi="Cambria Math"/>
                        <w:shd w:val="clear" w:color="auto" w:fill="FFFFFF"/>
                      </w:rPr>
                      <m:t>σ</m:t>
                    </m:r>
                  </m:e>
                  <m:sup>
                    <m:r>
                      <m:rPr>
                        <m:sty m:val="p"/>
                      </m:rPr>
                      <w:rPr>
                        <w:rFonts w:ascii="Cambria Math" w:hAnsi="Cambria Math"/>
                        <w:shd w:val="clear" w:color="auto" w:fill="FFFFFF"/>
                      </w:rPr>
                      <m:t>2</m:t>
                    </m:r>
                  </m:sup>
                </m:sSup>
                <m:ctrlPr>
                  <w:rPr>
                    <w:rFonts w:ascii="Cambria Math" w:hAnsi="Cambria Math"/>
                    <w:i/>
                  </w:rPr>
                </m:ctrlPr>
              </m:den>
            </m:f>
            <m:sSup>
              <m:sSupPr>
                <m:ctrlPr>
                  <w:rPr>
                    <w:rFonts w:ascii="Cambria Math" w:hAnsi="Cambria Math"/>
                    <w:i/>
                    <w:iCs/>
                    <w:color w:val="000000"/>
                    <w:kern w:val="24"/>
                    <w:lang w:eastAsia="zh-CN"/>
                  </w:rPr>
                </m:ctrlPr>
              </m:sSupPr>
              <m:e>
                <m:d>
                  <m:dPr>
                    <m:ctrlPr>
                      <w:rPr>
                        <w:rFonts w:ascii="Cambria Math" w:hAnsi="Cambria Math"/>
                        <w:i/>
                        <w:iCs/>
                        <w:color w:val="000000"/>
                        <w:kern w:val="24"/>
                        <w:lang w:eastAsia="zh-CN"/>
                      </w:rPr>
                    </m:ctrlPr>
                  </m:dPr>
                  <m:e>
                    <m:sSub>
                      <m:sSubPr>
                        <m:ctrlPr>
                          <w:rPr>
                            <w:rFonts w:ascii="Cambria Math" w:hAnsi="Cambria Math"/>
                            <w:i/>
                            <w:iCs/>
                            <w:color w:val="000000"/>
                            <w:kern w:val="24"/>
                            <w:lang w:eastAsia="zh-CN"/>
                          </w:rPr>
                        </m:ctrlPr>
                      </m:sSubPr>
                      <m:e>
                        <m:r>
                          <m:rPr>
                            <m:sty m:val="b"/>
                          </m:rPr>
                          <w:rPr>
                            <w:rFonts w:ascii="Cambria Math" w:hAnsi="Cambria Math"/>
                            <w:color w:val="000000"/>
                            <w:kern w:val="24"/>
                            <w:lang w:eastAsia="zh-CN"/>
                          </w:rPr>
                          <m:t>x</m:t>
                        </m:r>
                      </m:e>
                      <m:sub>
                        <m:r>
                          <w:rPr>
                            <w:rFonts w:ascii="Cambria Math" w:hAnsi="Cambria Math"/>
                            <w:color w:val="000000"/>
                            <w:kern w:val="24"/>
                            <w:lang w:eastAsia="zh-CN"/>
                          </w:rPr>
                          <m:t>l</m:t>
                        </m:r>
                      </m:sub>
                    </m:sSub>
                    <m:d>
                      <m:dPr>
                        <m:ctrlPr>
                          <w:rPr>
                            <w:rFonts w:ascii="Cambria Math" w:hAnsi="Cambria Math"/>
                            <w:i/>
                            <w:iCs/>
                            <w:color w:val="000000"/>
                            <w:kern w:val="24"/>
                            <w:lang w:eastAsia="zh-CN"/>
                          </w:rPr>
                        </m:ctrlPr>
                      </m:dPr>
                      <m:e>
                        <m:r>
                          <w:rPr>
                            <w:rFonts w:ascii="Cambria Math" w:hAnsi="Cambria Math"/>
                            <w:color w:val="000000"/>
                            <w:kern w:val="24"/>
                            <w:lang w:eastAsia="zh-CN"/>
                          </w:rPr>
                          <m:t>t</m:t>
                        </m:r>
                      </m:e>
                    </m:d>
                    <m:sSup>
                      <m:sSupPr>
                        <m:ctrlPr>
                          <w:rPr>
                            <w:rFonts w:ascii="Cambria Math" w:hAnsi="Cambria Math"/>
                            <w:i/>
                            <w:shd w:val="clear" w:color="auto" w:fill="FFFFFF"/>
                          </w:rPr>
                        </m:ctrlPr>
                      </m:sSupPr>
                      <m:e>
                        <m:r>
                          <m:rPr>
                            <m:sty m:val="b"/>
                          </m:rPr>
                          <w:rPr>
                            <w:rFonts w:ascii="Cambria Math" w:hAnsi="Cambria Math"/>
                            <w:shd w:val="clear" w:color="auto" w:fill="FFFFFF"/>
                          </w:rPr>
                          <m:t>w</m:t>
                        </m:r>
                      </m:e>
                      <m:sup>
                        <m:d>
                          <m:dPr>
                            <m:ctrlPr>
                              <w:rPr>
                                <w:rFonts w:ascii="Cambria Math" w:hAnsi="Cambria Math"/>
                                <w:i/>
                                <w:shd w:val="clear" w:color="auto" w:fill="FFFFFF"/>
                              </w:rPr>
                            </m:ctrlPr>
                          </m:dPr>
                          <m:e>
                            <m:r>
                              <w:rPr>
                                <w:rFonts w:ascii="Cambria Math" w:hAnsi="Cambria Math"/>
                                <w:shd w:val="clear" w:color="auto" w:fill="FFFFFF"/>
                              </w:rPr>
                              <m:t>j</m:t>
                            </m:r>
                          </m:e>
                        </m:d>
                      </m:sup>
                    </m:sSup>
                    <m:r>
                      <w:rPr>
                        <w:rFonts w:ascii="Cambria Math" w:hAnsi="Cambria Math"/>
                        <w:shd w:val="clear" w:color="auto" w:fill="FFFFFF"/>
                      </w:rPr>
                      <m:t xml:space="preserve">   -</m:t>
                    </m:r>
                    <m:sSub>
                      <m:sSubPr>
                        <m:ctrlPr>
                          <w:rPr>
                            <w:rFonts w:ascii="Cambria Math" w:hAnsi="Cambria Math"/>
                            <w:i/>
                            <w:lang w:eastAsia="zh-CN"/>
                          </w:rPr>
                        </m:ctrlPr>
                      </m:sSubPr>
                      <m:e>
                        <m:r>
                          <m:rPr>
                            <m:sty m:val="b"/>
                          </m:rPr>
                          <w:rPr>
                            <w:rFonts w:ascii="Cambria Math" w:hAnsi="Cambria Math"/>
                            <w:lang w:eastAsia="zh-CN"/>
                          </w:rPr>
                          <m:t>Φ</m:t>
                        </m:r>
                      </m:e>
                      <m:sub>
                        <m:r>
                          <w:rPr>
                            <w:rFonts w:ascii="Cambria Math" w:hAnsi="Cambria Math"/>
                            <w:lang w:eastAsia="zh-CN"/>
                          </w:rPr>
                          <m:t>l</m:t>
                        </m:r>
                      </m:sub>
                    </m:sSub>
                    <m:sSub>
                      <m:sSubPr>
                        <m:ctrlPr>
                          <w:rPr>
                            <w:rFonts w:ascii="Cambria Math" w:hAnsi="Cambria Math"/>
                            <w:i/>
                            <w:lang w:eastAsia="zh-CN"/>
                          </w:rPr>
                        </m:ctrlPr>
                      </m:sSubPr>
                      <m:e>
                        <m:d>
                          <m:dPr>
                            <m:ctrlPr>
                              <w:rPr>
                                <w:rFonts w:ascii="Cambria Math" w:hAnsi="Cambria Math"/>
                                <w:b/>
                                <w:lang w:eastAsia="zh-CN"/>
                              </w:rPr>
                            </m:ctrlPr>
                          </m:dPr>
                          <m:e>
                            <m:r>
                              <w:rPr>
                                <w:rFonts w:ascii="Cambria Math" w:hAnsi="Cambria Math"/>
                                <w:lang w:eastAsia="zh-CN"/>
                              </w:rPr>
                              <m:t>t</m:t>
                            </m:r>
                          </m:e>
                        </m:d>
                        <m:r>
                          <m:rPr>
                            <m:sty m:val="b"/>
                          </m:rPr>
                          <w:rPr>
                            <w:rFonts w:ascii="Cambria Math" w:hAnsi="Cambria Math"/>
                            <w:lang w:eastAsia="zh-CN"/>
                          </w:rPr>
                          <m:t>Γ</m:t>
                        </m:r>
                        <m:ctrlPr>
                          <w:rPr>
                            <w:rFonts w:ascii="Cambria Math" w:hAnsi="Cambria Math"/>
                            <w:lang w:eastAsia="zh-CN"/>
                          </w:rPr>
                        </m:ctrlPr>
                      </m:e>
                      <m:sub>
                        <m:r>
                          <w:rPr>
                            <w:rFonts w:ascii="Cambria Math" w:hAnsi="Cambria Math"/>
                            <w:lang w:eastAsia="zh-CN"/>
                          </w:rPr>
                          <m:t>l</m:t>
                        </m:r>
                      </m:sub>
                    </m:sSub>
                  </m:e>
                </m:d>
              </m:e>
              <m:sup>
                <m:r>
                  <w:rPr>
                    <w:rFonts w:ascii="Cambria Math" w:hAnsi="Cambria Math"/>
                    <w:color w:val="000000"/>
                    <w:kern w:val="24"/>
                    <w:lang w:eastAsia="zh-CN"/>
                  </w:rPr>
                  <m:t>2</m:t>
                </m:r>
              </m:sup>
            </m:sSup>
          </m:e>
        </m:d>
      </m:oMath>
      <w:r w:rsidR="00511E32">
        <w:rPr>
          <w:rFonts w:hint="eastAsia"/>
          <w:iCs/>
          <w:color w:val="000000"/>
          <w:kern w:val="24"/>
          <w:lang w:eastAsia="zh-CN"/>
        </w:rPr>
        <w:t>.</w:t>
      </w:r>
      <w:r w:rsidR="00511E32">
        <w:rPr>
          <w:iCs/>
          <w:color w:val="000000"/>
          <w:kern w:val="24"/>
          <w:lang w:eastAsia="zh-CN"/>
        </w:rPr>
        <w:t xml:space="preserve">         (C1)</w:t>
      </w:r>
    </w:p>
    <w:p w14:paraId="2618BB79" w14:textId="77777777" w:rsidR="00377A0F" w:rsidRDefault="00377A0F" w:rsidP="00377A0F">
      <w:pPr>
        <w:pStyle w:val="Text"/>
        <w:widowControl/>
        <w:suppressAutoHyphens/>
        <w:ind w:firstLine="204"/>
        <w:rPr>
          <w:iCs/>
          <w:color w:val="000000"/>
          <w:kern w:val="24"/>
          <w:lang w:eastAsia="zh-CN"/>
        </w:rPr>
      </w:pPr>
    </w:p>
    <w:p w14:paraId="2DFC641A" w14:textId="6DE3A3FC" w:rsidR="00146AA0" w:rsidRDefault="00DC5138" w:rsidP="00090084">
      <w:pPr>
        <w:pStyle w:val="Text"/>
        <w:ind w:firstLine="0"/>
        <w:rPr>
          <w:lang w:eastAsia="zh-CN"/>
        </w:rPr>
      </w:pPr>
      <m:oMath>
        <m:r>
          <w:rPr>
            <w:rFonts w:ascii="Cambria Math" w:hAnsi="Cambria Math"/>
            <w:color w:val="000000"/>
            <w:kern w:val="24"/>
            <w:lang w:eastAsia="zh-CN"/>
          </w:rPr>
          <m:t>P</m:t>
        </m:r>
        <m:d>
          <m:dPr>
            <m:ctrlPr>
              <w:rPr>
                <w:rFonts w:ascii="Cambria Math" w:hAnsi="Cambria Math"/>
                <w:i/>
                <w:iCs/>
                <w:color w:val="000000"/>
                <w:kern w:val="24"/>
                <w:lang w:eastAsia="zh-CN"/>
              </w:rPr>
            </m:ctrlPr>
          </m:dPr>
          <m:e>
            <m:sSub>
              <m:sSubPr>
                <m:ctrlPr>
                  <w:rPr>
                    <w:rFonts w:ascii="Cambria Math" w:hAnsi="Cambria Math"/>
                    <w:i/>
                    <w:iCs/>
                    <w:color w:val="000000"/>
                    <w:kern w:val="24"/>
                    <w:lang w:eastAsia="zh-CN"/>
                  </w:rPr>
                </m:ctrlPr>
              </m:sSubPr>
              <m:e>
                <m:r>
                  <m:rPr>
                    <m:sty m:val="b"/>
                  </m:rPr>
                  <w:rPr>
                    <w:rFonts w:ascii="Cambria Math" w:hAnsi="Cambria Math" w:hint="eastAsia"/>
                    <w:color w:val="000000"/>
                    <w:kern w:val="24"/>
                    <w:lang w:eastAsia="zh-CN"/>
                  </w:rPr>
                  <m:t>Γ</m:t>
                </m:r>
              </m:e>
              <m:sub>
                <m:r>
                  <w:rPr>
                    <w:rFonts w:ascii="Cambria Math" w:hAnsi="Cambria Math"/>
                    <w:color w:val="000000"/>
                    <w:kern w:val="24"/>
                    <w:lang w:eastAsia="zh-CN"/>
                  </w:rPr>
                  <m:t>l</m:t>
                </m:r>
              </m:sub>
            </m:sSub>
          </m:e>
          <m:e>
            <m:r>
              <m:rPr>
                <m:sty m:val="b"/>
              </m:rPr>
              <w:rPr>
                <w:rFonts w:ascii="Cambria Math" w:hAnsi="Cambria Math" w:hint="eastAsia"/>
                <w:color w:val="000000"/>
                <w:kern w:val="24"/>
                <w:lang w:eastAsia="zh-CN"/>
              </w:rPr>
              <m:t>Θ</m:t>
            </m:r>
          </m:e>
        </m:d>
      </m:oMath>
      <w:r>
        <w:rPr>
          <w:rFonts w:hint="eastAsia"/>
          <w:iCs/>
          <w:color w:val="000000"/>
          <w:kern w:val="24"/>
          <w:lang w:eastAsia="zh-CN"/>
        </w:rPr>
        <w:t xml:space="preserve"> </w:t>
      </w:r>
      <w:r>
        <w:rPr>
          <w:iCs/>
          <w:color w:val="000000"/>
          <w:kern w:val="24"/>
          <w:lang w:eastAsia="zh-CN"/>
        </w:rPr>
        <w:t>is the p</w:t>
      </w:r>
      <w:r w:rsidRPr="000F6971">
        <w:rPr>
          <w:iCs/>
          <w:color w:val="000000"/>
          <w:kern w:val="24"/>
          <w:lang w:eastAsia="zh-CN"/>
        </w:rPr>
        <w:t>robability density function</w:t>
      </w:r>
      <w:r>
        <w:rPr>
          <w:iCs/>
          <w:color w:val="000000"/>
          <w:kern w:val="24"/>
          <w:lang w:eastAsia="zh-CN"/>
        </w:rPr>
        <w:t xml:space="preserve"> (PDF) of m</w:t>
      </w:r>
      <w:r w:rsidRPr="000F6971">
        <w:rPr>
          <w:iCs/>
          <w:color w:val="000000"/>
          <w:kern w:val="24"/>
          <w:lang w:eastAsia="zh-CN"/>
        </w:rPr>
        <w:t xml:space="preserve">ultivariate Gaussian </w:t>
      </w:r>
      <w:r>
        <w:rPr>
          <w:iCs/>
          <w:color w:val="000000"/>
          <w:kern w:val="24"/>
          <w:lang w:eastAsia="zh-CN"/>
        </w:rPr>
        <w:t>d</w:t>
      </w:r>
      <w:r w:rsidRPr="000F6971">
        <w:rPr>
          <w:iCs/>
          <w:color w:val="000000"/>
          <w:kern w:val="24"/>
          <w:lang w:eastAsia="zh-CN"/>
        </w:rPr>
        <w:t>istribution</w:t>
      </w:r>
      <w:r>
        <w:rPr>
          <w:iCs/>
          <w:color w:val="000000"/>
          <w:kern w:val="24"/>
          <w:lang w:eastAsia="zh-CN"/>
        </w:rPr>
        <w:t xml:space="preserve"> </w:t>
      </w:r>
      <m:oMath>
        <m:sSub>
          <m:sSubPr>
            <m:ctrlPr>
              <w:rPr>
                <w:rFonts w:ascii="Cambria Math" w:hAnsi="Cambria Math"/>
                <w:i/>
              </w:rPr>
            </m:ctrlPr>
          </m:sSubPr>
          <m:e>
            <m:r>
              <w:rPr>
                <w:rFonts w:ascii="Cambria Math" w:hAnsi="Cambria Math"/>
              </w:rPr>
              <m:t>N</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m:rPr>
                    <m:sty m:val="b"/>
                  </m:rPr>
                  <w:rPr>
                    <w:rFonts w:ascii="Cambria Math" w:hAnsi="Cambria Math"/>
                  </w:rPr>
                  <m:t>μ</m:t>
                </m:r>
              </m:e>
              <m:sub>
                <m:r>
                  <m:rPr>
                    <m:sty m:val="p"/>
                  </m:rPr>
                  <w:rPr>
                    <w:rFonts w:ascii="Cambria Math" w:hAnsi="Cambria Math"/>
                  </w:rPr>
                  <m:t>Γ</m:t>
                </m:r>
              </m:sub>
            </m:sSub>
            <m:r>
              <w:rPr>
                <w:rFonts w:ascii="Cambria Math" w:hAnsi="Cambria Math"/>
              </w:rPr>
              <m:t>,</m:t>
            </m:r>
            <m:sSub>
              <m:sSubPr>
                <m:ctrlPr>
                  <w:rPr>
                    <w:rFonts w:ascii="Cambria Math" w:hAnsi="Cambria Math"/>
                    <w:i/>
                  </w:rPr>
                </m:ctrlPr>
              </m:sSubPr>
              <m:e>
                <m:r>
                  <m:rPr>
                    <m:sty m:val="b"/>
                  </m:rPr>
                  <w:rPr>
                    <w:rFonts w:ascii="Cambria Math" w:hAnsi="Cambria Math"/>
                  </w:rPr>
                  <m:t>C</m:t>
                </m:r>
              </m:e>
              <m:sub>
                <m:r>
                  <m:rPr>
                    <m:sty m:val="p"/>
                  </m:rPr>
                  <w:rPr>
                    <w:rFonts w:ascii="Cambria Math" w:hAnsi="Cambria Math"/>
                  </w:rPr>
                  <m:t>Γ</m:t>
                </m:r>
              </m:sub>
            </m:sSub>
          </m:e>
        </m:d>
      </m:oMath>
      <w:r w:rsidR="006E3250">
        <w:rPr>
          <w:lang w:eastAsia="zh-CN"/>
        </w:rPr>
        <w:t xml:space="preserve">, which </w:t>
      </w:r>
      <w:proofErr w:type="gramStart"/>
      <w:r w:rsidR="006E3250">
        <w:rPr>
          <w:lang w:eastAsia="zh-CN"/>
        </w:rPr>
        <w:t>is</w:t>
      </w:r>
      <w:proofErr w:type="gramEnd"/>
      <w:r w:rsidR="006E3250">
        <w:rPr>
          <w:lang w:eastAsia="zh-CN"/>
        </w:rPr>
        <w:t xml:space="preserve"> </w:t>
      </w:r>
    </w:p>
    <w:p w14:paraId="797FE972" w14:textId="35E4A837" w:rsidR="00146AA0" w:rsidRPr="000869F0" w:rsidRDefault="006E3250" w:rsidP="003162D1">
      <w:pPr>
        <w:pStyle w:val="Text"/>
        <w:ind w:firstLine="0"/>
        <w:jc w:val="right"/>
        <w:rPr>
          <w:lang w:eastAsia="zh-CN"/>
        </w:rPr>
      </w:pPr>
      <w:r>
        <w:rPr>
          <w:lang w:eastAsia="zh-CN"/>
        </w:rPr>
        <w:br/>
      </w:r>
      <m:oMath>
        <m:nary>
          <m:naryPr>
            <m:chr m:val="∏"/>
            <m:limLoc m:val="undOvr"/>
            <m:supHide m:val="1"/>
            <m:ctrlPr>
              <w:rPr>
                <w:rFonts w:ascii="Cambria Math" w:hAnsi="Cambria Math"/>
                <w:i/>
                <w:lang w:eastAsia="zh-CN"/>
              </w:rPr>
            </m:ctrlPr>
          </m:naryPr>
          <m:sub>
            <m:r>
              <w:rPr>
                <w:rFonts w:ascii="Cambria Math" w:hAnsi="Cambria Math"/>
                <w:lang w:eastAsia="zh-CN"/>
              </w:rPr>
              <m:t>l</m:t>
            </m:r>
          </m:sub>
          <m:sup/>
          <m:e>
            <m:f>
              <m:fPr>
                <m:ctrlPr>
                  <w:rPr>
                    <w:rFonts w:ascii="Cambria Math" w:hAnsi="Cambria Math"/>
                    <w:i/>
                    <w:lang w:eastAsia="zh-CN"/>
                  </w:rPr>
                </m:ctrlPr>
              </m:fPr>
              <m:num>
                <m:r>
                  <w:rPr>
                    <w:rFonts w:ascii="Cambria Math" w:hAnsi="Cambria Math"/>
                    <w:lang w:eastAsia="zh-CN"/>
                  </w:rPr>
                  <m:t>1</m:t>
                </m:r>
              </m:num>
              <m:den>
                <m:rad>
                  <m:radPr>
                    <m:degHide m:val="1"/>
                    <m:ctrlPr>
                      <w:rPr>
                        <w:rFonts w:ascii="Cambria Math" w:hAnsi="Cambria Math"/>
                        <w:i/>
                        <w:lang w:eastAsia="zh-CN"/>
                      </w:rPr>
                    </m:ctrlPr>
                  </m:radPr>
                  <m:deg/>
                  <m:e>
                    <m:sSup>
                      <m:sSupPr>
                        <m:ctrlPr>
                          <w:rPr>
                            <w:rFonts w:ascii="Cambria Math" w:hAnsi="Cambria Math"/>
                            <w:i/>
                            <w:lang w:eastAsia="zh-CN"/>
                          </w:rPr>
                        </m:ctrlPr>
                      </m:sSupPr>
                      <m:e>
                        <m:d>
                          <m:dPr>
                            <m:ctrlPr>
                              <w:rPr>
                                <w:rFonts w:ascii="Cambria Math" w:hAnsi="Cambria Math"/>
                                <w:i/>
                                <w:lang w:eastAsia="zh-CN"/>
                              </w:rPr>
                            </m:ctrlPr>
                          </m:dPr>
                          <m:e>
                            <m:r>
                              <w:rPr>
                                <w:rFonts w:ascii="Cambria Math" w:hAnsi="Cambria Math"/>
                                <w:lang w:eastAsia="zh-CN"/>
                              </w:rPr>
                              <m:t>2π</m:t>
                            </m:r>
                          </m:e>
                        </m:d>
                      </m:e>
                      <m:sup>
                        <m:r>
                          <w:rPr>
                            <w:rFonts w:ascii="Cambria Math" w:hAnsi="Cambria Math"/>
                            <w:lang w:eastAsia="zh-CN"/>
                          </w:rPr>
                          <m:t>d</m:t>
                        </m:r>
                      </m:sup>
                    </m:sSup>
                    <m:d>
                      <m:dPr>
                        <m:begChr m:val="|"/>
                        <m:endChr m:val="|"/>
                        <m:ctrlPr>
                          <w:rPr>
                            <w:rFonts w:ascii="Cambria Math" w:hAnsi="Cambria Math"/>
                            <w:i/>
                            <w:lang w:eastAsia="zh-CN"/>
                          </w:rPr>
                        </m:ctrlPr>
                      </m:dPr>
                      <m:e>
                        <m:sSub>
                          <m:sSubPr>
                            <m:ctrlPr>
                              <w:rPr>
                                <w:rFonts w:ascii="Cambria Math" w:hAnsi="Cambria Math"/>
                                <w:i/>
                              </w:rPr>
                            </m:ctrlPr>
                          </m:sSubPr>
                          <m:e>
                            <m:r>
                              <m:rPr>
                                <m:sty m:val="b"/>
                              </m:rPr>
                              <w:rPr>
                                <w:rFonts w:ascii="Cambria Math" w:hAnsi="Cambria Math"/>
                              </w:rPr>
                              <m:t>C</m:t>
                            </m:r>
                          </m:e>
                          <m:sub>
                            <m:r>
                              <m:rPr>
                                <m:sty m:val="p"/>
                              </m:rPr>
                              <w:rPr>
                                <w:rFonts w:ascii="Cambria Math" w:hAnsi="Cambria Math"/>
                              </w:rPr>
                              <m:t>Γ</m:t>
                            </m:r>
                          </m:sub>
                        </m:sSub>
                      </m:e>
                    </m:d>
                  </m:e>
                </m:rad>
              </m:den>
            </m:f>
            <m:r>
              <m:rPr>
                <m:sty m:val="p"/>
              </m:rPr>
              <w:rPr>
                <w:rFonts w:ascii="Cambria Math" w:hAnsi="Cambria Math"/>
                <w:lang w:eastAsia="zh-CN"/>
              </w:rPr>
              <m:t>exp</m:t>
            </m:r>
            <m:d>
              <m:dPr>
                <m:begChr m:val="["/>
                <m:endChr m:val="]"/>
                <m:ctrlPr>
                  <w:rPr>
                    <w:rFonts w:ascii="Cambria Math" w:hAnsi="Cambria Math"/>
                    <w:i/>
                    <w:lang w:eastAsia="zh-CN"/>
                  </w:rPr>
                </m:ctrlPr>
              </m:dPr>
              <m:e>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Sup>
                  <m:sSupPr>
                    <m:ctrlPr>
                      <w:rPr>
                        <w:rFonts w:ascii="Cambria Math" w:hAnsi="Cambria Math"/>
                        <w:bCs/>
                        <w:i/>
                        <w:lang w:eastAsia="zh-CN"/>
                      </w:rPr>
                    </m:ctrlPr>
                  </m:sSupPr>
                  <m:e>
                    <m:d>
                      <m:dPr>
                        <m:ctrlPr>
                          <w:rPr>
                            <w:rFonts w:ascii="Cambria Math" w:hAnsi="Cambria Math"/>
                            <w:bCs/>
                            <w:i/>
                            <w:lang w:eastAsia="zh-CN"/>
                          </w:rPr>
                        </m:ctrlPr>
                      </m:dPr>
                      <m:e>
                        <m:sSub>
                          <m:sSubPr>
                            <m:ctrlPr>
                              <w:rPr>
                                <w:rFonts w:ascii="Cambria Math" w:hAnsi="Cambria Math"/>
                                <w:bCs/>
                                <w:i/>
                                <w:lang w:eastAsia="zh-CN"/>
                              </w:rPr>
                            </m:ctrlPr>
                          </m:sSubPr>
                          <m:e>
                            <m:r>
                              <m:rPr>
                                <m:sty m:val="b"/>
                              </m:rPr>
                              <w:rPr>
                                <w:rFonts w:ascii="Cambria Math" w:hAnsi="Cambria Math"/>
                                <w:lang w:eastAsia="zh-CN"/>
                              </w:rPr>
                              <m:t>Γ</m:t>
                            </m:r>
                          </m:e>
                          <m:sub>
                            <m:r>
                              <w:rPr>
                                <w:rFonts w:ascii="Cambria Math" w:hAnsi="Cambria Math"/>
                                <w:lang w:eastAsia="zh-CN"/>
                              </w:rPr>
                              <m:t>l</m:t>
                            </m:r>
                          </m:sub>
                        </m:sSub>
                        <m:r>
                          <w:rPr>
                            <w:rFonts w:ascii="Cambria Math" w:hAnsi="Cambria Math"/>
                            <w:lang w:eastAsia="zh-CN"/>
                          </w:rPr>
                          <m:t>-</m:t>
                        </m:r>
                        <m:sSub>
                          <m:sSubPr>
                            <m:ctrlPr>
                              <w:rPr>
                                <w:rFonts w:ascii="Cambria Math" w:hAnsi="Cambria Math"/>
                                <w:bCs/>
                                <w:i/>
                                <w:lang w:eastAsia="zh-CN"/>
                              </w:rPr>
                            </m:ctrlPr>
                          </m:sSubPr>
                          <m:e>
                            <m:r>
                              <m:rPr>
                                <m:sty m:val="b"/>
                              </m:rPr>
                              <w:rPr>
                                <w:rFonts w:ascii="Cambria Math" w:hAnsi="Cambria Math"/>
                                <w:lang w:eastAsia="zh-CN"/>
                              </w:rPr>
                              <m:t>μ</m:t>
                            </m:r>
                          </m:e>
                          <m:sub>
                            <m:r>
                              <m:rPr>
                                <m:sty m:val="p"/>
                              </m:rPr>
                              <w:rPr>
                                <w:rFonts w:ascii="Cambria Math" w:hAnsi="Cambria Math"/>
                                <w:lang w:eastAsia="zh-CN"/>
                              </w:rPr>
                              <m:t>Γ</m:t>
                            </m:r>
                          </m:sub>
                        </m:sSub>
                      </m:e>
                    </m:d>
                  </m:e>
                  <m:sup>
                    <m:r>
                      <m:rPr>
                        <m:nor/>
                      </m:rPr>
                      <w:rPr>
                        <w:rFonts w:ascii="Cambria Math" w:hAnsi="Cambria Math"/>
                        <w:bCs/>
                        <w:iCs/>
                        <w:lang w:eastAsia="zh-CN"/>
                      </w:rPr>
                      <m:t>T</m:t>
                    </m:r>
                  </m:sup>
                </m:sSup>
                <m:sSubSup>
                  <m:sSubSupPr>
                    <m:ctrlPr>
                      <w:rPr>
                        <w:rFonts w:ascii="Cambria Math" w:hAnsi="Cambria Math"/>
                        <w:i/>
                        <w:lang w:eastAsia="zh-CN"/>
                      </w:rPr>
                    </m:ctrlPr>
                  </m:sSubSupPr>
                  <m:e>
                    <m:r>
                      <m:rPr>
                        <m:sty m:val="b"/>
                      </m:rPr>
                      <w:rPr>
                        <w:rFonts w:ascii="Cambria Math" w:hAnsi="Cambria Math"/>
                        <w:lang w:eastAsia="zh-CN"/>
                      </w:rPr>
                      <m:t>C</m:t>
                    </m:r>
                  </m:e>
                  <m:sub>
                    <m:r>
                      <m:rPr>
                        <m:sty m:val="p"/>
                      </m:rPr>
                      <w:rPr>
                        <w:rFonts w:ascii="Cambria Math" w:hAnsi="Cambria Math"/>
                        <w:lang w:eastAsia="zh-CN"/>
                      </w:rPr>
                      <m:t>Γ</m:t>
                    </m:r>
                  </m:sub>
                  <m:sup>
                    <m:r>
                      <w:rPr>
                        <w:rFonts w:ascii="Cambria Math" w:hAnsi="Cambria Math"/>
                        <w:lang w:eastAsia="zh-CN"/>
                      </w:rPr>
                      <m:t>-1</m:t>
                    </m:r>
                  </m:sup>
                </m:sSubSup>
                <m:d>
                  <m:dPr>
                    <m:ctrlPr>
                      <w:rPr>
                        <w:rFonts w:ascii="Cambria Math" w:hAnsi="Cambria Math"/>
                        <w:i/>
                        <w:lang w:eastAsia="zh-CN"/>
                      </w:rPr>
                    </m:ctrlPr>
                  </m:dPr>
                  <m:e>
                    <m:sSub>
                      <m:sSubPr>
                        <m:ctrlPr>
                          <w:rPr>
                            <w:rFonts w:ascii="Cambria Math" w:hAnsi="Cambria Math"/>
                            <w:i/>
                            <w:lang w:eastAsia="zh-CN"/>
                          </w:rPr>
                        </m:ctrlPr>
                      </m:sSubPr>
                      <m:e>
                        <m:r>
                          <m:rPr>
                            <m:sty m:val="b"/>
                          </m:rPr>
                          <w:rPr>
                            <w:rFonts w:ascii="Cambria Math" w:hAnsi="Cambria Math"/>
                            <w:lang w:eastAsia="zh-CN"/>
                          </w:rPr>
                          <m:t>Γ</m:t>
                        </m:r>
                      </m:e>
                      <m:sub>
                        <m:r>
                          <w:rPr>
                            <w:rFonts w:ascii="Cambria Math" w:hAnsi="Cambria Math"/>
                            <w:lang w:eastAsia="zh-CN"/>
                          </w:rPr>
                          <m:t>l</m:t>
                        </m:r>
                      </m:sub>
                    </m:sSub>
                    <m:r>
                      <w:rPr>
                        <w:rFonts w:ascii="Cambria Math" w:hAnsi="Cambria Math"/>
                        <w:lang w:eastAsia="zh-CN"/>
                      </w:rPr>
                      <m:t>-</m:t>
                    </m:r>
                    <m:sSub>
                      <m:sSubPr>
                        <m:ctrlPr>
                          <w:rPr>
                            <w:rFonts w:ascii="Cambria Math" w:hAnsi="Cambria Math"/>
                            <w:bCs/>
                            <w:i/>
                            <w:lang w:eastAsia="zh-CN"/>
                          </w:rPr>
                        </m:ctrlPr>
                      </m:sSubPr>
                      <m:e>
                        <m:r>
                          <m:rPr>
                            <m:sty m:val="b"/>
                          </m:rPr>
                          <w:rPr>
                            <w:rFonts w:ascii="Cambria Math" w:hAnsi="Cambria Math"/>
                            <w:lang w:eastAsia="zh-CN"/>
                          </w:rPr>
                          <m:t>μ</m:t>
                        </m:r>
                      </m:e>
                      <m:sub>
                        <m:r>
                          <m:rPr>
                            <m:sty m:val="p"/>
                          </m:rPr>
                          <w:rPr>
                            <w:rFonts w:ascii="Cambria Math" w:hAnsi="Cambria Math"/>
                            <w:lang w:eastAsia="zh-CN"/>
                          </w:rPr>
                          <m:t>Γ</m:t>
                        </m:r>
                      </m:sub>
                    </m:sSub>
                  </m:e>
                </m:d>
              </m:e>
            </m:d>
          </m:e>
        </m:nary>
      </m:oMath>
      <w:proofErr w:type="gramStart"/>
      <w:r w:rsidR="00511E32">
        <w:rPr>
          <w:rFonts w:hint="eastAsia"/>
          <w:lang w:eastAsia="zh-CN"/>
        </w:rPr>
        <w:t>,</w:t>
      </w:r>
      <w:r w:rsidR="00511E32">
        <w:rPr>
          <w:lang w:eastAsia="zh-CN"/>
        </w:rPr>
        <w:t xml:space="preserve">   </w:t>
      </w:r>
      <w:proofErr w:type="gramEnd"/>
      <w:r w:rsidR="00511E32">
        <w:rPr>
          <w:lang w:eastAsia="zh-CN"/>
        </w:rPr>
        <w:t xml:space="preserve"> (C2)</w:t>
      </w:r>
    </w:p>
    <w:p w14:paraId="178D8CAD" w14:textId="53F37B82" w:rsidR="00DC5138" w:rsidRPr="00413F3C" w:rsidRDefault="006E3250" w:rsidP="00090084">
      <w:pPr>
        <w:pStyle w:val="Text"/>
        <w:ind w:firstLine="0"/>
        <w:rPr>
          <w:lang w:eastAsia="zh-CN"/>
        </w:rPr>
      </w:pPr>
      <w:r>
        <w:rPr>
          <w:lang w:eastAsia="zh-CN"/>
        </w:rPr>
        <w:br/>
      </w:r>
      <w:r w:rsidR="00DC5138" w:rsidRPr="00693B12">
        <w:rPr>
          <w:lang w:eastAsia="zh-CN"/>
        </w:rPr>
        <w:t xml:space="preserve">where </w:t>
      </w:r>
      <m:oMath>
        <m:r>
          <w:rPr>
            <w:rFonts w:ascii="Cambria Math" w:hAnsi="Cambria Math"/>
            <w:lang w:eastAsia="zh-CN"/>
          </w:rPr>
          <m:t>d</m:t>
        </m:r>
      </m:oMath>
      <w:r w:rsidR="00DC5138">
        <w:rPr>
          <w:rFonts w:hint="eastAsia"/>
          <w:lang w:eastAsia="zh-CN"/>
        </w:rPr>
        <w:t xml:space="preserve"> </w:t>
      </w:r>
      <w:r w:rsidR="00DC5138" w:rsidRPr="00693B12">
        <w:rPr>
          <w:lang w:eastAsia="zh-CN"/>
        </w:rPr>
        <w:t xml:space="preserve">is the dimension of the distribution, which </w:t>
      </w:r>
      <w:r w:rsidR="00DC5138">
        <w:rPr>
          <w:lang w:eastAsia="zh-CN"/>
        </w:rPr>
        <w:t>is</w:t>
      </w:r>
      <w:r w:rsidR="001618F3">
        <w:rPr>
          <w:lang w:eastAsia="zh-CN"/>
        </w:rPr>
        <w:t xml:space="preserve"> equal to</w:t>
      </w:r>
      <w:r w:rsidR="00DC5138">
        <w:rPr>
          <w:lang w:eastAsia="zh-CN"/>
        </w:rPr>
        <w:t xml:space="preserve"> 3 in our </w:t>
      </w:r>
      <w:r w:rsidR="00C63B91">
        <w:rPr>
          <w:lang w:eastAsia="zh-CN"/>
        </w:rPr>
        <w:t>q</w:t>
      </w:r>
      <w:r w:rsidR="00C63B91" w:rsidRPr="00C63B91">
        <w:rPr>
          <w:lang w:eastAsia="zh-CN"/>
        </w:rPr>
        <w:t>uadratic</w:t>
      </w:r>
      <w:r w:rsidR="00C63B91">
        <w:rPr>
          <w:lang w:eastAsia="zh-CN"/>
        </w:rPr>
        <w:t xml:space="preserve"> degradation </w:t>
      </w:r>
      <w:proofErr w:type="gramStart"/>
      <w:r w:rsidR="00DC5138">
        <w:rPr>
          <w:lang w:eastAsia="zh-CN"/>
        </w:rPr>
        <w:t>model.</w:t>
      </w:r>
      <w:proofErr w:type="gramEnd"/>
      <w:r w:rsidR="00DC5138">
        <w:rPr>
          <w:lang w:eastAsia="zh-CN"/>
        </w:rPr>
        <w:t xml:space="preserve"> Then, the </w:t>
      </w:r>
      <w:r w:rsidR="00DC5138" w:rsidRPr="004A2285">
        <w:rPr>
          <w:iCs/>
          <w:color w:val="000000"/>
          <w:kern w:val="24"/>
          <w:lang w:eastAsia="zh-CN"/>
        </w:rPr>
        <w:t>joint distribution</w:t>
      </w:r>
      <w:r w:rsidR="00DC5138">
        <w:rPr>
          <w:iCs/>
          <w:color w:val="000000"/>
          <w:kern w:val="24"/>
          <w:lang w:eastAsia="zh-CN"/>
        </w:rPr>
        <w:t xml:space="preserve"> of complete data can be written </w:t>
      </w:r>
      <w:r w:rsidR="008C5F60">
        <w:rPr>
          <w:iCs/>
          <w:color w:val="000000"/>
          <w:kern w:val="24"/>
          <w:lang w:eastAsia="zh-CN"/>
        </w:rPr>
        <w:t xml:space="preserve">as </w:t>
      </w:r>
      <w:r w:rsidR="00315634">
        <w:rPr>
          <w:iCs/>
          <w:color w:val="000000"/>
          <w:kern w:val="24"/>
          <w:lang w:eastAsia="zh-CN"/>
        </w:rPr>
        <w:t>(1</w:t>
      </w:r>
      <w:r w:rsidR="008A4BD1">
        <w:rPr>
          <w:iCs/>
          <w:color w:val="000000"/>
          <w:kern w:val="24"/>
          <w:lang w:eastAsia="zh-CN"/>
        </w:rPr>
        <w:t>0</w:t>
      </w:r>
      <w:r w:rsidR="00315634">
        <w:rPr>
          <w:iCs/>
          <w:color w:val="000000"/>
          <w:kern w:val="24"/>
          <w:lang w:eastAsia="zh-CN"/>
        </w:rPr>
        <w:t>) and</w:t>
      </w:r>
    </w:p>
    <w:p w14:paraId="2C5A7FFF" w14:textId="77777777" w:rsidR="00DC5138" w:rsidRPr="002E6AAC" w:rsidRDefault="00DC5138" w:rsidP="00DC5138">
      <w:pPr>
        <w:pStyle w:val="Text"/>
        <w:ind w:firstLine="0"/>
        <w:rPr>
          <w:iCs/>
          <w:color w:val="000000"/>
          <w:kern w:val="24"/>
          <w:lang w:eastAsia="zh-CN"/>
        </w:rPr>
      </w:pPr>
    </w:p>
    <w:p w14:paraId="7EE26C9D" w14:textId="0714B6CE" w:rsidR="00DC5138" w:rsidRPr="0054364B" w:rsidRDefault="00BB5F27" w:rsidP="008C5F60">
      <w:pPr>
        <w:pStyle w:val="Text"/>
        <w:ind w:firstLine="0"/>
        <w:jc w:val="right"/>
        <w:rPr>
          <w:lang w:eastAsia="zh-CN"/>
        </w:rPr>
      </w:pPr>
      <m:oMath>
        <m:sSub>
          <m:sSubPr>
            <m:ctrlPr>
              <w:rPr>
                <w:rFonts w:ascii="Cambria Math" w:hAnsi="Cambria Math"/>
                <w:i/>
                <w:lang w:eastAsia="zh-CN"/>
              </w:rPr>
            </m:ctrlPr>
          </m:sSubPr>
          <m:e>
            <m:r>
              <w:rPr>
                <w:rFonts w:ascii="Cambria Math" w:hAnsi="Cambria Math"/>
                <w:lang w:eastAsia="zh-CN"/>
              </w:rPr>
              <m:t>Z</m:t>
            </m:r>
          </m:e>
          <m:sub>
            <m:r>
              <w:rPr>
                <w:rFonts w:ascii="Cambria Math" w:hAnsi="Cambria Math"/>
                <w:lang w:eastAsia="zh-CN"/>
              </w:rPr>
              <m:t>l</m:t>
            </m:r>
          </m:sub>
        </m:sSub>
        <m:r>
          <w:rPr>
            <w:rFonts w:ascii="Cambria Math" w:hAnsi="Cambria Math"/>
            <w:lang w:eastAsia="zh-CN"/>
          </w:rPr>
          <m:t>=</m:t>
        </m:r>
        <m:sSup>
          <m:sSupPr>
            <m:ctrlPr>
              <w:rPr>
                <w:rFonts w:ascii="Cambria Math" w:hAnsi="Cambria Math"/>
                <w:i/>
                <w:iCs/>
                <w:color w:val="000000"/>
                <w:kern w:val="24"/>
                <w:lang w:eastAsia="zh-CN"/>
              </w:rPr>
            </m:ctrlPr>
          </m:sSupPr>
          <m:e>
            <m:d>
              <m:dPr>
                <m:ctrlPr>
                  <w:rPr>
                    <w:rFonts w:ascii="Cambria Math" w:hAnsi="Cambria Math"/>
                    <w:i/>
                    <w:lang w:eastAsia="zh-CN"/>
                  </w:rPr>
                </m:ctrlPr>
              </m:dPr>
              <m:e>
                <m:f>
                  <m:fPr>
                    <m:ctrlPr>
                      <w:rPr>
                        <w:rFonts w:ascii="Cambria Math" w:hAnsi="Cambria Math"/>
                        <w:i/>
                        <w:iCs/>
                        <w:color w:val="000000"/>
                        <w:kern w:val="24"/>
                        <w:lang w:eastAsia="zh-CN"/>
                      </w:rPr>
                    </m:ctrlPr>
                  </m:fPr>
                  <m:num>
                    <m:r>
                      <w:rPr>
                        <w:rFonts w:ascii="Cambria Math" w:hAnsi="Cambria Math"/>
                        <w:color w:val="000000"/>
                        <w:kern w:val="24"/>
                        <w:lang w:eastAsia="zh-CN"/>
                      </w:rPr>
                      <m:t>1</m:t>
                    </m:r>
                  </m:num>
                  <m:den>
                    <m:rad>
                      <m:radPr>
                        <m:degHide m:val="1"/>
                        <m:ctrlPr>
                          <w:rPr>
                            <w:rFonts w:ascii="Cambria Math" w:hAnsi="Cambria Math"/>
                            <w:i/>
                            <w:iCs/>
                            <w:color w:val="000000"/>
                            <w:kern w:val="24"/>
                            <w:lang w:eastAsia="zh-CN"/>
                          </w:rPr>
                        </m:ctrlPr>
                      </m:radPr>
                      <m:deg/>
                      <m:e>
                        <m:r>
                          <w:rPr>
                            <w:rFonts w:ascii="Cambria Math" w:hAnsi="Cambria Math"/>
                            <w:color w:val="000000"/>
                            <w:kern w:val="24"/>
                            <w:lang w:eastAsia="zh-CN"/>
                          </w:rPr>
                          <m:t>2π</m:t>
                        </m:r>
                        <m:sSup>
                          <m:sSupPr>
                            <m:ctrlPr>
                              <w:rPr>
                                <w:rFonts w:ascii="Cambria Math" w:hAnsi="Cambria Math"/>
                                <w:iCs/>
                                <w:shd w:val="clear" w:color="auto" w:fill="FFFFFF"/>
                              </w:rPr>
                            </m:ctrlPr>
                          </m:sSupPr>
                          <m:e>
                            <m:r>
                              <w:rPr>
                                <w:rFonts w:ascii="Cambria Math" w:hAnsi="Cambria Math"/>
                                <w:shd w:val="clear" w:color="auto" w:fill="FFFFFF"/>
                              </w:rPr>
                              <m:t>σ</m:t>
                            </m:r>
                          </m:e>
                          <m:sup>
                            <m:r>
                              <m:rPr>
                                <m:sty m:val="p"/>
                              </m:rPr>
                              <w:rPr>
                                <w:rFonts w:ascii="Cambria Math" w:hAnsi="Cambria Math"/>
                                <w:shd w:val="clear" w:color="auto" w:fill="FFFFFF"/>
                              </w:rPr>
                              <m:t>2</m:t>
                            </m:r>
                          </m:sup>
                        </m:sSup>
                      </m:e>
                    </m:rad>
                  </m:den>
                </m:f>
                <m:ctrlPr>
                  <w:rPr>
                    <w:rFonts w:ascii="Cambria Math" w:hAnsi="Cambria Math"/>
                    <w:i/>
                    <w:iCs/>
                    <w:color w:val="000000"/>
                    <w:kern w:val="24"/>
                    <w:lang w:eastAsia="zh-CN"/>
                  </w:rPr>
                </m:ctrlPr>
              </m:e>
            </m:d>
          </m:e>
          <m:sup>
            <m:sSub>
              <m:sSubPr>
                <m:ctrlPr>
                  <w:rPr>
                    <w:rFonts w:ascii="Cambria Math" w:hAnsi="Cambria Math"/>
                    <w:i/>
                    <w:iCs/>
                    <w:color w:val="000000"/>
                    <w:kern w:val="24"/>
                    <w:lang w:eastAsia="zh-CN"/>
                  </w:rPr>
                </m:ctrlPr>
              </m:sSubPr>
              <m:e>
                <m:r>
                  <w:rPr>
                    <w:rFonts w:ascii="Cambria Math" w:hAnsi="Cambria Math"/>
                    <w:color w:val="000000"/>
                    <w:kern w:val="24"/>
                    <w:lang w:eastAsia="zh-CN"/>
                  </w:rPr>
                  <m:t>n</m:t>
                </m:r>
              </m:e>
              <m:sub>
                <m:r>
                  <w:rPr>
                    <w:rFonts w:ascii="Cambria Math" w:hAnsi="Cambria Math"/>
                    <w:color w:val="000000"/>
                    <w:kern w:val="24"/>
                    <w:lang w:eastAsia="zh-CN"/>
                  </w:rPr>
                  <m:t>l</m:t>
                </m:r>
              </m:sub>
            </m:sSub>
          </m:sup>
        </m:sSup>
        <m:f>
          <m:fPr>
            <m:ctrlPr>
              <w:rPr>
                <w:rFonts w:ascii="Cambria Math" w:hAnsi="Cambria Math"/>
                <w:i/>
                <w:lang w:eastAsia="zh-CN"/>
              </w:rPr>
            </m:ctrlPr>
          </m:fPr>
          <m:num>
            <m:r>
              <w:rPr>
                <w:rFonts w:ascii="Cambria Math" w:hAnsi="Cambria Math"/>
                <w:lang w:eastAsia="zh-CN"/>
              </w:rPr>
              <m:t>1</m:t>
            </m:r>
          </m:num>
          <m:den>
            <m:rad>
              <m:radPr>
                <m:degHide m:val="1"/>
                <m:ctrlPr>
                  <w:rPr>
                    <w:rFonts w:ascii="Cambria Math" w:hAnsi="Cambria Math"/>
                    <w:i/>
                    <w:lang w:eastAsia="zh-CN"/>
                  </w:rPr>
                </m:ctrlPr>
              </m:radPr>
              <m:deg/>
              <m:e>
                <m:sSup>
                  <m:sSupPr>
                    <m:ctrlPr>
                      <w:rPr>
                        <w:rFonts w:ascii="Cambria Math" w:hAnsi="Cambria Math"/>
                        <w:i/>
                        <w:lang w:eastAsia="zh-CN"/>
                      </w:rPr>
                    </m:ctrlPr>
                  </m:sSupPr>
                  <m:e>
                    <m:d>
                      <m:dPr>
                        <m:ctrlPr>
                          <w:rPr>
                            <w:rFonts w:ascii="Cambria Math" w:hAnsi="Cambria Math"/>
                            <w:i/>
                            <w:lang w:eastAsia="zh-CN"/>
                          </w:rPr>
                        </m:ctrlPr>
                      </m:dPr>
                      <m:e>
                        <m:r>
                          <w:rPr>
                            <w:rFonts w:ascii="Cambria Math" w:hAnsi="Cambria Math"/>
                            <w:lang w:eastAsia="zh-CN"/>
                          </w:rPr>
                          <m:t>2π</m:t>
                        </m:r>
                      </m:e>
                    </m:d>
                  </m:e>
                  <m:sup>
                    <m:r>
                      <w:rPr>
                        <w:rFonts w:ascii="Cambria Math" w:hAnsi="Cambria Math"/>
                        <w:lang w:eastAsia="zh-CN"/>
                      </w:rPr>
                      <m:t>d</m:t>
                    </m:r>
                  </m:sup>
                </m:sSup>
                <m:d>
                  <m:dPr>
                    <m:begChr m:val="|"/>
                    <m:endChr m:val="|"/>
                    <m:ctrlPr>
                      <w:rPr>
                        <w:rFonts w:ascii="Cambria Math" w:hAnsi="Cambria Math"/>
                        <w:i/>
                        <w:lang w:eastAsia="zh-CN"/>
                      </w:rPr>
                    </m:ctrlPr>
                  </m:dPr>
                  <m:e>
                    <m:sSub>
                      <m:sSubPr>
                        <m:ctrlPr>
                          <w:rPr>
                            <w:rFonts w:ascii="Cambria Math" w:hAnsi="Cambria Math"/>
                            <w:i/>
                          </w:rPr>
                        </m:ctrlPr>
                      </m:sSubPr>
                      <m:e>
                        <m:r>
                          <m:rPr>
                            <m:sty m:val="b"/>
                          </m:rPr>
                          <w:rPr>
                            <w:rFonts w:ascii="Cambria Math" w:hAnsi="Cambria Math"/>
                          </w:rPr>
                          <m:t>C</m:t>
                        </m:r>
                      </m:e>
                      <m:sub>
                        <m:r>
                          <m:rPr>
                            <m:sty m:val="p"/>
                          </m:rPr>
                          <w:rPr>
                            <w:rFonts w:ascii="Cambria Math" w:hAnsi="Cambria Math"/>
                          </w:rPr>
                          <m:t>Γ</m:t>
                        </m:r>
                      </m:sub>
                    </m:sSub>
                  </m:e>
                </m:d>
              </m:e>
            </m:rad>
          </m:den>
        </m:f>
      </m:oMath>
      <w:r w:rsidR="008C5F60">
        <w:rPr>
          <w:rFonts w:hint="eastAsia"/>
          <w:lang w:eastAsia="zh-CN"/>
        </w:rPr>
        <w:t>.</w:t>
      </w:r>
      <w:r w:rsidR="008C5F60">
        <w:rPr>
          <w:lang w:eastAsia="zh-CN"/>
        </w:rPr>
        <w:t xml:space="preserve">                      (C3)</w:t>
      </w:r>
    </w:p>
    <w:p w14:paraId="6C4C472C" w14:textId="34AB7A2A" w:rsidR="00517C0E" w:rsidRDefault="00517C0E" w:rsidP="00F30A80">
      <w:pPr>
        <w:pStyle w:val="References"/>
        <w:numPr>
          <w:ilvl w:val="0"/>
          <w:numId w:val="0"/>
        </w:numPr>
        <w:rPr>
          <w:rFonts w:eastAsiaTheme="minorEastAsia"/>
          <w:iCs/>
          <w:color w:val="211E1E"/>
          <w:sz w:val="20"/>
          <w:szCs w:val="20"/>
          <w:lang w:eastAsia="zh-CN"/>
        </w:rPr>
      </w:pPr>
    </w:p>
    <w:p w14:paraId="05BD4319" w14:textId="2BE874C3" w:rsidR="00155672" w:rsidRDefault="000449F6" w:rsidP="00155672">
      <w:pPr>
        <w:pStyle w:val="References"/>
        <w:numPr>
          <w:ilvl w:val="0"/>
          <w:numId w:val="0"/>
        </w:numPr>
        <w:ind w:firstLine="200"/>
        <w:rPr>
          <w:rFonts w:eastAsiaTheme="minorEastAsia"/>
          <w:iCs/>
          <w:color w:val="211E1E"/>
          <w:sz w:val="20"/>
          <w:szCs w:val="20"/>
          <w:lang w:eastAsia="zh-CN"/>
        </w:rPr>
      </w:pPr>
      <w:r>
        <w:rPr>
          <w:rFonts w:eastAsiaTheme="minorEastAsia"/>
          <w:iCs/>
          <w:color w:val="211E1E"/>
          <w:sz w:val="20"/>
          <w:szCs w:val="20"/>
          <w:lang w:eastAsia="zh-CN"/>
        </w:rPr>
        <w:t xml:space="preserve">As is discussed </w:t>
      </w:r>
      <w:r w:rsidR="00F033D0">
        <w:rPr>
          <w:rFonts w:eastAsiaTheme="minorEastAsia"/>
          <w:iCs/>
          <w:color w:val="211E1E"/>
          <w:sz w:val="20"/>
          <w:szCs w:val="20"/>
          <w:lang w:eastAsia="zh-CN"/>
        </w:rPr>
        <w:t xml:space="preserve">in </w:t>
      </w:r>
      <w:r w:rsidR="0069376D">
        <w:rPr>
          <w:rFonts w:eastAsiaTheme="minorEastAsia"/>
          <w:iCs/>
          <w:color w:val="211E1E"/>
          <w:sz w:val="20"/>
          <w:szCs w:val="20"/>
          <w:lang w:eastAsia="zh-CN"/>
        </w:rPr>
        <w:t>above text</w:t>
      </w:r>
      <w:r>
        <w:rPr>
          <w:rFonts w:eastAsiaTheme="minorEastAsia"/>
          <w:iCs/>
          <w:color w:val="211E1E"/>
          <w:sz w:val="20"/>
          <w:szCs w:val="20"/>
          <w:lang w:eastAsia="zh-CN"/>
        </w:rPr>
        <w:t>, maximum a</w:t>
      </w:r>
      <w:r w:rsidR="0069376D">
        <w:rPr>
          <w:rFonts w:eastAsiaTheme="minorEastAsia"/>
          <w:iCs/>
          <w:color w:val="211E1E"/>
          <w:sz w:val="20"/>
          <w:szCs w:val="20"/>
          <w:lang w:eastAsia="zh-CN"/>
        </w:rPr>
        <w:t xml:space="preserve"> p</w:t>
      </w:r>
      <w:r w:rsidR="0069376D" w:rsidRPr="0069376D">
        <w:rPr>
          <w:rFonts w:eastAsiaTheme="minorEastAsia"/>
          <w:iCs/>
          <w:color w:val="211E1E"/>
          <w:sz w:val="20"/>
          <w:szCs w:val="20"/>
          <w:lang w:eastAsia="zh-CN"/>
        </w:rPr>
        <w:t>osterior</w:t>
      </w:r>
      <w:r w:rsidR="00284606">
        <w:rPr>
          <w:rFonts w:eastAsiaTheme="minorEastAsia"/>
          <w:iCs/>
          <w:color w:val="211E1E"/>
          <w:sz w:val="20"/>
          <w:szCs w:val="20"/>
          <w:lang w:eastAsia="zh-CN"/>
        </w:rPr>
        <w:t xml:space="preserve"> (MAP)</w:t>
      </w:r>
      <w:r w:rsidR="0069376D">
        <w:rPr>
          <w:rFonts w:eastAsiaTheme="minorEastAsia"/>
          <w:iCs/>
          <w:color w:val="211E1E"/>
          <w:sz w:val="20"/>
          <w:szCs w:val="20"/>
          <w:lang w:eastAsia="zh-CN"/>
        </w:rPr>
        <w:t xml:space="preserve"> requires </w:t>
      </w:r>
      <w:r w:rsidR="00064D9D">
        <w:rPr>
          <w:rFonts w:eastAsiaTheme="minorEastAsia"/>
          <w:iCs/>
          <w:color w:val="211E1E"/>
          <w:sz w:val="20"/>
          <w:szCs w:val="20"/>
          <w:lang w:eastAsia="zh-CN"/>
        </w:rPr>
        <w:t xml:space="preserve">the log-joint distribution </w:t>
      </w:r>
      <w:bookmarkStart w:id="308" w:name="_Hlk94636568"/>
      <m:oMath>
        <m:r>
          <m:rPr>
            <m:sty m:val="p"/>
          </m:rPr>
          <w:rPr>
            <w:rFonts w:ascii="Cambria Math" w:eastAsiaTheme="minorEastAsia" w:hAnsi="Cambria Math"/>
            <w:color w:val="211E1E"/>
            <w:sz w:val="20"/>
            <w:szCs w:val="20"/>
            <w:lang w:eastAsia="zh-CN"/>
          </w:rPr>
          <m:t>ln</m:t>
        </m:r>
        <m:r>
          <w:rPr>
            <w:rFonts w:ascii="Cambria Math" w:eastAsiaTheme="minorEastAsia" w:hAnsi="Cambria Math"/>
            <w:color w:val="211E1E"/>
            <w:sz w:val="20"/>
            <w:szCs w:val="20"/>
            <w:lang w:eastAsia="zh-CN"/>
          </w:rPr>
          <m:t>P</m:t>
        </m:r>
        <m:d>
          <m:dPr>
            <m:ctrlPr>
              <w:rPr>
                <w:rFonts w:ascii="Cambria Math" w:eastAsiaTheme="minorEastAsia" w:hAnsi="Cambria Math"/>
                <w:i/>
                <w:iCs/>
                <w:color w:val="211E1E"/>
                <w:sz w:val="20"/>
                <w:szCs w:val="20"/>
                <w:lang w:eastAsia="zh-CN"/>
              </w:rPr>
            </m:ctrlPr>
          </m:dPr>
          <m:e>
            <m:sSubSup>
              <m:sSubSupPr>
                <m:ctrlPr>
                  <w:rPr>
                    <w:rFonts w:ascii="Cambria Math" w:eastAsiaTheme="minorEastAsia" w:hAnsi="Cambria Math"/>
                    <w:i/>
                    <w:iCs/>
                    <w:color w:val="211E1E"/>
                    <w:sz w:val="20"/>
                    <w:szCs w:val="20"/>
                    <w:lang w:eastAsia="zh-CN"/>
                  </w:rPr>
                </m:ctrlPr>
              </m:sSubSupPr>
              <m:e>
                <m:r>
                  <m:rPr>
                    <m:sty m:val="b"/>
                  </m:rPr>
                  <w:rPr>
                    <w:rFonts w:ascii="Cambria Math" w:eastAsiaTheme="minorEastAsia" w:hAnsi="Cambria Math"/>
                    <w:color w:val="211E1E"/>
                    <w:sz w:val="20"/>
                    <w:szCs w:val="20"/>
                    <w:lang w:eastAsia="zh-CN"/>
                  </w:rPr>
                  <m:t>h</m:t>
                </m:r>
              </m:e>
              <m:sub>
                <m:r>
                  <w:rPr>
                    <w:rFonts w:ascii="Cambria Math" w:eastAsiaTheme="minorEastAsia" w:hAnsi="Cambria Math"/>
                    <w:color w:val="211E1E"/>
                    <w:sz w:val="20"/>
                    <w:szCs w:val="20"/>
                    <w:lang w:eastAsia="zh-CN"/>
                  </w:rPr>
                  <m:t>l</m:t>
                </m:r>
              </m:sub>
              <m:sup>
                <m:r>
                  <w:rPr>
                    <w:rFonts w:ascii="Cambria Math" w:eastAsiaTheme="minorEastAsia" w:hAnsi="Cambria Math"/>
                    <w:color w:val="211E1E"/>
                    <w:sz w:val="20"/>
                    <w:szCs w:val="20"/>
                    <w:lang w:eastAsia="zh-CN"/>
                  </w:rPr>
                  <m:t>(j)</m:t>
                </m:r>
              </m:sup>
            </m:sSubSup>
            <m:r>
              <w:rPr>
                <w:rFonts w:ascii="Cambria Math" w:eastAsiaTheme="minorEastAsia" w:hAnsi="Cambria Math"/>
                <w:color w:val="211E1E"/>
                <w:sz w:val="20"/>
                <w:szCs w:val="20"/>
                <w:lang w:eastAsia="zh-CN"/>
              </w:rPr>
              <m:t>,</m:t>
            </m:r>
            <m:sSub>
              <m:sSubPr>
                <m:ctrlPr>
                  <w:rPr>
                    <w:rFonts w:ascii="Cambria Math" w:eastAsiaTheme="minorEastAsia" w:hAnsi="Cambria Math"/>
                    <w:i/>
                    <w:iCs/>
                    <w:color w:val="211E1E"/>
                    <w:sz w:val="20"/>
                    <w:szCs w:val="20"/>
                    <w:lang w:eastAsia="zh-CN"/>
                  </w:rPr>
                </m:ctrlPr>
              </m:sSubPr>
              <m:e>
                <m:r>
                  <m:rPr>
                    <m:sty m:val="b"/>
                  </m:rPr>
                  <w:rPr>
                    <w:rFonts w:ascii="Cambria Math" w:eastAsiaTheme="minorEastAsia" w:hAnsi="Cambria Math" w:hint="eastAsia"/>
                    <w:color w:val="211E1E"/>
                    <w:sz w:val="20"/>
                    <w:szCs w:val="20"/>
                    <w:lang w:eastAsia="zh-CN"/>
                  </w:rPr>
                  <m:t>Γ</m:t>
                </m:r>
              </m:e>
              <m:sub>
                <m:r>
                  <w:rPr>
                    <w:rFonts w:ascii="Cambria Math" w:eastAsiaTheme="minorEastAsia" w:hAnsi="Cambria Math"/>
                    <w:color w:val="211E1E"/>
                    <w:sz w:val="20"/>
                    <w:szCs w:val="20"/>
                    <w:lang w:eastAsia="zh-CN"/>
                  </w:rPr>
                  <m:t>l</m:t>
                </m:r>
              </m:sub>
            </m:sSub>
          </m:e>
          <m:e>
            <m:r>
              <m:rPr>
                <m:sty m:val="b"/>
              </m:rPr>
              <w:rPr>
                <w:rFonts w:ascii="Cambria Math" w:eastAsiaTheme="minorEastAsia" w:hAnsi="Cambria Math" w:hint="eastAsia"/>
                <w:color w:val="211E1E"/>
                <w:sz w:val="20"/>
                <w:szCs w:val="20"/>
                <w:lang w:eastAsia="zh-CN"/>
              </w:rPr>
              <m:t>Θ</m:t>
            </m:r>
          </m:e>
        </m:d>
      </m:oMath>
      <w:bookmarkEnd w:id="308"/>
      <w:r w:rsidR="00F033D0">
        <w:rPr>
          <w:rFonts w:eastAsiaTheme="minorEastAsia" w:hint="eastAsia"/>
          <w:iCs/>
          <w:color w:val="211E1E"/>
          <w:sz w:val="20"/>
          <w:szCs w:val="20"/>
          <w:lang w:eastAsia="zh-CN"/>
        </w:rPr>
        <w:t xml:space="preserve"> </w:t>
      </w:r>
      <w:r w:rsidR="00F033D0">
        <w:rPr>
          <w:rFonts w:eastAsiaTheme="minorEastAsia"/>
          <w:iCs/>
          <w:color w:val="211E1E"/>
          <w:sz w:val="20"/>
          <w:szCs w:val="20"/>
          <w:lang w:eastAsia="zh-CN"/>
        </w:rPr>
        <w:t>and log-</w:t>
      </w:r>
      <w:r w:rsidR="00F033D0" w:rsidRPr="00F033D0">
        <w:t xml:space="preserve"> </w:t>
      </w:r>
      <w:r w:rsidR="00F033D0" w:rsidRPr="00F033D0">
        <w:rPr>
          <w:rFonts w:eastAsiaTheme="minorEastAsia"/>
          <w:iCs/>
          <w:color w:val="211E1E"/>
          <w:sz w:val="20"/>
          <w:szCs w:val="20"/>
          <w:lang w:eastAsia="zh-CN"/>
        </w:rPr>
        <w:t>prior distribution</w:t>
      </w:r>
      <w:r w:rsidR="00F033D0">
        <w:rPr>
          <w:rFonts w:eastAsiaTheme="minorEastAsia"/>
          <w:iCs/>
          <w:color w:val="211E1E"/>
          <w:sz w:val="20"/>
          <w:szCs w:val="20"/>
          <w:lang w:eastAsia="zh-CN"/>
        </w:rPr>
        <w:t xml:space="preserve"> </w:t>
      </w:r>
      <m:oMath>
        <m:r>
          <m:rPr>
            <m:sty m:val="p"/>
          </m:rPr>
          <w:rPr>
            <w:rFonts w:ascii="Cambria Math" w:eastAsiaTheme="minorEastAsia" w:hAnsi="Cambria Math"/>
            <w:color w:val="211E1E"/>
            <w:sz w:val="20"/>
            <w:szCs w:val="20"/>
            <w:lang w:eastAsia="zh-CN"/>
          </w:rPr>
          <m:t>ln</m:t>
        </m:r>
        <m:r>
          <w:rPr>
            <w:rFonts w:ascii="Cambria Math" w:eastAsiaTheme="minorEastAsia" w:hAnsi="Cambria Math"/>
            <w:color w:val="211E1E"/>
            <w:sz w:val="20"/>
            <w:szCs w:val="20"/>
            <w:lang w:eastAsia="zh-CN"/>
          </w:rPr>
          <m:t>P(</m:t>
        </m:r>
        <m:r>
          <m:rPr>
            <m:sty m:val="b"/>
          </m:rPr>
          <w:rPr>
            <w:rFonts w:ascii="Cambria Math" w:eastAsiaTheme="minorEastAsia" w:hAnsi="Cambria Math" w:hint="eastAsia"/>
            <w:color w:val="211E1E"/>
            <w:sz w:val="20"/>
            <w:szCs w:val="20"/>
            <w:lang w:eastAsia="zh-CN"/>
          </w:rPr>
          <m:t>Θ</m:t>
        </m:r>
        <m:r>
          <w:rPr>
            <w:rFonts w:ascii="Cambria Math" w:eastAsiaTheme="minorEastAsia" w:hAnsi="Cambria Math"/>
            <w:color w:val="211E1E"/>
            <w:sz w:val="20"/>
            <w:szCs w:val="20"/>
            <w:lang w:eastAsia="zh-CN"/>
          </w:rPr>
          <m:t>)</m:t>
        </m:r>
      </m:oMath>
      <w:bookmarkStart w:id="309" w:name="_Hlk94639376"/>
      <w:r w:rsidR="008A0A0A">
        <w:rPr>
          <w:rFonts w:eastAsiaTheme="minorEastAsia" w:hint="eastAsia"/>
          <w:iCs/>
          <w:color w:val="211E1E"/>
          <w:sz w:val="20"/>
          <w:szCs w:val="20"/>
          <w:lang w:eastAsia="zh-CN"/>
        </w:rPr>
        <w:t>(</w:t>
      </w:r>
      <w:r w:rsidR="008A0A0A">
        <w:rPr>
          <w:rFonts w:eastAsiaTheme="minorEastAsia"/>
          <w:iCs/>
          <w:color w:val="211E1E"/>
          <w:sz w:val="20"/>
          <w:szCs w:val="20"/>
          <w:lang w:eastAsia="zh-CN"/>
        </w:rPr>
        <w:t>i.e.,</w:t>
      </w:r>
      <w:r w:rsidR="002D1F5B">
        <w:rPr>
          <w:rFonts w:eastAsiaTheme="minorEastAsia"/>
          <w:iCs/>
          <w:color w:val="211E1E"/>
          <w:sz w:val="20"/>
          <w:szCs w:val="20"/>
          <w:lang w:eastAsia="zh-CN"/>
        </w:rPr>
        <w:t xml:space="preserve"> </w:t>
      </w:r>
      <w:r w:rsidR="008A0A0A">
        <w:rPr>
          <w:rFonts w:eastAsiaTheme="minorEastAsia"/>
          <w:iCs/>
          <w:color w:val="211E1E"/>
          <w:sz w:val="20"/>
          <w:szCs w:val="20"/>
          <w:lang w:eastAsia="zh-CN"/>
        </w:rPr>
        <w:t>(13</w:t>
      </w:r>
      <w:r w:rsidR="000C7245">
        <w:rPr>
          <w:rFonts w:eastAsiaTheme="minorEastAsia"/>
          <w:iCs/>
          <w:color w:val="211E1E"/>
          <w:sz w:val="20"/>
          <w:szCs w:val="20"/>
          <w:lang w:eastAsia="zh-CN"/>
        </w:rPr>
        <w:t>c</w:t>
      </w:r>
      <w:r w:rsidR="008A0A0A">
        <w:rPr>
          <w:rFonts w:eastAsiaTheme="minorEastAsia"/>
          <w:iCs/>
          <w:color w:val="211E1E"/>
          <w:sz w:val="20"/>
          <w:szCs w:val="20"/>
          <w:lang w:eastAsia="zh-CN"/>
        </w:rPr>
        <w:t>))</w:t>
      </w:r>
      <w:r w:rsidR="000B545C">
        <w:rPr>
          <w:rFonts w:eastAsiaTheme="minorEastAsia"/>
          <w:iCs/>
          <w:color w:val="211E1E"/>
          <w:sz w:val="20"/>
          <w:szCs w:val="20"/>
          <w:lang w:eastAsia="zh-CN"/>
        </w:rPr>
        <w:t>.</w:t>
      </w:r>
      <w:bookmarkEnd w:id="309"/>
      <w:r w:rsidR="00352BC5">
        <w:rPr>
          <w:rFonts w:eastAsiaTheme="minorEastAsia"/>
          <w:iCs/>
          <w:color w:val="211E1E"/>
          <w:sz w:val="20"/>
          <w:szCs w:val="20"/>
          <w:lang w:eastAsia="zh-CN"/>
        </w:rPr>
        <w:t xml:space="preserve"> </w:t>
      </w:r>
      <m:oMath>
        <m:r>
          <m:rPr>
            <m:sty m:val="p"/>
          </m:rPr>
          <w:rPr>
            <w:rFonts w:ascii="Cambria Math" w:eastAsiaTheme="minorEastAsia" w:hAnsi="Cambria Math"/>
            <w:color w:val="211E1E"/>
            <w:sz w:val="20"/>
            <w:szCs w:val="20"/>
            <w:lang w:eastAsia="zh-CN"/>
          </w:rPr>
          <m:t>ln</m:t>
        </m:r>
        <m:r>
          <w:rPr>
            <w:rFonts w:ascii="Cambria Math" w:eastAsiaTheme="minorEastAsia" w:hAnsi="Cambria Math"/>
            <w:color w:val="211E1E"/>
            <w:sz w:val="20"/>
            <w:szCs w:val="20"/>
            <w:lang w:eastAsia="zh-CN"/>
          </w:rPr>
          <m:t>P</m:t>
        </m:r>
        <m:d>
          <m:dPr>
            <m:ctrlPr>
              <w:rPr>
                <w:rFonts w:ascii="Cambria Math" w:eastAsiaTheme="minorEastAsia" w:hAnsi="Cambria Math"/>
                <w:i/>
                <w:iCs/>
                <w:color w:val="211E1E"/>
                <w:sz w:val="20"/>
                <w:szCs w:val="20"/>
                <w:lang w:eastAsia="zh-CN"/>
              </w:rPr>
            </m:ctrlPr>
          </m:dPr>
          <m:e>
            <m:sSubSup>
              <m:sSubSupPr>
                <m:ctrlPr>
                  <w:rPr>
                    <w:rFonts w:ascii="Cambria Math" w:eastAsiaTheme="minorEastAsia" w:hAnsi="Cambria Math"/>
                    <w:i/>
                    <w:iCs/>
                    <w:color w:val="211E1E"/>
                    <w:sz w:val="20"/>
                    <w:szCs w:val="20"/>
                    <w:lang w:eastAsia="zh-CN"/>
                  </w:rPr>
                </m:ctrlPr>
              </m:sSubSupPr>
              <m:e>
                <m:r>
                  <m:rPr>
                    <m:sty m:val="b"/>
                  </m:rPr>
                  <w:rPr>
                    <w:rFonts w:ascii="Cambria Math" w:eastAsiaTheme="minorEastAsia" w:hAnsi="Cambria Math"/>
                    <w:color w:val="211E1E"/>
                    <w:sz w:val="20"/>
                    <w:szCs w:val="20"/>
                    <w:lang w:eastAsia="zh-CN"/>
                  </w:rPr>
                  <m:t>h</m:t>
                </m:r>
              </m:e>
              <m:sub>
                <m:r>
                  <w:rPr>
                    <w:rFonts w:ascii="Cambria Math" w:eastAsiaTheme="minorEastAsia" w:hAnsi="Cambria Math"/>
                    <w:color w:val="211E1E"/>
                    <w:sz w:val="20"/>
                    <w:szCs w:val="20"/>
                    <w:lang w:eastAsia="zh-CN"/>
                  </w:rPr>
                  <m:t>l</m:t>
                </m:r>
              </m:sub>
              <m:sup>
                <m:r>
                  <w:rPr>
                    <w:rFonts w:ascii="Cambria Math" w:eastAsiaTheme="minorEastAsia" w:hAnsi="Cambria Math"/>
                    <w:color w:val="211E1E"/>
                    <w:sz w:val="20"/>
                    <w:szCs w:val="20"/>
                    <w:lang w:eastAsia="zh-CN"/>
                  </w:rPr>
                  <m:t>(j)</m:t>
                </m:r>
              </m:sup>
            </m:sSubSup>
            <m:r>
              <w:rPr>
                <w:rFonts w:ascii="Cambria Math" w:eastAsiaTheme="minorEastAsia" w:hAnsi="Cambria Math"/>
                <w:color w:val="211E1E"/>
                <w:sz w:val="20"/>
                <w:szCs w:val="20"/>
                <w:lang w:eastAsia="zh-CN"/>
              </w:rPr>
              <m:t>,</m:t>
            </m:r>
            <m:sSub>
              <m:sSubPr>
                <m:ctrlPr>
                  <w:rPr>
                    <w:rFonts w:ascii="Cambria Math" w:eastAsiaTheme="minorEastAsia" w:hAnsi="Cambria Math"/>
                    <w:i/>
                    <w:iCs/>
                    <w:color w:val="211E1E"/>
                    <w:sz w:val="20"/>
                    <w:szCs w:val="20"/>
                    <w:lang w:eastAsia="zh-CN"/>
                  </w:rPr>
                </m:ctrlPr>
              </m:sSubPr>
              <m:e>
                <m:r>
                  <m:rPr>
                    <m:sty m:val="b"/>
                  </m:rPr>
                  <w:rPr>
                    <w:rFonts w:ascii="Cambria Math" w:eastAsiaTheme="minorEastAsia" w:hAnsi="Cambria Math" w:hint="eastAsia"/>
                    <w:color w:val="211E1E"/>
                    <w:sz w:val="20"/>
                    <w:szCs w:val="20"/>
                    <w:lang w:eastAsia="zh-CN"/>
                  </w:rPr>
                  <m:t>Γ</m:t>
                </m:r>
              </m:e>
              <m:sub>
                <m:r>
                  <w:rPr>
                    <w:rFonts w:ascii="Cambria Math" w:eastAsiaTheme="minorEastAsia" w:hAnsi="Cambria Math"/>
                    <w:color w:val="211E1E"/>
                    <w:sz w:val="20"/>
                    <w:szCs w:val="20"/>
                    <w:lang w:eastAsia="zh-CN"/>
                  </w:rPr>
                  <m:t>l</m:t>
                </m:r>
              </m:sub>
            </m:sSub>
          </m:e>
          <m:e>
            <m:r>
              <m:rPr>
                <m:sty m:val="b"/>
              </m:rPr>
              <w:rPr>
                <w:rFonts w:ascii="Cambria Math" w:eastAsiaTheme="minorEastAsia" w:hAnsi="Cambria Math" w:hint="eastAsia"/>
                <w:color w:val="211E1E"/>
                <w:sz w:val="20"/>
                <w:szCs w:val="20"/>
                <w:lang w:eastAsia="zh-CN"/>
              </w:rPr>
              <m:t>Θ</m:t>
            </m:r>
          </m:e>
        </m:d>
      </m:oMath>
      <w:r w:rsidR="002A2DD9">
        <w:rPr>
          <w:rFonts w:eastAsiaTheme="minorEastAsia" w:hint="eastAsia"/>
          <w:iCs/>
          <w:color w:val="211E1E"/>
          <w:sz w:val="20"/>
          <w:szCs w:val="20"/>
          <w:lang w:eastAsia="zh-CN"/>
        </w:rPr>
        <w:t xml:space="preserve"> </w:t>
      </w:r>
      <w:r w:rsidR="002A2DD9">
        <w:rPr>
          <w:rFonts w:eastAsiaTheme="minorEastAsia"/>
          <w:iCs/>
          <w:color w:val="211E1E"/>
          <w:sz w:val="20"/>
          <w:szCs w:val="20"/>
          <w:lang w:eastAsia="zh-CN"/>
        </w:rPr>
        <w:t xml:space="preserve">can be transformed as </w:t>
      </w:r>
    </w:p>
    <w:p w14:paraId="073518E6" w14:textId="1B08DADE" w:rsidR="0040551B" w:rsidRDefault="0040551B" w:rsidP="00155672">
      <w:pPr>
        <w:pStyle w:val="References"/>
        <w:numPr>
          <w:ilvl w:val="0"/>
          <w:numId w:val="0"/>
        </w:numPr>
        <w:ind w:firstLine="200"/>
        <w:rPr>
          <w:rFonts w:eastAsiaTheme="minorEastAsia"/>
          <w:iCs/>
          <w:color w:val="211E1E"/>
          <w:sz w:val="20"/>
          <w:szCs w:val="20"/>
          <w:lang w:eastAsia="zh-CN"/>
        </w:rPr>
      </w:pPr>
    </w:p>
    <w:p w14:paraId="3DC129AD" w14:textId="5534840E" w:rsidR="0040551B" w:rsidRDefault="00D55F6F" w:rsidP="00315634">
      <w:pPr>
        <w:pStyle w:val="References"/>
        <w:numPr>
          <w:ilvl w:val="0"/>
          <w:numId w:val="0"/>
        </w:numPr>
        <w:ind w:firstLine="200"/>
        <w:jc w:val="right"/>
        <w:rPr>
          <w:rFonts w:eastAsiaTheme="minorEastAsia"/>
          <w:iCs/>
          <w:color w:val="211E1E"/>
          <w:sz w:val="20"/>
          <w:szCs w:val="20"/>
          <w:lang w:eastAsia="zh-CN"/>
        </w:rPr>
      </w:pPr>
      <m:oMath>
        <m:r>
          <w:rPr>
            <w:rFonts w:ascii="Cambria Math" w:eastAsiaTheme="minorEastAsia" w:hAnsi="Cambria Math"/>
            <w:color w:val="211E1E"/>
            <w:sz w:val="20"/>
            <w:szCs w:val="20"/>
            <w:lang w:eastAsia="zh-CN"/>
          </w:rPr>
          <m:t>-</m:t>
        </m:r>
        <m:f>
          <m:fPr>
            <m:ctrlPr>
              <w:rPr>
                <w:rFonts w:ascii="Cambria Math" w:eastAsiaTheme="minorEastAsia" w:hAnsi="Cambria Math"/>
                <w:i/>
                <w:iCs/>
                <w:color w:val="211E1E"/>
                <w:sz w:val="20"/>
                <w:szCs w:val="20"/>
                <w:lang w:eastAsia="zh-CN"/>
              </w:rPr>
            </m:ctrlPr>
          </m:fPr>
          <m:num>
            <m:r>
              <w:rPr>
                <w:rFonts w:ascii="Cambria Math" w:eastAsiaTheme="minorEastAsia" w:hAnsi="Cambria Math"/>
                <w:color w:val="211E1E"/>
                <w:sz w:val="20"/>
                <w:szCs w:val="20"/>
                <w:lang w:eastAsia="zh-CN"/>
              </w:rPr>
              <m:t>1</m:t>
            </m:r>
          </m:num>
          <m:den>
            <m:r>
              <w:rPr>
                <w:rFonts w:ascii="Cambria Math" w:eastAsiaTheme="minorEastAsia" w:hAnsi="Cambria Math"/>
                <w:color w:val="211E1E"/>
                <w:sz w:val="20"/>
                <w:szCs w:val="20"/>
                <w:lang w:eastAsia="zh-CN"/>
              </w:rPr>
              <m:t>2</m:t>
            </m:r>
          </m:den>
        </m:f>
        <m:nary>
          <m:naryPr>
            <m:chr m:val="∑"/>
            <m:supHide m:val="1"/>
            <m:ctrlPr>
              <w:rPr>
                <w:rFonts w:ascii="Cambria Math" w:eastAsiaTheme="minorEastAsia" w:hAnsi="Cambria Math"/>
                <w:iCs/>
                <w:color w:val="211E1E"/>
                <w:sz w:val="20"/>
                <w:szCs w:val="20"/>
                <w:lang w:eastAsia="zh-CN"/>
              </w:rPr>
            </m:ctrlPr>
          </m:naryPr>
          <m:sub>
            <m:r>
              <w:rPr>
                <w:rFonts w:ascii="Cambria Math" w:eastAsiaTheme="minorEastAsia" w:hAnsi="Cambria Math"/>
                <w:color w:val="211E1E"/>
                <w:sz w:val="20"/>
                <w:szCs w:val="20"/>
                <w:lang w:eastAsia="zh-CN"/>
              </w:rPr>
              <m:t>l</m:t>
            </m:r>
            <m:ctrlPr>
              <w:rPr>
                <w:rFonts w:ascii="Cambria Math" w:eastAsiaTheme="minorEastAsia" w:hAnsi="Cambria Math"/>
                <w:i/>
                <w:iCs/>
                <w:color w:val="211E1E"/>
                <w:sz w:val="20"/>
                <w:szCs w:val="20"/>
                <w:lang w:eastAsia="zh-CN"/>
              </w:rPr>
            </m:ctrlPr>
          </m:sub>
          <m:sup/>
          <m:e>
            <m:d>
              <m:dPr>
                <m:ctrlPr>
                  <w:rPr>
                    <w:rFonts w:ascii="Cambria Math" w:eastAsiaTheme="minorEastAsia" w:hAnsi="Cambria Math"/>
                    <w:i/>
                    <w:iCs/>
                    <w:color w:val="211E1E"/>
                    <w:sz w:val="20"/>
                    <w:szCs w:val="20"/>
                    <w:lang w:eastAsia="zh-CN"/>
                  </w:rPr>
                </m:ctrlPr>
              </m:dPr>
              <m:e>
                <m:r>
                  <w:rPr>
                    <w:rFonts w:ascii="Cambria Math" w:eastAsiaTheme="minorEastAsia" w:hAnsi="Cambria Math"/>
                    <w:color w:val="211E1E"/>
                    <w:sz w:val="20"/>
                    <w:szCs w:val="20"/>
                    <w:lang w:eastAsia="zh-CN"/>
                  </w:rPr>
                  <m:t>d+</m:t>
                </m:r>
                <m:sSub>
                  <m:sSubPr>
                    <m:ctrlPr>
                      <w:rPr>
                        <w:rFonts w:ascii="Cambria Math" w:eastAsiaTheme="minorEastAsia" w:hAnsi="Cambria Math"/>
                        <w:i/>
                        <w:iCs/>
                        <w:color w:val="211E1E"/>
                        <w:sz w:val="20"/>
                        <w:szCs w:val="20"/>
                        <w:lang w:eastAsia="zh-CN"/>
                      </w:rPr>
                    </m:ctrlPr>
                  </m:sSubPr>
                  <m:e>
                    <m:r>
                      <w:rPr>
                        <w:rFonts w:ascii="Cambria Math" w:eastAsiaTheme="minorEastAsia" w:hAnsi="Cambria Math"/>
                        <w:color w:val="211E1E"/>
                        <w:sz w:val="20"/>
                        <w:szCs w:val="20"/>
                        <w:lang w:eastAsia="zh-CN"/>
                      </w:rPr>
                      <m:t>n</m:t>
                    </m:r>
                  </m:e>
                  <m:sub>
                    <m:r>
                      <w:rPr>
                        <w:rFonts w:ascii="Cambria Math" w:eastAsiaTheme="minorEastAsia" w:hAnsi="Cambria Math"/>
                        <w:color w:val="211E1E"/>
                        <w:sz w:val="20"/>
                        <w:szCs w:val="20"/>
                        <w:lang w:eastAsia="zh-CN"/>
                      </w:rPr>
                      <m:t>l</m:t>
                    </m:r>
                  </m:sub>
                </m:sSub>
              </m:e>
            </m:d>
            <m:r>
              <m:rPr>
                <m:sty m:val="p"/>
              </m:rPr>
              <w:rPr>
                <w:rFonts w:ascii="Cambria Math" w:eastAsiaTheme="minorEastAsia" w:hAnsi="Cambria Math"/>
                <w:color w:val="211E1E"/>
                <w:sz w:val="20"/>
                <w:szCs w:val="20"/>
                <w:lang w:eastAsia="zh-CN"/>
              </w:rPr>
              <m:t>ln</m:t>
            </m:r>
            <m:r>
              <w:rPr>
                <w:rFonts w:ascii="Cambria Math" w:eastAsiaTheme="minorEastAsia" w:hAnsi="Cambria Math"/>
                <w:color w:val="211E1E"/>
                <w:sz w:val="20"/>
                <w:szCs w:val="20"/>
                <w:lang w:eastAsia="zh-CN"/>
              </w:rPr>
              <m:t>2π</m:t>
            </m:r>
          </m:e>
        </m:nary>
        <m:r>
          <w:rPr>
            <w:rFonts w:ascii="Cambria Math" w:eastAsiaTheme="minorEastAsia" w:hAnsi="Cambria Math"/>
            <w:color w:val="211E1E"/>
            <w:sz w:val="20"/>
            <w:szCs w:val="20"/>
            <w:lang w:eastAsia="zh-CN"/>
          </w:rPr>
          <m:t>-</m:t>
        </m:r>
        <m:nary>
          <m:naryPr>
            <m:chr m:val="∑"/>
            <m:supHide m:val="1"/>
            <m:ctrlPr>
              <w:rPr>
                <w:rFonts w:ascii="Cambria Math" w:eastAsiaTheme="minorEastAsia" w:hAnsi="Cambria Math"/>
                <w:iCs/>
                <w:color w:val="211E1E"/>
                <w:sz w:val="20"/>
                <w:szCs w:val="20"/>
                <w:lang w:eastAsia="zh-CN"/>
              </w:rPr>
            </m:ctrlPr>
          </m:naryPr>
          <m:sub>
            <m:r>
              <w:rPr>
                <w:rFonts w:ascii="Cambria Math" w:eastAsiaTheme="minorEastAsia" w:hAnsi="Cambria Math"/>
                <w:color w:val="211E1E"/>
                <w:sz w:val="20"/>
                <w:szCs w:val="20"/>
                <w:lang w:eastAsia="zh-CN"/>
              </w:rPr>
              <m:t>l</m:t>
            </m:r>
            <m:ctrlPr>
              <w:rPr>
                <w:rFonts w:ascii="Cambria Math" w:eastAsiaTheme="minorEastAsia" w:hAnsi="Cambria Math"/>
                <w:i/>
                <w:iCs/>
                <w:color w:val="211E1E"/>
                <w:sz w:val="20"/>
                <w:szCs w:val="20"/>
                <w:lang w:eastAsia="zh-CN"/>
              </w:rPr>
            </m:ctrlPr>
          </m:sub>
          <m:sup/>
          <m:e>
            <m:sSub>
              <m:sSubPr>
                <m:ctrlPr>
                  <w:rPr>
                    <w:rFonts w:ascii="Cambria Math" w:eastAsiaTheme="minorEastAsia" w:hAnsi="Cambria Math"/>
                    <w:i/>
                    <w:iCs/>
                    <w:color w:val="211E1E"/>
                    <w:sz w:val="20"/>
                    <w:szCs w:val="20"/>
                    <w:lang w:eastAsia="zh-CN"/>
                  </w:rPr>
                </m:ctrlPr>
              </m:sSubPr>
              <m:e>
                <m:r>
                  <w:rPr>
                    <w:rFonts w:ascii="Cambria Math" w:eastAsiaTheme="minorEastAsia" w:hAnsi="Cambria Math"/>
                    <w:color w:val="211E1E"/>
                    <w:sz w:val="20"/>
                    <w:szCs w:val="20"/>
                    <w:lang w:eastAsia="zh-CN"/>
                  </w:rPr>
                  <m:t>n</m:t>
                </m:r>
              </m:e>
              <m:sub>
                <m:r>
                  <w:rPr>
                    <w:rFonts w:ascii="Cambria Math" w:eastAsiaTheme="minorEastAsia" w:hAnsi="Cambria Math"/>
                    <w:color w:val="211E1E"/>
                    <w:sz w:val="20"/>
                    <w:szCs w:val="20"/>
                    <w:lang w:eastAsia="zh-CN"/>
                  </w:rPr>
                  <m:t>l</m:t>
                </m:r>
              </m:sub>
            </m:sSub>
            <m:r>
              <m:rPr>
                <m:sty m:val="p"/>
              </m:rPr>
              <w:rPr>
                <w:rFonts w:ascii="Cambria Math" w:eastAsiaTheme="minorEastAsia" w:hAnsi="Cambria Math"/>
                <w:color w:val="211E1E"/>
                <w:sz w:val="20"/>
                <w:szCs w:val="20"/>
                <w:lang w:eastAsia="zh-CN"/>
              </w:rPr>
              <m:t>ln</m:t>
            </m:r>
            <m:r>
              <w:rPr>
                <w:rFonts w:ascii="Cambria Math" w:eastAsiaTheme="minorEastAsia" w:hAnsi="Cambria Math"/>
                <w:color w:val="211E1E"/>
                <w:sz w:val="20"/>
                <w:szCs w:val="20"/>
                <w:lang w:eastAsia="zh-CN"/>
              </w:rPr>
              <m:t>σ</m:t>
            </m:r>
          </m:e>
        </m:nary>
        <m:r>
          <w:rPr>
            <w:rFonts w:ascii="Cambria Math" w:eastAsiaTheme="minorEastAsia" w:hAnsi="Cambria Math"/>
            <w:color w:val="211E1E"/>
            <w:sz w:val="20"/>
            <w:szCs w:val="20"/>
            <w:lang w:eastAsia="zh-CN"/>
          </w:rPr>
          <m:t>-</m:t>
        </m:r>
        <m:f>
          <m:fPr>
            <m:ctrlPr>
              <w:rPr>
                <w:rFonts w:ascii="Cambria Math" w:eastAsiaTheme="minorEastAsia" w:hAnsi="Cambria Math"/>
                <w:i/>
                <w:iCs/>
                <w:color w:val="211E1E"/>
                <w:sz w:val="20"/>
                <w:szCs w:val="20"/>
                <w:lang w:eastAsia="zh-CN"/>
              </w:rPr>
            </m:ctrlPr>
          </m:fPr>
          <m:num>
            <m:r>
              <w:rPr>
                <w:rFonts w:ascii="Cambria Math" w:eastAsiaTheme="minorEastAsia" w:hAnsi="Cambria Math"/>
                <w:color w:val="211E1E"/>
                <w:sz w:val="20"/>
                <w:szCs w:val="20"/>
                <w:lang w:eastAsia="zh-CN"/>
              </w:rPr>
              <m:t>L</m:t>
            </m:r>
          </m:num>
          <m:den>
            <m:r>
              <w:rPr>
                <w:rFonts w:ascii="Cambria Math" w:eastAsiaTheme="minorEastAsia" w:hAnsi="Cambria Math"/>
                <w:color w:val="211E1E"/>
                <w:sz w:val="20"/>
                <w:szCs w:val="20"/>
                <w:lang w:eastAsia="zh-CN"/>
              </w:rPr>
              <m:t>2</m:t>
            </m:r>
          </m:den>
        </m:f>
        <m:r>
          <m:rPr>
            <m:sty m:val="p"/>
          </m:rPr>
          <w:rPr>
            <w:rFonts w:ascii="Cambria Math" w:eastAsiaTheme="minorEastAsia" w:hAnsi="Cambria Math"/>
            <w:color w:val="211E1E"/>
            <w:sz w:val="20"/>
            <w:szCs w:val="20"/>
            <w:lang w:eastAsia="zh-CN"/>
          </w:rPr>
          <m:t>ln</m:t>
        </m:r>
        <m:d>
          <m:dPr>
            <m:begChr m:val="|"/>
            <m:endChr m:val="|"/>
            <m:ctrlPr>
              <w:rPr>
                <w:rFonts w:ascii="Cambria Math" w:eastAsiaTheme="minorEastAsia" w:hAnsi="Cambria Math"/>
                <w:i/>
                <w:iCs/>
                <w:color w:val="211E1E"/>
                <w:sz w:val="20"/>
                <w:szCs w:val="20"/>
                <w:lang w:eastAsia="zh-CN"/>
              </w:rPr>
            </m:ctrlPr>
          </m:dPr>
          <m:e>
            <m:sSub>
              <m:sSubPr>
                <m:ctrlPr>
                  <w:rPr>
                    <w:rFonts w:ascii="Cambria Math" w:hAnsi="Cambria Math"/>
                    <w:bCs/>
                    <w:i/>
                    <w:sz w:val="20"/>
                    <w:szCs w:val="20"/>
                    <w:lang w:eastAsia="zh-CN"/>
                  </w:rPr>
                </m:ctrlPr>
              </m:sSubPr>
              <m:e>
                <m:r>
                  <m:rPr>
                    <m:sty m:val="b"/>
                  </m:rPr>
                  <w:rPr>
                    <w:rFonts w:ascii="Cambria Math" w:hAnsi="Cambria Math"/>
                    <w:sz w:val="20"/>
                    <w:szCs w:val="20"/>
                    <w:lang w:eastAsia="zh-CN"/>
                  </w:rPr>
                  <m:t>C</m:t>
                </m:r>
              </m:e>
              <m:sub>
                <m:r>
                  <m:rPr>
                    <m:sty m:val="p"/>
                  </m:rPr>
                  <w:rPr>
                    <w:rFonts w:ascii="Cambria Math" w:hAnsi="Cambria Math"/>
                    <w:sz w:val="20"/>
                    <w:szCs w:val="20"/>
                    <w:lang w:eastAsia="zh-CN"/>
                  </w:rPr>
                  <m:t>Γ</m:t>
                </m:r>
              </m:sub>
            </m:sSub>
          </m:e>
        </m:d>
        <m:r>
          <w:rPr>
            <w:rFonts w:ascii="Cambria Math" w:eastAsiaTheme="minorEastAsia" w:hAnsi="Cambria Math"/>
            <w:color w:val="211E1E"/>
            <w:sz w:val="20"/>
            <w:szCs w:val="20"/>
            <w:lang w:eastAsia="zh-CN"/>
          </w:rPr>
          <m:t>-</m:t>
        </m:r>
        <m:f>
          <m:fPr>
            <m:ctrlPr>
              <w:rPr>
                <w:rFonts w:ascii="Cambria Math" w:eastAsiaTheme="minorEastAsia" w:hAnsi="Cambria Math"/>
                <w:i/>
                <w:iCs/>
                <w:color w:val="211E1E"/>
                <w:sz w:val="20"/>
                <w:szCs w:val="20"/>
                <w:lang w:eastAsia="zh-CN"/>
              </w:rPr>
            </m:ctrlPr>
          </m:fPr>
          <m:num>
            <m:r>
              <w:rPr>
                <w:rFonts w:ascii="Cambria Math" w:eastAsiaTheme="minorEastAsia" w:hAnsi="Cambria Math"/>
                <w:color w:val="211E1E"/>
                <w:sz w:val="20"/>
                <w:szCs w:val="20"/>
                <w:lang w:eastAsia="zh-CN"/>
              </w:rPr>
              <m:t>1</m:t>
            </m:r>
          </m:num>
          <m:den>
            <m:r>
              <w:rPr>
                <w:rFonts w:ascii="Cambria Math" w:eastAsiaTheme="minorEastAsia" w:hAnsi="Cambria Math"/>
                <w:color w:val="211E1E"/>
                <w:sz w:val="20"/>
                <w:szCs w:val="20"/>
                <w:lang w:eastAsia="zh-CN"/>
              </w:rPr>
              <m:t>2</m:t>
            </m:r>
          </m:den>
        </m:f>
        <m:r>
          <w:rPr>
            <w:rFonts w:ascii="Cambria Math" w:eastAsiaTheme="minorEastAsia" w:hAnsi="Cambria Math"/>
            <w:color w:val="211E1E"/>
            <w:sz w:val="20"/>
            <w:szCs w:val="20"/>
            <w:lang w:eastAsia="zh-CN"/>
          </w:rPr>
          <m:t>J</m:t>
        </m:r>
        <m:d>
          <m:dPr>
            <m:ctrlPr>
              <w:rPr>
                <w:rFonts w:ascii="Cambria Math" w:eastAsiaTheme="minorEastAsia" w:hAnsi="Cambria Math"/>
                <w:i/>
                <w:iCs/>
                <w:color w:val="211E1E"/>
                <w:sz w:val="20"/>
                <w:szCs w:val="20"/>
                <w:lang w:eastAsia="zh-CN"/>
              </w:rPr>
            </m:ctrlPr>
          </m:dPr>
          <m:e>
            <m:sSub>
              <m:sSubPr>
                <m:ctrlPr>
                  <w:rPr>
                    <w:rFonts w:ascii="Cambria Math" w:eastAsiaTheme="minorEastAsia" w:hAnsi="Cambria Math"/>
                    <w:i/>
                    <w:iCs/>
                    <w:color w:val="211E1E"/>
                    <w:sz w:val="20"/>
                    <w:szCs w:val="20"/>
                    <w:lang w:eastAsia="zh-CN"/>
                  </w:rPr>
                </m:ctrlPr>
              </m:sSubPr>
              <m:e>
                <m:r>
                  <m:rPr>
                    <m:sty m:val="b"/>
                  </m:rPr>
                  <w:rPr>
                    <w:rFonts w:ascii="Cambria Math" w:eastAsiaTheme="minorEastAsia" w:hAnsi="Cambria Math"/>
                    <w:color w:val="211E1E"/>
                    <w:sz w:val="20"/>
                    <w:szCs w:val="20"/>
                    <w:lang w:eastAsia="zh-CN"/>
                  </w:rPr>
                  <m:t>Γ</m:t>
                </m:r>
              </m:e>
              <m:sub>
                <m:r>
                  <w:rPr>
                    <w:rFonts w:ascii="Cambria Math" w:eastAsiaTheme="minorEastAsia" w:hAnsi="Cambria Math"/>
                    <w:color w:val="211E1E"/>
                    <w:sz w:val="20"/>
                    <w:szCs w:val="20"/>
                    <w:lang w:eastAsia="zh-CN"/>
                  </w:rPr>
                  <m:t>l</m:t>
                </m:r>
              </m:sub>
            </m:sSub>
          </m:e>
        </m:d>
      </m:oMath>
      <w:r w:rsidR="008C5F60">
        <w:rPr>
          <w:rFonts w:eastAsiaTheme="minorEastAsia" w:hint="eastAsia"/>
          <w:iCs/>
          <w:color w:val="211E1E"/>
          <w:sz w:val="20"/>
          <w:szCs w:val="20"/>
          <w:lang w:eastAsia="zh-CN"/>
        </w:rPr>
        <w:t>,</w:t>
      </w:r>
      <w:r w:rsidR="008C5F60">
        <w:rPr>
          <w:rFonts w:eastAsiaTheme="minorEastAsia"/>
          <w:iCs/>
          <w:color w:val="211E1E"/>
          <w:sz w:val="20"/>
          <w:szCs w:val="20"/>
          <w:lang w:eastAsia="zh-CN"/>
        </w:rPr>
        <w:t xml:space="preserve"> (C4</w:t>
      </w:r>
      <w:r w:rsidR="00BC4150">
        <w:rPr>
          <w:rFonts w:eastAsiaTheme="minorEastAsia"/>
          <w:iCs/>
          <w:color w:val="211E1E"/>
          <w:sz w:val="20"/>
          <w:szCs w:val="20"/>
          <w:lang w:eastAsia="zh-CN"/>
        </w:rPr>
        <w:t>a</w:t>
      </w:r>
      <w:r w:rsidR="008C5F60">
        <w:rPr>
          <w:rFonts w:eastAsiaTheme="minorEastAsia"/>
          <w:iCs/>
          <w:color w:val="211E1E"/>
          <w:sz w:val="20"/>
          <w:szCs w:val="20"/>
          <w:lang w:eastAsia="zh-CN"/>
        </w:rPr>
        <w:t>)</w:t>
      </w:r>
      <m:oMath>
        <m:r>
          <m:rPr>
            <m:sty m:val="p"/>
          </m:rPr>
          <w:rPr>
            <w:rFonts w:eastAsiaTheme="minorEastAsia"/>
            <w:color w:val="211E1E"/>
            <w:sz w:val="20"/>
            <w:szCs w:val="20"/>
            <w:lang w:eastAsia="zh-CN"/>
          </w:rPr>
          <w:br/>
        </m:r>
      </m:oMath>
      <w:r w:rsidR="00315634">
        <w:rPr>
          <w:rFonts w:eastAsiaTheme="minorEastAsia"/>
          <w:iCs/>
          <w:color w:val="211E1E"/>
          <w:sz w:val="20"/>
          <w:szCs w:val="20"/>
          <w:lang w:eastAsia="zh-CN"/>
        </w:rPr>
        <w:t xml:space="preserve">    </w:t>
      </w:r>
    </w:p>
    <w:p w14:paraId="0AE55ECA" w14:textId="77777777" w:rsidR="004446CF" w:rsidRDefault="004446CF" w:rsidP="00F81BAA">
      <w:pPr>
        <w:pStyle w:val="References"/>
        <w:numPr>
          <w:ilvl w:val="0"/>
          <w:numId w:val="0"/>
        </w:numPr>
        <w:ind w:firstLine="200"/>
        <w:rPr>
          <w:rFonts w:eastAsiaTheme="minorEastAsia"/>
          <w:iCs/>
          <w:color w:val="211E1E"/>
          <w:sz w:val="20"/>
          <w:szCs w:val="20"/>
          <w:lang w:eastAsia="zh-CN"/>
        </w:rPr>
      </w:pPr>
    </w:p>
    <w:p w14:paraId="5F0B2269" w14:textId="0F3F4FCF" w:rsidR="00155672" w:rsidRDefault="00FA6242" w:rsidP="00F81BAA">
      <w:pPr>
        <w:pStyle w:val="References"/>
        <w:numPr>
          <w:ilvl w:val="0"/>
          <w:numId w:val="0"/>
        </w:numPr>
        <w:ind w:firstLine="200"/>
        <w:rPr>
          <w:rFonts w:eastAsiaTheme="minorEastAsia"/>
          <w:iCs/>
          <w:color w:val="211E1E"/>
          <w:sz w:val="20"/>
          <w:szCs w:val="20"/>
          <w:lang w:eastAsia="zh-CN"/>
        </w:rPr>
      </w:pPr>
      <w:proofErr w:type="gramStart"/>
      <w:r>
        <w:rPr>
          <w:rFonts w:eastAsiaTheme="minorEastAsia" w:hint="eastAsia"/>
          <w:iCs/>
          <w:color w:val="211E1E"/>
          <w:sz w:val="20"/>
          <w:szCs w:val="20"/>
          <w:lang w:eastAsia="zh-CN"/>
        </w:rPr>
        <w:t>w</w:t>
      </w:r>
      <w:r>
        <w:rPr>
          <w:rFonts w:eastAsiaTheme="minorEastAsia"/>
          <w:iCs/>
          <w:color w:val="211E1E"/>
          <w:sz w:val="20"/>
          <w:szCs w:val="20"/>
          <w:lang w:eastAsia="zh-CN"/>
        </w:rPr>
        <w:t>here</w:t>
      </w:r>
      <w:proofErr w:type="gramEnd"/>
      <w:r>
        <w:rPr>
          <w:rFonts w:eastAsiaTheme="minorEastAsia"/>
          <w:iCs/>
          <w:color w:val="211E1E"/>
          <w:sz w:val="20"/>
          <w:szCs w:val="20"/>
          <w:lang w:eastAsia="zh-CN"/>
        </w:rPr>
        <w:t xml:space="preserve"> </w:t>
      </w:r>
    </w:p>
    <w:p w14:paraId="5F596D46" w14:textId="04C1FD89" w:rsidR="00FA6242" w:rsidRDefault="00FA6242" w:rsidP="00F81BAA">
      <w:pPr>
        <w:pStyle w:val="References"/>
        <w:numPr>
          <w:ilvl w:val="0"/>
          <w:numId w:val="0"/>
        </w:numPr>
        <w:ind w:firstLine="200"/>
        <w:rPr>
          <w:rFonts w:eastAsiaTheme="minorEastAsia"/>
          <w:iCs/>
          <w:color w:val="211E1E"/>
          <w:sz w:val="20"/>
          <w:szCs w:val="20"/>
          <w:lang w:eastAsia="zh-CN"/>
        </w:rPr>
      </w:pPr>
    </w:p>
    <w:p w14:paraId="212821DA" w14:textId="427D6566" w:rsidR="00FA6242" w:rsidRPr="00BC4150" w:rsidRDefault="00FA6242" w:rsidP="00F81BAA">
      <w:pPr>
        <w:pStyle w:val="References"/>
        <w:numPr>
          <w:ilvl w:val="0"/>
          <w:numId w:val="0"/>
        </w:numPr>
        <w:ind w:firstLine="200"/>
        <w:rPr>
          <w:rFonts w:eastAsiaTheme="minorEastAsia"/>
          <w:color w:val="211E1E"/>
          <w:sz w:val="20"/>
          <w:szCs w:val="20"/>
          <w:lang w:eastAsia="zh-CN"/>
        </w:rPr>
      </w:pPr>
      <m:oMathPara>
        <m:oMath>
          <m:r>
            <w:rPr>
              <w:rFonts w:ascii="Cambria Math" w:eastAsiaTheme="minorEastAsia" w:hAnsi="Cambria Math"/>
              <w:color w:val="211E1E"/>
              <w:sz w:val="20"/>
              <w:szCs w:val="20"/>
              <w:lang w:eastAsia="zh-CN"/>
            </w:rPr>
            <w:lastRenderedPageBreak/>
            <m:t>J</m:t>
          </m:r>
          <m:d>
            <m:dPr>
              <m:ctrlPr>
                <w:rPr>
                  <w:rFonts w:ascii="Cambria Math" w:eastAsiaTheme="minorEastAsia" w:hAnsi="Cambria Math"/>
                  <w:i/>
                  <w:iCs/>
                  <w:color w:val="211E1E"/>
                  <w:sz w:val="20"/>
                  <w:szCs w:val="20"/>
                  <w:lang w:eastAsia="zh-CN"/>
                </w:rPr>
              </m:ctrlPr>
            </m:dPr>
            <m:e>
              <m:sSub>
                <m:sSubPr>
                  <m:ctrlPr>
                    <w:rPr>
                      <w:rFonts w:ascii="Cambria Math" w:eastAsiaTheme="minorEastAsia" w:hAnsi="Cambria Math"/>
                      <w:i/>
                      <w:iCs/>
                      <w:color w:val="211E1E"/>
                      <w:sz w:val="20"/>
                      <w:szCs w:val="20"/>
                      <w:lang w:eastAsia="zh-CN"/>
                    </w:rPr>
                  </m:ctrlPr>
                </m:sSubPr>
                <m:e>
                  <m:r>
                    <m:rPr>
                      <m:sty m:val="b"/>
                    </m:rPr>
                    <w:rPr>
                      <w:rFonts w:ascii="Cambria Math" w:eastAsiaTheme="minorEastAsia" w:hAnsi="Cambria Math"/>
                      <w:color w:val="211E1E"/>
                      <w:sz w:val="20"/>
                      <w:szCs w:val="20"/>
                      <w:lang w:eastAsia="zh-CN"/>
                    </w:rPr>
                    <m:t>Γ</m:t>
                  </m:r>
                </m:e>
                <m:sub>
                  <m:r>
                    <w:rPr>
                      <w:rFonts w:ascii="Cambria Math" w:eastAsiaTheme="minorEastAsia" w:hAnsi="Cambria Math"/>
                      <w:color w:val="211E1E"/>
                      <w:sz w:val="20"/>
                      <w:szCs w:val="20"/>
                      <w:lang w:eastAsia="zh-CN"/>
                    </w:rPr>
                    <m:t>l</m:t>
                  </m:r>
                </m:sub>
              </m:sSub>
            </m:e>
          </m:d>
          <m:r>
            <w:rPr>
              <w:rFonts w:ascii="Cambria Math" w:eastAsiaTheme="minorEastAsia" w:hAnsi="Cambria Math"/>
              <w:color w:val="211E1E"/>
              <w:sz w:val="20"/>
              <w:szCs w:val="20"/>
              <w:lang w:eastAsia="zh-CN"/>
            </w:rPr>
            <m:t>=</m:t>
          </m:r>
          <m:sSubSup>
            <m:sSubSupPr>
              <m:ctrlPr>
                <w:rPr>
                  <w:rFonts w:ascii="Cambria Math" w:eastAsiaTheme="minorEastAsia" w:hAnsi="Cambria Math"/>
                  <w:color w:val="211E1E"/>
                  <w:sz w:val="20"/>
                  <w:szCs w:val="20"/>
                  <w:lang w:eastAsia="zh-CN"/>
                </w:rPr>
              </m:ctrlPr>
            </m:sSubSupPr>
            <m:e>
              <m:r>
                <m:rPr>
                  <m:sty m:val="b"/>
                </m:rPr>
                <w:rPr>
                  <w:rFonts w:ascii="Cambria Math" w:eastAsiaTheme="minorEastAsia" w:hAnsi="Cambria Math"/>
                  <w:color w:val="211E1E"/>
                  <w:sz w:val="20"/>
                  <w:szCs w:val="20"/>
                  <w:lang w:eastAsia="zh-CN"/>
                </w:rPr>
                <m:t>Γ</m:t>
              </m:r>
              <m:ctrlPr>
                <w:rPr>
                  <w:rFonts w:ascii="Cambria Math" w:eastAsiaTheme="minorEastAsia" w:hAnsi="Cambria Math"/>
                  <w:b/>
                  <w:color w:val="211E1E"/>
                  <w:sz w:val="20"/>
                  <w:szCs w:val="20"/>
                  <w:lang w:eastAsia="zh-CN"/>
                </w:rPr>
              </m:ctrlPr>
            </m:e>
            <m:sub>
              <m:r>
                <w:rPr>
                  <w:rFonts w:ascii="Cambria Math" w:eastAsiaTheme="minorEastAsia" w:hAnsi="Cambria Math"/>
                  <w:color w:val="211E1E"/>
                  <w:sz w:val="20"/>
                  <w:szCs w:val="20"/>
                  <w:lang w:eastAsia="zh-CN"/>
                </w:rPr>
                <m:t>l</m:t>
              </m:r>
            </m:sub>
            <m:sup>
              <m:r>
                <m:rPr>
                  <m:sty m:val="p"/>
                </m:rPr>
                <w:rPr>
                  <w:rFonts w:ascii="Cambria Math" w:eastAsiaTheme="minorEastAsia" w:hAnsi="Cambria Math"/>
                  <w:color w:val="211E1E"/>
                  <w:sz w:val="20"/>
                  <w:szCs w:val="20"/>
                  <w:lang w:eastAsia="zh-CN"/>
                </w:rPr>
                <m:t>T</m:t>
              </m:r>
            </m:sup>
          </m:sSubSup>
          <m:d>
            <m:dPr>
              <m:ctrlPr>
                <w:rPr>
                  <w:rFonts w:ascii="Cambria Math" w:eastAsiaTheme="minorEastAsia" w:hAnsi="Cambria Math"/>
                  <w:i/>
                  <w:iCs/>
                  <w:color w:val="211E1E"/>
                  <w:sz w:val="20"/>
                  <w:szCs w:val="20"/>
                  <w:lang w:eastAsia="zh-CN"/>
                </w:rPr>
              </m:ctrlPr>
            </m:dPr>
            <m:e>
              <m:f>
                <m:fPr>
                  <m:ctrlPr>
                    <w:rPr>
                      <w:rFonts w:ascii="Cambria Math" w:eastAsiaTheme="minorEastAsia" w:hAnsi="Cambria Math"/>
                      <w:i/>
                      <w:iCs/>
                      <w:color w:val="211E1E"/>
                      <w:sz w:val="20"/>
                      <w:szCs w:val="20"/>
                      <w:lang w:eastAsia="zh-CN"/>
                    </w:rPr>
                  </m:ctrlPr>
                </m:fPr>
                <m:num>
                  <m:r>
                    <w:rPr>
                      <w:rFonts w:ascii="Cambria Math" w:eastAsiaTheme="minorEastAsia" w:hAnsi="Cambria Math"/>
                      <w:color w:val="211E1E"/>
                      <w:sz w:val="20"/>
                      <w:szCs w:val="20"/>
                      <w:lang w:eastAsia="zh-CN"/>
                    </w:rPr>
                    <m:t>1</m:t>
                  </m:r>
                </m:num>
                <m:den>
                  <m:sSup>
                    <m:sSupPr>
                      <m:ctrlPr>
                        <w:rPr>
                          <w:rFonts w:ascii="Cambria Math" w:eastAsiaTheme="minorEastAsia" w:hAnsi="Cambria Math"/>
                          <w:i/>
                          <w:iCs/>
                          <w:color w:val="211E1E"/>
                          <w:sz w:val="20"/>
                          <w:szCs w:val="20"/>
                          <w:lang w:eastAsia="zh-CN"/>
                        </w:rPr>
                      </m:ctrlPr>
                    </m:sSupPr>
                    <m:e>
                      <m:r>
                        <w:rPr>
                          <w:rFonts w:ascii="Cambria Math" w:eastAsiaTheme="minorEastAsia" w:hAnsi="Cambria Math"/>
                          <w:color w:val="211E1E"/>
                          <w:sz w:val="20"/>
                          <w:szCs w:val="20"/>
                          <w:lang w:eastAsia="zh-CN"/>
                        </w:rPr>
                        <m:t>σ</m:t>
                      </m:r>
                    </m:e>
                    <m:sup>
                      <m:r>
                        <w:rPr>
                          <w:rFonts w:ascii="Cambria Math" w:eastAsiaTheme="minorEastAsia" w:hAnsi="Cambria Math"/>
                          <w:color w:val="211E1E"/>
                          <w:sz w:val="20"/>
                          <w:szCs w:val="20"/>
                          <w:lang w:eastAsia="zh-CN"/>
                        </w:rPr>
                        <m:t>2</m:t>
                      </m:r>
                    </m:sup>
                  </m:sSup>
                </m:den>
              </m:f>
              <m:sSubSup>
                <m:sSubSupPr>
                  <m:ctrlPr>
                    <w:rPr>
                      <w:rFonts w:ascii="Cambria Math" w:eastAsiaTheme="minorEastAsia" w:hAnsi="Cambria Math"/>
                      <w:color w:val="211E1E"/>
                      <w:sz w:val="20"/>
                      <w:szCs w:val="20"/>
                      <w:lang w:eastAsia="zh-CN"/>
                    </w:rPr>
                  </m:ctrlPr>
                </m:sSubSupPr>
                <m:e>
                  <m:r>
                    <m:rPr>
                      <m:sty m:val="b"/>
                    </m:rPr>
                    <w:rPr>
                      <w:rFonts w:ascii="Cambria Math" w:eastAsiaTheme="minorEastAsia" w:hAnsi="Cambria Math"/>
                      <w:color w:val="211E1E"/>
                      <w:sz w:val="20"/>
                      <w:szCs w:val="20"/>
                      <w:lang w:eastAsia="zh-CN"/>
                    </w:rPr>
                    <m:t>Φ</m:t>
                  </m:r>
                </m:e>
                <m:sub>
                  <m:r>
                    <w:rPr>
                      <w:rFonts w:ascii="Cambria Math" w:eastAsiaTheme="minorEastAsia" w:hAnsi="Cambria Math"/>
                      <w:color w:val="211E1E"/>
                      <w:sz w:val="20"/>
                      <w:szCs w:val="20"/>
                      <w:lang w:eastAsia="zh-CN"/>
                    </w:rPr>
                    <m:t>l</m:t>
                  </m:r>
                </m:sub>
                <m:sup>
                  <m:r>
                    <m:rPr>
                      <m:nor/>
                    </m:rPr>
                    <w:rPr>
                      <w:rFonts w:ascii="Cambria Math" w:eastAsiaTheme="minorEastAsia" w:hAnsi="Cambria Math"/>
                      <w:color w:val="211E1E"/>
                      <w:sz w:val="20"/>
                      <w:szCs w:val="20"/>
                      <w:lang w:eastAsia="zh-CN"/>
                    </w:rPr>
                    <m:t>T</m:t>
                  </m:r>
                </m:sup>
              </m:sSubSup>
              <m:sSub>
                <m:sSubPr>
                  <m:ctrlPr>
                    <w:rPr>
                      <w:rFonts w:ascii="Cambria Math" w:eastAsiaTheme="minorEastAsia" w:hAnsi="Cambria Math"/>
                      <w:color w:val="211E1E"/>
                      <w:sz w:val="20"/>
                      <w:szCs w:val="20"/>
                      <w:lang w:eastAsia="zh-CN"/>
                    </w:rPr>
                  </m:ctrlPr>
                </m:sSubPr>
                <m:e>
                  <m:r>
                    <m:rPr>
                      <m:sty m:val="b"/>
                    </m:rPr>
                    <w:rPr>
                      <w:rFonts w:ascii="Cambria Math" w:eastAsiaTheme="minorEastAsia" w:hAnsi="Cambria Math"/>
                      <w:color w:val="211E1E"/>
                      <w:sz w:val="20"/>
                      <w:szCs w:val="20"/>
                      <w:lang w:eastAsia="zh-CN"/>
                    </w:rPr>
                    <m:t>Φ</m:t>
                  </m:r>
                </m:e>
                <m:sub>
                  <m:r>
                    <w:rPr>
                      <w:rFonts w:ascii="Cambria Math" w:eastAsiaTheme="minorEastAsia" w:hAnsi="Cambria Math"/>
                      <w:color w:val="211E1E"/>
                      <w:sz w:val="20"/>
                      <w:szCs w:val="20"/>
                      <w:lang w:eastAsia="zh-CN"/>
                    </w:rPr>
                    <m:t>l</m:t>
                  </m:r>
                </m:sub>
              </m:sSub>
              <m:r>
                <w:rPr>
                  <w:rFonts w:ascii="Cambria Math" w:eastAsiaTheme="minorEastAsia" w:hAnsi="Cambria Math"/>
                  <w:color w:val="211E1E"/>
                  <w:sz w:val="20"/>
                  <w:szCs w:val="20"/>
                  <w:lang w:eastAsia="zh-CN"/>
                </w:rPr>
                <m:t>+</m:t>
              </m:r>
              <m:sSubSup>
                <m:sSubSupPr>
                  <m:ctrlPr>
                    <w:rPr>
                      <w:rFonts w:ascii="Cambria Math" w:eastAsiaTheme="minorEastAsia" w:hAnsi="Cambria Math"/>
                      <w:bCs/>
                      <w:color w:val="211E1E"/>
                      <w:sz w:val="20"/>
                      <w:szCs w:val="20"/>
                      <w:lang w:eastAsia="zh-CN"/>
                    </w:rPr>
                  </m:ctrlPr>
                </m:sSubSupPr>
                <m:e>
                  <m:r>
                    <m:rPr>
                      <m:sty m:val="b"/>
                    </m:rPr>
                    <w:rPr>
                      <w:rFonts w:ascii="Cambria Math" w:eastAsiaTheme="minorEastAsia" w:hAnsi="Cambria Math"/>
                      <w:color w:val="211E1E"/>
                      <w:sz w:val="20"/>
                      <w:szCs w:val="20"/>
                      <w:lang w:eastAsia="zh-CN"/>
                    </w:rPr>
                    <m:t>C</m:t>
                  </m:r>
                </m:e>
                <m:sub>
                  <m:r>
                    <m:rPr>
                      <m:sty m:val="p"/>
                    </m:rPr>
                    <w:rPr>
                      <w:rFonts w:ascii="Cambria Math" w:eastAsiaTheme="minorEastAsia" w:hAnsi="Cambria Math"/>
                      <w:color w:val="211E1E"/>
                      <w:sz w:val="20"/>
                      <w:szCs w:val="20"/>
                      <w:lang w:eastAsia="zh-CN"/>
                    </w:rPr>
                    <m:t>Γ</m:t>
                  </m:r>
                </m:sub>
                <m:sup>
                  <m:r>
                    <m:rPr>
                      <m:sty m:val="p"/>
                    </m:rPr>
                    <w:rPr>
                      <w:rFonts w:ascii="Cambria Math" w:eastAsiaTheme="minorEastAsia" w:hAnsi="Cambria Math"/>
                      <w:color w:val="211E1E"/>
                      <w:sz w:val="20"/>
                      <w:szCs w:val="20"/>
                      <w:lang w:eastAsia="zh-CN"/>
                    </w:rPr>
                    <m:t>-1</m:t>
                  </m:r>
                </m:sup>
              </m:sSubSup>
            </m:e>
          </m:d>
          <m:sSub>
            <m:sSubPr>
              <m:ctrlPr>
                <w:rPr>
                  <w:rFonts w:ascii="Cambria Math" w:eastAsiaTheme="minorEastAsia" w:hAnsi="Cambria Math"/>
                  <w:bCs/>
                  <w:iCs/>
                  <w:color w:val="211E1E"/>
                  <w:sz w:val="20"/>
                  <w:szCs w:val="20"/>
                  <w:lang w:eastAsia="zh-CN"/>
                </w:rPr>
              </m:ctrlPr>
            </m:sSubPr>
            <m:e>
              <m:r>
                <m:rPr>
                  <m:sty m:val="b"/>
                </m:rPr>
                <w:rPr>
                  <w:rFonts w:ascii="Cambria Math" w:eastAsiaTheme="minorEastAsia" w:hAnsi="Cambria Math"/>
                  <w:color w:val="211E1E"/>
                  <w:sz w:val="20"/>
                  <w:szCs w:val="20"/>
                  <w:lang w:eastAsia="zh-CN"/>
                </w:rPr>
                <m:t>Γ</m:t>
              </m:r>
            </m:e>
            <m:sub>
              <m:r>
                <w:rPr>
                  <w:rFonts w:ascii="Cambria Math" w:eastAsiaTheme="minorEastAsia" w:hAnsi="Cambria Math"/>
                  <w:color w:val="211E1E"/>
                  <w:sz w:val="20"/>
                  <w:szCs w:val="20"/>
                  <w:lang w:eastAsia="zh-CN"/>
                </w:rPr>
                <m:t>l</m:t>
              </m:r>
            </m:sub>
          </m:sSub>
          <w:bookmarkStart w:id="310" w:name="_Hlk94640922"/>
          <m:r>
            <m:rPr>
              <m:sty m:val="p"/>
            </m:rPr>
            <w:rPr>
              <w:rFonts w:ascii="Cambria Math" w:eastAsiaTheme="minorEastAsia" w:hAnsi="Cambria Math"/>
              <w:color w:val="211E1E"/>
              <w:sz w:val="20"/>
              <w:szCs w:val="20"/>
              <w:lang w:eastAsia="zh-CN"/>
            </w:rPr>
            <m:t>-2</m:t>
          </m:r>
          <m:sSubSup>
            <m:sSubSupPr>
              <m:ctrlPr>
                <w:rPr>
                  <w:rFonts w:ascii="Cambria Math" w:eastAsiaTheme="minorEastAsia" w:hAnsi="Cambria Math"/>
                  <w:color w:val="211E1E"/>
                  <w:sz w:val="20"/>
                  <w:szCs w:val="20"/>
                  <w:lang w:eastAsia="zh-CN"/>
                </w:rPr>
              </m:ctrlPr>
            </m:sSubSupPr>
            <m:e>
              <m:r>
                <m:rPr>
                  <m:sty m:val="b"/>
                </m:rPr>
                <w:rPr>
                  <w:rFonts w:ascii="Cambria Math" w:eastAsiaTheme="minorEastAsia" w:hAnsi="Cambria Math"/>
                  <w:color w:val="211E1E"/>
                  <w:sz w:val="20"/>
                  <w:szCs w:val="20"/>
                  <w:lang w:eastAsia="zh-CN"/>
                </w:rPr>
                <m:t>Γ</m:t>
              </m:r>
              <m:ctrlPr>
                <w:rPr>
                  <w:rFonts w:ascii="Cambria Math" w:eastAsiaTheme="minorEastAsia" w:hAnsi="Cambria Math"/>
                  <w:b/>
                  <w:color w:val="211E1E"/>
                  <w:sz w:val="20"/>
                  <w:szCs w:val="20"/>
                  <w:lang w:eastAsia="zh-CN"/>
                </w:rPr>
              </m:ctrlPr>
            </m:e>
            <m:sub>
              <m:r>
                <w:rPr>
                  <w:rFonts w:ascii="Cambria Math" w:eastAsiaTheme="minorEastAsia" w:hAnsi="Cambria Math"/>
                  <w:color w:val="211E1E"/>
                  <w:sz w:val="20"/>
                  <w:szCs w:val="20"/>
                  <w:lang w:eastAsia="zh-CN"/>
                </w:rPr>
                <m:t>l</m:t>
              </m:r>
            </m:sub>
            <m:sup>
              <m:r>
                <m:rPr>
                  <m:sty m:val="p"/>
                </m:rPr>
                <w:rPr>
                  <w:rFonts w:ascii="Cambria Math" w:eastAsiaTheme="minorEastAsia" w:hAnsi="Cambria Math"/>
                  <w:color w:val="211E1E"/>
                  <w:sz w:val="20"/>
                  <w:szCs w:val="20"/>
                  <w:lang w:eastAsia="zh-CN"/>
                </w:rPr>
                <m:t>T</m:t>
              </m:r>
            </m:sup>
          </m:sSubSup>
          <m:d>
            <m:dPr>
              <m:ctrlPr>
                <w:rPr>
                  <w:rFonts w:ascii="Cambria Math" w:eastAsiaTheme="minorEastAsia" w:hAnsi="Cambria Math"/>
                  <w:i/>
                  <w:color w:val="211E1E"/>
                  <w:sz w:val="20"/>
                  <w:szCs w:val="20"/>
                  <w:lang w:eastAsia="zh-CN"/>
                </w:rPr>
              </m:ctrlPr>
            </m:dPr>
            <m:e>
              <m:f>
                <m:fPr>
                  <m:ctrlPr>
                    <w:rPr>
                      <w:rFonts w:ascii="Cambria Math" w:eastAsiaTheme="minorEastAsia" w:hAnsi="Cambria Math"/>
                      <w:i/>
                      <w:iCs/>
                      <w:color w:val="211E1E"/>
                      <w:sz w:val="20"/>
                      <w:szCs w:val="20"/>
                      <w:lang w:eastAsia="zh-CN"/>
                    </w:rPr>
                  </m:ctrlPr>
                </m:fPr>
                <m:num>
                  <m:r>
                    <w:rPr>
                      <w:rFonts w:ascii="Cambria Math" w:eastAsiaTheme="minorEastAsia" w:hAnsi="Cambria Math"/>
                      <w:color w:val="211E1E"/>
                      <w:sz w:val="20"/>
                      <w:szCs w:val="20"/>
                      <w:lang w:eastAsia="zh-CN"/>
                    </w:rPr>
                    <m:t>1</m:t>
                  </m:r>
                </m:num>
                <m:den>
                  <m:sSup>
                    <m:sSupPr>
                      <m:ctrlPr>
                        <w:rPr>
                          <w:rFonts w:ascii="Cambria Math" w:eastAsiaTheme="minorEastAsia" w:hAnsi="Cambria Math"/>
                          <w:i/>
                          <w:iCs/>
                          <w:color w:val="211E1E"/>
                          <w:sz w:val="20"/>
                          <w:szCs w:val="20"/>
                          <w:lang w:eastAsia="zh-CN"/>
                        </w:rPr>
                      </m:ctrlPr>
                    </m:sSupPr>
                    <m:e>
                      <m:r>
                        <w:rPr>
                          <w:rFonts w:ascii="Cambria Math" w:eastAsiaTheme="minorEastAsia" w:hAnsi="Cambria Math"/>
                          <w:color w:val="211E1E"/>
                          <w:sz w:val="20"/>
                          <w:szCs w:val="20"/>
                          <w:lang w:eastAsia="zh-CN"/>
                        </w:rPr>
                        <m:t>σ</m:t>
                      </m:r>
                    </m:e>
                    <m:sup>
                      <m:r>
                        <w:rPr>
                          <w:rFonts w:ascii="Cambria Math" w:eastAsiaTheme="minorEastAsia" w:hAnsi="Cambria Math"/>
                          <w:color w:val="211E1E"/>
                          <w:sz w:val="20"/>
                          <w:szCs w:val="20"/>
                          <w:lang w:eastAsia="zh-CN"/>
                        </w:rPr>
                        <m:t>2</m:t>
                      </m:r>
                    </m:sup>
                  </m:sSup>
                </m:den>
              </m:f>
              <m:sSubSup>
                <m:sSubSupPr>
                  <m:ctrlPr>
                    <w:rPr>
                      <w:rFonts w:ascii="Cambria Math" w:eastAsiaTheme="minorEastAsia" w:hAnsi="Cambria Math"/>
                      <w:color w:val="211E1E"/>
                      <w:sz w:val="20"/>
                      <w:szCs w:val="20"/>
                      <w:lang w:eastAsia="zh-CN"/>
                    </w:rPr>
                  </m:ctrlPr>
                </m:sSubSupPr>
                <m:e>
                  <m:r>
                    <m:rPr>
                      <m:sty m:val="b"/>
                    </m:rPr>
                    <w:rPr>
                      <w:rFonts w:ascii="Cambria Math" w:eastAsiaTheme="minorEastAsia" w:hAnsi="Cambria Math"/>
                      <w:color w:val="211E1E"/>
                      <w:sz w:val="20"/>
                      <w:szCs w:val="20"/>
                      <w:lang w:eastAsia="zh-CN"/>
                    </w:rPr>
                    <m:t>Φ</m:t>
                  </m:r>
                </m:e>
                <m:sub>
                  <m:r>
                    <w:rPr>
                      <w:rFonts w:ascii="Cambria Math" w:eastAsiaTheme="minorEastAsia" w:hAnsi="Cambria Math"/>
                      <w:color w:val="211E1E"/>
                      <w:sz w:val="20"/>
                      <w:szCs w:val="20"/>
                      <w:lang w:eastAsia="zh-CN"/>
                    </w:rPr>
                    <m:t>l</m:t>
                  </m:r>
                </m:sub>
                <m:sup>
                  <m:r>
                    <m:rPr>
                      <m:nor/>
                    </m:rPr>
                    <w:rPr>
                      <w:rFonts w:ascii="Cambria Math" w:eastAsiaTheme="minorEastAsia" w:hAnsi="Cambria Math"/>
                      <w:color w:val="211E1E"/>
                      <w:sz w:val="20"/>
                      <w:szCs w:val="20"/>
                      <w:lang w:eastAsia="zh-CN"/>
                    </w:rPr>
                    <m:t>T</m:t>
                  </m:r>
                </m:sup>
              </m:sSubSup>
              <m:sSub>
                <m:sSubPr>
                  <m:ctrlPr>
                    <w:rPr>
                      <w:rFonts w:ascii="Cambria Math" w:eastAsiaTheme="minorEastAsia" w:hAnsi="Cambria Math"/>
                      <w:i/>
                      <w:color w:val="211E1E"/>
                      <w:sz w:val="20"/>
                      <w:szCs w:val="20"/>
                      <w:lang w:eastAsia="zh-CN"/>
                    </w:rPr>
                  </m:ctrlPr>
                </m:sSubPr>
                <m:e>
                  <m:r>
                    <m:rPr>
                      <m:sty m:val="b"/>
                    </m:rPr>
                    <w:rPr>
                      <w:rFonts w:ascii="Cambria Math" w:eastAsiaTheme="minorEastAsia" w:hAnsi="Cambria Math"/>
                      <w:color w:val="211E1E"/>
                      <w:sz w:val="20"/>
                      <w:szCs w:val="20"/>
                      <w:lang w:eastAsia="zh-CN"/>
                    </w:rPr>
                    <m:t>x</m:t>
                  </m:r>
                </m:e>
                <m:sub>
                  <m:r>
                    <w:rPr>
                      <w:rFonts w:ascii="Cambria Math" w:eastAsiaTheme="minorEastAsia" w:hAnsi="Cambria Math"/>
                      <w:color w:val="211E1E"/>
                      <w:sz w:val="20"/>
                      <w:szCs w:val="20"/>
                      <w:lang w:eastAsia="zh-CN"/>
                    </w:rPr>
                    <m:t>l</m:t>
                  </m:r>
                </m:sub>
              </m:sSub>
              <m:sSup>
                <m:sSupPr>
                  <m:ctrlPr>
                    <w:rPr>
                      <w:rFonts w:ascii="Cambria Math" w:eastAsiaTheme="minorEastAsia" w:hAnsi="Cambria Math"/>
                      <w:i/>
                      <w:color w:val="211E1E"/>
                      <w:sz w:val="20"/>
                      <w:szCs w:val="20"/>
                      <w:lang w:eastAsia="zh-CN"/>
                    </w:rPr>
                  </m:ctrlPr>
                </m:sSupPr>
                <m:e>
                  <m:r>
                    <m:rPr>
                      <m:sty m:val="b"/>
                    </m:rPr>
                    <w:rPr>
                      <w:rFonts w:ascii="Cambria Math" w:eastAsiaTheme="minorEastAsia" w:hAnsi="Cambria Math"/>
                      <w:color w:val="211E1E"/>
                      <w:sz w:val="20"/>
                      <w:szCs w:val="20"/>
                      <w:lang w:eastAsia="zh-CN"/>
                    </w:rPr>
                    <m:t>w</m:t>
                  </m:r>
                  <m:ctrlPr>
                    <w:rPr>
                      <w:rFonts w:ascii="Cambria Math" w:eastAsiaTheme="minorEastAsia" w:hAnsi="Cambria Math"/>
                      <w:b/>
                      <w:bCs/>
                      <w:iCs/>
                      <w:color w:val="211E1E"/>
                      <w:sz w:val="20"/>
                      <w:szCs w:val="20"/>
                      <w:lang w:eastAsia="zh-CN"/>
                    </w:rPr>
                  </m:ctrlPr>
                </m:e>
                <m:sup>
                  <m:d>
                    <m:dPr>
                      <m:ctrlPr>
                        <w:rPr>
                          <w:rFonts w:ascii="Cambria Math" w:eastAsiaTheme="minorEastAsia" w:hAnsi="Cambria Math"/>
                          <w:i/>
                          <w:color w:val="211E1E"/>
                          <w:sz w:val="20"/>
                          <w:szCs w:val="20"/>
                          <w:lang w:eastAsia="zh-CN"/>
                        </w:rPr>
                      </m:ctrlPr>
                    </m:dPr>
                    <m:e>
                      <m:r>
                        <w:rPr>
                          <w:rFonts w:ascii="Cambria Math" w:eastAsiaTheme="minorEastAsia" w:hAnsi="Cambria Math"/>
                          <w:color w:val="211E1E"/>
                          <w:sz w:val="20"/>
                          <w:szCs w:val="20"/>
                          <w:lang w:eastAsia="zh-CN"/>
                        </w:rPr>
                        <m:t>j</m:t>
                      </m:r>
                    </m:e>
                  </m:d>
                </m:sup>
              </m:sSup>
              <m:r>
                <w:rPr>
                  <w:rFonts w:ascii="Cambria Math" w:eastAsiaTheme="minorEastAsia" w:hAnsi="Cambria Math"/>
                  <w:color w:val="211E1E"/>
                  <w:sz w:val="20"/>
                  <w:szCs w:val="20"/>
                  <w:lang w:eastAsia="zh-CN"/>
                </w:rPr>
                <m:t>+</m:t>
              </m:r>
              <m:sSubSup>
                <m:sSubSupPr>
                  <m:ctrlPr>
                    <w:rPr>
                      <w:rFonts w:ascii="Cambria Math" w:eastAsiaTheme="minorEastAsia" w:hAnsi="Cambria Math"/>
                      <w:bCs/>
                      <w:color w:val="211E1E"/>
                      <w:sz w:val="20"/>
                      <w:szCs w:val="20"/>
                      <w:lang w:eastAsia="zh-CN"/>
                    </w:rPr>
                  </m:ctrlPr>
                </m:sSubSupPr>
                <m:e>
                  <m:r>
                    <m:rPr>
                      <m:sty m:val="b"/>
                    </m:rPr>
                    <w:rPr>
                      <w:rFonts w:ascii="Cambria Math" w:eastAsiaTheme="minorEastAsia" w:hAnsi="Cambria Math"/>
                      <w:color w:val="211E1E"/>
                      <w:sz w:val="20"/>
                      <w:szCs w:val="20"/>
                      <w:lang w:eastAsia="zh-CN"/>
                    </w:rPr>
                    <m:t>C</m:t>
                  </m:r>
                </m:e>
                <m:sub>
                  <m:r>
                    <m:rPr>
                      <m:sty m:val="p"/>
                    </m:rPr>
                    <w:rPr>
                      <w:rFonts w:ascii="Cambria Math" w:eastAsiaTheme="minorEastAsia" w:hAnsi="Cambria Math"/>
                      <w:color w:val="211E1E"/>
                      <w:sz w:val="20"/>
                      <w:szCs w:val="20"/>
                      <w:lang w:eastAsia="zh-CN"/>
                    </w:rPr>
                    <m:t>Γ</m:t>
                  </m:r>
                </m:sub>
                <m:sup>
                  <m:r>
                    <m:rPr>
                      <m:sty m:val="p"/>
                    </m:rPr>
                    <w:rPr>
                      <w:rFonts w:ascii="Cambria Math" w:eastAsiaTheme="minorEastAsia" w:hAnsi="Cambria Math"/>
                      <w:color w:val="211E1E"/>
                      <w:sz w:val="20"/>
                      <w:szCs w:val="20"/>
                      <w:lang w:eastAsia="zh-CN"/>
                    </w:rPr>
                    <m:t>-1</m:t>
                  </m:r>
                </m:sup>
              </m:sSubSup>
              <m:sSub>
                <m:sSubPr>
                  <m:ctrlPr>
                    <w:rPr>
                      <w:rFonts w:ascii="Cambria Math" w:eastAsiaTheme="minorEastAsia" w:hAnsi="Cambria Math"/>
                      <w:bCs/>
                      <w:iCs/>
                      <w:color w:val="211E1E"/>
                      <w:sz w:val="20"/>
                      <w:szCs w:val="20"/>
                      <w:lang w:eastAsia="zh-CN"/>
                    </w:rPr>
                  </m:ctrlPr>
                </m:sSubPr>
                <m:e>
                  <m:r>
                    <m:rPr>
                      <m:sty m:val="b"/>
                    </m:rPr>
                    <w:rPr>
                      <w:rFonts w:ascii="Cambria Math" w:eastAsiaTheme="minorEastAsia" w:hAnsi="Cambria Math"/>
                      <w:color w:val="211E1E"/>
                      <w:sz w:val="20"/>
                      <w:szCs w:val="20"/>
                      <w:lang w:eastAsia="zh-CN"/>
                    </w:rPr>
                    <m:t>μ</m:t>
                  </m:r>
                </m:e>
                <m:sub>
                  <m:r>
                    <m:rPr>
                      <m:sty m:val="p"/>
                    </m:rPr>
                    <w:rPr>
                      <w:rFonts w:ascii="Cambria Math" w:eastAsiaTheme="minorEastAsia" w:hAnsi="Cambria Math"/>
                      <w:color w:val="211E1E"/>
                      <w:sz w:val="20"/>
                      <w:szCs w:val="20"/>
                      <w:lang w:eastAsia="zh-CN"/>
                    </w:rPr>
                    <m:t>Γ</m:t>
                  </m:r>
                </m:sub>
              </m:sSub>
            </m:e>
          </m:d>
          <w:bookmarkEnd w:id="310"/>
          <m:r>
            <w:rPr>
              <w:rFonts w:ascii="Cambria Math" w:eastAsiaTheme="minorEastAsia" w:hAnsi="Cambria Math"/>
              <w:color w:val="211E1E"/>
              <w:sz w:val="20"/>
              <w:szCs w:val="20"/>
              <w:lang w:eastAsia="zh-CN"/>
            </w:rPr>
            <m:t>+</m:t>
          </m:r>
          <m:f>
            <m:fPr>
              <m:ctrlPr>
                <w:rPr>
                  <w:rFonts w:ascii="Cambria Math" w:eastAsiaTheme="minorEastAsia" w:hAnsi="Cambria Math"/>
                  <w:i/>
                  <w:iCs/>
                  <w:color w:val="211E1E"/>
                  <w:sz w:val="20"/>
                  <w:szCs w:val="20"/>
                  <w:lang w:eastAsia="zh-CN"/>
                </w:rPr>
              </m:ctrlPr>
            </m:fPr>
            <m:num>
              <m:r>
                <w:rPr>
                  <w:rFonts w:ascii="Cambria Math" w:eastAsiaTheme="minorEastAsia" w:hAnsi="Cambria Math"/>
                  <w:color w:val="211E1E"/>
                  <w:sz w:val="20"/>
                  <w:szCs w:val="20"/>
                  <w:lang w:eastAsia="zh-CN"/>
                </w:rPr>
                <m:t>1</m:t>
              </m:r>
            </m:num>
            <m:den>
              <m:sSup>
                <m:sSupPr>
                  <m:ctrlPr>
                    <w:rPr>
                      <w:rFonts w:ascii="Cambria Math" w:eastAsiaTheme="minorEastAsia" w:hAnsi="Cambria Math"/>
                      <w:i/>
                      <w:iCs/>
                      <w:color w:val="211E1E"/>
                      <w:sz w:val="20"/>
                      <w:szCs w:val="20"/>
                      <w:lang w:eastAsia="zh-CN"/>
                    </w:rPr>
                  </m:ctrlPr>
                </m:sSupPr>
                <m:e>
                  <m:r>
                    <w:rPr>
                      <w:rFonts w:ascii="Cambria Math" w:eastAsiaTheme="minorEastAsia" w:hAnsi="Cambria Math"/>
                      <w:color w:val="211E1E"/>
                      <w:sz w:val="20"/>
                      <w:szCs w:val="20"/>
                      <w:lang w:eastAsia="zh-CN"/>
                    </w:rPr>
                    <m:t>σ</m:t>
                  </m:r>
                </m:e>
                <m:sup>
                  <m:r>
                    <w:rPr>
                      <w:rFonts w:ascii="Cambria Math" w:eastAsiaTheme="minorEastAsia" w:hAnsi="Cambria Math"/>
                      <w:color w:val="211E1E"/>
                      <w:sz w:val="20"/>
                      <w:szCs w:val="20"/>
                      <w:lang w:eastAsia="zh-CN"/>
                    </w:rPr>
                    <m:t>2</m:t>
                  </m:r>
                </m:sup>
              </m:sSup>
            </m:den>
          </m:f>
          <m:sSup>
            <m:sSupPr>
              <m:ctrlPr>
                <w:rPr>
                  <w:rFonts w:ascii="Cambria Math" w:eastAsiaTheme="minorEastAsia" w:hAnsi="Cambria Math"/>
                  <w:i/>
                  <w:color w:val="211E1E"/>
                  <w:sz w:val="20"/>
                  <w:szCs w:val="20"/>
                  <w:lang w:eastAsia="zh-CN"/>
                </w:rPr>
              </m:ctrlPr>
            </m:sSupPr>
            <m:e>
              <m:d>
                <m:dPr>
                  <m:ctrlPr>
                    <w:rPr>
                      <w:rFonts w:ascii="Cambria Math" w:eastAsiaTheme="minorEastAsia" w:hAnsi="Cambria Math"/>
                      <w:i/>
                      <w:iCs/>
                      <w:color w:val="211E1E"/>
                      <w:sz w:val="20"/>
                      <w:szCs w:val="20"/>
                      <w:lang w:eastAsia="zh-CN"/>
                    </w:rPr>
                  </m:ctrlPr>
                </m:dPr>
                <m:e>
                  <m:sSup>
                    <m:sSupPr>
                      <m:ctrlPr>
                        <w:rPr>
                          <w:rFonts w:ascii="Cambria Math" w:eastAsiaTheme="minorEastAsia" w:hAnsi="Cambria Math"/>
                          <w:i/>
                          <w:color w:val="211E1E"/>
                          <w:sz w:val="20"/>
                          <w:szCs w:val="20"/>
                          <w:lang w:eastAsia="zh-CN"/>
                        </w:rPr>
                      </m:ctrlPr>
                    </m:sSupPr>
                    <m:e>
                      <m:sSub>
                        <m:sSubPr>
                          <m:ctrlPr>
                            <w:rPr>
                              <w:rFonts w:ascii="Cambria Math" w:eastAsiaTheme="minorEastAsia" w:hAnsi="Cambria Math"/>
                              <w:i/>
                              <w:color w:val="211E1E"/>
                              <w:sz w:val="20"/>
                              <w:szCs w:val="20"/>
                              <w:lang w:eastAsia="zh-CN"/>
                            </w:rPr>
                          </m:ctrlPr>
                        </m:sSubPr>
                        <m:e>
                          <m:r>
                            <m:rPr>
                              <m:sty m:val="b"/>
                            </m:rPr>
                            <w:rPr>
                              <w:rFonts w:ascii="Cambria Math" w:eastAsiaTheme="minorEastAsia" w:hAnsi="Cambria Math"/>
                              <w:color w:val="211E1E"/>
                              <w:sz w:val="20"/>
                              <w:szCs w:val="20"/>
                              <w:lang w:eastAsia="zh-CN"/>
                            </w:rPr>
                            <m:t>x</m:t>
                          </m:r>
                        </m:e>
                        <m:sub>
                          <m:r>
                            <w:rPr>
                              <w:rFonts w:ascii="Cambria Math" w:eastAsiaTheme="minorEastAsia" w:hAnsi="Cambria Math"/>
                              <w:color w:val="211E1E"/>
                              <w:sz w:val="20"/>
                              <w:szCs w:val="20"/>
                              <w:lang w:eastAsia="zh-CN"/>
                            </w:rPr>
                            <m:t>l</m:t>
                          </m:r>
                        </m:sub>
                      </m:sSub>
                      <m:r>
                        <m:rPr>
                          <m:sty m:val="b"/>
                        </m:rPr>
                        <w:rPr>
                          <w:rFonts w:ascii="Cambria Math" w:eastAsiaTheme="minorEastAsia" w:hAnsi="Cambria Math"/>
                          <w:color w:val="211E1E"/>
                          <w:sz w:val="20"/>
                          <w:szCs w:val="20"/>
                          <w:lang w:eastAsia="zh-CN"/>
                        </w:rPr>
                        <m:t>w</m:t>
                      </m:r>
                      <m:ctrlPr>
                        <w:rPr>
                          <w:rFonts w:ascii="Cambria Math" w:eastAsiaTheme="minorEastAsia" w:hAnsi="Cambria Math"/>
                          <w:b/>
                          <w:bCs/>
                          <w:iCs/>
                          <w:color w:val="211E1E"/>
                          <w:sz w:val="20"/>
                          <w:szCs w:val="20"/>
                          <w:lang w:eastAsia="zh-CN"/>
                        </w:rPr>
                      </m:ctrlPr>
                    </m:e>
                    <m:sup>
                      <m:d>
                        <m:dPr>
                          <m:ctrlPr>
                            <w:rPr>
                              <w:rFonts w:ascii="Cambria Math" w:eastAsiaTheme="minorEastAsia" w:hAnsi="Cambria Math"/>
                              <w:i/>
                              <w:color w:val="211E1E"/>
                              <w:sz w:val="20"/>
                              <w:szCs w:val="20"/>
                              <w:lang w:eastAsia="zh-CN"/>
                            </w:rPr>
                          </m:ctrlPr>
                        </m:dPr>
                        <m:e>
                          <m:r>
                            <w:rPr>
                              <w:rFonts w:ascii="Cambria Math" w:eastAsiaTheme="minorEastAsia" w:hAnsi="Cambria Math"/>
                              <w:color w:val="211E1E"/>
                              <w:sz w:val="20"/>
                              <w:szCs w:val="20"/>
                              <w:lang w:eastAsia="zh-CN"/>
                            </w:rPr>
                            <m:t>j</m:t>
                          </m:r>
                        </m:e>
                      </m:d>
                    </m:sup>
                  </m:sSup>
                  <m:ctrlPr>
                    <w:rPr>
                      <w:rFonts w:ascii="Cambria Math" w:eastAsiaTheme="minorEastAsia" w:hAnsi="Cambria Math"/>
                      <w:i/>
                      <w:color w:val="211E1E"/>
                      <w:sz w:val="20"/>
                      <w:szCs w:val="20"/>
                      <w:lang w:eastAsia="zh-CN"/>
                    </w:rPr>
                  </m:ctrlPr>
                </m:e>
              </m:d>
            </m:e>
            <m:sup>
              <m:r>
                <w:rPr>
                  <w:rFonts w:ascii="Cambria Math" w:eastAsiaTheme="minorEastAsia" w:hAnsi="Cambria Math"/>
                  <w:color w:val="211E1E"/>
                  <w:sz w:val="20"/>
                  <w:szCs w:val="20"/>
                  <w:lang w:eastAsia="zh-CN"/>
                </w:rPr>
                <m:t>T</m:t>
              </m:r>
            </m:sup>
          </m:sSup>
          <m:sSup>
            <m:sSupPr>
              <m:ctrlPr>
                <w:rPr>
                  <w:rFonts w:ascii="Cambria Math" w:eastAsiaTheme="minorEastAsia" w:hAnsi="Cambria Math"/>
                  <w:i/>
                  <w:color w:val="211E1E"/>
                  <w:sz w:val="20"/>
                  <w:szCs w:val="20"/>
                  <w:lang w:eastAsia="zh-CN"/>
                </w:rPr>
              </m:ctrlPr>
            </m:sSupPr>
            <m:e>
              <m:sSub>
                <m:sSubPr>
                  <m:ctrlPr>
                    <w:rPr>
                      <w:rFonts w:ascii="Cambria Math" w:eastAsiaTheme="minorEastAsia" w:hAnsi="Cambria Math"/>
                      <w:i/>
                      <w:color w:val="211E1E"/>
                      <w:sz w:val="20"/>
                      <w:szCs w:val="20"/>
                      <w:lang w:eastAsia="zh-CN"/>
                    </w:rPr>
                  </m:ctrlPr>
                </m:sSubPr>
                <m:e>
                  <m:r>
                    <m:rPr>
                      <m:sty m:val="b"/>
                    </m:rPr>
                    <w:rPr>
                      <w:rFonts w:ascii="Cambria Math" w:eastAsiaTheme="minorEastAsia" w:hAnsi="Cambria Math"/>
                      <w:color w:val="211E1E"/>
                      <w:sz w:val="20"/>
                      <w:szCs w:val="20"/>
                      <w:lang w:eastAsia="zh-CN"/>
                    </w:rPr>
                    <m:t>x</m:t>
                  </m:r>
                </m:e>
                <m:sub>
                  <m:r>
                    <w:rPr>
                      <w:rFonts w:ascii="Cambria Math" w:eastAsiaTheme="minorEastAsia" w:hAnsi="Cambria Math"/>
                      <w:color w:val="211E1E"/>
                      <w:sz w:val="20"/>
                      <w:szCs w:val="20"/>
                      <w:lang w:eastAsia="zh-CN"/>
                    </w:rPr>
                    <m:t>l</m:t>
                  </m:r>
                </m:sub>
              </m:sSub>
              <m:r>
                <m:rPr>
                  <m:sty m:val="b"/>
                </m:rPr>
                <w:rPr>
                  <w:rFonts w:ascii="Cambria Math" w:eastAsiaTheme="minorEastAsia" w:hAnsi="Cambria Math"/>
                  <w:color w:val="211E1E"/>
                  <w:sz w:val="20"/>
                  <w:szCs w:val="20"/>
                  <w:lang w:eastAsia="zh-CN"/>
                </w:rPr>
                <m:t>w</m:t>
              </m:r>
              <m:ctrlPr>
                <w:rPr>
                  <w:rFonts w:ascii="Cambria Math" w:eastAsiaTheme="minorEastAsia" w:hAnsi="Cambria Math"/>
                  <w:b/>
                  <w:bCs/>
                  <w:iCs/>
                  <w:color w:val="211E1E"/>
                  <w:sz w:val="20"/>
                  <w:szCs w:val="20"/>
                  <w:lang w:eastAsia="zh-CN"/>
                </w:rPr>
              </m:ctrlPr>
            </m:e>
            <m:sup>
              <m:d>
                <m:dPr>
                  <m:ctrlPr>
                    <w:rPr>
                      <w:rFonts w:ascii="Cambria Math" w:eastAsiaTheme="minorEastAsia" w:hAnsi="Cambria Math"/>
                      <w:i/>
                      <w:color w:val="211E1E"/>
                      <w:sz w:val="20"/>
                      <w:szCs w:val="20"/>
                      <w:lang w:eastAsia="zh-CN"/>
                    </w:rPr>
                  </m:ctrlPr>
                </m:dPr>
                <m:e>
                  <m:r>
                    <w:rPr>
                      <w:rFonts w:ascii="Cambria Math" w:eastAsiaTheme="minorEastAsia" w:hAnsi="Cambria Math"/>
                      <w:color w:val="211E1E"/>
                      <w:sz w:val="20"/>
                      <w:szCs w:val="20"/>
                      <w:lang w:eastAsia="zh-CN"/>
                    </w:rPr>
                    <m:t>j</m:t>
                  </m:r>
                </m:e>
              </m:d>
            </m:sup>
          </m:sSup>
          <m:r>
            <w:rPr>
              <w:rFonts w:ascii="Cambria Math" w:eastAsiaTheme="minorEastAsia" w:hAnsi="Cambria Math"/>
              <w:color w:val="211E1E"/>
              <w:sz w:val="20"/>
              <w:szCs w:val="20"/>
              <w:lang w:eastAsia="zh-CN"/>
            </w:rPr>
            <m:t>+</m:t>
          </m:r>
          <m:sSubSup>
            <m:sSubSupPr>
              <m:ctrlPr>
                <w:rPr>
                  <w:rFonts w:ascii="Cambria Math" w:eastAsiaTheme="minorEastAsia" w:hAnsi="Cambria Math"/>
                  <w:bCs/>
                  <w:i/>
                  <w:iCs/>
                  <w:color w:val="211E1E"/>
                  <w:sz w:val="20"/>
                  <w:szCs w:val="20"/>
                  <w:lang w:eastAsia="zh-CN"/>
                </w:rPr>
              </m:ctrlPr>
            </m:sSubSupPr>
            <m:e>
              <m:r>
                <m:rPr>
                  <m:sty m:val="b"/>
                </m:rPr>
                <w:rPr>
                  <w:rFonts w:ascii="Cambria Math" w:eastAsiaTheme="minorEastAsia" w:hAnsi="Cambria Math"/>
                  <w:color w:val="211E1E"/>
                  <w:sz w:val="20"/>
                  <w:szCs w:val="20"/>
                  <w:lang w:eastAsia="zh-CN"/>
                </w:rPr>
                <m:t>μ</m:t>
              </m:r>
              <m:ctrlPr>
                <w:rPr>
                  <w:rFonts w:ascii="Cambria Math" w:eastAsiaTheme="minorEastAsia" w:hAnsi="Cambria Math"/>
                  <w:b/>
                  <w:bCs/>
                  <w:iCs/>
                  <w:color w:val="211E1E"/>
                  <w:sz w:val="20"/>
                  <w:szCs w:val="20"/>
                  <w:lang w:eastAsia="zh-CN"/>
                </w:rPr>
              </m:ctrlPr>
            </m:e>
            <m:sub>
              <m:r>
                <m:rPr>
                  <m:sty m:val="p"/>
                </m:rPr>
                <w:rPr>
                  <w:rFonts w:ascii="Cambria Math" w:eastAsiaTheme="minorEastAsia" w:hAnsi="Cambria Math"/>
                  <w:color w:val="211E1E"/>
                  <w:sz w:val="20"/>
                  <w:szCs w:val="20"/>
                  <w:lang w:eastAsia="zh-CN"/>
                </w:rPr>
                <m:t>Γ</m:t>
              </m:r>
              <m:ctrlPr>
                <w:rPr>
                  <w:rFonts w:ascii="Cambria Math" w:eastAsiaTheme="minorEastAsia" w:hAnsi="Cambria Math"/>
                  <w:bCs/>
                  <w:iCs/>
                  <w:color w:val="211E1E"/>
                  <w:sz w:val="20"/>
                  <w:szCs w:val="20"/>
                  <w:lang w:eastAsia="zh-CN"/>
                </w:rPr>
              </m:ctrlPr>
            </m:sub>
            <m:sup>
              <m:r>
                <m:rPr>
                  <m:sty m:val="p"/>
                </m:rPr>
                <w:rPr>
                  <w:rFonts w:ascii="Cambria Math" w:eastAsiaTheme="minorEastAsia" w:hAnsi="Cambria Math"/>
                  <w:color w:val="211E1E"/>
                  <w:sz w:val="20"/>
                  <w:szCs w:val="20"/>
                  <w:lang w:eastAsia="zh-CN"/>
                </w:rPr>
                <m:t>T</m:t>
              </m:r>
            </m:sup>
          </m:sSubSup>
          <m:sSubSup>
            <m:sSubSupPr>
              <m:ctrlPr>
                <w:rPr>
                  <w:rFonts w:ascii="Cambria Math" w:eastAsiaTheme="minorEastAsia" w:hAnsi="Cambria Math"/>
                  <w:bCs/>
                  <w:color w:val="211E1E"/>
                  <w:sz w:val="20"/>
                  <w:szCs w:val="20"/>
                  <w:lang w:eastAsia="zh-CN"/>
                </w:rPr>
              </m:ctrlPr>
            </m:sSubSupPr>
            <m:e>
              <m:r>
                <m:rPr>
                  <m:sty m:val="b"/>
                </m:rPr>
                <w:rPr>
                  <w:rFonts w:ascii="Cambria Math" w:eastAsiaTheme="minorEastAsia" w:hAnsi="Cambria Math"/>
                  <w:color w:val="211E1E"/>
                  <w:sz w:val="20"/>
                  <w:szCs w:val="20"/>
                  <w:lang w:eastAsia="zh-CN"/>
                </w:rPr>
                <m:t>C</m:t>
              </m:r>
            </m:e>
            <m:sub>
              <m:r>
                <m:rPr>
                  <m:sty m:val="p"/>
                </m:rPr>
                <w:rPr>
                  <w:rFonts w:ascii="Cambria Math" w:eastAsiaTheme="minorEastAsia" w:hAnsi="Cambria Math"/>
                  <w:color w:val="211E1E"/>
                  <w:sz w:val="20"/>
                  <w:szCs w:val="20"/>
                  <w:lang w:eastAsia="zh-CN"/>
                </w:rPr>
                <m:t>Γ</m:t>
              </m:r>
            </m:sub>
            <m:sup>
              <m:r>
                <m:rPr>
                  <m:sty m:val="p"/>
                </m:rPr>
                <w:rPr>
                  <w:rFonts w:ascii="Cambria Math" w:eastAsiaTheme="minorEastAsia" w:hAnsi="Cambria Math"/>
                  <w:color w:val="211E1E"/>
                  <w:sz w:val="20"/>
                  <w:szCs w:val="20"/>
                  <w:lang w:eastAsia="zh-CN"/>
                </w:rPr>
                <m:t>-1</m:t>
              </m:r>
            </m:sup>
          </m:sSubSup>
          <m:sSub>
            <m:sSubPr>
              <m:ctrlPr>
                <w:rPr>
                  <w:rFonts w:ascii="Cambria Math" w:eastAsiaTheme="minorEastAsia" w:hAnsi="Cambria Math"/>
                  <w:bCs/>
                  <w:iCs/>
                  <w:color w:val="211E1E"/>
                  <w:sz w:val="20"/>
                  <w:szCs w:val="20"/>
                  <w:lang w:eastAsia="zh-CN"/>
                </w:rPr>
              </m:ctrlPr>
            </m:sSubPr>
            <m:e>
              <m:r>
                <m:rPr>
                  <m:sty m:val="b"/>
                </m:rPr>
                <w:rPr>
                  <w:rFonts w:ascii="Cambria Math" w:eastAsiaTheme="minorEastAsia" w:hAnsi="Cambria Math"/>
                  <w:color w:val="211E1E"/>
                  <w:sz w:val="20"/>
                  <w:szCs w:val="20"/>
                  <w:lang w:eastAsia="zh-CN"/>
                </w:rPr>
                <m:t>μ</m:t>
              </m:r>
            </m:e>
            <m:sub>
              <m:r>
                <m:rPr>
                  <m:sty m:val="p"/>
                </m:rPr>
                <w:rPr>
                  <w:rFonts w:ascii="Cambria Math" w:eastAsiaTheme="minorEastAsia" w:hAnsi="Cambria Math"/>
                  <w:color w:val="211E1E"/>
                  <w:sz w:val="20"/>
                  <w:szCs w:val="20"/>
                  <w:lang w:eastAsia="zh-CN"/>
                </w:rPr>
                <m:t>Γ</m:t>
              </m:r>
            </m:sub>
          </m:sSub>
          <m:r>
            <w:rPr>
              <w:rFonts w:ascii="Cambria Math" w:eastAsiaTheme="minorEastAsia" w:hAnsi="Cambria Math"/>
              <w:color w:val="211E1E"/>
              <w:sz w:val="20"/>
              <w:szCs w:val="20"/>
              <w:lang w:eastAsia="zh-CN"/>
            </w:rPr>
            <m:t>.</m:t>
          </m:r>
        </m:oMath>
      </m:oMathPara>
    </w:p>
    <w:p w14:paraId="6783C428" w14:textId="14307A1C" w:rsidR="00BC4150" w:rsidRDefault="00BC4150" w:rsidP="00BC4150">
      <w:pPr>
        <w:pStyle w:val="References"/>
        <w:numPr>
          <w:ilvl w:val="0"/>
          <w:numId w:val="0"/>
        </w:numPr>
        <w:ind w:firstLine="200"/>
        <w:jc w:val="right"/>
        <w:rPr>
          <w:rFonts w:eastAsiaTheme="minorEastAsia"/>
          <w:iCs/>
          <w:color w:val="211E1E"/>
          <w:sz w:val="20"/>
          <w:szCs w:val="20"/>
          <w:lang w:eastAsia="zh-CN"/>
        </w:rPr>
      </w:pPr>
      <w:r>
        <w:rPr>
          <w:rFonts w:eastAsiaTheme="minorEastAsia" w:hint="eastAsia"/>
          <w:color w:val="211E1E"/>
          <w:sz w:val="20"/>
          <w:szCs w:val="20"/>
          <w:lang w:eastAsia="zh-CN"/>
        </w:rPr>
        <w:t>(</w:t>
      </w:r>
      <w:r>
        <w:rPr>
          <w:rFonts w:eastAsiaTheme="minorEastAsia"/>
          <w:color w:val="211E1E"/>
          <w:sz w:val="20"/>
          <w:szCs w:val="20"/>
          <w:lang w:eastAsia="zh-CN"/>
        </w:rPr>
        <w:t>C4b)</w:t>
      </w:r>
    </w:p>
    <w:p w14:paraId="780A2C88" w14:textId="77777777" w:rsidR="00155672" w:rsidRDefault="00155672" w:rsidP="00E2290B">
      <w:pPr>
        <w:pStyle w:val="References"/>
        <w:numPr>
          <w:ilvl w:val="0"/>
          <w:numId w:val="0"/>
        </w:numPr>
        <w:rPr>
          <w:rFonts w:eastAsiaTheme="minorEastAsia"/>
          <w:iCs/>
          <w:color w:val="211E1E"/>
          <w:sz w:val="20"/>
          <w:szCs w:val="20"/>
          <w:lang w:eastAsia="zh-CN"/>
        </w:rPr>
      </w:pPr>
    </w:p>
    <w:p w14:paraId="317A6FC1" w14:textId="7D650213" w:rsidR="000449F6" w:rsidRDefault="00802728" w:rsidP="00F81BAA">
      <w:pPr>
        <w:pStyle w:val="References"/>
        <w:numPr>
          <w:ilvl w:val="0"/>
          <w:numId w:val="0"/>
        </w:numPr>
        <w:ind w:firstLine="200"/>
        <w:rPr>
          <w:rFonts w:eastAsiaTheme="minorEastAsia"/>
          <w:bCs/>
          <w:iCs/>
          <w:color w:val="211E1E"/>
          <w:sz w:val="20"/>
          <w:szCs w:val="20"/>
          <w:lang w:eastAsia="zh-CN"/>
        </w:rPr>
      </w:pPr>
      <w:r>
        <w:rPr>
          <w:rFonts w:eastAsiaTheme="minorEastAsia"/>
          <w:iCs/>
          <w:color w:val="211E1E"/>
          <w:sz w:val="20"/>
          <w:szCs w:val="20"/>
          <w:lang w:eastAsia="zh-CN"/>
        </w:rPr>
        <w:t>For the calculation of</w:t>
      </w:r>
      <w:r w:rsidR="00E371E1">
        <w:rPr>
          <w:rFonts w:eastAsiaTheme="minorEastAsia"/>
          <w:iCs/>
          <w:color w:val="211E1E"/>
          <w:sz w:val="20"/>
          <w:szCs w:val="20"/>
          <w:lang w:eastAsia="zh-CN"/>
        </w:rPr>
        <w:t xml:space="preserve"> </w:t>
      </w:r>
      <w:r w:rsidR="00E371E1" w:rsidRPr="00E371E1">
        <w:rPr>
          <w:rFonts w:eastAsiaTheme="minorEastAsia"/>
          <w:iCs/>
          <w:color w:val="211E1E"/>
          <w:sz w:val="20"/>
          <w:szCs w:val="20"/>
          <w:lang w:eastAsia="zh-CN"/>
        </w:rPr>
        <w:t>expected log-</w:t>
      </w:r>
      <w:r w:rsidR="00DD12C0">
        <w:rPr>
          <w:rFonts w:eastAsiaTheme="minorEastAsia"/>
          <w:iCs/>
          <w:color w:val="211E1E"/>
          <w:sz w:val="20"/>
          <w:szCs w:val="20"/>
          <w:lang w:eastAsia="zh-CN"/>
        </w:rPr>
        <w:t xml:space="preserve">likelihood  </w:t>
      </w:r>
      <m:oMath>
        <m:sSub>
          <m:sSubPr>
            <m:ctrlPr>
              <w:rPr>
                <w:rFonts w:ascii="Cambria Math" w:eastAsiaTheme="minorEastAsia" w:hAnsi="Cambria Math"/>
                <w:i/>
                <w:iCs/>
                <w:color w:val="211E1E"/>
                <w:sz w:val="20"/>
                <w:szCs w:val="20"/>
                <w:lang w:eastAsia="zh-CN"/>
              </w:rPr>
            </m:ctrlPr>
          </m:sSubPr>
          <m:e>
            <m:r>
              <m:rPr>
                <m:sty m:val="p"/>
              </m:rPr>
              <w:rPr>
                <w:rFonts w:ascii="Cambria Math" w:eastAsiaTheme="minorEastAsia" w:hAnsi="Cambria Math"/>
                <w:color w:val="211E1E"/>
                <w:sz w:val="20"/>
                <w:szCs w:val="20"/>
                <w:lang w:eastAsia="zh-CN"/>
              </w:rPr>
              <m:t>E</m:t>
            </m:r>
          </m:e>
          <m:sub>
            <m:sSub>
              <m:sSubPr>
                <m:ctrlPr>
                  <w:rPr>
                    <w:rFonts w:ascii="Cambria Math" w:eastAsiaTheme="minorEastAsia" w:hAnsi="Cambria Math"/>
                    <w:bCs/>
                    <w:iCs/>
                    <w:color w:val="211E1E"/>
                    <w:sz w:val="20"/>
                    <w:szCs w:val="20"/>
                    <w:lang w:eastAsia="zh-CN"/>
                  </w:rPr>
                </m:ctrlPr>
              </m:sSubPr>
              <m:e>
                <m:r>
                  <m:rPr>
                    <m:sty m:val="b"/>
                  </m:rPr>
                  <w:rPr>
                    <w:rFonts w:ascii="Cambria Math" w:eastAsiaTheme="minorEastAsia" w:hAnsi="Cambria Math"/>
                    <w:color w:val="211E1E"/>
                    <w:sz w:val="20"/>
                    <w:szCs w:val="20"/>
                    <w:lang w:eastAsia="zh-CN"/>
                  </w:rPr>
                  <m:t>Γ</m:t>
                </m:r>
                <m:ctrlPr>
                  <w:rPr>
                    <w:rFonts w:ascii="Cambria Math" w:eastAsiaTheme="minorEastAsia" w:hAnsi="Cambria Math"/>
                    <w:b/>
                    <w:bCs/>
                    <w:iCs/>
                    <w:color w:val="211E1E"/>
                    <w:sz w:val="20"/>
                    <w:szCs w:val="20"/>
                    <w:lang w:eastAsia="zh-CN"/>
                  </w:rPr>
                </m:ctrlPr>
              </m:e>
              <m:sub>
                <m:r>
                  <w:rPr>
                    <w:rFonts w:ascii="Cambria Math" w:eastAsiaTheme="minorEastAsia" w:hAnsi="Cambria Math"/>
                    <w:color w:val="211E1E"/>
                    <w:sz w:val="20"/>
                    <w:szCs w:val="20"/>
                    <w:lang w:eastAsia="zh-CN"/>
                  </w:rPr>
                  <m:t>l</m:t>
                </m:r>
              </m:sub>
            </m:sSub>
            <m:r>
              <m:rPr>
                <m:sty m:val="p"/>
              </m:rPr>
              <w:rPr>
                <w:rFonts w:ascii="Cambria Math" w:eastAsiaTheme="minorEastAsia" w:hAnsi="Cambria Math"/>
                <w:color w:val="211E1E"/>
                <w:sz w:val="20"/>
                <w:szCs w:val="20"/>
                <w:lang w:eastAsia="zh-CN"/>
              </w:rPr>
              <m:t>|</m:t>
            </m:r>
            <m:sSubSup>
              <m:sSubSupPr>
                <m:ctrlPr>
                  <w:rPr>
                    <w:rFonts w:ascii="Cambria Math" w:eastAsiaTheme="minorEastAsia" w:hAnsi="Cambria Math"/>
                    <w:bCs/>
                    <w:i/>
                    <w:iCs/>
                    <w:color w:val="211E1E"/>
                    <w:sz w:val="20"/>
                    <w:szCs w:val="20"/>
                    <w:lang w:eastAsia="zh-CN"/>
                  </w:rPr>
                </m:ctrlPr>
              </m:sSubSupPr>
              <m:e>
                <m:r>
                  <m:rPr>
                    <m:sty m:val="b"/>
                  </m:rPr>
                  <w:rPr>
                    <w:rFonts w:ascii="Cambria Math" w:eastAsiaTheme="minorEastAsia" w:hAnsi="Cambria Math"/>
                    <w:color w:val="211E1E"/>
                    <w:sz w:val="20"/>
                    <w:szCs w:val="20"/>
                    <w:lang w:eastAsia="zh-CN"/>
                  </w:rPr>
                  <m:t>h</m:t>
                </m:r>
              </m:e>
              <m:sub>
                <m:r>
                  <w:rPr>
                    <w:rFonts w:ascii="Cambria Math" w:eastAsiaTheme="minorEastAsia" w:hAnsi="Cambria Math"/>
                    <w:color w:val="211E1E"/>
                    <w:sz w:val="20"/>
                    <w:szCs w:val="20"/>
                    <w:lang w:eastAsia="zh-CN"/>
                  </w:rPr>
                  <m:t>l</m:t>
                </m:r>
              </m:sub>
              <m:sup>
                <m:r>
                  <w:rPr>
                    <w:rFonts w:ascii="Cambria Math" w:eastAsiaTheme="minorEastAsia" w:hAnsi="Cambria Math"/>
                    <w:color w:val="211E1E"/>
                    <w:sz w:val="20"/>
                    <w:szCs w:val="20"/>
                    <w:lang w:eastAsia="zh-CN"/>
                  </w:rPr>
                  <m:t>(j)</m:t>
                </m:r>
              </m:sup>
            </m:sSubSup>
            <m:r>
              <m:rPr>
                <m:sty m:val="p"/>
              </m:rPr>
              <w:rPr>
                <w:rFonts w:ascii="Cambria Math" w:eastAsiaTheme="minorEastAsia" w:hAnsi="Cambria Math"/>
                <w:color w:val="211E1E"/>
                <w:sz w:val="20"/>
                <w:szCs w:val="20"/>
                <w:lang w:eastAsia="zh-CN"/>
              </w:rPr>
              <m:t>,</m:t>
            </m:r>
            <m:sSup>
              <m:sSupPr>
                <m:ctrlPr>
                  <w:rPr>
                    <w:rFonts w:ascii="Cambria Math" w:eastAsiaTheme="minorEastAsia" w:hAnsi="Cambria Math"/>
                    <w:iCs/>
                    <w:color w:val="211E1E"/>
                    <w:sz w:val="20"/>
                    <w:szCs w:val="20"/>
                    <w:lang w:eastAsia="zh-CN"/>
                  </w:rPr>
                </m:ctrlPr>
              </m:sSupPr>
              <m:e>
                <m:r>
                  <m:rPr>
                    <m:sty m:val="b"/>
                  </m:rPr>
                  <w:rPr>
                    <w:rFonts w:ascii="Cambria Math" w:eastAsiaTheme="minorEastAsia" w:hAnsi="Cambria Math"/>
                    <w:color w:val="211E1E"/>
                    <w:sz w:val="20"/>
                    <w:szCs w:val="20"/>
                    <w:lang w:eastAsia="zh-CN"/>
                  </w:rPr>
                  <m:t>Θ</m:t>
                </m:r>
              </m:e>
              <m:sup>
                <m:d>
                  <m:dPr>
                    <m:ctrlPr>
                      <w:rPr>
                        <w:rFonts w:ascii="Cambria Math" w:eastAsiaTheme="minorEastAsia" w:hAnsi="Cambria Math"/>
                        <w:i/>
                        <w:iCs/>
                        <w:color w:val="211E1E"/>
                        <w:sz w:val="20"/>
                        <w:szCs w:val="20"/>
                        <w:lang w:eastAsia="zh-CN"/>
                      </w:rPr>
                    </m:ctrlPr>
                  </m:dPr>
                  <m:e>
                    <m:r>
                      <w:rPr>
                        <w:rFonts w:ascii="Cambria Math" w:eastAsiaTheme="minorEastAsia" w:hAnsi="Cambria Math"/>
                        <w:color w:val="211E1E"/>
                        <w:sz w:val="20"/>
                        <w:szCs w:val="20"/>
                        <w:lang w:eastAsia="zh-CN"/>
                      </w:rPr>
                      <m:t>j</m:t>
                    </m:r>
                  </m:e>
                </m:d>
              </m:sup>
            </m:sSup>
          </m:sub>
        </m:sSub>
        <m:func>
          <m:funcPr>
            <m:ctrlPr>
              <w:rPr>
                <w:rFonts w:ascii="Cambria Math" w:eastAsiaTheme="minorEastAsia" w:hAnsi="Cambria Math"/>
                <w:iCs/>
                <w:color w:val="211E1E"/>
                <w:sz w:val="20"/>
                <w:szCs w:val="20"/>
                <w:lang w:eastAsia="zh-CN"/>
              </w:rPr>
            </m:ctrlPr>
          </m:funcPr>
          <m:fName>
            <m:r>
              <m:rPr>
                <m:sty m:val="p"/>
              </m:rPr>
              <w:rPr>
                <w:rFonts w:ascii="Cambria Math" w:eastAsiaTheme="minorEastAsia" w:hAnsi="Cambria Math"/>
                <w:color w:val="211E1E"/>
                <w:sz w:val="20"/>
                <w:szCs w:val="20"/>
                <w:lang w:eastAsia="zh-CN"/>
              </w:rPr>
              <m:t>ln</m:t>
            </m:r>
            <m:ctrlPr>
              <w:rPr>
                <w:rFonts w:ascii="Cambria Math" w:eastAsiaTheme="minorEastAsia" w:hAnsi="Cambria Math"/>
                <w:i/>
                <w:iCs/>
                <w:color w:val="211E1E"/>
                <w:sz w:val="20"/>
                <w:szCs w:val="20"/>
                <w:lang w:eastAsia="zh-CN"/>
              </w:rPr>
            </m:ctrlPr>
          </m:fName>
          <m:e>
            <m:r>
              <w:rPr>
                <w:rFonts w:ascii="Cambria Math" w:eastAsiaTheme="minorEastAsia" w:hAnsi="Cambria Math"/>
                <w:color w:val="211E1E"/>
                <w:sz w:val="20"/>
                <w:szCs w:val="20"/>
                <w:lang w:eastAsia="zh-CN"/>
              </w:rPr>
              <m:t>P</m:t>
            </m:r>
          </m:e>
        </m:func>
        <m:d>
          <m:dPr>
            <m:ctrlPr>
              <w:rPr>
                <w:rFonts w:ascii="Cambria Math" w:eastAsiaTheme="minorEastAsia" w:hAnsi="Cambria Math"/>
                <w:i/>
                <w:iCs/>
                <w:color w:val="211E1E"/>
                <w:sz w:val="20"/>
                <w:szCs w:val="20"/>
                <w:lang w:eastAsia="zh-CN"/>
              </w:rPr>
            </m:ctrlPr>
          </m:dPr>
          <m:e>
            <m:sSubSup>
              <m:sSubSupPr>
                <m:ctrlPr>
                  <w:rPr>
                    <w:rFonts w:ascii="Cambria Math" w:eastAsiaTheme="minorEastAsia" w:hAnsi="Cambria Math"/>
                    <w:i/>
                    <w:iCs/>
                    <w:color w:val="211E1E"/>
                    <w:sz w:val="20"/>
                    <w:szCs w:val="20"/>
                    <w:lang w:eastAsia="zh-CN"/>
                  </w:rPr>
                </m:ctrlPr>
              </m:sSubSupPr>
              <m:e>
                <m:r>
                  <m:rPr>
                    <m:sty m:val="b"/>
                  </m:rPr>
                  <w:rPr>
                    <w:rFonts w:ascii="Cambria Math" w:eastAsiaTheme="minorEastAsia" w:hAnsi="Cambria Math"/>
                    <w:color w:val="211E1E"/>
                    <w:sz w:val="20"/>
                    <w:szCs w:val="20"/>
                    <w:lang w:eastAsia="zh-CN"/>
                  </w:rPr>
                  <m:t>h</m:t>
                </m:r>
              </m:e>
              <m:sub>
                <m:r>
                  <w:rPr>
                    <w:rFonts w:ascii="Cambria Math" w:eastAsiaTheme="minorEastAsia" w:hAnsi="Cambria Math"/>
                    <w:color w:val="211E1E"/>
                    <w:sz w:val="20"/>
                    <w:szCs w:val="20"/>
                    <w:lang w:eastAsia="zh-CN"/>
                  </w:rPr>
                  <m:t>l</m:t>
                </m:r>
              </m:sub>
              <m:sup>
                <m:r>
                  <w:rPr>
                    <w:rFonts w:ascii="Cambria Math" w:eastAsiaTheme="minorEastAsia" w:hAnsi="Cambria Math"/>
                    <w:color w:val="211E1E"/>
                    <w:sz w:val="20"/>
                    <w:szCs w:val="20"/>
                    <w:lang w:eastAsia="zh-CN"/>
                  </w:rPr>
                  <m:t>(j)</m:t>
                </m:r>
              </m:sup>
            </m:sSubSup>
            <m:r>
              <w:rPr>
                <w:rFonts w:ascii="Cambria Math" w:eastAsiaTheme="minorEastAsia" w:hAnsi="Cambria Math"/>
                <w:color w:val="211E1E"/>
                <w:sz w:val="20"/>
                <w:szCs w:val="20"/>
                <w:lang w:eastAsia="zh-CN"/>
              </w:rPr>
              <m:t>,</m:t>
            </m:r>
            <m:sSub>
              <m:sSubPr>
                <m:ctrlPr>
                  <w:rPr>
                    <w:rFonts w:ascii="Cambria Math" w:eastAsiaTheme="minorEastAsia" w:hAnsi="Cambria Math"/>
                    <w:bCs/>
                    <w:i/>
                    <w:iCs/>
                    <w:color w:val="211E1E"/>
                    <w:sz w:val="20"/>
                    <w:szCs w:val="20"/>
                    <w:lang w:eastAsia="zh-CN"/>
                  </w:rPr>
                </m:ctrlPr>
              </m:sSubPr>
              <m:e>
                <m:r>
                  <m:rPr>
                    <m:sty m:val="b"/>
                  </m:rPr>
                  <w:rPr>
                    <w:rFonts w:ascii="Cambria Math" w:eastAsiaTheme="minorEastAsia" w:hAnsi="Cambria Math"/>
                    <w:color w:val="211E1E"/>
                    <w:sz w:val="20"/>
                    <w:szCs w:val="20"/>
                    <w:lang w:eastAsia="zh-CN"/>
                  </w:rPr>
                  <m:t>Γ</m:t>
                </m:r>
              </m:e>
              <m:sub>
                <m:r>
                  <w:rPr>
                    <w:rFonts w:ascii="Cambria Math" w:eastAsiaTheme="minorEastAsia" w:hAnsi="Cambria Math"/>
                    <w:color w:val="211E1E"/>
                    <w:sz w:val="20"/>
                    <w:szCs w:val="20"/>
                    <w:lang w:eastAsia="zh-CN"/>
                  </w:rPr>
                  <m:t>l</m:t>
                </m:r>
              </m:sub>
            </m:sSub>
          </m:e>
          <m:e>
            <m:r>
              <m:rPr>
                <m:sty m:val="b"/>
              </m:rPr>
              <w:rPr>
                <w:rFonts w:ascii="Cambria Math" w:eastAsiaTheme="minorEastAsia" w:hAnsi="Cambria Math"/>
                <w:color w:val="211E1E"/>
                <w:sz w:val="20"/>
                <w:szCs w:val="20"/>
                <w:lang w:eastAsia="zh-CN"/>
              </w:rPr>
              <m:t>Θ</m:t>
            </m:r>
          </m:e>
        </m:d>
      </m:oMath>
      <w:r w:rsidR="00A43601">
        <w:rPr>
          <w:rFonts w:eastAsiaTheme="minorEastAsia"/>
          <w:iCs/>
          <w:color w:val="211E1E"/>
          <w:sz w:val="20"/>
          <w:szCs w:val="20"/>
          <w:lang w:eastAsia="zh-CN"/>
        </w:rPr>
        <w:t>,</w:t>
      </w:r>
      <w:r w:rsidR="002F129C">
        <w:rPr>
          <w:rFonts w:eastAsiaTheme="minorEastAsia"/>
          <w:iCs/>
          <w:color w:val="211E1E"/>
          <w:sz w:val="20"/>
          <w:szCs w:val="20"/>
          <w:lang w:eastAsia="zh-CN"/>
        </w:rPr>
        <w:t xml:space="preserve"> </w:t>
      </w:r>
      <w:r w:rsidR="00006AEA">
        <w:rPr>
          <w:rFonts w:eastAsiaTheme="minorEastAsia"/>
          <w:iCs/>
          <w:color w:val="211E1E"/>
          <w:sz w:val="20"/>
          <w:szCs w:val="20"/>
          <w:lang w:eastAsia="zh-CN"/>
        </w:rPr>
        <w:t>according to the</w:t>
      </w:r>
      <w:bookmarkStart w:id="311" w:name="_Hlk94641904"/>
      <w:r w:rsidR="00E82149">
        <w:rPr>
          <w:rFonts w:eastAsiaTheme="minorEastAsia"/>
          <w:bCs/>
          <w:iCs/>
          <w:color w:val="211E1E"/>
          <w:sz w:val="20"/>
          <w:szCs w:val="20"/>
          <w:lang w:eastAsia="zh-CN"/>
        </w:rPr>
        <w:t xml:space="preserve"> </w:t>
      </w:r>
      <w:r w:rsidR="00D57232" w:rsidRPr="00BD1A5B">
        <w:rPr>
          <w:rFonts w:eastAsiaTheme="minorEastAsia"/>
          <w:iCs/>
          <w:color w:val="211E1E"/>
          <w:sz w:val="20"/>
          <w:szCs w:val="20"/>
          <w:lang w:eastAsia="zh-CN"/>
        </w:rPr>
        <w:t>posterior</w:t>
      </w:r>
      <w:bookmarkEnd w:id="311"/>
      <w:r w:rsidR="00D57232">
        <w:rPr>
          <w:rFonts w:eastAsiaTheme="minorEastAsia"/>
          <w:bCs/>
          <w:iCs/>
          <w:color w:val="211E1E"/>
          <w:sz w:val="20"/>
          <w:szCs w:val="20"/>
          <w:lang w:eastAsia="zh-CN"/>
        </w:rPr>
        <w:t xml:space="preserve"> </w:t>
      </w:r>
      <w:r w:rsidR="007F2BAB">
        <w:rPr>
          <w:rFonts w:eastAsiaTheme="minorEastAsia"/>
          <w:bCs/>
          <w:iCs/>
          <w:color w:val="211E1E"/>
          <w:sz w:val="20"/>
          <w:szCs w:val="20"/>
          <w:lang w:eastAsia="zh-CN"/>
        </w:rPr>
        <w:t xml:space="preserve">distribution </w:t>
      </w:r>
      <m:oMath>
        <m:sSub>
          <m:sSubPr>
            <m:ctrlPr>
              <w:rPr>
                <w:rFonts w:ascii="Cambria Math" w:eastAsiaTheme="minorEastAsia" w:hAnsi="Cambria Math"/>
                <w:bCs/>
                <w:iCs/>
                <w:color w:val="211E1E"/>
                <w:sz w:val="20"/>
                <w:szCs w:val="20"/>
                <w:lang w:eastAsia="zh-CN"/>
              </w:rPr>
            </m:ctrlPr>
          </m:sSubPr>
          <m:e>
            <m:r>
              <m:rPr>
                <m:sty m:val="b"/>
              </m:rPr>
              <w:rPr>
                <w:rFonts w:ascii="Cambria Math" w:eastAsiaTheme="minorEastAsia" w:hAnsi="Cambria Math"/>
                <w:color w:val="211E1E"/>
                <w:sz w:val="20"/>
                <w:szCs w:val="20"/>
                <w:lang w:eastAsia="zh-CN"/>
              </w:rPr>
              <m:t>Γ</m:t>
            </m:r>
            <m:ctrlPr>
              <w:rPr>
                <w:rFonts w:ascii="Cambria Math" w:eastAsiaTheme="minorEastAsia" w:hAnsi="Cambria Math"/>
                <w:b/>
                <w:bCs/>
                <w:iCs/>
                <w:color w:val="211E1E"/>
                <w:sz w:val="20"/>
                <w:szCs w:val="20"/>
                <w:lang w:eastAsia="zh-CN"/>
              </w:rPr>
            </m:ctrlPr>
          </m:e>
          <m:sub>
            <m:r>
              <w:rPr>
                <w:rFonts w:ascii="Cambria Math" w:eastAsiaTheme="minorEastAsia" w:hAnsi="Cambria Math"/>
                <w:color w:val="211E1E"/>
                <w:sz w:val="20"/>
                <w:szCs w:val="20"/>
                <w:lang w:eastAsia="zh-CN"/>
              </w:rPr>
              <m:t>l</m:t>
            </m:r>
          </m:sub>
        </m:sSub>
        <m:r>
          <m:rPr>
            <m:sty m:val="p"/>
          </m:rPr>
          <w:rPr>
            <w:rFonts w:ascii="Cambria Math" w:eastAsiaTheme="minorEastAsia" w:hAnsi="Cambria Math"/>
            <w:color w:val="211E1E"/>
            <w:sz w:val="20"/>
            <w:szCs w:val="20"/>
            <w:lang w:eastAsia="zh-CN"/>
          </w:rPr>
          <m:t>|</m:t>
        </m:r>
        <m:sSubSup>
          <m:sSubSupPr>
            <m:ctrlPr>
              <w:rPr>
                <w:rFonts w:ascii="Cambria Math" w:eastAsiaTheme="minorEastAsia" w:hAnsi="Cambria Math"/>
                <w:bCs/>
                <w:i/>
                <w:iCs/>
                <w:color w:val="211E1E"/>
                <w:sz w:val="20"/>
                <w:szCs w:val="20"/>
                <w:lang w:eastAsia="zh-CN"/>
              </w:rPr>
            </m:ctrlPr>
          </m:sSubSupPr>
          <m:e>
            <m:r>
              <m:rPr>
                <m:sty m:val="b"/>
              </m:rPr>
              <w:rPr>
                <w:rFonts w:ascii="Cambria Math" w:eastAsiaTheme="minorEastAsia" w:hAnsi="Cambria Math"/>
                <w:color w:val="211E1E"/>
                <w:sz w:val="20"/>
                <w:szCs w:val="20"/>
                <w:lang w:eastAsia="zh-CN"/>
              </w:rPr>
              <m:t>h</m:t>
            </m:r>
          </m:e>
          <m:sub>
            <m:r>
              <w:rPr>
                <w:rFonts w:ascii="Cambria Math" w:eastAsiaTheme="minorEastAsia" w:hAnsi="Cambria Math"/>
                <w:color w:val="211E1E"/>
                <w:sz w:val="20"/>
                <w:szCs w:val="20"/>
                <w:lang w:eastAsia="zh-CN"/>
              </w:rPr>
              <m:t>l</m:t>
            </m:r>
          </m:sub>
          <m:sup>
            <m:d>
              <m:dPr>
                <m:ctrlPr>
                  <w:rPr>
                    <w:rFonts w:ascii="Cambria Math" w:eastAsiaTheme="minorEastAsia" w:hAnsi="Cambria Math"/>
                    <w:bCs/>
                    <w:i/>
                    <w:iCs/>
                    <w:color w:val="211E1E"/>
                    <w:sz w:val="20"/>
                    <w:szCs w:val="20"/>
                    <w:lang w:eastAsia="zh-CN"/>
                  </w:rPr>
                </m:ctrlPr>
              </m:dPr>
              <m:e>
                <m:r>
                  <w:rPr>
                    <w:rFonts w:ascii="Cambria Math" w:eastAsiaTheme="minorEastAsia" w:hAnsi="Cambria Math"/>
                    <w:color w:val="211E1E"/>
                    <w:sz w:val="20"/>
                    <w:szCs w:val="20"/>
                    <w:lang w:eastAsia="zh-CN"/>
                  </w:rPr>
                  <m:t>j</m:t>
                </m:r>
              </m:e>
            </m:d>
          </m:sup>
        </m:sSubSup>
        <m:r>
          <m:rPr>
            <m:sty m:val="p"/>
          </m:rPr>
          <w:rPr>
            <w:rFonts w:ascii="Cambria Math" w:eastAsiaTheme="minorEastAsia" w:hAnsi="Cambria Math"/>
            <w:color w:val="211E1E"/>
            <w:sz w:val="20"/>
            <w:szCs w:val="20"/>
            <w:lang w:eastAsia="zh-CN"/>
          </w:rPr>
          <m:t>,</m:t>
        </m:r>
        <m:sSup>
          <m:sSupPr>
            <m:ctrlPr>
              <w:rPr>
                <w:rFonts w:ascii="Cambria Math" w:eastAsiaTheme="minorEastAsia" w:hAnsi="Cambria Math"/>
                <w:bCs/>
                <w:iCs/>
                <w:color w:val="211E1E"/>
                <w:sz w:val="20"/>
                <w:szCs w:val="20"/>
                <w:lang w:eastAsia="zh-CN"/>
              </w:rPr>
            </m:ctrlPr>
          </m:sSupPr>
          <m:e>
            <m:r>
              <m:rPr>
                <m:sty m:val="b"/>
              </m:rPr>
              <w:rPr>
                <w:rFonts w:ascii="Cambria Math" w:eastAsiaTheme="minorEastAsia" w:hAnsi="Cambria Math"/>
                <w:color w:val="211E1E"/>
                <w:sz w:val="20"/>
                <w:szCs w:val="20"/>
                <w:lang w:eastAsia="zh-CN"/>
              </w:rPr>
              <m:t>Θ</m:t>
            </m:r>
          </m:e>
          <m:sup>
            <m:d>
              <m:dPr>
                <m:ctrlPr>
                  <w:rPr>
                    <w:rFonts w:ascii="Cambria Math" w:eastAsiaTheme="minorEastAsia" w:hAnsi="Cambria Math"/>
                    <w:bCs/>
                    <w:i/>
                    <w:iCs/>
                    <w:color w:val="211E1E"/>
                    <w:sz w:val="20"/>
                    <w:szCs w:val="20"/>
                    <w:lang w:eastAsia="zh-CN"/>
                  </w:rPr>
                </m:ctrlPr>
              </m:dPr>
              <m:e>
                <m:r>
                  <w:rPr>
                    <w:rFonts w:ascii="Cambria Math" w:eastAsiaTheme="minorEastAsia" w:hAnsi="Cambria Math"/>
                    <w:color w:val="211E1E"/>
                    <w:sz w:val="20"/>
                    <w:szCs w:val="20"/>
                    <w:lang w:eastAsia="zh-CN"/>
                  </w:rPr>
                  <m:t>j</m:t>
                </m:r>
              </m:e>
            </m:d>
          </m:sup>
        </m:sSup>
      </m:oMath>
      <w:r w:rsidR="00E82149">
        <w:rPr>
          <w:rFonts w:eastAsiaTheme="minorEastAsia" w:hint="eastAsia"/>
          <w:bCs/>
          <w:iCs/>
          <w:color w:val="211E1E"/>
          <w:sz w:val="20"/>
          <w:szCs w:val="20"/>
          <w:lang w:eastAsia="zh-CN"/>
        </w:rPr>
        <w:t xml:space="preserve"> </w:t>
      </w:r>
      <w:r w:rsidR="001C0A6A">
        <w:rPr>
          <w:rFonts w:eastAsiaTheme="minorEastAsia" w:hint="eastAsia"/>
          <w:color w:val="211E1E"/>
          <w:sz w:val="20"/>
          <w:szCs w:val="20"/>
          <w:lang w:eastAsia="zh-CN"/>
        </w:rPr>
        <w:t>w</w:t>
      </w:r>
      <w:r w:rsidR="001C0A6A">
        <w:rPr>
          <w:rFonts w:eastAsiaTheme="minorEastAsia"/>
          <w:color w:val="211E1E"/>
          <w:sz w:val="20"/>
          <w:szCs w:val="20"/>
          <w:lang w:eastAsia="zh-CN"/>
        </w:rPr>
        <w:t>ith expectation</w:t>
      </w:r>
      <w:r w:rsidR="00E3107E">
        <w:rPr>
          <w:rFonts w:eastAsiaTheme="minorEastAsia"/>
          <w:color w:val="211E1E"/>
          <w:sz w:val="20"/>
          <w:szCs w:val="20"/>
          <w:lang w:eastAsia="zh-CN"/>
        </w:rPr>
        <w:t xml:space="preserve"> </w:t>
      </w:r>
      <m:oMath>
        <m:sSub>
          <m:sSubPr>
            <m:ctrlPr>
              <w:rPr>
                <w:rFonts w:ascii="Cambria Math" w:hAnsi="Cambria Math"/>
                <w:i/>
                <w:iCs/>
                <w:sz w:val="20"/>
                <w:szCs w:val="20"/>
              </w:rPr>
            </m:ctrlPr>
          </m:sSubPr>
          <m:e>
            <m:acc>
              <m:accPr>
                <m:ctrlPr>
                  <w:rPr>
                    <w:rFonts w:ascii="Cambria Math" w:hAnsi="Cambria Math"/>
                    <w:sz w:val="20"/>
                    <w:szCs w:val="20"/>
                  </w:rPr>
                </m:ctrlPr>
              </m:accPr>
              <m:e>
                <m:r>
                  <m:rPr>
                    <m:sty m:val="b"/>
                  </m:rPr>
                  <w:rPr>
                    <w:rFonts w:ascii="Cambria Math" w:hAnsi="Cambria Math" w:hint="eastAsia"/>
                    <w:sz w:val="20"/>
                    <w:szCs w:val="20"/>
                  </w:rPr>
                  <m:t>Γ</m:t>
                </m:r>
              </m:e>
            </m:acc>
          </m:e>
          <m:sub>
            <m:r>
              <w:rPr>
                <w:rFonts w:ascii="Cambria Math" w:hAnsi="Cambria Math"/>
                <w:sz w:val="20"/>
                <w:szCs w:val="20"/>
              </w:rPr>
              <m:t>l</m:t>
            </m:r>
          </m:sub>
        </m:sSub>
      </m:oMath>
      <w:r w:rsidR="001C0A6A">
        <w:rPr>
          <w:rFonts w:eastAsiaTheme="minorEastAsia" w:hint="eastAsia"/>
          <w:iCs/>
          <w:sz w:val="20"/>
          <w:szCs w:val="20"/>
          <w:lang w:eastAsia="zh-CN"/>
        </w:rPr>
        <w:t xml:space="preserve"> </w:t>
      </w:r>
      <w:r w:rsidR="001C0A6A">
        <w:rPr>
          <w:rFonts w:eastAsiaTheme="minorEastAsia"/>
          <w:iCs/>
          <w:sz w:val="20"/>
          <w:szCs w:val="20"/>
          <w:lang w:eastAsia="zh-CN"/>
        </w:rPr>
        <w:t xml:space="preserve">and covariance </w:t>
      </w:r>
      <m:oMath>
        <m:sSub>
          <m:sSubPr>
            <m:ctrlPr>
              <w:rPr>
                <w:rFonts w:ascii="Cambria Math" w:hAnsi="Cambria Math"/>
                <w:i/>
                <w:sz w:val="20"/>
                <w:szCs w:val="20"/>
              </w:rPr>
            </m:ctrlPr>
          </m:sSubPr>
          <m:e>
            <m:acc>
              <m:accPr>
                <m:ctrlPr>
                  <w:rPr>
                    <w:rFonts w:ascii="Cambria Math" w:hAnsi="Cambria Math"/>
                    <w:sz w:val="20"/>
                    <w:szCs w:val="20"/>
                  </w:rPr>
                </m:ctrlPr>
              </m:accPr>
              <m:e>
                <m:r>
                  <m:rPr>
                    <m:sty m:val="b"/>
                  </m:rPr>
                  <w:rPr>
                    <w:rFonts w:ascii="Cambria Math" w:hAnsi="Cambria Math"/>
                    <w:sz w:val="20"/>
                    <w:szCs w:val="20"/>
                  </w:rPr>
                  <m:t>C</m:t>
                </m:r>
              </m:e>
            </m:acc>
          </m:e>
          <m:sub>
            <m:sSub>
              <m:sSubPr>
                <m:ctrlPr>
                  <w:rPr>
                    <w:rFonts w:ascii="Cambria Math" w:hAnsi="Cambria Math"/>
                    <w:i/>
                    <w:sz w:val="20"/>
                    <w:szCs w:val="20"/>
                  </w:rPr>
                </m:ctrlPr>
              </m:sSubPr>
              <m:e>
                <m:r>
                  <m:rPr>
                    <m:sty m:val="p"/>
                  </m:rPr>
                  <w:rPr>
                    <w:rFonts w:ascii="Cambria Math" w:hAnsi="Cambria Math"/>
                    <w:sz w:val="20"/>
                    <w:szCs w:val="20"/>
                  </w:rPr>
                  <m:t>Γ</m:t>
                </m:r>
              </m:e>
              <m:sub>
                <m:r>
                  <w:rPr>
                    <w:rFonts w:ascii="Cambria Math" w:hAnsi="Cambria Math"/>
                    <w:sz w:val="20"/>
                    <w:szCs w:val="20"/>
                  </w:rPr>
                  <m:t>l</m:t>
                </m:r>
              </m:sub>
            </m:sSub>
          </m:sub>
        </m:sSub>
      </m:oMath>
      <w:r w:rsidR="001C0A6A">
        <w:rPr>
          <w:rFonts w:eastAsiaTheme="minorEastAsia"/>
          <w:iCs/>
          <w:sz w:val="20"/>
          <w:szCs w:val="20"/>
          <w:lang w:eastAsia="zh-CN"/>
        </w:rPr>
        <w:t xml:space="preserve"> </w:t>
      </w:r>
      <w:r w:rsidR="00CD46C8">
        <w:rPr>
          <w:rFonts w:eastAsiaTheme="minorEastAsia"/>
          <w:bCs/>
          <w:iCs/>
          <w:color w:val="211E1E"/>
          <w:sz w:val="20"/>
          <w:szCs w:val="20"/>
          <w:lang w:eastAsia="zh-CN"/>
        </w:rPr>
        <w:t>given in (1</w:t>
      </w:r>
      <w:r w:rsidR="008A4BD1">
        <w:rPr>
          <w:rFonts w:eastAsiaTheme="minorEastAsia"/>
          <w:bCs/>
          <w:iCs/>
          <w:color w:val="211E1E"/>
          <w:sz w:val="20"/>
          <w:szCs w:val="20"/>
          <w:lang w:eastAsia="zh-CN"/>
        </w:rPr>
        <w:t>1</w:t>
      </w:r>
      <w:r w:rsidR="00CD46C8">
        <w:rPr>
          <w:rFonts w:eastAsiaTheme="minorEastAsia"/>
          <w:bCs/>
          <w:iCs/>
          <w:color w:val="211E1E"/>
          <w:sz w:val="20"/>
          <w:szCs w:val="20"/>
          <w:lang w:eastAsia="zh-CN"/>
        </w:rPr>
        <w:t>)</w:t>
      </w:r>
      <w:r w:rsidR="00FA727C">
        <w:rPr>
          <w:rFonts w:eastAsiaTheme="minorEastAsia"/>
          <w:bCs/>
          <w:iCs/>
          <w:color w:val="211E1E"/>
          <w:sz w:val="20"/>
          <w:szCs w:val="20"/>
          <w:lang w:eastAsia="zh-CN"/>
        </w:rPr>
        <w:t xml:space="preserve"> and use </w:t>
      </w:r>
      <m:oMath>
        <m:sSup>
          <m:sSupPr>
            <m:ctrlPr>
              <w:rPr>
                <w:rFonts w:ascii="Cambria Math" w:hAnsi="Cambria Math"/>
                <w:i/>
                <w:sz w:val="20"/>
                <w:szCs w:val="20"/>
                <w:shd w:val="clear" w:color="auto" w:fill="FFFFFF"/>
              </w:rPr>
            </m:ctrlPr>
          </m:sSupPr>
          <m:e>
            <m:r>
              <m:rPr>
                <m:sty m:val="b"/>
              </m:rPr>
              <w:rPr>
                <w:rFonts w:ascii="Cambria Math" w:hAnsi="Cambria Math"/>
                <w:sz w:val="20"/>
                <w:szCs w:val="20"/>
                <w:shd w:val="clear" w:color="auto" w:fill="FFFFFF"/>
              </w:rPr>
              <m:t>w</m:t>
            </m:r>
          </m:e>
          <m:sup>
            <m:r>
              <w:rPr>
                <w:rFonts w:ascii="Cambria Math" w:hAnsi="Cambria Math"/>
                <w:sz w:val="20"/>
                <w:szCs w:val="20"/>
                <w:shd w:val="clear" w:color="auto" w:fill="FFFFFF"/>
              </w:rPr>
              <m:t>(j)</m:t>
            </m:r>
          </m:sup>
        </m:sSup>
      </m:oMath>
      <w:r w:rsidR="00FA727C">
        <w:rPr>
          <w:rFonts w:eastAsiaTheme="minorEastAsia" w:hint="eastAsia"/>
          <w:sz w:val="20"/>
          <w:szCs w:val="20"/>
          <w:shd w:val="clear" w:color="auto" w:fill="FFFFFF"/>
          <w:lang w:eastAsia="zh-CN"/>
        </w:rPr>
        <w:t xml:space="preserve"> </w:t>
      </w:r>
      <w:r w:rsidR="00FA727C">
        <w:rPr>
          <w:rFonts w:eastAsiaTheme="minorEastAsia"/>
          <w:sz w:val="20"/>
          <w:szCs w:val="20"/>
          <w:shd w:val="clear" w:color="auto" w:fill="FFFFFF"/>
          <w:lang w:eastAsia="zh-CN"/>
        </w:rPr>
        <w:t xml:space="preserve">to replace </w:t>
      </w:r>
      <m:oMath>
        <m:r>
          <m:rPr>
            <m:sty m:val="b"/>
          </m:rPr>
          <w:rPr>
            <w:rFonts w:ascii="Cambria Math" w:eastAsiaTheme="minorEastAsia" w:hAnsi="Cambria Math"/>
            <w:sz w:val="20"/>
            <w:szCs w:val="20"/>
            <w:shd w:val="clear" w:color="auto" w:fill="FFFFFF"/>
            <w:lang w:eastAsia="zh-CN"/>
          </w:rPr>
          <m:t>w</m:t>
        </m:r>
      </m:oMath>
      <w:r w:rsidR="00FA727C">
        <w:rPr>
          <w:rFonts w:eastAsiaTheme="minorEastAsia"/>
          <w:bCs/>
          <w:iCs/>
          <w:color w:val="211E1E"/>
          <w:sz w:val="20"/>
          <w:szCs w:val="20"/>
          <w:lang w:eastAsia="zh-CN"/>
        </w:rPr>
        <w:t xml:space="preserve"> as a known </w:t>
      </w:r>
      <w:r w:rsidR="00604681">
        <w:rPr>
          <w:rFonts w:eastAsiaTheme="minorEastAsia"/>
          <w:bCs/>
          <w:iCs/>
          <w:color w:val="211E1E"/>
          <w:sz w:val="20"/>
          <w:szCs w:val="20"/>
          <w:lang w:eastAsia="zh-CN"/>
        </w:rPr>
        <w:t>variable</w:t>
      </w:r>
      <w:r w:rsidR="00006AEA">
        <w:rPr>
          <w:rFonts w:eastAsiaTheme="minorEastAsia"/>
          <w:bCs/>
          <w:iCs/>
          <w:color w:val="211E1E"/>
          <w:sz w:val="20"/>
          <w:szCs w:val="20"/>
          <w:lang w:eastAsia="zh-CN"/>
        </w:rPr>
        <w:t xml:space="preserve">, we </w:t>
      </w:r>
      <w:r w:rsidR="00604681">
        <w:rPr>
          <w:rFonts w:eastAsiaTheme="minorEastAsia"/>
          <w:bCs/>
          <w:iCs/>
          <w:color w:val="211E1E"/>
          <w:sz w:val="20"/>
          <w:szCs w:val="20"/>
          <w:lang w:eastAsia="zh-CN"/>
        </w:rPr>
        <w:t xml:space="preserve">can </w:t>
      </w:r>
      <w:r w:rsidR="004A2285">
        <w:rPr>
          <w:rFonts w:eastAsiaTheme="minorEastAsia"/>
          <w:bCs/>
          <w:iCs/>
          <w:color w:val="211E1E"/>
          <w:sz w:val="20"/>
          <w:szCs w:val="20"/>
          <w:lang w:eastAsia="zh-CN"/>
        </w:rPr>
        <w:t xml:space="preserve">obtain </w:t>
      </w:r>
      <w:r w:rsidR="001D613C">
        <w:rPr>
          <w:rFonts w:eastAsiaTheme="minorEastAsia"/>
          <w:bCs/>
          <w:iCs/>
          <w:color w:val="211E1E"/>
          <w:sz w:val="20"/>
          <w:szCs w:val="20"/>
          <w:lang w:eastAsia="zh-CN"/>
        </w:rPr>
        <w:t>the ex</w:t>
      </w:r>
      <w:r w:rsidR="001A2E74">
        <w:rPr>
          <w:rFonts w:eastAsiaTheme="minorEastAsia"/>
          <w:bCs/>
          <w:iCs/>
          <w:color w:val="211E1E"/>
          <w:sz w:val="20"/>
          <w:szCs w:val="20"/>
          <w:lang w:eastAsia="zh-CN"/>
        </w:rPr>
        <w:t>p</w:t>
      </w:r>
      <w:r w:rsidR="001D613C">
        <w:rPr>
          <w:rFonts w:eastAsiaTheme="minorEastAsia"/>
          <w:bCs/>
          <w:iCs/>
          <w:color w:val="211E1E"/>
          <w:sz w:val="20"/>
          <w:szCs w:val="20"/>
          <w:lang w:eastAsia="zh-CN"/>
        </w:rPr>
        <w:t>ectation</w:t>
      </w:r>
      <w:r w:rsidR="001A2E74">
        <w:rPr>
          <w:rFonts w:eastAsiaTheme="minorEastAsia"/>
          <w:bCs/>
          <w:iCs/>
          <w:color w:val="211E1E"/>
          <w:sz w:val="20"/>
          <w:szCs w:val="20"/>
          <w:lang w:eastAsia="zh-CN"/>
        </w:rPr>
        <w:t xml:space="preserve"> of </w:t>
      </w:r>
      <w:r w:rsidR="001A2E74" w:rsidRPr="001A2E74">
        <w:rPr>
          <w:rFonts w:eastAsiaTheme="minorEastAsia"/>
          <w:bCs/>
          <w:iCs/>
          <w:color w:val="211E1E"/>
          <w:sz w:val="20"/>
          <w:szCs w:val="20"/>
          <w:lang w:eastAsia="zh-CN"/>
        </w:rPr>
        <w:t>expression</w:t>
      </w:r>
      <w:r w:rsidR="0037552B">
        <w:rPr>
          <w:rFonts w:eastAsiaTheme="minorEastAsia"/>
          <w:bCs/>
          <w:iCs/>
          <w:color w:val="211E1E"/>
          <w:sz w:val="20"/>
          <w:szCs w:val="20"/>
          <w:lang w:eastAsia="zh-CN"/>
        </w:rPr>
        <w:t>s</w:t>
      </w:r>
      <w:r w:rsidR="001A2E74">
        <w:rPr>
          <w:rFonts w:eastAsiaTheme="minorEastAsia"/>
          <w:bCs/>
          <w:iCs/>
          <w:color w:val="211E1E"/>
          <w:sz w:val="20"/>
          <w:szCs w:val="20"/>
          <w:lang w:eastAsia="zh-CN"/>
        </w:rPr>
        <w:t xml:space="preserve"> with </w:t>
      </w:r>
      <m:oMath>
        <m:sSub>
          <m:sSubPr>
            <m:ctrlPr>
              <w:rPr>
                <w:rFonts w:ascii="Cambria Math" w:eastAsiaTheme="minorEastAsia" w:hAnsi="Cambria Math"/>
                <w:bCs/>
                <w:iCs/>
                <w:color w:val="211E1E"/>
                <w:sz w:val="20"/>
                <w:szCs w:val="20"/>
                <w:lang w:eastAsia="zh-CN"/>
              </w:rPr>
            </m:ctrlPr>
          </m:sSubPr>
          <m:e>
            <m:r>
              <m:rPr>
                <m:sty m:val="b"/>
              </m:rPr>
              <w:rPr>
                <w:rFonts w:ascii="Cambria Math" w:eastAsiaTheme="minorEastAsia" w:hAnsi="Cambria Math"/>
                <w:color w:val="211E1E"/>
                <w:sz w:val="20"/>
                <w:szCs w:val="20"/>
                <w:lang w:eastAsia="zh-CN"/>
              </w:rPr>
              <m:t>Γ</m:t>
            </m:r>
            <m:ctrlPr>
              <w:rPr>
                <w:rFonts w:ascii="Cambria Math" w:eastAsiaTheme="minorEastAsia" w:hAnsi="Cambria Math"/>
                <w:b/>
                <w:bCs/>
                <w:iCs/>
                <w:color w:val="211E1E"/>
                <w:sz w:val="20"/>
                <w:szCs w:val="20"/>
                <w:lang w:eastAsia="zh-CN"/>
              </w:rPr>
            </m:ctrlPr>
          </m:e>
          <m:sub>
            <m:r>
              <w:rPr>
                <w:rFonts w:ascii="Cambria Math" w:eastAsiaTheme="minorEastAsia" w:hAnsi="Cambria Math"/>
                <w:color w:val="211E1E"/>
                <w:sz w:val="20"/>
                <w:szCs w:val="20"/>
                <w:lang w:eastAsia="zh-CN"/>
              </w:rPr>
              <m:t>l</m:t>
            </m:r>
          </m:sub>
        </m:sSub>
      </m:oMath>
      <w:r w:rsidR="00006AEA">
        <w:rPr>
          <w:rFonts w:eastAsiaTheme="minorEastAsia" w:hint="eastAsia"/>
          <w:bCs/>
          <w:iCs/>
          <w:color w:val="211E1E"/>
          <w:sz w:val="20"/>
          <w:szCs w:val="20"/>
          <w:lang w:eastAsia="zh-CN"/>
        </w:rPr>
        <w:t xml:space="preserve"> </w:t>
      </w:r>
      <w:r w:rsidR="00006AEA">
        <w:rPr>
          <w:rFonts w:eastAsiaTheme="minorEastAsia"/>
          <w:bCs/>
          <w:iCs/>
          <w:color w:val="211E1E"/>
          <w:sz w:val="20"/>
          <w:szCs w:val="20"/>
          <w:lang w:eastAsia="zh-CN"/>
        </w:rPr>
        <w:t>in (C4</w:t>
      </w:r>
      <w:r w:rsidR="00BC4150">
        <w:rPr>
          <w:rFonts w:eastAsiaTheme="minorEastAsia"/>
          <w:bCs/>
          <w:iCs/>
          <w:color w:val="211E1E"/>
          <w:sz w:val="20"/>
          <w:szCs w:val="20"/>
          <w:lang w:eastAsia="zh-CN"/>
        </w:rPr>
        <w:t>b</w:t>
      </w:r>
      <w:r w:rsidR="00006AEA">
        <w:rPr>
          <w:rFonts w:eastAsiaTheme="minorEastAsia"/>
          <w:bCs/>
          <w:iCs/>
          <w:color w:val="211E1E"/>
          <w:sz w:val="20"/>
          <w:szCs w:val="20"/>
          <w:lang w:eastAsia="zh-CN"/>
        </w:rPr>
        <w:t>)</w:t>
      </w:r>
      <w:r w:rsidR="00A83BBB">
        <w:rPr>
          <w:rFonts w:eastAsiaTheme="minorEastAsia"/>
          <w:bCs/>
          <w:iCs/>
          <w:color w:val="211E1E"/>
          <w:sz w:val="20"/>
          <w:szCs w:val="20"/>
          <w:lang w:eastAsia="zh-CN"/>
        </w:rPr>
        <w:t>:</w:t>
      </w:r>
    </w:p>
    <w:p w14:paraId="3BE207C7" w14:textId="6951375B" w:rsidR="00A83BBB" w:rsidRDefault="00A83BBB" w:rsidP="00F81BAA">
      <w:pPr>
        <w:pStyle w:val="References"/>
        <w:numPr>
          <w:ilvl w:val="0"/>
          <w:numId w:val="0"/>
        </w:numPr>
        <w:ind w:firstLine="200"/>
        <w:rPr>
          <w:rFonts w:eastAsiaTheme="minorEastAsia"/>
          <w:bCs/>
          <w:iCs/>
          <w:color w:val="211E1E"/>
          <w:sz w:val="20"/>
          <w:szCs w:val="20"/>
          <w:lang w:eastAsia="zh-CN"/>
        </w:rPr>
      </w:pPr>
    </w:p>
    <w:p w14:paraId="1737B400" w14:textId="4DE606BF" w:rsidR="00C4323E" w:rsidRPr="00C4323E" w:rsidRDefault="00502449" w:rsidP="00C4323E">
      <w:pPr>
        <w:pStyle w:val="References"/>
        <w:numPr>
          <w:ilvl w:val="0"/>
          <w:numId w:val="0"/>
        </w:numPr>
        <w:ind w:firstLine="200"/>
        <w:rPr>
          <w:rFonts w:eastAsiaTheme="minorEastAsia"/>
          <w:iCs/>
          <w:sz w:val="20"/>
          <w:szCs w:val="20"/>
          <w:lang w:eastAsia="zh-CN"/>
        </w:rPr>
      </w:pPr>
      <m:oMathPara>
        <m:oMath>
          <m:r>
            <m:rPr>
              <m:sty m:val="p"/>
            </m:rPr>
            <w:rPr>
              <w:rFonts w:ascii="Cambria Math" w:eastAsiaTheme="minorEastAsia" w:hAnsi="Cambria Math"/>
              <w:color w:val="211E1E"/>
              <w:sz w:val="20"/>
              <w:szCs w:val="20"/>
              <w:lang w:eastAsia="zh-CN"/>
            </w:rPr>
            <m:t>E</m:t>
          </m:r>
          <m:d>
            <m:dPr>
              <m:ctrlPr>
                <w:rPr>
                  <w:rFonts w:ascii="Cambria Math" w:eastAsiaTheme="minorEastAsia" w:hAnsi="Cambria Math"/>
                  <w:bCs/>
                  <w:i/>
                  <w:iCs/>
                  <w:color w:val="211E1E"/>
                  <w:sz w:val="20"/>
                  <w:szCs w:val="20"/>
                  <w:lang w:eastAsia="zh-CN"/>
                </w:rPr>
              </m:ctrlPr>
            </m:dPr>
            <m:e>
              <m:sSubSup>
                <m:sSubSupPr>
                  <m:ctrlPr>
                    <w:rPr>
                      <w:rFonts w:ascii="Cambria Math" w:eastAsiaTheme="minorEastAsia" w:hAnsi="Cambria Math"/>
                      <w:color w:val="211E1E"/>
                      <w:sz w:val="20"/>
                      <w:szCs w:val="20"/>
                      <w:lang w:eastAsia="zh-CN"/>
                    </w:rPr>
                  </m:ctrlPr>
                </m:sSubSupPr>
                <m:e>
                  <m:r>
                    <m:rPr>
                      <m:sty m:val="b"/>
                    </m:rPr>
                    <w:rPr>
                      <w:rFonts w:ascii="Cambria Math" w:eastAsiaTheme="minorEastAsia" w:hAnsi="Cambria Math"/>
                      <w:color w:val="211E1E"/>
                      <w:sz w:val="20"/>
                      <w:szCs w:val="20"/>
                      <w:lang w:eastAsia="zh-CN"/>
                    </w:rPr>
                    <m:t>Γ</m:t>
                  </m:r>
                  <m:ctrlPr>
                    <w:rPr>
                      <w:rFonts w:ascii="Cambria Math" w:eastAsiaTheme="minorEastAsia" w:hAnsi="Cambria Math"/>
                      <w:b/>
                      <w:color w:val="211E1E"/>
                      <w:sz w:val="20"/>
                      <w:szCs w:val="20"/>
                      <w:lang w:eastAsia="zh-CN"/>
                    </w:rPr>
                  </m:ctrlPr>
                </m:e>
                <m:sub>
                  <m:r>
                    <w:rPr>
                      <w:rFonts w:ascii="Cambria Math" w:eastAsiaTheme="minorEastAsia" w:hAnsi="Cambria Math"/>
                      <w:color w:val="211E1E"/>
                      <w:sz w:val="20"/>
                      <w:szCs w:val="20"/>
                      <w:lang w:eastAsia="zh-CN"/>
                    </w:rPr>
                    <m:t>l</m:t>
                  </m:r>
                </m:sub>
                <m:sup>
                  <m:r>
                    <m:rPr>
                      <m:sty m:val="p"/>
                    </m:rPr>
                    <w:rPr>
                      <w:rFonts w:ascii="Cambria Math" w:eastAsiaTheme="minorEastAsia" w:hAnsi="Cambria Math"/>
                      <w:color w:val="211E1E"/>
                      <w:sz w:val="20"/>
                      <w:szCs w:val="20"/>
                      <w:lang w:eastAsia="zh-CN"/>
                    </w:rPr>
                    <m:t>T</m:t>
                  </m:r>
                </m:sup>
              </m:sSubSup>
              <m:d>
                <m:dPr>
                  <m:ctrlPr>
                    <w:rPr>
                      <w:rFonts w:ascii="Cambria Math" w:eastAsiaTheme="minorEastAsia" w:hAnsi="Cambria Math"/>
                      <w:i/>
                      <w:iCs/>
                      <w:color w:val="211E1E"/>
                      <w:sz w:val="20"/>
                      <w:szCs w:val="20"/>
                      <w:lang w:eastAsia="zh-CN"/>
                    </w:rPr>
                  </m:ctrlPr>
                </m:dPr>
                <m:e>
                  <m:f>
                    <m:fPr>
                      <m:ctrlPr>
                        <w:rPr>
                          <w:rFonts w:ascii="Cambria Math" w:eastAsiaTheme="minorEastAsia" w:hAnsi="Cambria Math"/>
                          <w:i/>
                          <w:iCs/>
                          <w:color w:val="211E1E"/>
                          <w:sz w:val="20"/>
                          <w:szCs w:val="20"/>
                          <w:lang w:eastAsia="zh-CN"/>
                        </w:rPr>
                      </m:ctrlPr>
                    </m:fPr>
                    <m:num>
                      <m:r>
                        <w:rPr>
                          <w:rFonts w:ascii="Cambria Math" w:eastAsiaTheme="minorEastAsia" w:hAnsi="Cambria Math"/>
                          <w:color w:val="211E1E"/>
                          <w:sz w:val="20"/>
                          <w:szCs w:val="20"/>
                          <w:lang w:eastAsia="zh-CN"/>
                        </w:rPr>
                        <m:t>1</m:t>
                      </m:r>
                    </m:num>
                    <m:den>
                      <m:sSup>
                        <m:sSupPr>
                          <m:ctrlPr>
                            <w:rPr>
                              <w:rFonts w:ascii="Cambria Math" w:eastAsiaTheme="minorEastAsia" w:hAnsi="Cambria Math"/>
                              <w:i/>
                              <w:iCs/>
                              <w:color w:val="211E1E"/>
                              <w:sz w:val="20"/>
                              <w:szCs w:val="20"/>
                              <w:lang w:eastAsia="zh-CN"/>
                            </w:rPr>
                          </m:ctrlPr>
                        </m:sSupPr>
                        <m:e>
                          <m:r>
                            <w:rPr>
                              <w:rFonts w:ascii="Cambria Math" w:eastAsiaTheme="minorEastAsia" w:hAnsi="Cambria Math"/>
                              <w:color w:val="211E1E"/>
                              <w:sz w:val="20"/>
                              <w:szCs w:val="20"/>
                              <w:lang w:eastAsia="zh-CN"/>
                            </w:rPr>
                            <m:t>σ</m:t>
                          </m:r>
                        </m:e>
                        <m:sup>
                          <m:r>
                            <w:rPr>
                              <w:rFonts w:ascii="Cambria Math" w:eastAsiaTheme="minorEastAsia" w:hAnsi="Cambria Math"/>
                              <w:color w:val="211E1E"/>
                              <w:sz w:val="20"/>
                              <w:szCs w:val="20"/>
                              <w:lang w:eastAsia="zh-CN"/>
                            </w:rPr>
                            <m:t>2</m:t>
                          </m:r>
                        </m:sup>
                      </m:sSup>
                    </m:den>
                  </m:f>
                  <m:sSubSup>
                    <m:sSubSupPr>
                      <m:ctrlPr>
                        <w:rPr>
                          <w:rFonts w:ascii="Cambria Math" w:eastAsiaTheme="minorEastAsia" w:hAnsi="Cambria Math"/>
                          <w:color w:val="211E1E"/>
                          <w:sz w:val="20"/>
                          <w:szCs w:val="20"/>
                          <w:lang w:eastAsia="zh-CN"/>
                        </w:rPr>
                      </m:ctrlPr>
                    </m:sSubSupPr>
                    <m:e>
                      <m:r>
                        <m:rPr>
                          <m:sty m:val="b"/>
                        </m:rPr>
                        <w:rPr>
                          <w:rFonts w:ascii="Cambria Math" w:eastAsiaTheme="minorEastAsia" w:hAnsi="Cambria Math"/>
                          <w:color w:val="211E1E"/>
                          <w:sz w:val="20"/>
                          <w:szCs w:val="20"/>
                          <w:lang w:eastAsia="zh-CN"/>
                        </w:rPr>
                        <m:t>Φ</m:t>
                      </m:r>
                    </m:e>
                    <m:sub>
                      <m:r>
                        <w:rPr>
                          <w:rFonts w:ascii="Cambria Math" w:eastAsiaTheme="minorEastAsia" w:hAnsi="Cambria Math"/>
                          <w:color w:val="211E1E"/>
                          <w:sz w:val="20"/>
                          <w:szCs w:val="20"/>
                          <w:lang w:eastAsia="zh-CN"/>
                        </w:rPr>
                        <m:t>l</m:t>
                      </m:r>
                    </m:sub>
                    <m:sup>
                      <m:r>
                        <m:rPr>
                          <m:nor/>
                        </m:rPr>
                        <w:rPr>
                          <w:rFonts w:eastAsiaTheme="minorEastAsia"/>
                          <w:color w:val="211E1E"/>
                          <w:sz w:val="20"/>
                          <w:szCs w:val="20"/>
                          <w:lang w:eastAsia="zh-CN"/>
                        </w:rPr>
                        <m:t>T</m:t>
                      </m:r>
                    </m:sup>
                  </m:sSubSup>
                  <m:sSub>
                    <m:sSubPr>
                      <m:ctrlPr>
                        <w:rPr>
                          <w:rFonts w:ascii="Cambria Math" w:eastAsiaTheme="minorEastAsia" w:hAnsi="Cambria Math"/>
                          <w:color w:val="211E1E"/>
                          <w:sz w:val="20"/>
                          <w:szCs w:val="20"/>
                          <w:lang w:eastAsia="zh-CN"/>
                        </w:rPr>
                      </m:ctrlPr>
                    </m:sSubPr>
                    <m:e>
                      <m:r>
                        <m:rPr>
                          <m:sty m:val="b"/>
                        </m:rPr>
                        <w:rPr>
                          <w:rFonts w:ascii="Cambria Math" w:eastAsiaTheme="minorEastAsia" w:hAnsi="Cambria Math"/>
                          <w:color w:val="211E1E"/>
                          <w:sz w:val="20"/>
                          <w:szCs w:val="20"/>
                          <w:lang w:eastAsia="zh-CN"/>
                        </w:rPr>
                        <m:t>Φ</m:t>
                      </m:r>
                    </m:e>
                    <m:sub>
                      <m:r>
                        <w:rPr>
                          <w:rFonts w:ascii="Cambria Math" w:eastAsiaTheme="minorEastAsia" w:hAnsi="Cambria Math"/>
                          <w:color w:val="211E1E"/>
                          <w:sz w:val="20"/>
                          <w:szCs w:val="20"/>
                          <w:lang w:eastAsia="zh-CN"/>
                        </w:rPr>
                        <m:t>l</m:t>
                      </m:r>
                    </m:sub>
                  </m:sSub>
                  <m:r>
                    <w:rPr>
                      <w:rFonts w:ascii="Cambria Math" w:eastAsiaTheme="minorEastAsia" w:hAnsi="Cambria Math"/>
                      <w:color w:val="211E1E"/>
                      <w:sz w:val="20"/>
                      <w:szCs w:val="20"/>
                      <w:lang w:eastAsia="zh-CN"/>
                    </w:rPr>
                    <m:t>+</m:t>
                  </m:r>
                  <m:sSubSup>
                    <m:sSubSupPr>
                      <m:ctrlPr>
                        <w:rPr>
                          <w:rFonts w:ascii="Cambria Math" w:eastAsiaTheme="minorEastAsia" w:hAnsi="Cambria Math"/>
                          <w:bCs/>
                          <w:color w:val="211E1E"/>
                          <w:sz w:val="20"/>
                          <w:szCs w:val="20"/>
                          <w:lang w:eastAsia="zh-CN"/>
                        </w:rPr>
                      </m:ctrlPr>
                    </m:sSubSupPr>
                    <m:e>
                      <m:r>
                        <m:rPr>
                          <m:sty m:val="b"/>
                        </m:rPr>
                        <w:rPr>
                          <w:rFonts w:ascii="Cambria Math" w:eastAsiaTheme="minorEastAsia" w:hAnsi="Cambria Math"/>
                          <w:color w:val="211E1E"/>
                          <w:sz w:val="20"/>
                          <w:szCs w:val="20"/>
                          <w:lang w:eastAsia="zh-CN"/>
                        </w:rPr>
                        <m:t>C</m:t>
                      </m:r>
                    </m:e>
                    <m:sub>
                      <m:r>
                        <m:rPr>
                          <m:sty m:val="p"/>
                        </m:rPr>
                        <w:rPr>
                          <w:rFonts w:ascii="Cambria Math" w:eastAsiaTheme="minorEastAsia" w:hAnsi="Cambria Math"/>
                          <w:color w:val="211E1E"/>
                          <w:sz w:val="20"/>
                          <w:szCs w:val="20"/>
                          <w:lang w:eastAsia="zh-CN"/>
                        </w:rPr>
                        <m:t>Γ</m:t>
                      </m:r>
                    </m:sub>
                    <m:sup>
                      <m:r>
                        <m:rPr>
                          <m:sty m:val="p"/>
                        </m:rPr>
                        <w:rPr>
                          <w:rFonts w:ascii="Cambria Math" w:eastAsiaTheme="minorEastAsia" w:hAnsi="Cambria Math"/>
                          <w:color w:val="211E1E"/>
                          <w:sz w:val="20"/>
                          <w:szCs w:val="20"/>
                          <w:lang w:eastAsia="zh-CN"/>
                        </w:rPr>
                        <m:t>-1</m:t>
                      </m:r>
                    </m:sup>
                  </m:sSubSup>
                </m:e>
              </m:d>
              <m:sSub>
                <m:sSubPr>
                  <m:ctrlPr>
                    <w:rPr>
                      <w:rFonts w:ascii="Cambria Math" w:eastAsiaTheme="minorEastAsia" w:hAnsi="Cambria Math"/>
                      <w:bCs/>
                      <w:iCs/>
                      <w:color w:val="211E1E"/>
                      <w:sz w:val="20"/>
                      <w:szCs w:val="20"/>
                      <w:lang w:eastAsia="zh-CN"/>
                    </w:rPr>
                  </m:ctrlPr>
                </m:sSubPr>
                <m:e>
                  <m:r>
                    <m:rPr>
                      <m:sty m:val="b"/>
                    </m:rPr>
                    <w:rPr>
                      <w:rFonts w:ascii="Cambria Math" w:eastAsiaTheme="minorEastAsia" w:hAnsi="Cambria Math"/>
                      <w:color w:val="211E1E"/>
                      <w:sz w:val="20"/>
                      <w:szCs w:val="20"/>
                      <w:lang w:eastAsia="zh-CN"/>
                    </w:rPr>
                    <m:t>Γ</m:t>
                  </m:r>
                </m:e>
                <m:sub>
                  <m:r>
                    <w:rPr>
                      <w:rFonts w:ascii="Cambria Math" w:eastAsiaTheme="minorEastAsia" w:hAnsi="Cambria Math"/>
                      <w:color w:val="211E1E"/>
                      <w:sz w:val="20"/>
                      <w:szCs w:val="20"/>
                      <w:lang w:eastAsia="zh-CN"/>
                    </w:rPr>
                    <m:t>l</m:t>
                  </m:r>
                </m:sub>
              </m:sSub>
            </m:e>
          </m:d>
          <m:r>
            <w:rPr>
              <w:rFonts w:ascii="Cambria Math" w:eastAsiaTheme="minorEastAsia" w:hAnsi="Cambria Math"/>
              <w:color w:val="211E1E"/>
              <w:sz w:val="20"/>
              <w:szCs w:val="20"/>
              <w:lang w:eastAsia="zh-CN"/>
            </w:rPr>
            <m:t>=</m:t>
          </m:r>
          <m:r>
            <m:rPr>
              <m:sty m:val="p"/>
            </m:rPr>
            <w:rPr>
              <w:rFonts w:ascii="Cambria Math" w:hAnsi="Cambria Math"/>
              <w:sz w:val="20"/>
              <w:szCs w:val="20"/>
              <w:shd w:val="clear" w:color="auto" w:fill="FFFFFF"/>
              <w:lang w:eastAsia="zh-CN"/>
            </w:rPr>
            <m:t>Tr</m:t>
          </m:r>
          <m:d>
            <m:dPr>
              <m:begChr m:val="["/>
              <m:endChr m:val="]"/>
              <m:ctrlPr>
                <w:rPr>
                  <w:rFonts w:ascii="Cambria Math" w:hAnsi="Cambria Math"/>
                  <w:i/>
                  <w:sz w:val="20"/>
                  <w:szCs w:val="20"/>
                  <w:shd w:val="clear" w:color="auto" w:fill="FFFFFF"/>
                  <w:lang w:eastAsia="zh-CN"/>
                </w:rPr>
              </m:ctrlPr>
            </m:dPr>
            <m:e>
              <m:d>
                <m:dPr>
                  <m:ctrlPr>
                    <w:rPr>
                      <w:rFonts w:ascii="Cambria Math" w:hAnsi="Cambria Math"/>
                      <w:i/>
                      <w:sz w:val="20"/>
                      <w:szCs w:val="20"/>
                      <w:shd w:val="clear" w:color="auto" w:fill="FFFFFF"/>
                      <w:lang w:eastAsia="zh-CN"/>
                    </w:rPr>
                  </m:ctrlPr>
                </m:dPr>
                <m:e>
                  <m:f>
                    <m:fPr>
                      <m:ctrlPr>
                        <w:rPr>
                          <w:rFonts w:ascii="Cambria Math" w:hAnsi="Cambria Math"/>
                          <w:sz w:val="20"/>
                          <w:szCs w:val="20"/>
                          <w:shd w:val="clear" w:color="auto" w:fill="FFFFFF"/>
                          <w:lang w:eastAsia="zh-CN"/>
                        </w:rPr>
                      </m:ctrlPr>
                    </m:fPr>
                    <m:num>
                      <m:r>
                        <w:rPr>
                          <w:rFonts w:ascii="Cambria Math" w:hAnsi="Cambria Math"/>
                          <w:sz w:val="20"/>
                          <w:szCs w:val="20"/>
                          <w:shd w:val="clear" w:color="auto" w:fill="FFFFFF"/>
                          <w:lang w:eastAsia="zh-CN"/>
                        </w:rPr>
                        <m:t>1</m:t>
                      </m:r>
                      <m:ctrlPr>
                        <w:rPr>
                          <w:rFonts w:ascii="Cambria Math" w:hAnsi="Cambria Math"/>
                          <w:i/>
                          <w:sz w:val="20"/>
                          <w:szCs w:val="20"/>
                          <w:shd w:val="clear" w:color="auto" w:fill="FFFFFF"/>
                          <w:lang w:eastAsia="zh-CN"/>
                        </w:rPr>
                      </m:ctrlPr>
                    </m:num>
                    <m:den>
                      <m:sSup>
                        <m:sSupPr>
                          <m:ctrlPr>
                            <w:rPr>
                              <w:rFonts w:ascii="Cambria Math" w:hAnsi="Cambria Math"/>
                              <w:i/>
                              <w:sz w:val="20"/>
                              <w:szCs w:val="20"/>
                              <w:shd w:val="clear" w:color="auto" w:fill="FFFFFF"/>
                              <w:lang w:eastAsia="zh-CN"/>
                            </w:rPr>
                          </m:ctrlPr>
                        </m:sSupPr>
                        <m:e>
                          <m:r>
                            <w:rPr>
                              <w:rFonts w:ascii="Cambria Math" w:hAnsi="Cambria Math"/>
                              <w:sz w:val="20"/>
                              <w:szCs w:val="20"/>
                              <w:shd w:val="clear" w:color="auto" w:fill="FFFFFF"/>
                              <w:lang w:eastAsia="zh-CN"/>
                            </w:rPr>
                            <m:t>σ</m:t>
                          </m:r>
                        </m:e>
                        <m:sup>
                          <m:r>
                            <w:rPr>
                              <w:rFonts w:ascii="Cambria Math" w:hAnsi="Cambria Math"/>
                              <w:sz w:val="20"/>
                              <w:szCs w:val="20"/>
                              <w:shd w:val="clear" w:color="auto" w:fill="FFFFFF"/>
                              <w:lang w:eastAsia="zh-CN"/>
                            </w:rPr>
                            <m:t>2</m:t>
                          </m:r>
                        </m:sup>
                      </m:sSup>
                      <m:ctrlPr>
                        <w:rPr>
                          <w:rFonts w:ascii="Cambria Math" w:hAnsi="Cambria Math"/>
                          <w:i/>
                          <w:sz w:val="20"/>
                          <w:szCs w:val="20"/>
                          <w:shd w:val="clear" w:color="auto" w:fill="FFFFFF"/>
                          <w:lang w:eastAsia="zh-CN"/>
                        </w:rPr>
                      </m:ctrlPr>
                    </m:den>
                  </m:f>
                  <m:sSubSup>
                    <m:sSubSupPr>
                      <m:ctrlPr>
                        <w:rPr>
                          <w:rFonts w:ascii="Cambria Math" w:hAnsi="Cambria Math"/>
                          <w:i/>
                          <w:sz w:val="20"/>
                          <w:szCs w:val="20"/>
                          <w:shd w:val="clear" w:color="auto" w:fill="FFFFFF"/>
                          <w:lang w:eastAsia="zh-CN"/>
                        </w:rPr>
                      </m:ctrlPr>
                    </m:sSubSupPr>
                    <m:e>
                      <m:r>
                        <m:rPr>
                          <m:sty m:val="b"/>
                        </m:rPr>
                        <w:rPr>
                          <w:rFonts w:ascii="Cambria Math" w:hAnsi="Cambria Math"/>
                          <w:sz w:val="20"/>
                          <w:szCs w:val="20"/>
                          <w:shd w:val="clear" w:color="auto" w:fill="FFFFFF"/>
                          <w:lang w:eastAsia="zh-CN"/>
                        </w:rPr>
                        <m:t>Φ</m:t>
                      </m:r>
                      <m:ctrlPr>
                        <w:rPr>
                          <w:rFonts w:ascii="Cambria Math" w:hAnsi="Cambria Math"/>
                          <w:sz w:val="20"/>
                          <w:szCs w:val="20"/>
                          <w:shd w:val="clear" w:color="auto" w:fill="FFFFFF"/>
                          <w:lang w:eastAsia="zh-CN"/>
                        </w:rPr>
                      </m:ctrlPr>
                    </m:e>
                    <m:sub>
                      <m:r>
                        <w:rPr>
                          <w:rFonts w:ascii="Cambria Math" w:hAnsi="Cambria Math"/>
                          <w:sz w:val="20"/>
                          <w:szCs w:val="20"/>
                          <w:shd w:val="clear" w:color="auto" w:fill="FFFFFF"/>
                          <w:lang w:eastAsia="zh-CN"/>
                        </w:rPr>
                        <m:t>l</m:t>
                      </m:r>
                    </m:sub>
                    <m:sup>
                      <m:r>
                        <m:rPr>
                          <m:nor/>
                        </m:rPr>
                        <w:rPr>
                          <w:sz w:val="20"/>
                          <w:szCs w:val="20"/>
                          <w:shd w:val="clear" w:color="auto" w:fill="FFFFFF"/>
                          <w:lang w:eastAsia="zh-CN"/>
                        </w:rPr>
                        <m:t>T</m:t>
                      </m:r>
                    </m:sup>
                  </m:sSubSup>
                  <m:sSub>
                    <m:sSubPr>
                      <m:ctrlPr>
                        <w:rPr>
                          <w:rFonts w:ascii="Cambria Math" w:hAnsi="Cambria Math"/>
                          <w:i/>
                          <w:sz w:val="20"/>
                          <w:szCs w:val="20"/>
                          <w:shd w:val="clear" w:color="auto" w:fill="FFFFFF"/>
                          <w:lang w:eastAsia="zh-CN"/>
                        </w:rPr>
                      </m:ctrlPr>
                    </m:sSubPr>
                    <m:e>
                      <m:r>
                        <m:rPr>
                          <m:sty m:val="b"/>
                        </m:rPr>
                        <w:rPr>
                          <w:rFonts w:ascii="Cambria Math" w:hAnsi="Cambria Math"/>
                          <w:sz w:val="20"/>
                          <w:szCs w:val="20"/>
                          <w:shd w:val="clear" w:color="auto" w:fill="FFFFFF"/>
                          <w:lang w:eastAsia="zh-CN"/>
                        </w:rPr>
                        <m:t>Φ</m:t>
                      </m:r>
                    </m:e>
                    <m:sub>
                      <m:r>
                        <w:rPr>
                          <w:rFonts w:ascii="Cambria Math" w:hAnsi="Cambria Math"/>
                          <w:sz w:val="20"/>
                          <w:szCs w:val="20"/>
                          <w:shd w:val="clear" w:color="auto" w:fill="FFFFFF"/>
                          <w:lang w:eastAsia="zh-CN"/>
                        </w:rPr>
                        <m:t>l</m:t>
                      </m:r>
                    </m:sub>
                  </m:sSub>
                  <m:r>
                    <w:rPr>
                      <w:rFonts w:ascii="Cambria Math" w:hAnsi="Cambria Math"/>
                      <w:sz w:val="20"/>
                      <w:szCs w:val="20"/>
                      <w:shd w:val="clear" w:color="auto" w:fill="FFFFFF"/>
                      <w:lang w:eastAsia="zh-CN"/>
                    </w:rPr>
                    <m:t>+</m:t>
                  </m:r>
                  <m:sSubSup>
                    <m:sSubSupPr>
                      <m:ctrlPr>
                        <w:rPr>
                          <w:rFonts w:ascii="Cambria Math" w:hAnsi="Cambria Math"/>
                          <w:bCs/>
                          <w:i/>
                          <w:sz w:val="20"/>
                          <w:szCs w:val="20"/>
                          <w:shd w:val="clear" w:color="auto" w:fill="FFFFFF"/>
                          <w:lang w:eastAsia="zh-CN"/>
                        </w:rPr>
                      </m:ctrlPr>
                    </m:sSubSupPr>
                    <m:e>
                      <m:r>
                        <m:rPr>
                          <m:sty m:val="b"/>
                        </m:rPr>
                        <w:rPr>
                          <w:rFonts w:ascii="Cambria Math" w:hAnsi="Cambria Math"/>
                          <w:sz w:val="20"/>
                          <w:szCs w:val="20"/>
                          <w:shd w:val="clear" w:color="auto" w:fill="FFFFFF"/>
                          <w:lang w:eastAsia="zh-CN"/>
                        </w:rPr>
                        <m:t>C</m:t>
                      </m:r>
                    </m:e>
                    <m:sub>
                      <m:r>
                        <m:rPr>
                          <m:sty m:val="p"/>
                        </m:rPr>
                        <w:rPr>
                          <w:rFonts w:ascii="Cambria Math" w:hAnsi="Cambria Math"/>
                          <w:sz w:val="20"/>
                          <w:szCs w:val="20"/>
                          <w:shd w:val="clear" w:color="auto" w:fill="FFFFFF"/>
                          <w:lang w:eastAsia="zh-CN"/>
                        </w:rPr>
                        <m:t>Γ</m:t>
                      </m:r>
                    </m:sub>
                    <m:sup>
                      <m:r>
                        <w:rPr>
                          <w:rFonts w:ascii="Cambria Math" w:hAnsi="Cambria Math"/>
                          <w:sz w:val="20"/>
                          <w:szCs w:val="20"/>
                          <w:shd w:val="clear" w:color="auto" w:fill="FFFFFF"/>
                          <w:lang w:eastAsia="zh-CN"/>
                        </w:rPr>
                        <m:t>-1</m:t>
                      </m:r>
                    </m:sup>
                  </m:sSubSup>
                </m:e>
              </m:d>
              <m:sSub>
                <m:sSubPr>
                  <m:ctrlPr>
                    <w:rPr>
                      <w:rFonts w:ascii="Cambria Math" w:hAnsi="Cambria Math"/>
                      <w:i/>
                      <w:sz w:val="20"/>
                      <w:szCs w:val="20"/>
                    </w:rPr>
                  </m:ctrlPr>
                </m:sSubPr>
                <m:e>
                  <m:acc>
                    <m:accPr>
                      <m:ctrlPr>
                        <w:rPr>
                          <w:rFonts w:ascii="Cambria Math" w:hAnsi="Cambria Math"/>
                          <w:sz w:val="20"/>
                          <w:szCs w:val="20"/>
                        </w:rPr>
                      </m:ctrlPr>
                    </m:accPr>
                    <m:e>
                      <m:r>
                        <m:rPr>
                          <m:sty m:val="b"/>
                        </m:rPr>
                        <w:rPr>
                          <w:rFonts w:ascii="Cambria Math" w:hAnsi="Cambria Math"/>
                          <w:sz w:val="20"/>
                          <w:szCs w:val="20"/>
                        </w:rPr>
                        <m:t>C</m:t>
                      </m:r>
                    </m:e>
                  </m:acc>
                </m:e>
                <m:sub>
                  <m:sSub>
                    <m:sSubPr>
                      <m:ctrlPr>
                        <w:rPr>
                          <w:rFonts w:ascii="Cambria Math" w:hAnsi="Cambria Math"/>
                          <w:i/>
                          <w:sz w:val="20"/>
                          <w:szCs w:val="20"/>
                        </w:rPr>
                      </m:ctrlPr>
                    </m:sSubPr>
                    <m:e>
                      <m:r>
                        <m:rPr>
                          <m:sty m:val="p"/>
                        </m:rPr>
                        <w:rPr>
                          <w:rFonts w:ascii="Cambria Math" w:hAnsi="Cambria Math"/>
                          <w:sz w:val="20"/>
                          <w:szCs w:val="20"/>
                        </w:rPr>
                        <m:t>Γ</m:t>
                      </m:r>
                    </m:e>
                    <m:sub>
                      <m:r>
                        <w:rPr>
                          <w:rFonts w:ascii="Cambria Math" w:hAnsi="Cambria Math"/>
                          <w:sz w:val="20"/>
                          <w:szCs w:val="20"/>
                        </w:rPr>
                        <m:t>l</m:t>
                      </m:r>
                    </m:sub>
                  </m:sSub>
                </m:sub>
              </m:sSub>
            </m:e>
          </m:d>
          <m:r>
            <w:rPr>
              <w:rFonts w:ascii="Cambria Math" w:hAnsi="Cambria Math"/>
              <w:sz w:val="20"/>
              <w:szCs w:val="20"/>
              <w:shd w:val="clear" w:color="auto" w:fill="FFFFFF"/>
              <w:lang w:eastAsia="zh-CN"/>
            </w:rPr>
            <m:t>+</m:t>
          </m:r>
          <m:sSup>
            <m:sSupPr>
              <m:ctrlPr>
                <w:rPr>
                  <w:rFonts w:ascii="Cambria Math" w:hAnsi="Cambria Math"/>
                  <w:i/>
                  <w:iCs/>
                  <w:sz w:val="20"/>
                  <w:szCs w:val="20"/>
                </w:rPr>
              </m:ctrlPr>
            </m:sSupPr>
            <m:e>
              <m:sSub>
                <m:sSubPr>
                  <m:ctrlPr>
                    <w:rPr>
                      <w:rFonts w:ascii="Cambria Math" w:hAnsi="Cambria Math"/>
                      <w:i/>
                      <w:iCs/>
                      <w:sz w:val="20"/>
                      <w:szCs w:val="20"/>
                    </w:rPr>
                  </m:ctrlPr>
                </m:sSubPr>
                <m:e>
                  <m:acc>
                    <m:accPr>
                      <m:ctrlPr>
                        <w:rPr>
                          <w:rFonts w:ascii="Cambria Math" w:hAnsi="Cambria Math"/>
                          <w:sz w:val="20"/>
                          <w:szCs w:val="20"/>
                        </w:rPr>
                      </m:ctrlPr>
                    </m:accPr>
                    <m:e>
                      <m:r>
                        <m:rPr>
                          <m:sty m:val="b"/>
                        </m:rPr>
                        <w:rPr>
                          <w:rFonts w:ascii="Cambria Math" w:hAnsi="Cambria Math"/>
                          <w:sz w:val="20"/>
                          <w:szCs w:val="20"/>
                        </w:rPr>
                        <m:t>Γ</m:t>
                      </m:r>
                    </m:e>
                  </m:acc>
                </m:e>
                <m:sub>
                  <m:r>
                    <w:rPr>
                      <w:rFonts w:ascii="Cambria Math" w:hAnsi="Cambria Math"/>
                      <w:sz w:val="20"/>
                      <w:szCs w:val="20"/>
                    </w:rPr>
                    <m:t>l</m:t>
                  </m:r>
                </m:sub>
              </m:sSub>
              <m:ctrlPr>
                <w:rPr>
                  <w:rFonts w:ascii="Cambria Math" w:hAnsi="Cambria Math"/>
                  <w:iCs/>
                  <w:sz w:val="20"/>
                  <w:szCs w:val="20"/>
                </w:rPr>
              </m:ctrlPr>
            </m:e>
            <m:sup>
              <m:r>
                <m:rPr>
                  <m:nor/>
                </m:rPr>
                <w:rPr>
                  <w:iCs/>
                  <w:sz w:val="20"/>
                  <w:szCs w:val="20"/>
                </w:rPr>
                <m:t>T</m:t>
              </m:r>
            </m:sup>
          </m:sSup>
          <m:d>
            <m:dPr>
              <m:ctrlPr>
                <w:rPr>
                  <w:rFonts w:ascii="Cambria Math" w:hAnsi="Cambria Math"/>
                  <w:i/>
                  <w:sz w:val="20"/>
                  <w:szCs w:val="20"/>
                  <w:shd w:val="clear" w:color="auto" w:fill="FFFFFF"/>
                  <w:lang w:eastAsia="zh-CN"/>
                </w:rPr>
              </m:ctrlPr>
            </m:dPr>
            <m:e>
              <m:f>
                <m:fPr>
                  <m:ctrlPr>
                    <w:rPr>
                      <w:rFonts w:ascii="Cambria Math" w:hAnsi="Cambria Math"/>
                      <w:sz w:val="20"/>
                      <w:szCs w:val="20"/>
                      <w:shd w:val="clear" w:color="auto" w:fill="FFFFFF"/>
                      <w:lang w:eastAsia="zh-CN"/>
                    </w:rPr>
                  </m:ctrlPr>
                </m:fPr>
                <m:num>
                  <m:r>
                    <w:rPr>
                      <w:rFonts w:ascii="Cambria Math" w:hAnsi="Cambria Math"/>
                      <w:sz w:val="20"/>
                      <w:szCs w:val="20"/>
                      <w:shd w:val="clear" w:color="auto" w:fill="FFFFFF"/>
                      <w:lang w:eastAsia="zh-CN"/>
                    </w:rPr>
                    <m:t>1</m:t>
                  </m:r>
                  <m:ctrlPr>
                    <w:rPr>
                      <w:rFonts w:ascii="Cambria Math" w:hAnsi="Cambria Math"/>
                      <w:i/>
                      <w:sz w:val="20"/>
                      <w:szCs w:val="20"/>
                      <w:shd w:val="clear" w:color="auto" w:fill="FFFFFF"/>
                      <w:lang w:eastAsia="zh-CN"/>
                    </w:rPr>
                  </m:ctrlPr>
                </m:num>
                <m:den>
                  <m:sSup>
                    <m:sSupPr>
                      <m:ctrlPr>
                        <w:rPr>
                          <w:rFonts w:ascii="Cambria Math" w:hAnsi="Cambria Math"/>
                          <w:i/>
                          <w:sz w:val="20"/>
                          <w:szCs w:val="20"/>
                          <w:shd w:val="clear" w:color="auto" w:fill="FFFFFF"/>
                          <w:lang w:eastAsia="zh-CN"/>
                        </w:rPr>
                      </m:ctrlPr>
                    </m:sSupPr>
                    <m:e>
                      <m:r>
                        <w:rPr>
                          <w:rFonts w:ascii="Cambria Math" w:hAnsi="Cambria Math"/>
                          <w:sz w:val="20"/>
                          <w:szCs w:val="20"/>
                          <w:shd w:val="clear" w:color="auto" w:fill="FFFFFF"/>
                          <w:lang w:eastAsia="zh-CN"/>
                        </w:rPr>
                        <m:t>σ</m:t>
                      </m:r>
                    </m:e>
                    <m:sup>
                      <m:r>
                        <w:rPr>
                          <w:rFonts w:ascii="Cambria Math" w:hAnsi="Cambria Math"/>
                          <w:sz w:val="20"/>
                          <w:szCs w:val="20"/>
                          <w:shd w:val="clear" w:color="auto" w:fill="FFFFFF"/>
                          <w:lang w:eastAsia="zh-CN"/>
                        </w:rPr>
                        <m:t>2</m:t>
                      </m:r>
                    </m:sup>
                  </m:sSup>
                  <m:ctrlPr>
                    <w:rPr>
                      <w:rFonts w:ascii="Cambria Math" w:hAnsi="Cambria Math"/>
                      <w:i/>
                      <w:sz w:val="20"/>
                      <w:szCs w:val="20"/>
                      <w:shd w:val="clear" w:color="auto" w:fill="FFFFFF"/>
                      <w:lang w:eastAsia="zh-CN"/>
                    </w:rPr>
                  </m:ctrlPr>
                </m:den>
              </m:f>
              <m:sSubSup>
                <m:sSubSupPr>
                  <m:ctrlPr>
                    <w:rPr>
                      <w:rFonts w:ascii="Cambria Math" w:hAnsi="Cambria Math"/>
                      <w:i/>
                      <w:sz w:val="20"/>
                      <w:szCs w:val="20"/>
                      <w:shd w:val="clear" w:color="auto" w:fill="FFFFFF"/>
                      <w:lang w:eastAsia="zh-CN"/>
                    </w:rPr>
                  </m:ctrlPr>
                </m:sSubSupPr>
                <m:e>
                  <m:r>
                    <m:rPr>
                      <m:sty m:val="b"/>
                    </m:rPr>
                    <w:rPr>
                      <w:rFonts w:ascii="Cambria Math" w:hAnsi="Cambria Math"/>
                      <w:sz w:val="20"/>
                      <w:szCs w:val="20"/>
                      <w:shd w:val="clear" w:color="auto" w:fill="FFFFFF"/>
                      <w:lang w:eastAsia="zh-CN"/>
                    </w:rPr>
                    <m:t>Φ</m:t>
                  </m:r>
                  <m:ctrlPr>
                    <w:rPr>
                      <w:rFonts w:ascii="Cambria Math" w:hAnsi="Cambria Math"/>
                      <w:sz w:val="20"/>
                      <w:szCs w:val="20"/>
                      <w:shd w:val="clear" w:color="auto" w:fill="FFFFFF"/>
                      <w:lang w:eastAsia="zh-CN"/>
                    </w:rPr>
                  </m:ctrlPr>
                </m:e>
                <m:sub>
                  <m:r>
                    <w:rPr>
                      <w:rFonts w:ascii="Cambria Math" w:hAnsi="Cambria Math"/>
                      <w:sz w:val="20"/>
                      <w:szCs w:val="20"/>
                      <w:shd w:val="clear" w:color="auto" w:fill="FFFFFF"/>
                      <w:lang w:eastAsia="zh-CN"/>
                    </w:rPr>
                    <m:t>l</m:t>
                  </m:r>
                </m:sub>
                <m:sup>
                  <m:r>
                    <m:rPr>
                      <m:nor/>
                    </m:rPr>
                    <w:rPr>
                      <w:sz w:val="20"/>
                      <w:szCs w:val="20"/>
                      <w:shd w:val="clear" w:color="auto" w:fill="FFFFFF"/>
                      <w:lang w:eastAsia="zh-CN"/>
                    </w:rPr>
                    <m:t>T</m:t>
                  </m:r>
                </m:sup>
              </m:sSubSup>
              <m:sSub>
                <m:sSubPr>
                  <m:ctrlPr>
                    <w:rPr>
                      <w:rFonts w:ascii="Cambria Math" w:hAnsi="Cambria Math"/>
                      <w:i/>
                      <w:sz w:val="20"/>
                      <w:szCs w:val="20"/>
                      <w:shd w:val="clear" w:color="auto" w:fill="FFFFFF"/>
                      <w:lang w:eastAsia="zh-CN"/>
                    </w:rPr>
                  </m:ctrlPr>
                </m:sSubPr>
                <m:e>
                  <m:r>
                    <m:rPr>
                      <m:sty m:val="b"/>
                    </m:rPr>
                    <w:rPr>
                      <w:rFonts w:ascii="Cambria Math" w:hAnsi="Cambria Math"/>
                      <w:sz w:val="20"/>
                      <w:szCs w:val="20"/>
                      <w:shd w:val="clear" w:color="auto" w:fill="FFFFFF"/>
                      <w:lang w:eastAsia="zh-CN"/>
                    </w:rPr>
                    <m:t>Φ</m:t>
                  </m:r>
                </m:e>
                <m:sub>
                  <m:r>
                    <w:rPr>
                      <w:rFonts w:ascii="Cambria Math" w:hAnsi="Cambria Math"/>
                      <w:sz w:val="20"/>
                      <w:szCs w:val="20"/>
                      <w:shd w:val="clear" w:color="auto" w:fill="FFFFFF"/>
                      <w:lang w:eastAsia="zh-CN"/>
                    </w:rPr>
                    <m:t>l</m:t>
                  </m:r>
                </m:sub>
              </m:sSub>
              <m:r>
                <w:rPr>
                  <w:rFonts w:ascii="Cambria Math" w:hAnsi="Cambria Math"/>
                  <w:sz w:val="20"/>
                  <w:szCs w:val="20"/>
                  <w:shd w:val="clear" w:color="auto" w:fill="FFFFFF"/>
                  <w:lang w:eastAsia="zh-CN"/>
                </w:rPr>
                <m:t>+</m:t>
              </m:r>
              <m:sSubSup>
                <m:sSubSupPr>
                  <m:ctrlPr>
                    <w:rPr>
                      <w:rFonts w:ascii="Cambria Math" w:hAnsi="Cambria Math"/>
                      <w:bCs/>
                      <w:i/>
                      <w:sz w:val="20"/>
                      <w:szCs w:val="20"/>
                      <w:shd w:val="clear" w:color="auto" w:fill="FFFFFF"/>
                      <w:lang w:eastAsia="zh-CN"/>
                    </w:rPr>
                  </m:ctrlPr>
                </m:sSubSupPr>
                <m:e>
                  <m:r>
                    <m:rPr>
                      <m:sty m:val="b"/>
                    </m:rPr>
                    <w:rPr>
                      <w:rFonts w:ascii="Cambria Math" w:hAnsi="Cambria Math"/>
                      <w:sz w:val="20"/>
                      <w:szCs w:val="20"/>
                      <w:shd w:val="clear" w:color="auto" w:fill="FFFFFF"/>
                      <w:lang w:eastAsia="zh-CN"/>
                    </w:rPr>
                    <m:t>C</m:t>
                  </m:r>
                </m:e>
                <m:sub>
                  <m:r>
                    <m:rPr>
                      <m:sty m:val="p"/>
                    </m:rPr>
                    <w:rPr>
                      <w:rFonts w:ascii="Cambria Math" w:hAnsi="Cambria Math"/>
                      <w:sz w:val="20"/>
                      <w:szCs w:val="20"/>
                      <w:shd w:val="clear" w:color="auto" w:fill="FFFFFF"/>
                      <w:lang w:eastAsia="zh-CN"/>
                    </w:rPr>
                    <m:t>Γ</m:t>
                  </m:r>
                </m:sub>
                <m:sup>
                  <m:r>
                    <w:rPr>
                      <w:rFonts w:ascii="Cambria Math" w:hAnsi="Cambria Math"/>
                      <w:sz w:val="20"/>
                      <w:szCs w:val="20"/>
                      <w:shd w:val="clear" w:color="auto" w:fill="FFFFFF"/>
                      <w:lang w:eastAsia="zh-CN"/>
                    </w:rPr>
                    <m:t>-1</m:t>
                  </m:r>
                </m:sup>
              </m:sSubSup>
            </m:e>
          </m:d>
          <m:sSub>
            <m:sSubPr>
              <m:ctrlPr>
                <w:rPr>
                  <w:rFonts w:ascii="Cambria Math" w:hAnsi="Cambria Math"/>
                  <w:i/>
                  <w:iCs/>
                  <w:sz w:val="20"/>
                  <w:szCs w:val="20"/>
                </w:rPr>
              </m:ctrlPr>
            </m:sSubPr>
            <m:e>
              <m:acc>
                <m:accPr>
                  <m:ctrlPr>
                    <w:rPr>
                      <w:rFonts w:ascii="Cambria Math" w:hAnsi="Cambria Math"/>
                      <w:sz w:val="20"/>
                      <w:szCs w:val="20"/>
                    </w:rPr>
                  </m:ctrlPr>
                </m:accPr>
                <m:e>
                  <m:r>
                    <m:rPr>
                      <m:sty m:val="b"/>
                    </m:rPr>
                    <w:rPr>
                      <w:rFonts w:ascii="Cambria Math" w:hAnsi="Cambria Math"/>
                      <w:sz w:val="20"/>
                      <w:szCs w:val="20"/>
                    </w:rPr>
                    <m:t>Γ</m:t>
                  </m:r>
                </m:e>
              </m:acc>
            </m:e>
            <m:sub>
              <m:r>
                <w:rPr>
                  <w:rFonts w:ascii="Cambria Math" w:hAnsi="Cambria Math"/>
                  <w:sz w:val="20"/>
                  <w:szCs w:val="20"/>
                </w:rPr>
                <m:t>l</m:t>
              </m:r>
            </m:sub>
          </m:sSub>
          <m:r>
            <w:rPr>
              <w:rFonts w:ascii="Cambria Math" w:eastAsiaTheme="minorEastAsia" w:hAnsi="Cambria Math"/>
              <w:sz w:val="20"/>
              <w:szCs w:val="20"/>
            </w:rPr>
            <m:t>,</m:t>
          </m:r>
        </m:oMath>
      </m:oMathPara>
    </w:p>
    <w:p w14:paraId="66DA4AD8" w14:textId="4524EC1E" w:rsidR="00C4323E" w:rsidRPr="00C4323E" w:rsidRDefault="00502449" w:rsidP="00C4323E">
      <w:pPr>
        <w:pStyle w:val="References"/>
        <w:numPr>
          <w:ilvl w:val="0"/>
          <w:numId w:val="0"/>
        </w:numPr>
        <w:ind w:firstLine="200"/>
        <w:rPr>
          <w:rFonts w:eastAsiaTheme="minorEastAsia"/>
          <w:iCs/>
          <w:sz w:val="20"/>
          <w:szCs w:val="20"/>
          <w:lang w:eastAsia="zh-CN"/>
        </w:rPr>
      </w:pPr>
      <m:oMathPara>
        <m:oMath>
          <m:r>
            <m:rPr>
              <m:sty m:val="p"/>
            </m:rPr>
            <w:rPr>
              <w:rFonts w:ascii="Cambria Math" w:eastAsiaTheme="minorEastAsia" w:hAnsi="Cambria Math"/>
              <w:sz w:val="20"/>
              <w:szCs w:val="20"/>
              <w:lang w:eastAsia="zh-CN"/>
            </w:rPr>
            <m:t>E</m:t>
          </m:r>
          <m:d>
            <m:dPr>
              <m:ctrlPr>
                <w:rPr>
                  <w:rFonts w:ascii="Cambria Math" w:eastAsiaTheme="minorEastAsia" w:hAnsi="Cambria Math"/>
                  <w:i/>
                  <w:iCs/>
                  <w:sz w:val="20"/>
                  <w:szCs w:val="20"/>
                  <w:lang w:eastAsia="zh-CN"/>
                </w:rPr>
              </m:ctrlPr>
            </m:dPr>
            <m:e>
              <m:sSubSup>
                <m:sSubSupPr>
                  <m:ctrlPr>
                    <w:rPr>
                      <w:rFonts w:ascii="Cambria Math" w:eastAsiaTheme="minorEastAsia" w:hAnsi="Cambria Math"/>
                      <w:color w:val="211E1E"/>
                      <w:sz w:val="20"/>
                      <w:szCs w:val="20"/>
                      <w:lang w:eastAsia="zh-CN"/>
                    </w:rPr>
                  </m:ctrlPr>
                </m:sSubSupPr>
                <m:e>
                  <m:r>
                    <m:rPr>
                      <m:sty m:val="b"/>
                    </m:rPr>
                    <w:rPr>
                      <w:rFonts w:ascii="Cambria Math" w:eastAsiaTheme="minorEastAsia" w:hAnsi="Cambria Math"/>
                      <w:color w:val="211E1E"/>
                      <w:sz w:val="20"/>
                      <w:szCs w:val="20"/>
                      <w:lang w:eastAsia="zh-CN"/>
                    </w:rPr>
                    <m:t>Γ</m:t>
                  </m:r>
                  <m:ctrlPr>
                    <w:rPr>
                      <w:rFonts w:ascii="Cambria Math" w:eastAsiaTheme="minorEastAsia" w:hAnsi="Cambria Math"/>
                      <w:b/>
                      <w:color w:val="211E1E"/>
                      <w:sz w:val="20"/>
                      <w:szCs w:val="20"/>
                      <w:lang w:eastAsia="zh-CN"/>
                    </w:rPr>
                  </m:ctrlPr>
                </m:e>
                <m:sub>
                  <m:r>
                    <w:rPr>
                      <w:rFonts w:ascii="Cambria Math" w:eastAsiaTheme="minorEastAsia" w:hAnsi="Cambria Math"/>
                      <w:color w:val="211E1E"/>
                      <w:sz w:val="20"/>
                      <w:szCs w:val="20"/>
                      <w:lang w:eastAsia="zh-CN"/>
                    </w:rPr>
                    <m:t>l</m:t>
                  </m:r>
                </m:sub>
                <m:sup>
                  <m:r>
                    <m:rPr>
                      <m:sty m:val="p"/>
                    </m:rPr>
                    <w:rPr>
                      <w:rFonts w:ascii="Cambria Math" w:eastAsiaTheme="minorEastAsia" w:hAnsi="Cambria Math"/>
                      <w:color w:val="211E1E"/>
                      <w:sz w:val="20"/>
                      <w:szCs w:val="20"/>
                      <w:lang w:eastAsia="zh-CN"/>
                    </w:rPr>
                    <m:t>T</m:t>
                  </m:r>
                </m:sup>
              </m:sSubSup>
              <m:d>
                <m:dPr>
                  <m:ctrlPr>
                    <w:rPr>
                      <w:rFonts w:ascii="Cambria Math" w:eastAsiaTheme="minorEastAsia" w:hAnsi="Cambria Math"/>
                      <w:i/>
                      <w:color w:val="211E1E"/>
                      <w:sz w:val="20"/>
                      <w:szCs w:val="20"/>
                      <w:lang w:eastAsia="zh-CN"/>
                    </w:rPr>
                  </m:ctrlPr>
                </m:dPr>
                <m:e>
                  <m:f>
                    <m:fPr>
                      <m:ctrlPr>
                        <w:rPr>
                          <w:rFonts w:ascii="Cambria Math" w:eastAsiaTheme="minorEastAsia" w:hAnsi="Cambria Math"/>
                          <w:i/>
                          <w:iCs/>
                          <w:color w:val="211E1E"/>
                          <w:sz w:val="20"/>
                          <w:szCs w:val="20"/>
                          <w:lang w:eastAsia="zh-CN"/>
                        </w:rPr>
                      </m:ctrlPr>
                    </m:fPr>
                    <m:num>
                      <m:r>
                        <w:rPr>
                          <w:rFonts w:ascii="Cambria Math" w:eastAsiaTheme="minorEastAsia" w:hAnsi="Cambria Math"/>
                          <w:color w:val="211E1E"/>
                          <w:sz w:val="20"/>
                          <w:szCs w:val="20"/>
                          <w:lang w:eastAsia="zh-CN"/>
                        </w:rPr>
                        <m:t>1</m:t>
                      </m:r>
                    </m:num>
                    <m:den>
                      <m:sSup>
                        <m:sSupPr>
                          <m:ctrlPr>
                            <w:rPr>
                              <w:rFonts w:ascii="Cambria Math" w:eastAsiaTheme="minorEastAsia" w:hAnsi="Cambria Math"/>
                              <w:i/>
                              <w:iCs/>
                              <w:color w:val="211E1E"/>
                              <w:sz w:val="20"/>
                              <w:szCs w:val="20"/>
                              <w:lang w:eastAsia="zh-CN"/>
                            </w:rPr>
                          </m:ctrlPr>
                        </m:sSupPr>
                        <m:e>
                          <m:r>
                            <w:rPr>
                              <w:rFonts w:ascii="Cambria Math" w:eastAsiaTheme="minorEastAsia" w:hAnsi="Cambria Math"/>
                              <w:color w:val="211E1E"/>
                              <w:sz w:val="20"/>
                              <w:szCs w:val="20"/>
                              <w:lang w:eastAsia="zh-CN"/>
                            </w:rPr>
                            <m:t>σ</m:t>
                          </m:r>
                        </m:e>
                        <m:sup>
                          <m:r>
                            <w:rPr>
                              <w:rFonts w:ascii="Cambria Math" w:eastAsiaTheme="minorEastAsia" w:hAnsi="Cambria Math"/>
                              <w:color w:val="211E1E"/>
                              <w:sz w:val="20"/>
                              <w:szCs w:val="20"/>
                              <w:lang w:eastAsia="zh-CN"/>
                            </w:rPr>
                            <m:t>2</m:t>
                          </m:r>
                        </m:sup>
                      </m:sSup>
                    </m:den>
                  </m:f>
                  <m:sSubSup>
                    <m:sSubSupPr>
                      <m:ctrlPr>
                        <w:rPr>
                          <w:rFonts w:ascii="Cambria Math" w:eastAsiaTheme="minorEastAsia" w:hAnsi="Cambria Math"/>
                          <w:color w:val="211E1E"/>
                          <w:sz w:val="20"/>
                          <w:szCs w:val="20"/>
                          <w:lang w:eastAsia="zh-CN"/>
                        </w:rPr>
                      </m:ctrlPr>
                    </m:sSubSupPr>
                    <m:e>
                      <m:r>
                        <m:rPr>
                          <m:sty m:val="b"/>
                        </m:rPr>
                        <w:rPr>
                          <w:rFonts w:ascii="Cambria Math" w:eastAsiaTheme="minorEastAsia" w:hAnsi="Cambria Math"/>
                          <w:color w:val="211E1E"/>
                          <w:sz w:val="20"/>
                          <w:szCs w:val="20"/>
                          <w:lang w:eastAsia="zh-CN"/>
                        </w:rPr>
                        <m:t>Φ</m:t>
                      </m:r>
                    </m:e>
                    <m:sub>
                      <m:r>
                        <w:rPr>
                          <w:rFonts w:ascii="Cambria Math" w:eastAsiaTheme="minorEastAsia" w:hAnsi="Cambria Math"/>
                          <w:color w:val="211E1E"/>
                          <w:sz w:val="20"/>
                          <w:szCs w:val="20"/>
                          <w:lang w:eastAsia="zh-CN"/>
                        </w:rPr>
                        <m:t>l</m:t>
                      </m:r>
                    </m:sub>
                    <m:sup>
                      <m:r>
                        <m:rPr>
                          <m:nor/>
                        </m:rPr>
                        <w:rPr>
                          <w:rFonts w:ascii="Cambria Math" w:eastAsiaTheme="minorEastAsia" w:hAnsi="Cambria Math"/>
                          <w:color w:val="211E1E"/>
                          <w:sz w:val="20"/>
                          <w:szCs w:val="20"/>
                          <w:lang w:eastAsia="zh-CN"/>
                        </w:rPr>
                        <m:t>T</m:t>
                      </m:r>
                    </m:sup>
                  </m:sSubSup>
                  <m:sSub>
                    <m:sSubPr>
                      <m:ctrlPr>
                        <w:rPr>
                          <w:rFonts w:ascii="Cambria Math" w:eastAsiaTheme="minorEastAsia" w:hAnsi="Cambria Math"/>
                          <w:i/>
                          <w:color w:val="211E1E"/>
                          <w:sz w:val="20"/>
                          <w:szCs w:val="20"/>
                          <w:lang w:eastAsia="zh-CN"/>
                        </w:rPr>
                      </m:ctrlPr>
                    </m:sSubPr>
                    <m:e>
                      <m:r>
                        <m:rPr>
                          <m:sty m:val="b"/>
                        </m:rPr>
                        <w:rPr>
                          <w:rFonts w:ascii="Cambria Math" w:eastAsiaTheme="minorEastAsia" w:hAnsi="Cambria Math"/>
                          <w:color w:val="211E1E"/>
                          <w:sz w:val="20"/>
                          <w:szCs w:val="20"/>
                          <w:lang w:eastAsia="zh-CN"/>
                        </w:rPr>
                        <m:t>x</m:t>
                      </m:r>
                    </m:e>
                    <m:sub>
                      <m:r>
                        <w:rPr>
                          <w:rFonts w:ascii="Cambria Math" w:eastAsiaTheme="minorEastAsia" w:hAnsi="Cambria Math"/>
                          <w:color w:val="211E1E"/>
                          <w:sz w:val="20"/>
                          <w:szCs w:val="20"/>
                          <w:lang w:eastAsia="zh-CN"/>
                        </w:rPr>
                        <m:t>l</m:t>
                      </m:r>
                    </m:sub>
                  </m:sSub>
                  <m:sSup>
                    <m:sSupPr>
                      <m:ctrlPr>
                        <w:rPr>
                          <w:rFonts w:ascii="Cambria Math" w:eastAsiaTheme="minorEastAsia" w:hAnsi="Cambria Math"/>
                          <w:i/>
                          <w:color w:val="211E1E"/>
                          <w:sz w:val="20"/>
                          <w:szCs w:val="20"/>
                          <w:lang w:eastAsia="zh-CN"/>
                        </w:rPr>
                      </m:ctrlPr>
                    </m:sSupPr>
                    <m:e>
                      <m:r>
                        <m:rPr>
                          <m:sty m:val="b"/>
                        </m:rPr>
                        <w:rPr>
                          <w:rFonts w:ascii="Cambria Math" w:eastAsiaTheme="minorEastAsia" w:hAnsi="Cambria Math"/>
                          <w:color w:val="211E1E"/>
                          <w:sz w:val="20"/>
                          <w:szCs w:val="20"/>
                          <w:lang w:eastAsia="zh-CN"/>
                        </w:rPr>
                        <m:t>w</m:t>
                      </m:r>
                      <m:ctrlPr>
                        <w:rPr>
                          <w:rFonts w:ascii="Cambria Math" w:eastAsiaTheme="minorEastAsia" w:hAnsi="Cambria Math"/>
                          <w:b/>
                          <w:bCs/>
                          <w:iCs/>
                          <w:color w:val="211E1E"/>
                          <w:sz w:val="20"/>
                          <w:szCs w:val="20"/>
                          <w:lang w:eastAsia="zh-CN"/>
                        </w:rPr>
                      </m:ctrlPr>
                    </m:e>
                    <m:sup>
                      <m:d>
                        <m:dPr>
                          <m:ctrlPr>
                            <w:rPr>
                              <w:rFonts w:ascii="Cambria Math" w:eastAsiaTheme="minorEastAsia" w:hAnsi="Cambria Math"/>
                              <w:i/>
                              <w:color w:val="211E1E"/>
                              <w:sz w:val="20"/>
                              <w:szCs w:val="20"/>
                              <w:lang w:eastAsia="zh-CN"/>
                            </w:rPr>
                          </m:ctrlPr>
                        </m:dPr>
                        <m:e>
                          <m:r>
                            <w:rPr>
                              <w:rFonts w:ascii="Cambria Math" w:eastAsiaTheme="minorEastAsia" w:hAnsi="Cambria Math"/>
                              <w:color w:val="211E1E"/>
                              <w:sz w:val="20"/>
                              <w:szCs w:val="20"/>
                              <w:lang w:eastAsia="zh-CN"/>
                            </w:rPr>
                            <m:t>j</m:t>
                          </m:r>
                        </m:e>
                      </m:d>
                    </m:sup>
                  </m:sSup>
                  <m:r>
                    <w:rPr>
                      <w:rFonts w:ascii="Cambria Math" w:eastAsiaTheme="minorEastAsia" w:hAnsi="Cambria Math"/>
                      <w:color w:val="211E1E"/>
                      <w:sz w:val="20"/>
                      <w:szCs w:val="20"/>
                      <w:lang w:eastAsia="zh-CN"/>
                    </w:rPr>
                    <m:t>+</m:t>
                  </m:r>
                  <m:sSubSup>
                    <m:sSubSupPr>
                      <m:ctrlPr>
                        <w:rPr>
                          <w:rFonts w:ascii="Cambria Math" w:eastAsiaTheme="minorEastAsia" w:hAnsi="Cambria Math"/>
                          <w:bCs/>
                          <w:color w:val="211E1E"/>
                          <w:sz w:val="20"/>
                          <w:szCs w:val="20"/>
                          <w:lang w:eastAsia="zh-CN"/>
                        </w:rPr>
                      </m:ctrlPr>
                    </m:sSubSupPr>
                    <m:e>
                      <m:r>
                        <m:rPr>
                          <m:sty m:val="b"/>
                        </m:rPr>
                        <w:rPr>
                          <w:rFonts w:ascii="Cambria Math" w:eastAsiaTheme="minorEastAsia" w:hAnsi="Cambria Math"/>
                          <w:color w:val="211E1E"/>
                          <w:sz w:val="20"/>
                          <w:szCs w:val="20"/>
                          <w:lang w:eastAsia="zh-CN"/>
                        </w:rPr>
                        <m:t>C</m:t>
                      </m:r>
                    </m:e>
                    <m:sub>
                      <m:r>
                        <m:rPr>
                          <m:sty m:val="p"/>
                        </m:rPr>
                        <w:rPr>
                          <w:rFonts w:ascii="Cambria Math" w:eastAsiaTheme="minorEastAsia" w:hAnsi="Cambria Math"/>
                          <w:color w:val="211E1E"/>
                          <w:sz w:val="20"/>
                          <w:szCs w:val="20"/>
                          <w:lang w:eastAsia="zh-CN"/>
                        </w:rPr>
                        <m:t>Γ</m:t>
                      </m:r>
                    </m:sub>
                    <m:sup>
                      <m:r>
                        <m:rPr>
                          <m:sty m:val="p"/>
                        </m:rPr>
                        <w:rPr>
                          <w:rFonts w:ascii="Cambria Math" w:eastAsiaTheme="minorEastAsia" w:hAnsi="Cambria Math"/>
                          <w:color w:val="211E1E"/>
                          <w:sz w:val="20"/>
                          <w:szCs w:val="20"/>
                          <w:lang w:eastAsia="zh-CN"/>
                        </w:rPr>
                        <m:t>-1</m:t>
                      </m:r>
                    </m:sup>
                  </m:sSubSup>
                  <m:sSub>
                    <m:sSubPr>
                      <m:ctrlPr>
                        <w:rPr>
                          <w:rFonts w:ascii="Cambria Math" w:eastAsiaTheme="minorEastAsia" w:hAnsi="Cambria Math"/>
                          <w:bCs/>
                          <w:iCs/>
                          <w:color w:val="211E1E"/>
                          <w:sz w:val="20"/>
                          <w:szCs w:val="20"/>
                          <w:lang w:eastAsia="zh-CN"/>
                        </w:rPr>
                      </m:ctrlPr>
                    </m:sSubPr>
                    <m:e>
                      <m:r>
                        <m:rPr>
                          <m:sty m:val="b"/>
                        </m:rPr>
                        <w:rPr>
                          <w:rFonts w:ascii="Cambria Math" w:eastAsiaTheme="minorEastAsia" w:hAnsi="Cambria Math"/>
                          <w:color w:val="211E1E"/>
                          <w:sz w:val="20"/>
                          <w:szCs w:val="20"/>
                          <w:lang w:eastAsia="zh-CN"/>
                        </w:rPr>
                        <m:t>μ</m:t>
                      </m:r>
                    </m:e>
                    <m:sub>
                      <m:r>
                        <m:rPr>
                          <m:sty m:val="p"/>
                        </m:rPr>
                        <w:rPr>
                          <w:rFonts w:ascii="Cambria Math" w:eastAsiaTheme="minorEastAsia" w:hAnsi="Cambria Math"/>
                          <w:color w:val="211E1E"/>
                          <w:sz w:val="20"/>
                          <w:szCs w:val="20"/>
                          <w:lang w:eastAsia="zh-CN"/>
                        </w:rPr>
                        <m:t>Γ</m:t>
                      </m:r>
                    </m:sub>
                  </m:sSub>
                </m:e>
              </m:d>
            </m:e>
          </m:d>
          <m:r>
            <w:rPr>
              <w:rFonts w:ascii="Cambria Math" w:eastAsiaTheme="minorEastAsia" w:hAnsi="Cambria Math"/>
              <w:sz w:val="20"/>
              <w:szCs w:val="20"/>
              <w:lang w:eastAsia="zh-CN"/>
            </w:rPr>
            <m:t>=</m:t>
          </m:r>
          <m:sSup>
            <m:sSupPr>
              <m:ctrlPr>
                <w:rPr>
                  <w:rFonts w:ascii="Cambria Math" w:hAnsi="Cambria Math"/>
                  <w:i/>
                  <w:iCs/>
                  <w:sz w:val="20"/>
                  <w:szCs w:val="20"/>
                </w:rPr>
              </m:ctrlPr>
            </m:sSupPr>
            <m:e>
              <m:sSub>
                <m:sSubPr>
                  <m:ctrlPr>
                    <w:rPr>
                      <w:rFonts w:ascii="Cambria Math" w:hAnsi="Cambria Math"/>
                      <w:i/>
                      <w:iCs/>
                      <w:sz w:val="20"/>
                      <w:szCs w:val="20"/>
                    </w:rPr>
                  </m:ctrlPr>
                </m:sSubPr>
                <m:e>
                  <m:acc>
                    <m:accPr>
                      <m:ctrlPr>
                        <w:rPr>
                          <w:rFonts w:ascii="Cambria Math" w:hAnsi="Cambria Math"/>
                          <w:sz w:val="20"/>
                          <w:szCs w:val="20"/>
                        </w:rPr>
                      </m:ctrlPr>
                    </m:accPr>
                    <m:e>
                      <m:r>
                        <m:rPr>
                          <m:sty m:val="b"/>
                        </m:rPr>
                        <w:rPr>
                          <w:rFonts w:ascii="Cambria Math" w:hAnsi="Cambria Math"/>
                          <w:sz w:val="20"/>
                          <w:szCs w:val="20"/>
                        </w:rPr>
                        <m:t>Γ</m:t>
                      </m:r>
                    </m:e>
                  </m:acc>
                </m:e>
                <m:sub>
                  <m:r>
                    <w:rPr>
                      <w:rFonts w:ascii="Cambria Math" w:hAnsi="Cambria Math"/>
                      <w:sz w:val="20"/>
                      <w:szCs w:val="20"/>
                    </w:rPr>
                    <m:t>l</m:t>
                  </m:r>
                </m:sub>
              </m:sSub>
              <m:ctrlPr>
                <w:rPr>
                  <w:rFonts w:ascii="Cambria Math" w:hAnsi="Cambria Math"/>
                  <w:iCs/>
                  <w:sz w:val="20"/>
                  <w:szCs w:val="20"/>
                </w:rPr>
              </m:ctrlPr>
            </m:e>
            <m:sup>
              <m:r>
                <m:rPr>
                  <m:nor/>
                </m:rPr>
                <w:rPr>
                  <w:rFonts w:ascii="Cambria Math" w:hAnsi="Cambria Math"/>
                  <w:iCs/>
                  <w:sz w:val="20"/>
                  <w:szCs w:val="20"/>
                </w:rPr>
                <m:t>T</m:t>
              </m:r>
            </m:sup>
          </m:sSup>
          <m:d>
            <m:dPr>
              <m:ctrlPr>
                <w:rPr>
                  <w:rFonts w:ascii="Cambria Math" w:hAnsi="Cambria Math"/>
                  <w:sz w:val="20"/>
                  <w:szCs w:val="20"/>
                  <w:shd w:val="clear" w:color="auto" w:fill="FFFFFF"/>
                  <w:lang w:eastAsia="zh-CN"/>
                </w:rPr>
              </m:ctrlPr>
            </m:dPr>
            <m:e>
              <m:f>
                <m:fPr>
                  <m:ctrlPr>
                    <w:rPr>
                      <w:rFonts w:ascii="Cambria Math" w:hAnsi="Cambria Math"/>
                      <w:sz w:val="20"/>
                      <w:szCs w:val="20"/>
                      <w:shd w:val="clear" w:color="auto" w:fill="FFFFFF"/>
                      <w:lang w:eastAsia="zh-CN"/>
                    </w:rPr>
                  </m:ctrlPr>
                </m:fPr>
                <m:num>
                  <m:r>
                    <w:rPr>
                      <w:rFonts w:ascii="Cambria Math" w:hAnsi="Cambria Math"/>
                      <w:sz w:val="20"/>
                      <w:szCs w:val="20"/>
                      <w:shd w:val="clear" w:color="auto" w:fill="FFFFFF"/>
                      <w:lang w:eastAsia="zh-CN"/>
                    </w:rPr>
                    <m:t>1</m:t>
                  </m:r>
                  <m:ctrlPr>
                    <w:rPr>
                      <w:rFonts w:ascii="Cambria Math" w:hAnsi="Cambria Math"/>
                      <w:i/>
                      <w:sz w:val="20"/>
                      <w:szCs w:val="20"/>
                      <w:shd w:val="clear" w:color="auto" w:fill="FFFFFF"/>
                      <w:lang w:eastAsia="zh-CN"/>
                    </w:rPr>
                  </m:ctrlPr>
                </m:num>
                <m:den>
                  <m:sSup>
                    <m:sSupPr>
                      <m:ctrlPr>
                        <w:rPr>
                          <w:rFonts w:ascii="Cambria Math" w:hAnsi="Cambria Math"/>
                          <w:i/>
                          <w:sz w:val="20"/>
                          <w:szCs w:val="20"/>
                          <w:shd w:val="clear" w:color="auto" w:fill="FFFFFF"/>
                          <w:lang w:eastAsia="zh-CN"/>
                        </w:rPr>
                      </m:ctrlPr>
                    </m:sSupPr>
                    <m:e>
                      <m:r>
                        <w:rPr>
                          <w:rFonts w:ascii="Cambria Math" w:hAnsi="Cambria Math"/>
                          <w:sz w:val="20"/>
                          <w:szCs w:val="20"/>
                          <w:shd w:val="clear" w:color="auto" w:fill="FFFFFF"/>
                          <w:lang w:eastAsia="zh-CN"/>
                        </w:rPr>
                        <m:t>σ</m:t>
                      </m:r>
                    </m:e>
                    <m:sup>
                      <m:r>
                        <w:rPr>
                          <w:rFonts w:ascii="Cambria Math" w:hAnsi="Cambria Math"/>
                          <w:sz w:val="20"/>
                          <w:szCs w:val="20"/>
                          <w:shd w:val="clear" w:color="auto" w:fill="FFFFFF"/>
                          <w:lang w:eastAsia="zh-CN"/>
                        </w:rPr>
                        <m:t>2</m:t>
                      </m:r>
                    </m:sup>
                  </m:sSup>
                  <m:ctrlPr>
                    <w:rPr>
                      <w:rFonts w:ascii="Cambria Math" w:hAnsi="Cambria Math"/>
                      <w:i/>
                      <w:sz w:val="20"/>
                      <w:szCs w:val="20"/>
                      <w:shd w:val="clear" w:color="auto" w:fill="FFFFFF"/>
                      <w:lang w:eastAsia="zh-CN"/>
                    </w:rPr>
                  </m:ctrlPr>
                </m:den>
              </m:f>
              <m:sSubSup>
                <m:sSubSupPr>
                  <m:ctrlPr>
                    <w:rPr>
                      <w:rFonts w:ascii="Cambria Math" w:hAnsi="Cambria Math"/>
                      <w:i/>
                      <w:sz w:val="20"/>
                      <w:szCs w:val="20"/>
                      <w:shd w:val="clear" w:color="auto" w:fill="FFFFFF"/>
                      <w:lang w:eastAsia="zh-CN"/>
                    </w:rPr>
                  </m:ctrlPr>
                </m:sSubSupPr>
                <m:e>
                  <m:r>
                    <m:rPr>
                      <m:sty m:val="b"/>
                    </m:rPr>
                    <w:rPr>
                      <w:rFonts w:ascii="Cambria Math" w:hAnsi="Cambria Math"/>
                      <w:sz w:val="20"/>
                      <w:szCs w:val="20"/>
                      <w:shd w:val="clear" w:color="auto" w:fill="FFFFFF"/>
                      <w:lang w:eastAsia="zh-CN"/>
                    </w:rPr>
                    <m:t>Φ</m:t>
                  </m:r>
                  <m:ctrlPr>
                    <w:rPr>
                      <w:rFonts w:ascii="Cambria Math" w:hAnsi="Cambria Math"/>
                      <w:sz w:val="20"/>
                      <w:szCs w:val="20"/>
                      <w:shd w:val="clear" w:color="auto" w:fill="FFFFFF"/>
                      <w:lang w:eastAsia="zh-CN"/>
                    </w:rPr>
                  </m:ctrlPr>
                </m:e>
                <m:sub>
                  <m:r>
                    <w:rPr>
                      <w:rFonts w:ascii="Cambria Math" w:hAnsi="Cambria Math"/>
                      <w:sz w:val="20"/>
                      <w:szCs w:val="20"/>
                      <w:shd w:val="clear" w:color="auto" w:fill="FFFFFF"/>
                      <w:lang w:eastAsia="zh-CN"/>
                    </w:rPr>
                    <m:t>l</m:t>
                  </m:r>
                </m:sub>
                <m:sup>
                  <m:r>
                    <m:rPr>
                      <m:nor/>
                    </m:rPr>
                    <w:rPr>
                      <w:rFonts w:ascii="Cambria Math" w:hAnsi="Cambria Math"/>
                      <w:sz w:val="20"/>
                      <w:szCs w:val="20"/>
                      <w:shd w:val="clear" w:color="auto" w:fill="FFFFFF"/>
                      <w:lang w:eastAsia="zh-CN"/>
                    </w:rPr>
                    <m:t>T</m:t>
                  </m:r>
                </m:sup>
              </m:sSubSup>
              <m:sSub>
                <m:sSubPr>
                  <m:ctrlPr>
                    <w:rPr>
                      <w:rFonts w:ascii="Cambria Math" w:hAnsi="Cambria Math"/>
                      <w:b/>
                      <w:i/>
                      <w:sz w:val="20"/>
                      <w:szCs w:val="20"/>
                      <w:shd w:val="clear" w:color="auto" w:fill="FFFFFF"/>
                    </w:rPr>
                  </m:ctrlPr>
                </m:sSubPr>
                <m:e>
                  <m:r>
                    <m:rPr>
                      <m:sty m:val="b"/>
                    </m:rPr>
                    <w:rPr>
                      <w:rFonts w:ascii="Cambria Math" w:hAnsi="Cambria Math"/>
                      <w:sz w:val="20"/>
                      <w:szCs w:val="20"/>
                      <w:shd w:val="clear" w:color="auto" w:fill="FFFFFF"/>
                    </w:rPr>
                    <m:t>x</m:t>
                  </m:r>
                </m:e>
                <m:sub>
                  <m:r>
                    <w:rPr>
                      <w:rFonts w:ascii="Cambria Math" w:hAnsi="Cambria Math"/>
                      <w:sz w:val="20"/>
                      <w:szCs w:val="20"/>
                      <w:shd w:val="clear" w:color="auto" w:fill="FFFFFF"/>
                    </w:rPr>
                    <m:t>l</m:t>
                  </m:r>
                </m:sub>
              </m:sSub>
              <m:sSup>
                <m:sSupPr>
                  <m:ctrlPr>
                    <w:rPr>
                      <w:rFonts w:ascii="Cambria Math" w:hAnsi="Cambria Math"/>
                      <w:i/>
                      <w:sz w:val="20"/>
                      <w:szCs w:val="20"/>
                      <w:shd w:val="clear" w:color="auto" w:fill="FFFFFF"/>
                    </w:rPr>
                  </m:ctrlPr>
                </m:sSupPr>
                <m:e>
                  <m:r>
                    <m:rPr>
                      <m:sty m:val="b"/>
                    </m:rPr>
                    <w:rPr>
                      <w:rFonts w:ascii="Cambria Math" w:hAnsi="Cambria Math"/>
                      <w:sz w:val="20"/>
                      <w:szCs w:val="20"/>
                      <w:shd w:val="clear" w:color="auto" w:fill="FFFFFF"/>
                    </w:rPr>
                    <m:t>w</m:t>
                  </m:r>
                </m:e>
                <m:sup>
                  <m:r>
                    <w:rPr>
                      <w:rFonts w:ascii="Cambria Math" w:hAnsi="Cambria Math"/>
                      <w:sz w:val="20"/>
                      <w:szCs w:val="20"/>
                      <w:shd w:val="clear" w:color="auto" w:fill="FFFFFF"/>
                    </w:rPr>
                    <m:t>(j)</m:t>
                  </m:r>
                </m:sup>
              </m:sSup>
              <m:r>
                <w:rPr>
                  <w:rFonts w:ascii="Cambria Math" w:hAnsi="Cambria Math"/>
                  <w:sz w:val="20"/>
                  <w:szCs w:val="20"/>
                  <w:shd w:val="clear" w:color="auto" w:fill="FFFFFF"/>
                  <w:lang w:eastAsia="zh-CN"/>
                </w:rPr>
                <m:t>+</m:t>
              </m:r>
              <m:sSubSup>
                <m:sSubSupPr>
                  <m:ctrlPr>
                    <w:rPr>
                      <w:rFonts w:ascii="Cambria Math" w:hAnsi="Cambria Math"/>
                      <w:i/>
                      <w:sz w:val="20"/>
                      <w:szCs w:val="20"/>
                      <w:shd w:val="clear" w:color="auto" w:fill="FFFFFF"/>
                      <w:lang w:eastAsia="zh-CN"/>
                    </w:rPr>
                  </m:ctrlPr>
                </m:sSubSupPr>
                <m:e>
                  <m:r>
                    <m:rPr>
                      <m:sty m:val="b"/>
                    </m:rPr>
                    <w:rPr>
                      <w:rFonts w:ascii="Cambria Math" w:hAnsi="Cambria Math"/>
                      <w:sz w:val="20"/>
                      <w:szCs w:val="20"/>
                      <w:shd w:val="clear" w:color="auto" w:fill="FFFFFF"/>
                      <w:lang w:eastAsia="zh-CN"/>
                    </w:rPr>
                    <m:t>C</m:t>
                  </m:r>
                </m:e>
                <m:sub>
                  <m:r>
                    <m:rPr>
                      <m:sty m:val="p"/>
                    </m:rPr>
                    <w:rPr>
                      <w:rFonts w:ascii="Cambria Math" w:hAnsi="Cambria Math"/>
                      <w:sz w:val="20"/>
                      <w:szCs w:val="20"/>
                      <w:shd w:val="clear" w:color="auto" w:fill="FFFFFF"/>
                      <w:lang w:eastAsia="zh-CN"/>
                    </w:rPr>
                    <m:t>Γ</m:t>
                  </m:r>
                </m:sub>
                <m:sup>
                  <m:r>
                    <w:rPr>
                      <w:rFonts w:ascii="Cambria Math" w:hAnsi="Cambria Math"/>
                      <w:sz w:val="20"/>
                      <w:szCs w:val="20"/>
                      <w:shd w:val="clear" w:color="auto" w:fill="FFFFFF"/>
                      <w:lang w:eastAsia="zh-CN"/>
                    </w:rPr>
                    <m:t>-1</m:t>
                  </m:r>
                </m:sup>
              </m:sSubSup>
              <m:sSub>
                <m:sSubPr>
                  <m:ctrlPr>
                    <w:rPr>
                      <w:rFonts w:ascii="Cambria Math" w:hAnsi="Cambria Math"/>
                      <w:i/>
                      <w:sz w:val="20"/>
                      <w:szCs w:val="20"/>
                      <w:shd w:val="clear" w:color="auto" w:fill="FFFFFF"/>
                      <w:lang w:eastAsia="zh-CN"/>
                    </w:rPr>
                  </m:ctrlPr>
                </m:sSubPr>
                <m:e>
                  <m:r>
                    <m:rPr>
                      <m:sty m:val="b"/>
                    </m:rPr>
                    <w:rPr>
                      <w:rFonts w:ascii="Cambria Math" w:hAnsi="Cambria Math"/>
                      <w:sz w:val="20"/>
                      <w:szCs w:val="20"/>
                      <w:shd w:val="clear" w:color="auto" w:fill="FFFFFF"/>
                      <w:lang w:eastAsia="zh-CN"/>
                    </w:rPr>
                    <m:t>μ</m:t>
                  </m:r>
                  <m:ctrlPr>
                    <w:rPr>
                      <w:rFonts w:ascii="Cambria Math" w:hAnsi="Cambria Math"/>
                      <w:sz w:val="20"/>
                      <w:szCs w:val="20"/>
                      <w:shd w:val="clear" w:color="auto" w:fill="FFFFFF"/>
                      <w:lang w:eastAsia="zh-CN"/>
                    </w:rPr>
                  </m:ctrlPr>
                </m:e>
                <m:sub>
                  <m:r>
                    <m:rPr>
                      <m:sty m:val="p"/>
                    </m:rPr>
                    <w:rPr>
                      <w:rFonts w:ascii="Cambria Math" w:hAnsi="Cambria Math"/>
                      <w:sz w:val="20"/>
                      <w:szCs w:val="20"/>
                      <w:shd w:val="clear" w:color="auto" w:fill="FFFFFF"/>
                      <w:lang w:eastAsia="zh-CN"/>
                    </w:rPr>
                    <m:t>Γ</m:t>
                  </m:r>
                </m:sub>
              </m:sSub>
              <m:ctrlPr>
                <w:rPr>
                  <w:rFonts w:ascii="Cambria Math" w:hAnsi="Cambria Math"/>
                  <w:i/>
                  <w:sz w:val="20"/>
                  <w:szCs w:val="20"/>
                  <w:shd w:val="clear" w:color="auto" w:fill="FFFFFF"/>
                  <w:lang w:eastAsia="zh-CN"/>
                </w:rPr>
              </m:ctrlPr>
            </m:e>
          </m:d>
          <m:r>
            <w:rPr>
              <w:rFonts w:ascii="Cambria Math" w:hAnsi="Cambria Math"/>
              <w:sz w:val="20"/>
              <w:szCs w:val="20"/>
              <w:shd w:val="clear" w:color="auto" w:fill="FFFFFF"/>
              <w:lang w:eastAsia="zh-CN"/>
            </w:rPr>
            <m:t>.</m:t>
          </m:r>
        </m:oMath>
      </m:oMathPara>
    </w:p>
    <w:p w14:paraId="0F895B43" w14:textId="1DE56A96" w:rsidR="00F81BAA" w:rsidRDefault="00CE3A29" w:rsidP="00CE3A29">
      <w:pPr>
        <w:pStyle w:val="References"/>
        <w:numPr>
          <w:ilvl w:val="0"/>
          <w:numId w:val="0"/>
        </w:numPr>
        <w:ind w:firstLine="200"/>
        <w:jc w:val="right"/>
        <w:rPr>
          <w:rFonts w:eastAsiaTheme="minorEastAsia"/>
          <w:iCs/>
          <w:color w:val="211E1E"/>
          <w:sz w:val="20"/>
          <w:szCs w:val="20"/>
          <w:lang w:eastAsia="zh-CN"/>
        </w:rPr>
      </w:pPr>
      <w:r>
        <w:rPr>
          <w:rFonts w:eastAsiaTheme="minorEastAsia" w:hint="eastAsia"/>
          <w:iCs/>
          <w:color w:val="211E1E"/>
          <w:sz w:val="20"/>
          <w:szCs w:val="20"/>
          <w:lang w:eastAsia="zh-CN"/>
        </w:rPr>
        <w:t>(</w:t>
      </w:r>
      <w:r>
        <w:rPr>
          <w:rFonts w:eastAsiaTheme="minorEastAsia"/>
          <w:iCs/>
          <w:color w:val="211E1E"/>
          <w:sz w:val="20"/>
          <w:szCs w:val="20"/>
          <w:lang w:eastAsia="zh-CN"/>
        </w:rPr>
        <w:t>C5)</w:t>
      </w:r>
    </w:p>
    <w:p w14:paraId="0536AE66" w14:textId="221867A2" w:rsidR="00CE3A29" w:rsidRDefault="006E47D3" w:rsidP="00CE3A29">
      <w:pPr>
        <w:pStyle w:val="References"/>
        <w:numPr>
          <w:ilvl w:val="0"/>
          <w:numId w:val="0"/>
        </w:numPr>
        <w:ind w:firstLine="200"/>
        <w:rPr>
          <w:rFonts w:eastAsiaTheme="minorEastAsia"/>
          <w:iCs/>
          <w:color w:val="211E1E"/>
          <w:sz w:val="20"/>
          <w:szCs w:val="20"/>
          <w:lang w:eastAsia="zh-CN"/>
        </w:rPr>
      </w:pPr>
      <w:r>
        <w:rPr>
          <w:rFonts w:eastAsiaTheme="minorEastAsia" w:hint="eastAsia"/>
          <w:iCs/>
          <w:color w:val="211E1E"/>
          <w:sz w:val="20"/>
          <w:szCs w:val="20"/>
          <w:lang w:eastAsia="zh-CN"/>
        </w:rPr>
        <w:t>a</w:t>
      </w:r>
      <w:r>
        <w:rPr>
          <w:rFonts w:eastAsiaTheme="minorEastAsia"/>
          <w:iCs/>
          <w:color w:val="211E1E"/>
          <w:sz w:val="20"/>
          <w:szCs w:val="20"/>
          <w:lang w:eastAsia="zh-CN"/>
        </w:rPr>
        <w:t xml:space="preserve">nd thus obtain </w:t>
      </w:r>
      <m:oMath>
        <m:sSub>
          <m:sSubPr>
            <m:ctrlPr>
              <w:rPr>
                <w:rFonts w:ascii="Cambria Math" w:eastAsiaTheme="minorEastAsia" w:hAnsi="Cambria Math"/>
                <w:i/>
                <w:iCs/>
                <w:color w:val="211E1E"/>
                <w:sz w:val="20"/>
                <w:szCs w:val="20"/>
                <w:lang w:eastAsia="zh-CN"/>
              </w:rPr>
            </m:ctrlPr>
          </m:sSubPr>
          <m:e>
            <m:r>
              <m:rPr>
                <m:sty m:val="p"/>
              </m:rPr>
              <w:rPr>
                <w:rFonts w:ascii="Cambria Math" w:eastAsiaTheme="minorEastAsia" w:hAnsi="Cambria Math"/>
                <w:color w:val="211E1E"/>
                <w:sz w:val="20"/>
                <w:szCs w:val="20"/>
                <w:lang w:eastAsia="zh-CN"/>
              </w:rPr>
              <m:t>E</m:t>
            </m:r>
          </m:e>
          <m:sub>
            <m:sSub>
              <m:sSubPr>
                <m:ctrlPr>
                  <w:rPr>
                    <w:rFonts w:ascii="Cambria Math" w:eastAsiaTheme="minorEastAsia" w:hAnsi="Cambria Math"/>
                    <w:bCs/>
                    <w:iCs/>
                    <w:color w:val="211E1E"/>
                    <w:sz w:val="20"/>
                    <w:szCs w:val="20"/>
                    <w:lang w:eastAsia="zh-CN"/>
                  </w:rPr>
                </m:ctrlPr>
              </m:sSubPr>
              <m:e>
                <m:r>
                  <m:rPr>
                    <m:sty m:val="b"/>
                  </m:rPr>
                  <w:rPr>
                    <w:rFonts w:ascii="Cambria Math" w:eastAsiaTheme="minorEastAsia" w:hAnsi="Cambria Math"/>
                    <w:color w:val="211E1E"/>
                    <w:sz w:val="20"/>
                    <w:szCs w:val="20"/>
                    <w:lang w:eastAsia="zh-CN"/>
                  </w:rPr>
                  <m:t>Γ</m:t>
                </m:r>
                <m:ctrlPr>
                  <w:rPr>
                    <w:rFonts w:ascii="Cambria Math" w:eastAsiaTheme="minorEastAsia" w:hAnsi="Cambria Math"/>
                    <w:b/>
                    <w:bCs/>
                    <w:iCs/>
                    <w:color w:val="211E1E"/>
                    <w:sz w:val="20"/>
                    <w:szCs w:val="20"/>
                    <w:lang w:eastAsia="zh-CN"/>
                  </w:rPr>
                </m:ctrlPr>
              </m:e>
              <m:sub>
                <m:r>
                  <w:rPr>
                    <w:rFonts w:ascii="Cambria Math" w:eastAsiaTheme="minorEastAsia" w:hAnsi="Cambria Math"/>
                    <w:color w:val="211E1E"/>
                    <w:sz w:val="20"/>
                    <w:szCs w:val="20"/>
                    <w:lang w:eastAsia="zh-CN"/>
                  </w:rPr>
                  <m:t>l</m:t>
                </m:r>
              </m:sub>
            </m:sSub>
            <m:r>
              <m:rPr>
                <m:sty m:val="p"/>
              </m:rPr>
              <w:rPr>
                <w:rFonts w:ascii="Cambria Math" w:eastAsiaTheme="minorEastAsia" w:hAnsi="Cambria Math"/>
                <w:color w:val="211E1E"/>
                <w:sz w:val="20"/>
                <w:szCs w:val="20"/>
                <w:lang w:eastAsia="zh-CN"/>
              </w:rPr>
              <m:t>|</m:t>
            </m:r>
            <m:sSubSup>
              <m:sSubSupPr>
                <m:ctrlPr>
                  <w:rPr>
                    <w:rFonts w:ascii="Cambria Math" w:eastAsiaTheme="minorEastAsia" w:hAnsi="Cambria Math"/>
                    <w:bCs/>
                    <w:i/>
                    <w:iCs/>
                    <w:color w:val="211E1E"/>
                    <w:sz w:val="20"/>
                    <w:szCs w:val="20"/>
                    <w:lang w:eastAsia="zh-CN"/>
                  </w:rPr>
                </m:ctrlPr>
              </m:sSubSupPr>
              <m:e>
                <m:r>
                  <m:rPr>
                    <m:sty m:val="b"/>
                  </m:rPr>
                  <w:rPr>
                    <w:rFonts w:ascii="Cambria Math" w:eastAsiaTheme="minorEastAsia" w:hAnsi="Cambria Math"/>
                    <w:color w:val="211E1E"/>
                    <w:sz w:val="20"/>
                    <w:szCs w:val="20"/>
                    <w:lang w:eastAsia="zh-CN"/>
                  </w:rPr>
                  <m:t>h</m:t>
                </m:r>
              </m:e>
              <m:sub>
                <m:r>
                  <w:rPr>
                    <w:rFonts w:ascii="Cambria Math" w:eastAsiaTheme="minorEastAsia" w:hAnsi="Cambria Math"/>
                    <w:color w:val="211E1E"/>
                    <w:sz w:val="20"/>
                    <w:szCs w:val="20"/>
                    <w:lang w:eastAsia="zh-CN"/>
                  </w:rPr>
                  <m:t>l</m:t>
                </m:r>
              </m:sub>
              <m:sup>
                <m:r>
                  <w:rPr>
                    <w:rFonts w:ascii="Cambria Math" w:eastAsiaTheme="minorEastAsia" w:hAnsi="Cambria Math"/>
                    <w:color w:val="211E1E"/>
                    <w:sz w:val="20"/>
                    <w:szCs w:val="20"/>
                    <w:lang w:eastAsia="zh-CN"/>
                  </w:rPr>
                  <m:t>(j)</m:t>
                </m:r>
              </m:sup>
            </m:sSubSup>
            <m:r>
              <m:rPr>
                <m:sty m:val="p"/>
              </m:rPr>
              <w:rPr>
                <w:rFonts w:ascii="Cambria Math" w:eastAsiaTheme="minorEastAsia" w:hAnsi="Cambria Math"/>
                <w:color w:val="211E1E"/>
                <w:sz w:val="20"/>
                <w:szCs w:val="20"/>
                <w:lang w:eastAsia="zh-CN"/>
              </w:rPr>
              <m:t>,</m:t>
            </m:r>
            <m:sSup>
              <m:sSupPr>
                <m:ctrlPr>
                  <w:rPr>
                    <w:rFonts w:ascii="Cambria Math" w:eastAsiaTheme="minorEastAsia" w:hAnsi="Cambria Math"/>
                    <w:iCs/>
                    <w:color w:val="211E1E"/>
                    <w:sz w:val="20"/>
                    <w:szCs w:val="20"/>
                    <w:lang w:eastAsia="zh-CN"/>
                  </w:rPr>
                </m:ctrlPr>
              </m:sSupPr>
              <m:e>
                <m:r>
                  <m:rPr>
                    <m:sty m:val="b"/>
                  </m:rPr>
                  <w:rPr>
                    <w:rFonts w:ascii="Cambria Math" w:eastAsiaTheme="minorEastAsia" w:hAnsi="Cambria Math"/>
                    <w:color w:val="211E1E"/>
                    <w:sz w:val="20"/>
                    <w:szCs w:val="20"/>
                    <w:lang w:eastAsia="zh-CN"/>
                  </w:rPr>
                  <m:t>Θ</m:t>
                </m:r>
              </m:e>
              <m:sup>
                <m:d>
                  <m:dPr>
                    <m:ctrlPr>
                      <w:rPr>
                        <w:rFonts w:ascii="Cambria Math" w:eastAsiaTheme="minorEastAsia" w:hAnsi="Cambria Math"/>
                        <w:i/>
                        <w:iCs/>
                        <w:color w:val="211E1E"/>
                        <w:sz w:val="20"/>
                        <w:szCs w:val="20"/>
                        <w:lang w:eastAsia="zh-CN"/>
                      </w:rPr>
                    </m:ctrlPr>
                  </m:dPr>
                  <m:e>
                    <m:r>
                      <w:rPr>
                        <w:rFonts w:ascii="Cambria Math" w:eastAsiaTheme="minorEastAsia" w:hAnsi="Cambria Math"/>
                        <w:color w:val="211E1E"/>
                        <w:sz w:val="20"/>
                        <w:szCs w:val="20"/>
                        <w:lang w:eastAsia="zh-CN"/>
                      </w:rPr>
                      <m:t>j</m:t>
                    </m:r>
                  </m:e>
                </m:d>
              </m:sup>
            </m:sSup>
          </m:sub>
        </m:sSub>
        <m:func>
          <m:funcPr>
            <m:ctrlPr>
              <w:rPr>
                <w:rFonts w:ascii="Cambria Math" w:eastAsiaTheme="minorEastAsia" w:hAnsi="Cambria Math"/>
                <w:iCs/>
                <w:color w:val="211E1E"/>
                <w:sz w:val="20"/>
                <w:szCs w:val="20"/>
                <w:lang w:eastAsia="zh-CN"/>
              </w:rPr>
            </m:ctrlPr>
          </m:funcPr>
          <m:fName>
            <m:r>
              <m:rPr>
                <m:sty m:val="p"/>
              </m:rPr>
              <w:rPr>
                <w:rFonts w:ascii="Cambria Math" w:eastAsiaTheme="minorEastAsia" w:hAnsi="Cambria Math"/>
                <w:color w:val="211E1E"/>
                <w:sz w:val="20"/>
                <w:szCs w:val="20"/>
                <w:lang w:eastAsia="zh-CN"/>
              </w:rPr>
              <m:t>ln</m:t>
            </m:r>
            <m:ctrlPr>
              <w:rPr>
                <w:rFonts w:ascii="Cambria Math" w:eastAsiaTheme="minorEastAsia" w:hAnsi="Cambria Math"/>
                <w:i/>
                <w:iCs/>
                <w:color w:val="211E1E"/>
                <w:sz w:val="20"/>
                <w:szCs w:val="20"/>
                <w:lang w:eastAsia="zh-CN"/>
              </w:rPr>
            </m:ctrlPr>
          </m:fName>
          <m:e>
            <m:r>
              <w:rPr>
                <w:rFonts w:ascii="Cambria Math" w:eastAsiaTheme="minorEastAsia" w:hAnsi="Cambria Math"/>
                <w:color w:val="211E1E"/>
                <w:sz w:val="20"/>
                <w:szCs w:val="20"/>
                <w:lang w:eastAsia="zh-CN"/>
              </w:rPr>
              <m:t>P</m:t>
            </m:r>
          </m:e>
        </m:func>
        <m:d>
          <m:dPr>
            <m:ctrlPr>
              <w:rPr>
                <w:rFonts w:ascii="Cambria Math" w:eastAsiaTheme="minorEastAsia" w:hAnsi="Cambria Math"/>
                <w:i/>
                <w:iCs/>
                <w:color w:val="211E1E"/>
                <w:sz w:val="20"/>
                <w:szCs w:val="20"/>
                <w:lang w:eastAsia="zh-CN"/>
              </w:rPr>
            </m:ctrlPr>
          </m:dPr>
          <m:e>
            <m:sSubSup>
              <m:sSubSupPr>
                <m:ctrlPr>
                  <w:rPr>
                    <w:rFonts w:ascii="Cambria Math" w:eastAsiaTheme="minorEastAsia" w:hAnsi="Cambria Math"/>
                    <w:i/>
                    <w:iCs/>
                    <w:color w:val="211E1E"/>
                    <w:sz w:val="20"/>
                    <w:szCs w:val="20"/>
                    <w:lang w:eastAsia="zh-CN"/>
                  </w:rPr>
                </m:ctrlPr>
              </m:sSubSupPr>
              <m:e>
                <m:r>
                  <m:rPr>
                    <m:sty m:val="b"/>
                  </m:rPr>
                  <w:rPr>
                    <w:rFonts w:ascii="Cambria Math" w:eastAsiaTheme="minorEastAsia" w:hAnsi="Cambria Math"/>
                    <w:color w:val="211E1E"/>
                    <w:sz w:val="20"/>
                    <w:szCs w:val="20"/>
                    <w:lang w:eastAsia="zh-CN"/>
                  </w:rPr>
                  <m:t>h</m:t>
                </m:r>
              </m:e>
              <m:sub>
                <m:r>
                  <w:rPr>
                    <w:rFonts w:ascii="Cambria Math" w:eastAsiaTheme="minorEastAsia" w:hAnsi="Cambria Math"/>
                    <w:color w:val="211E1E"/>
                    <w:sz w:val="20"/>
                    <w:szCs w:val="20"/>
                    <w:lang w:eastAsia="zh-CN"/>
                  </w:rPr>
                  <m:t>l</m:t>
                </m:r>
              </m:sub>
              <m:sup>
                <m:r>
                  <w:rPr>
                    <w:rFonts w:ascii="Cambria Math" w:eastAsiaTheme="minorEastAsia" w:hAnsi="Cambria Math"/>
                    <w:color w:val="211E1E"/>
                    <w:sz w:val="20"/>
                    <w:szCs w:val="20"/>
                    <w:lang w:eastAsia="zh-CN"/>
                  </w:rPr>
                  <m:t>(j)</m:t>
                </m:r>
              </m:sup>
            </m:sSubSup>
            <m:r>
              <w:rPr>
                <w:rFonts w:ascii="Cambria Math" w:eastAsiaTheme="minorEastAsia" w:hAnsi="Cambria Math"/>
                <w:color w:val="211E1E"/>
                <w:sz w:val="20"/>
                <w:szCs w:val="20"/>
                <w:lang w:eastAsia="zh-CN"/>
              </w:rPr>
              <m:t>,</m:t>
            </m:r>
            <m:sSub>
              <m:sSubPr>
                <m:ctrlPr>
                  <w:rPr>
                    <w:rFonts w:ascii="Cambria Math" w:eastAsiaTheme="minorEastAsia" w:hAnsi="Cambria Math"/>
                    <w:bCs/>
                    <w:i/>
                    <w:iCs/>
                    <w:color w:val="211E1E"/>
                    <w:sz w:val="20"/>
                    <w:szCs w:val="20"/>
                    <w:lang w:eastAsia="zh-CN"/>
                  </w:rPr>
                </m:ctrlPr>
              </m:sSubPr>
              <m:e>
                <m:r>
                  <m:rPr>
                    <m:sty m:val="b"/>
                  </m:rPr>
                  <w:rPr>
                    <w:rFonts w:ascii="Cambria Math" w:eastAsiaTheme="minorEastAsia" w:hAnsi="Cambria Math"/>
                    <w:color w:val="211E1E"/>
                    <w:sz w:val="20"/>
                    <w:szCs w:val="20"/>
                    <w:lang w:eastAsia="zh-CN"/>
                  </w:rPr>
                  <m:t>Γ</m:t>
                </m:r>
              </m:e>
              <m:sub>
                <m:r>
                  <w:rPr>
                    <w:rFonts w:ascii="Cambria Math" w:eastAsiaTheme="minorEastAsia" w:hAnsi="Cambria Math"/>
                    <w:color w:val="211E1E"/>
                    <w:sz w:val="20"/>
                    <w:szCs w:val="20"/>
                    <w:lang w:eastAsia="zh-CN"/>
                  </w:rPr>
                  <m:t>l</m:t>
                </m:r>
              </m:sub>
            </m:sSub>
          </m:e>
          <m:e>
            <m:r>
              <m:rPr>
                <m:sty m:val="b"/>
              </m:rPr>
              <w:rPr>
                <w:rFonts w:ascii="Cambria Math" w:eastAsiaTheme="minorEastAsia" w:hAnsi="Cambria Math"/>
                <w:color w:val="211E1E"/>
                <w:sz w:val="20"/>
                <w:szCs w:val="20"/>
                <w:lang w:eastAsia="zh-CN"/>
              </w:rPr>
              <m:t>Θ</m:t>
            </m:r>
          </m:e>
        </m:d>
      </m:oMath>
      <w:r w:rsidR="0037552B">
        <w:rPr>
          <w:rFonts w:eastAsiaTheme="minorEastAsia"/>
          <w:iCs/>
          <w:color w:val="211E1E"/>
          <w:sz w:val="20"/>
          <w:szCs w:val="20"/>
          <w:lang w:eastAsia="zh-CN"/>
        </w:rPr>
        <w:t xml:space="preserve"> in </w:t>
      </w:r>
      <w:r>
        <w:rPr>
          <w:rFonts w:eastAsiaTheme="minorEastAsia"/>
          <w:iCs/>
          <w:color w:val="211E1E"/>
          <w:sz w:val="20"/>
          <w:szCs w:val="20"/>
          <w:lang w:eastAsia="zh-CN"/>
        </w:rPr>
        <w:t>(13</w:t>
      </w:r>
      <w:r w:rsidR="0070408B">
        <w:rPr>
          <w:rFonts w:eastAsiaTheme="minorEastAsia"/>
          <w:iCs/>
          <w:color w:val="211E1E"/>
          <w:sz w:val="20"/>
          <w:szCs w:val="20"/>
          <w:lang w:eastAsia="zh-CN"/>
        </w:rPr>
        <w:t>b</w:t>
      </w:r>
      <w:r>
        <w:rPr>
          <w:rFonts w:eastAsiaTheme="minorEastAsia"/>
          <w:iCs/>
          <w:color w:val="211E1E"/>
          <w:sz w:val="20"/>
          <w:szCs w:val="20"/>
          <w:lang w:eastAsia="zh-CN"/>
        </w:rPr>
        <w:t>)</w:t>
      </w:r>
      <w:r w:rsidR="0037552B">
        <w:rPr>
          <w:rFonts w:eastAsiaTheme="minorEastAsia"/>
          <w:iCs/>
          <w:color w:val="211E1E"/>
          <w:sz w:val="20"/>
          <w:szCs w:val="20"/>
          <w:lang w:eastAsia="zh-CN"/>
        </w:rPr>
        <w:t>.</w:t>
      </w:r>
    </w:p>
    <w:p w14:paraId="1295156C" w14:textId="0BC073A5" w:rsidR="00CE3A29" w:rsidRDefault="00CE3A29" w:rsidP="006E47D3">
      <w:pPr>
        <w:pStyle w:val="References"/>
        <w:numPr>
          <w:ilvl w:val="0"/>
          <w:numId w:val="0"/>
        </w:numPr>
        <w:ind w:firstLine="400"/>
        <w:rPr>
          <w:rFonts w:eastAsiaTheme="minorEastAsia"/>
          <w:iCs/>
          <w:color w:val="211E1E"/>
          <w:sz w:val="20"/>
          <w:szCs w:val="20"/>
          <w:lang w:eastAsia="zh-CN"/>
        </w:rPr>
      </w:pPr>
      <w:r>
        <w:rPr>
          <w:rFonts w:eastAsiaTheme="minorEastAsia" w:hint="eastAsia"/>
          <w:iCs/>
          <w:color w:val="211E1E"/>
          <w:sz w:val="20"/>
          <w:szCs w:val="20"/>
          <w:lang w:eastAsia="zh-CN"/>
        </w:rPr>
        <w:t>F</w:t>
      </w:r>
      <w:r>
        <w:rPr>
          <w:rFonts w:eastAsiaTheme="minorEastAsia"/>
          <w:iCs/>
          <w:color w:val="211E1E"/>
          <w:sz w:val="20"/>
          <w:szCs w:val="20"/>
          <w:lang w:eastAsia="zh-CN"/>
        </w:rPr>
        <w:t>inally</w:t>
      </w:r>
      <w:r w:rsidR="001F2814">
        <w:rPr>
          <w:rFonts w:eastAsiaTheme="minorEastAsia"/>
          <w:iCs/>
          <w:color w:val="211E1E"/>
          <w:sz w:val="20"/>
          <w:szCs w:val="20"/>
          <w:lang w:eastAsia="zh-CN"/>
        </w:rPr>
        <w:t xml:space="preserve">, the </w:t>
      </w:r>
      <w:bookmarkStart w:id="312" w:name="_Hlk94641919"/>
      <m:oMath>
        <m:r>
          <m:rPr>
            <m:sty m:val="p"/>
          </m:rPr>
          <w:rPr>
            <w:rFonts w:ascii="Cambria Math" w:hAnsi="Cambria Math"/>
            <w:sz w:val="20"/>
            <w:szCs w:val="20"/>
            <w:shd w:val="clear" w:color="auto" w:fill="FFFFFF"/>
            <w:lang w:eastAsia="zh-CN"/>
          </w:rPr>
          <m:t>Q</m:t>
        </m:r>
        <m:d>
          <m:dPr>
            <m:ctrlPr>
              <w:rPr>
                <w:rFonts w:ascii="Cambria Math" w:hAnsi="Cambria Math"/>
                <w:sz w:val="20"/>
                <w:szCs w:val="20"/>
                <w:shd w:val="clear" w:color="auto" w:fill="FFFFFF"/>
                <w:lang w:eastAsia="zh-CN"/>
              </w:rPr>
            </m:ctrlPr>
          </m:dPr>
          <m:e>
            <m:r>
              <m:rPr>
                <m:sty m:val="b"/>
              </m:rPr>
              <w:rPr>
                <w:rFonts w:ascii="Cambria Math" w:hAnsi="Cambria Math" w:hint="eastAsia"/>
                <w:sz w:val="20"/>
                <w:szCs w:val="20"/>
                <w:shd w:val="clear" w:color="auto" w:fill="FFFFFF"/>
                <w:lang w:eastAsia="zh-CN"/>
              </w:rPr>
              <m:t>Θ</m:t>
            </m:r>
            <m:r>
              <m:rPr>
                <m:sty m:val="p"/>
              </m:rPr>
              <w:rPr>
                <w:rFonts w:ascii="Cambria Math" w:hAnsi="Cambria Math"/>
                <w:sz w:val="20"/>
                <w:szCs w:val="20"/>
                <w:shd w:val="clear" w:color="auto" w:fill="FFFFFF"/>
                <w:lang w:eastAsia="zh-CN"/>
              </w:rPr>
              <m:t>,</m:t>
            </m:r>
            <m:sSup>
              <m:sSupPr>
                <m:ctrlPr>
                  <w:rPr>
                    <w:rFonts w:ascii="Cambria Math" w:hAnsi="Cambria Math"/>
                    <w:sz w:val="20"/>
                    <w:szCs w:val="20"/>
                    <w:shd w:val="clear" w:color="auto" w:fill="FFFFFF"/>
                    <w:lang w:eastAsia="zh-CN"/>
                  </w:rPr>
                </m:ctrlPr>
              </m:sSupPr>
              <m:e>
                <m:r>
                  <m:rPr>
                    <m:sty m:val="b"/>
                  </m:rPr>
                  <w:rPr>
                    <w:rFonts w:ascii="Cambria Math" w:hAnsi="Cambria Math" w:hint="eastAsia"/>
                    <w:sz w:val="20"/>
                    <w:szCs w:val="20"/>
                    <w:shd w:val="clear" w:color="auto" w:fill="FFFFFF"/>
                    <w:lang w:eastAsia="zh-CN"/>
                  </w:rPr>
                  <m:t>Θ</m:t>
                </m:r>
              </m:e>
              <m:sup>
                <m:d>
                  <m:dPr>
                    <m:ctrlPr>
                      <w:rPr>
                        <w:rFonts w:ascii="Cambria Math" w:hAnsi="Cambria Math"/>
                        <w:i/>
                        <w:iCs/>
                        <w:sz w:val="20"/>
                        <w:szCs w:val="20"/>
                        <w:shd w:val="clear" w:color="auto" w:fill="FFFFFF"/>
                        <w:lang w:eastAsia="zh-CN"/>
                      </w:rPr>
                    </m:ctrlPr>
                  </m:dPr>
                  <m:e>
                    <m:r>
                      <w:rPr>
                        <w:rFonts w:ascii="Cambria Math" w:hAnsi="Cambria Math"/>
                        <w:sz w:val="20"/>
                        <w:szCs w:val="20"/>
                        <w:shd w:val="clear" w:color="auto" w:fill="FFFFFF"/>
                        <w:lang w:eastAsia="zh-CN"/>
                      </w:rPr>
                      <m:t>j</m:t>
                    </m:r>
                  </m:e>
                </m:d>
              </m:sup>
            </m:sSup>
          </m:e>
        </m:d>
      </m:oMath>
      <w:bookmarkEnd w:id="312"/>
      <w:r w:rsidR="001F2814">
        <w:rPr>
          <w:rFonts w:eastAsiaTheme="minorEastAsia" w:hint="eastAsia"/>
          <w:sz w:val="20"/>
          <w:szCs w:val="20"/>
          <w:shd w:val="clear" w:color="auto" w:fill="FFFFFF"/>
          <w:lang w:eastAsia="zh-CN"/>
        </w:rPr>
        <w:t xml:space="preserve"> </w:t>
      </w:r>
      <w:r w:rsidR="002E6F26">
        <w:rPr>
          <w:rFonts w:eastAsiaTheme="minorEastAsia"/>
          <w:sz w:val="20"/>
          <w:szCs w:val="20"/>
          <w:shd w:val="clear" w:color="auto" w:fill="FFFFFF"/>
          <w:lang w:eastAsia="zh-CN"/>
        </w:rPr>
        <w:t>can</w:t>
      </w:r>
      <w:r w:rsidR="001F2814">
        <w:rPr>
          <w:rFonts w:eastAsiaTheme="minorEastAsia"/>
          <w:sz w:val="20"/>
          <w:szCs w:val="20"/>
          <w:shd w:val="clear" w:color="auto" w:fill="FFFFFF"/>
          <w:lang w:eastAsia="zh-CN"/>
        </w:rPr>
        <w:t xml:space="preserve"> be </w:t>
      </w:r>
      <w:r w:rsidR="00E80760">
        <w:rPr>
          <w:rFonts w:eastAsiaTheme="minorEastAsia"/>
          <w:sz w:val="20"/>
          <w:szCs w:val="20"/>
          <w:shd w:val="clear" w:color="auto" w:fill="FFFFFF"/>
          <w:lang w:eastAsia="zh-CN"/>
        </w:rPr>
        <w:t xml:space="preserve">acquired by adding </w:t>
      </w:r>
      <m:oMath>
        <m:sSub>
          <m:sSubPr>
            <m:ctrlPr>
              <w:rPr>
                <w:rFonts w:ascii="Cambria Math" w:eastAsiaTheme="minorEastAsia" w:hAnsi="Cambria Math"/>
                <w:i/>
                <w:iCs/>
                <w:color w:val="211E1E"/>
                <w:sz w:val="20"/>
                <w:szCs w:val="20"/>
                <w:lang w:eastAsia="zh-CN"/>
              </w:rPr>
            </m:ctrlPr>
          </m:sSubPr>
          <m:e>
            <m:r>
              <m:rPr>
                <m:sty m:val="p"/>
              </m:rPr>
              <w:rPr>
                <w:rFonts w:ascii="Cambria Math" w:eastAsiaTheme="minorEastAsia" w:hAnsi="Cambria Math"/>
                <w:color w:val="211E1E"/>
                <w:sz w:val="20"/>
                <w:szCs w:val="20"/>
                <w:lang w:eastAsia="zh-CN"/>
              </w:rPr>
              <m:t>E</m:t>
            </m:r>
          </m:e>
          <m:sub>
            <m:sSub>
              <m:sSubPr>
                <m:ctrlPr>
                  <w:rPr>
                    <w:rFonts w:ascii="Cambria Math" w:eastAsiaTheme="minorEastAsia" w:hAnsi="Cambria Math"/>
                    <w:bCs/>
                    <w:iCs/>
                    <w:color w:val="211E1E"/>
                    <w:sz w:val="20"/>
                    <w:szCs w:val="20"/>
                    <w:lang w:eastAsia="zh-CN"/>
                  </w:rPr>
                </m:ctrlPr>
              </m:sSubPr>
              <m:e>
                <m:r>
                  <m:rPr>
                    <m:sty m:val="b"/>
                  </m:rPr>
                  <w:rPr>
                    <w:rFonts w:ascii="Cambria Math" w:eastAsiaTheme="minorEastAsia" w:hAnsi="Cambria Math"/>
                    <w:color w:val="211E1E"/>
                    <w:sz w:val="20"/>
                    <w:szCs w:val="20"/>
                    <w:lang w:eastAsia="zh-CN"/>
                  </w:rPr>
                  <m:t>Γ</m:t>
                </m:r>
                <m:ctrlPr>
                  <w:rPr>
                    <w:rFonts w:ascii="Cambria Math" w:eastAsiaTheme="minorEastAsia" w:hAnsi="Cambria Math"/>
                    <w:b/>
                    <w:bCs/>
                    <w:iCs/>
                    <w:color w:val="211E1E"/>
                    <w:sz w:val="20"/>
                    <w:szCs w:val="20"/>
                    <w:lang w:eastAsia="zh-CN"/>
                  </w:rPr>
                </m:ctrlPr>
              </m:e>
              <m:sub>
                <m:r>
                  <w:rPr>
                    <w:rFonts w:ascii="Cambria Math" w:eastAsiaTheme="minorEastAsia" w:hAnsi="Cambria Math"/>
                    <w:color w:val="211E1E"/>
                    <w:sz w:val="20"/>
                    <w:szCs w:val="20"/>
                    <w:lang w:eastAsia="zh-CN"/>
                  </w:rPr>
                  <m:t>l</m:t>
                </m:r>
              </m:sub>
            </m:sSub>
            <m:r>
              <m:rPr>
                <m:sty m:val="p"/>
              </m:rPr>
              <w:rPr>
                <w:rFonts w:ascii="Cambria Math" w:eastAsiaTheme="minorEastAsia" w:hAnsi="Cambria Math"/>
                <w:color w:val="211E1E"/>
                <w:sz w:val="20"/>
                <w:szCs w:val="20"/>
                <w:lang w:eastAsia="zh-CN"/>
              </w:rPr>
              <m:t>|</m:t>
            </m:r>
            <m:sSubSup>
              <m:sSubSupPr>
                <m:ctrlPr>
                  <w:rPr>
                    <w:rFonts w:ascii="Cambria Math" w:eastAsiaTheme="minorEastAsia" w:hAnsi="Cambria Math"/>
                    <w:bCs/>
                    <w:i/>
                    <w:iCs/>
                    <w:color w:val="211E1E"/>
                    <w:sz w:val="20"/>
                    <w:szCs w:val="20"/>
                    <w:lang w:eastAsia="zh-CN"/>
                  </w:rPr>
                </m:ctrlPr>
              </m:sSubSupPr>
              <m:e>
                <m:r>
                  <m:rPr>
                    <m:sty m:val="b"/>
                  </m:rPr>
                  <w:rPr>
                    <w:rFonts w:ascii="Cambria Math" w:eastAsiaTheme="minorEastAsia" w:hAnsi="Cambria Math"/>
                    <w:color w:val="211E1E"/>
                    <w:sz w:val="20"/>
                    <w:szCs w:val="20"/>
                    <w:lang w:eastAsia="zh-CN"/>
                  </w:rPr>
                  <m:t>h</m:t>
                </m:r>
              </m:e>
              <m:sub>
                <m:r>
                  <w:rPr>
                    <w:rFonts w:ascii="Cambria Math" w:eastAsiaTheme="minorEastAsia" w:hAnsi="Cambria Math"/>
                    <w:color w:val="211E1E"/>
                    <w:sz w:val="20"/>
                    <w:szCs w:val="20"/>
                    <w:lang w:eastAsia="zh-CN"/>
                  </w:rPr>
                  <m:t>l</m:t>
                </m:r>
              </m:sub>
              <m:sup>
                <m:r>
                  <w:rPr>
                    <w:rFonts w:ascii="Cambria Math" w:eastAsiaTheme="minorEastAsia" w:hAnsi="Cambria Math"/>
                    <w:color w:val="211E1E"/>
                    <w:sz w:val="20"/>
                    <w:szCs w:val="20"/>
                    <w:lang w:eastAsia="zh-CN"/>
                  </w:rPr>
                  <m:t>(j)</m:t>
                </m:r>
              </m:sup>
            </m:sSubSup>
            <m:r>
              <m:rPr>
                <m:sty m:val="p"/>
              </m:rPr>
              <w:rPr>
                <w:rFonts w:ascii="Cambria Math" w:eastAsiaTheme="minorEastAsia" w:hAnsi="Cambria Math"/>
                <w:color w:val="211E1E"/>
                <w:sz w:val="20"/>
                <w:szCs w:val="20"/>
                <w:lang w:eastAsia="zh-CN"/>
              </w:rPr>
              <m:t>,</m:t>
            </m:r>
            <m:sSup>
              <m:sSupPr>
                <m:ctrlPr>
                  <w:rPr>
                    <w:rFonts w:ascii="Cambria Math" w:eastAsiaTheme="minorEastAsia" w:hAnsi="Cambria Math"/>
                    <w:iCs/>
                    <w:color w:val="211E1E"/>
                    <w:sz w:val="20"/>
                    <w:szCs w:val="20"/>
                    <w:lang w:eastAsia="zh-CN"/>
                  </w:rPr>
                </m:ctrlPr>
              </m:sSupPr>
              <m:e>
                <m:r>
                  <m:rPr>
                    <m:sty m:val="b"/>
                  </m:rPr>
                  <w:rPr>
                    <w:rFonts w:ascii="Cambria Math" w:eastAsiaTheme="minorEastAsia" w:hAnsi="Cambria Math"/>
                    <w:color w:val="211E1E"/>
                    <w:sz w:val="20"/>
                    <w:szCs w:val="20"/>
                    <w:lang w:eastAsia="zh-CN"/>
                  </w:rPr>
                  <m:t>Θ</m:t>
                </m:r>
              </m:e>
              <m:sup>
                <m:d>
                  <m:dPr>
                    <m:ctrlPr>
                      <w:rPr>
                        <w:rFonts w:ascii="Cambria Math" w:eastAsiaTheme="minorEastAsia" w:hAnsi="Cambria Math"/>
                        <w:i/>
                        <w:iCs/>
                        <w:color w:val="211E1E"/>
                        <w:sz w:val="20"/>
                        <w:szCs w:val="20"/>
                        <w:lang w:eastAsia="zh-CN"/>
                      </w:rPr>
                    </m:ctrlPr>
                  </m:dPr>
                  <m:e>
                    <m:r>
                      <w:rPr>
                        <w:rFonts w:ascii="Cambria Math" w:eastAsiaTheme="minorEastAsia" w:hAnsi="Cambria Math"/>
                        <w:color w:val="211E1E"/>
                        <w:sz w:val="20"/>
                        <w:szCs w:val="20"/>
                        <w:lang w:eastAsia="zh-CN"/>
                      </w:rPr>
                      <m:t>j</m:t>
                    </m:r>
                  </m:e>
                </m:d>
              </m:sup>
            </m:sSup>
          </m:sub>
        </m:sSub>
        <m:func>
          <m:funcPr>
            <m:ctrlPr>
              <w:rPr>
                <w:rFonts w:ascii="Cambria Math" w:eastAsiaTheme="minorEastAsia" w:hAnsi="Cambria Math"/>
                <w:iCs/>
                <w:color w:val="211E1E"/>
                <w:sz w:val="20"/>
                <w:szCs w:val="20"/>
                <w:lang w:eastAsia="zh-CN"/>
              </w:rPr>
            </m:ctrlPr>
          </m:funcPr>
          <m:fName>
            <m:r>
              <m:rPr>
                <m:sty m:val="p"/>
              </m:rPr>
              <w:rPr>
                <w:rFonts w:ascii="Cambria Math" w:eastAsiaTheme="minorEastAsia" w:hAnsi="Cambria Math"/>
                <w:color w:val="211E1E"/>
                <w:sz w:val="20"/>
                <w:szCs w:val="20"/>
                <w:lang w:eastAsia="zh-CN"/>
              </w:rPr>
              <m:t>ln</m:t>
            </m:r>
            <m:ctrlPr>
              <w:rPr>
                <w:rFonts w:ascii="Cambria Math" w:eastAsiaTheme="minorEastAsia" w:hAnsi="Cambria Math"/>
                <w:i/>
                <w:iCs/>
                <w:color w:val="211E1E"/>
                <w:sz w:val="20"/>
                <w:szCs w:val="20"/>
                <w:lang w:eastAsia="zh-CN"/>
              </w:rPr>
            </m:ctrlPr>
          </m:fName>
          <m:e>
            <m:r>
              <w:rPr>
                <w:rFonts w:ascii="Cambria Math" w:eastAsiaTheme="minorEastAsia" w:hAnsi="Cambria Math"/>
                <w:color w:val="211E1E"/>
                <w:sz w:val="20"/>
                <w:szCs w:val="20"/>
                <w:lang w:eastAsia="zh-CN"/>
              </w:rPr>
              <m:t>P</m:t>
            </m:r>
          </m:e>
        </m:func>
        <m:d>
          <m:dPr>
            <m:ctrlPr>
              <w:rPr>
                <w:rFonts w:ascii="Cambria Math" w:eastAsiaTheme="minorEastAsia" w:hAnsi="Cambria Math"/>
                <w:i/>
                <w:iCs/>
                <w:color w:val="211E1E"/>
                <w:sz w:val="20"/>
                <w:szCs w:val="20"/>
                <w:lang w:eastAsia="zh-CN"/>
              </w:rPr>
            </m:ctrlPr>
          </m:dPr>
          <m:e>
            <m:sSubSup>
              <m:sSubSupPr>
                <m:ctrlPr>
                  <w:rPr>
                    <w:rFonts w:ascii="Cambria Math" w:eastAsiaTheme="minorEastAsia" w:hAnsi="Cambria Math"/>
                    <w:i/>
                    <w:iCs/>
                    <w:color w:val="211E1E"/>
                    <w:sz w:val="20"/>
                    <w:szCs w:val="20"/>
                    <w:lang w:eastAsia="zh-CN"/>
                  </w:rPr>
                </m:ctrlPr>
              </m:sSubSupPr>
              <m:e>
                <m:r>
                  <m:rPr>
                    <m:sty m:val="b"/>
                  </m:rPr>
                  <w:rPr>
                    <w:rFonts w:ascii="Cambria Math" w:eastAsiaTheme="minorEastAsia" w:hAnsi="Cambria Math"/>
                    <w:color w:val="211E1E"/>
                    <w:sz w:val="20"/>
                    <w:szCs w:val="20"/>
                    <w:lang w:eastAsia="zh-CN"/>
                  </w:rPr>
                  <m:t>h</m:t>
                </m:r>
              </m:e>
              <m:sub>
                <m:r>
                  <w:rPr>
                    <w:rFonts w:ascii="Cambria Math" w:eastAsiaTheme="minorEastAsia" w:hAnsi="Cambria Math"/>
                    <w:color w:val="211E1E"/>
                    <w:sz w:val="20"/>
                    <w:szCs w:val="20"/>
                    <w:lang w:eastAsia="zh-CN"/>
                  </w:rPr>
                  <m:t>l</m:t>
                </m:r>
              </m:sub>
              <m:sup>
                <m:r>
                  <w:rPr>
                    <w:rFonts w:ascii="Cambria Math" w:eastAsiaTheme="minorEastAsia" w:hAnsi="Cambria Math"/>
                    <w:color w:val="211E1E"/>
                    <w:sz w:val="20"/>
                    <w:szCs w:val="20"/>
                    <w:lang w:eastAsia="zh-CN"/>
                  </w:rPr>
                  <m:t>(j)</m:t>
                </m:r>
              </m:sup>
            </m:sSubSup>
            <m:r>
              <w:rPr>
                <w:rFonts w:ascii="Cambria Math" w:eastAsiaTheme="minorEastAsia" w:hAnsi="Cambria Math"/>
                <w:color w:val="211E1E"/>
                <w:sz w:val="20"/>
                <w:szCs w:val="20"/>
                <w:lang w:eastAsia="zh-CN"/>
              </w:rPr>
              <m:t>,</m:t>
            </m:r>
            <m:sSub>
              <m:sSubPr>
                <m:ctrlPr>
                  <w:rPr>
                    <w:rFonts w:ascii="Cambria Math" w:eastAsiaTheme="minorEastAsia" w:hAnsi="Cambria Math"/>
                    <w:bCs/>
                    <w:i/>
                    <w:iCs/>
                    <w:color w:val="211E1E"/>
                    <w:sz w:val="20"/>
                    <w:szCs w:val="20"/>
                    <w:lang w:eastAsia="zh-CN"/>
                  </w:rPr>
                </m:ctrlPr>
              </m:sSubPr>
              <m:e>
                <m:r>
                  <m:rPr>
                    <m:sty m:val="b"/>
                  </m:rPr>
                  <w:rPr>
                    <w:rFonts w:ascii="Cambria Math" w:eastAsiaTheme="minorEastAsia" w:hAnsi="Cambria Math"/>
                    <w:color w:val="211E1E"/>
                    <w:sz w:val="20"/>
                    <w:szCs w:val="20"/>
                    <w:lang w:eastAsia="zh-CN"/>
                  </w:rPr>
                  <m:t>Γ</m:t>
                </m:r>
              </m:e>
              <m:sub>
                <m:r>
                  <w:rPr>
                    <w:rFonts w:ascii="Cambria Math" w:eastAsiaTheme="minorEastAsia" w:hAnsi="Cambria Math"/>
                    <w:color w:val="211E1E"/>
                    <w:sz w:val="20"/>
                    <w:szCs w:val="20"/>
                    <w:lang w:eastAsia="zh-CN"/>
                  </w:rPr>
                  <m:t>l</m:t>
                </m:r>
              </m:sub>
            </m:sSub>
          </m:e>
          <m:e>
            <m:r>
              <m:rPr>
                <m:sty m:val="b"/>
              </m:rPr>
              <w:rPr>
                <w:rFonts w:ascii="Cambria Math" w:eastAsiaTheme="minorEastAsia" w:hAnsi="Cambria Math"/>
                <w:color w:val="211E1E"/>
                <w:sz w:val="20"/>
                <w:szCs w:val="20"/>
                <w:lang w:eastAsia="zh-CN"/>
              </w:rPr>
              <m:t>Θ</m:t>
            </m:r>
          </m:e>
        </m:d>
      </m:oMath>
      <w:r w:rsidR="00E80760">
        <w:rPr>
          <w:rFonts w:eastAsiaTheme="minorEastAsia" w:hint="eastAsia"/>
          <w:iCs/>
          <w:color w:val="211E1E"/>
          <w:sz w:val="20"/>
          <w:szCs w:val="20"/>
          <w:lang w:eastAsia="zh-CN"/>
        </w:rPr>
        <w:t xml:space="preserve"> (</w:t>
      </w:r>
      <w:r w:rsidR="00E80760">
        <w:rPr>
          <w:rFonts w:eastAsiaTheme="minorEastAsia"/>
          <w:iCs/>
          <w:color w:val="211E1E"/>
          <w:sz w:val="20"/>
          <w:szCs w:val="20"/>
          <w:lang w:eastAsia="zh-CN"/>
        </w:rPr>
        <w:t xml:space="preserve">i.e., </w:t>
      </w:r>
      <w:r w:rsidR="000274CF">
        <w:rPr>
          <w:rFonts w:eastAsiaTheme="minorEastAsia"/>
          <w:iCs/>
          <w:color w:val="211E1E"/>
          <w:sz w:val="20"/>
          <w:szCs w:val="20"/>
          <w:lang w:eastAsia="zh-CN"/>
        </w:rPr>
        <w:t>(</w:t>
      </w:r>
      <w:r w:rsidR="00E80760">
        <w:rPr>
          <w:rFonts w:eastAsiaTheme="minorEastAsia"/>
          <w:iCs/>
          <w:color w:val="211E1E"/>
          <w:sz w:val="20"/>
          <w:szCs w:val="20"/>
          <w:lang w:eastAsia="zh-CN"/>
        </w:rPr>
        <w:t>13</w:t>
      </w:r>
      <w:r w:rsidR="0070408B">
        <w:rPr>
          <w:rFonts w:eastAsiaTheme="minorEastAsia"/>
          <w:iCs/>
          <w:color w:val="211E1E"/>
          <w:sz w:val="20"/>
          <w:szCs w:val="20"/>
          <w:lang w:eastAsia="zh-CN"/>
        </w:rPr>
        <w:t>b</w:t>
      </w:r>
      <w:r w:rsidR="00E80760">
        <w:rPr>
          <w:rFonts w:eastAsiaTheme="minorEastAsia"/>
          <w:iCs/>
          <w:color w:val="211E1E"/>
          <w:sz w:val="20"/>
          <w:szCs w:val="20"/>
          <w:lang w:eastAsia="zh-CN"/>
        </w:rPr>
        <w:t>)</w:t>
      </w:r>
      <w:r w:rsidR="000274CF">
        <w:rPr>
          <w:rFonts w:eastAsiaTheme="minorEastAsia"/>
          <w:iCs/>
          <w:color w:val="211E1E"/>
          <w:sz w:val="20"/>
          <w:szCs w:val="20"/>
          <w:lang w:eastAsia="zh-CN"/>
        </w:rPr>
        <w:t>)</w:t>
      </w:r>
      <w:r w:rsidR="00E80760">
        <w:rPr>
          <w:rFonts w:eastAsiaTheme="minorEastAsia"/>
          <w:iCs/>
          <w:color w:val="211E1E"/>
          <w:sz w:val="20"/>
          <w:szCs w:val="20"/>
          <w:lang w:eastAsia="zh-CN"/>
        </w:rPr>
        <w:t xml:space="preserve"> and  </w:t>
      </w:r>
      <m:oMath>
        <m:r>
          <m:rPr>
            <m:sty m:val="p"/>
          </m:rPr>
          <w:rPr>
            <w:rFonts w:ascii="Cambria Math" w:eastAsiaTheme="minorEastAsia" w:hAnsi="Cambria Math"/>
            <w:color w:val="211E1E"/>
            <w:sz w:val="20"/>
            <w:szCs w:val="20"/>
            <w:lang w:eastAsia="zh-CN"/>
          </w:rPr>
          <m:t>ln</m:t>
        </m:r>
        <m:r>
          <w:rPr>
            <w:rFonts w:ascii="Cambria Math" w:eastAsiaTheme="minorEastAsia" w:hAnsi="Cambria Math"/>
            <w:color w:val="211E1E"/>
            <w:sz w:val="20"/>
            <w:szCs w:val="20"/>
            <w:lang w:eastAsia="zh-CN"/>
          </w:rPr>
          <m:t>P(</m:t>
        </m:r>
        <m:r>
          <m:rPr>
            <m:sty m:val="b"/>
          </m:rPr>
          <w:rPr>
            <w:rFonts w:ascii="Cambria Math" w:eastAsiaTheme="minorEastAsia" w:hAnsi="Cambria Math" w:hint="eastAsia"/>
            <w:color w:val="211E1E"/>
            <w:sz w:val="20"/>
            <w:szCs w:val="20"/>
            <w:lang w:eastAsia="zh-CN"/>
          </w:rPr>
          <m:t>Θ</m:t>
        </m:r>
        <m:r>
          <w:rPr>
            <w:rFonts w:ascii="Cambria Math" w:eastAsiaTheme="minorEastAsia" w:hAnsi="Cambria Math"/>
            <w:color w:val="211E1E"/>
            <w:sz w:val="20"/>
            <w:szCs w:val="20"/>
            <w:lang w:eastAsia="zh-CN"/>
          </w:rPr>
          <m:t>)</m:t>
        </m:r>
      </m:oMath>
      <w:r w:rsidR="000274CF">
        <w:rPr>
          <w:rFonts w:eastAsiaTheme="minorEastAsia" w:hint="eastAsia"/>
          <w:iCs/>
          <w:color w:val="211E1E"/>
          <w:sz w:val="20"/>
          <w:szCs w:val="20"/>
          <w:lang w:eastAsia="zh-CN"/>
        </w:rPr>
        <w:t xml:space="preserve"> (</w:t>
      </w:r>
      <w:r w:rsidR="0070408B">
        <w:rPr>
          <w:rFonts w:eastAsiaTheme="minorEastAsia"/>
          <w:iCs/>
          <w:color w:val="211E1E"/>
          <w:sz w:val="20"/>
          <w:szCs w:val="20"/>
          <w:lang w:eastAsia="zh-CN"/>
        </w:rPr>
        <w:t>i.e., (</w:t>
      </w:r>
      <w:r w:rsidR="000274CF">
        <w:rPr>
          <w:rFonts w:eastAsiaTheme="minorEastAsia"/>
          <w:iCs/>
          <w:color w:val="211E1E"/>
          <w:sz w:val="20"/>
          <w:szCs w:val="20"/>
          <w:lang w:eastAsia="zh-CN"/>
        </w:rPr>
        <w:t>13</w:t>
      </w:r>
      <w:r w:rsidR="0070408B">
        <w:rPr>
          <w:rFonts w:eastAsiaTheme="minorEastAsia"/>
          <w:iCs/>
          <w:color w:val="211E1E"/>
          <w:sz w:val="20"/>
          <w:szCs w:val="20"/>
          <w:lang w:eastAsia="zh-CN"/>
        </w:rPr>
        <w:t>c</w:t>
      </w:r>
      <w:r w:rsidR="000274CF">
        <w:rPr>
          <w:rFonts w:eastAsiaTheme="minorEastAsia"/>
          <w:iCs/>
          <w:color w:val="211E1E"/>
          <w:sz w:val="20"/>
          <w:szCs w:val="20"/>
          <w:lang w:eastAsia="zh-CN"/>
        </w:rPr>
        <w:t>)).</w:t>
      </w:r>
    </w:p>
    <w:p w14:paraId="243685AC" w14:textId="554FAE5B" w:rsidR="00D06A60" w:rsidRPr="000B4378" w:rsidRDefault="00D06A60" w:rsidP="00D06A60">
      <w:pPr>
        <w:pStyle w:val="1"/>
        <w:numPr>
          <w:ilvl w:val="0"/>
          <w:numId w:val="0"/>
        </w:numPr>
        <w:spacing w:after="0"/>
      </w:pPr>
      <w:bookmarkStart w:id="313" w:name="_Hlk94627116"/>
      <w:bookmarkStart w:id="314" w:name="_Hlk94627202"/>
      <w:r w:rsidRPr="000B4378">
        <w:t xml:space="preserve">Appendix </w:t>
      </w:r>
      <w:r w:rsidR="00B7789E">
        <w:t>D</w:t>
      </w:r>
      <w:r w:rsidRPr="000B4378">
        <w:t xml:space="preserve"> </w:t>
      </w:r>
    </w:p>
    <w:p w14:paraId="5AB2E0D6" w14:textId="2F8B6115" w:rsidR="00D06A60" w:rsidRPr="000B4378" w:rsidRDefault="00F263D0" w:rsidP="00D06A60">
      <w:pPr>
        <w:pStyle w:val="1"/>
        <w:numPr>
          <w:ilvl w:val="0"/>
          <w:numId w:val="0"/>
        </w:numPr>
        <w:spacing w:before="0"/>
        <w:rPr>
          <w:lang w:eastAsia="zh-CN"/>
        </w:rPr>
      </w:pPr>
      <w:r>
        <w:t>T</w:t>
      </w:r>
      <w:r w:rsidR="00B930C2" w:rsidRPr="000B4378">
        <w:t xml:space="preserve">he posterior distribution  </w:t>
      </w:r>
      <m:oMath>
        <m:sSub>
          <m:sSubPr>
            <m:ctrlPr>
              <w:rPr>
                <w:rFonts w:ascii="Cambria Math" w:hAnsi="Cambria Math"/>
                <w:iCs/>
              </w:rPr>
            </m:ctrlPr>
          </m:sSubPr>
          <m:e>
            <m:r>
              <m:rPr>
                <m:sty m:val="b"/>
              </m:rPr>
              <w:rPr>
                <w:rFonts w:ascii="Cambria Math" w:hAnsi="Cambria Math" w:hint="eastAsia"/>
              </w:rPr>
              <m:t>Γ</m:t>
            </m:r>
          </m:e>
          <m:sub>
            <m:r>
              <w:rPr>
                <w:rFonts w:ascii="Cambria Math" w:hAnsi="Cambria Math"/>
              </w:rPr>
              <m:t>q</m:t>
            </m:r>
          </m:sub>
        </m:sSub>
        <m:r>
          <w:rPr>
            <w:rFonts w:ascii="Cambria Math" w:hAnsi="Cambria Math"/>
          </w:rPr>
          <m:t>|</m:t>
        </m:r>
        <m:sSub>
          <m:sSubPr>
            <m:ctrlPr>
              <w:rPr>
                <w:rFonts w:ascii="Cambria Math" w:hAnsi="Cambria Math"/>
                <w:i/>
              </w:rPr>
            </m:ctrlPr>
          </m:sSubPr>
          <m:e>
            <m:r>
              <m:rPr>
                <m:sty m:val="b"/>
              </m:rPr>
              <w:rPr>
                <w:rFonts w:ascii="Cambria Math" w:hAnsi="Cambria Math"/>
              </w:rPr>
              <m:t>h</m:t>
            </m:r>
          </m:e>
          <m:sub>
            <m:r>
              <w:rPr>
                <w:rFonts w:ascii="Cambria Math" w:hAnsi="Cambria Math"/>
              </w:rPr>
              <m:t>q</m:t>
            </m:r>
          </m:sub>
        </m:sSub>
      </m:oMath>
    </w:p>
    <w:p w14:paraId="7B7C15C1" w14:textId="30C8E9DC" w:rsidR="00541333" w:rsidRDefault="005A26C6" w:rsidP="00432397">
      <w:pPr>
        <w:pStyle w:val="Text"/>
        <w:widowControl/>
        <w:spacing w:line="240" w:lineRule="auto"/>
        <w:ind w:firstLine="198"/>
        <w:rPr>
          <w:rFonts w:eastAsiaTheme="minorEastAsia"/>
          <w:iCs/>
          <w:lang w:eastAsia="zh-CN"/>
        </w:rPr>
      </w:pPr>
      <w:r>
        <w:rPr>
          <w:rFonts w:hint="eastAsia"/>
          <w:iCs/>
        </w:rPr>
        <w:t>R</w:t>
      </w:r>
      <w:r>
        <w:rPr>
          <w:iCs/>
        </w:rPr>
        <w:t xml:space="preserve">ecall that </w:t>
      </w:r>
      <m:oMath>
        <m:sSub>
          <m:sSubPr>
            <m:ctrlPr>
              <w:rPr>
                <w:rFonts w:ascii="Cambria Math" w:hAnsi="Cambria Math"/>
                <w:iCs/>
              </w:rPr>
            </m:ctrlPr>
          </m:sSubPr>
          <m:e>
            <m:r>
              <m:rPr>
                <m:sty m:val="b"/>
              </m:rPr>
              <w:rPr>
                <w:rFonts w:ascii="Cambria Math" w:hAnsi="Cambria Math" w:hint="eastAsia"/>
              </w:rPr>
              <m:t>Γ</m:t>
            </m:r>
          </m:e>
          <m:sub>
            <m:r>
              <w:rPr>
                <w:rFonts w:ascii="Cambria Math" w:hAnsi="Cambria Math"/>
              </w:rPr>
              <m:t>q</m:t>
            </m:r>
          </m:sub>
        </m:sSub>
      </m:oMath>
      <w:r w:rsidR="00560550" w:rsidRPr="000B4378">
        <w:rPr>
          <w:rFonts w:eastAsiaTheme="minorEastAsia" w:hint="eastAsia"/>
          <w:iCs/>
          <w:lang w:eastAsia="zh-CN"/>
        </w:rPr>
        <w:t xml:space="preserve"> </w:t>
      </w:r>
      <w:r>
        <w:rPr>
          <w:rFonts w:eastAsiaTheme="minorEastAsia"/>
          <w:iCs/>
          <w:lang w:eastAsia="zh-CN"/>
        </w:rPr>
        <w:t xml:space="preserve">is the </w:t>
      </w:r>
      <w:r w:rsidR="00427C0E" w:rsidRPr="000B4378">
        <w:rPr>
          <w:rFonts w:eastAsiaTheme="minorEastAsia"/>
          <w:iCs/>
          <w:lang w:eastAsia="zh-CN"/>
        </w:rPr>
        <w:t xml:space="preserve">parameter </w:t>
      </w:r>
      <w:r>
        <w:rPr>
          <w:rFonts w:eastAsiaTheme="minorEastAsia"/>
          <w:iCs/>
          <w:lang w:eastAsia="zh-CN"/>
        </w:rPr>
        <w:t>of the degradation model</w:t>
      </w:r>
      <w:r w:rsidR="00427C0E" w:rsidRPr="000B4378">
        <w:rPr>
          <w:rFonts w:eastAsiaTheme="minorEastAsia"/>
          <w:iCs/>
          <w:lang w:eastAsia="zh-CN"/>
        </w:rPr>
        <w:t xml:space="preserve"> and</w:t>
      </w:r>
      <w:bookmarkEnd w:id="313"/>
      <w:r w:rsidR="00427C0E" w:rsidRPr="000B4378">
        <w:rPr>
          <w:rFonts w:eastAsiaTheme="minorEastAsia"/>
          <w:iCs/>
          <w:lang w:eastAsia="zh-CN"/>
        </w:rPr>
        <w:t xml:space="preserve"> </w:t>
      </w:r>
      <m:oMath>
        <m:sSub>
          <m:sSubPr>
            <m:ctrlPr>
              <w:rPr>
                <w:rFonts w:ascii="Cambria Math" w:hAnsi="Cambria Math"/>
                <w:i/>
              </w:rPr>
            </m:ctrlPr>
          </m:sSubPr>
          <m:e>
            <m:r>
              <m:rPr>
                <m:sty m:val="b"/>
              </m:rPr>
              <w:rPr>
                <w:rFonts w:ascii="Cambria Math" w:hAnsi="Cambria Math"/>
              </w:rPr>
              <m:t>h</m:t>
            </m:r>
          </m:e>
          <m:sub>
            <m:r>
              <w:rPr>
                <w:rFonts w:ascii="Cambria Math" w:hAnsi="Cambria Math"/>
              </w:rPr>
              <m:t>q</m:t>
            </m:r>
          </m:sub>
        </m:sSub>
      </m:oMath>
      <w:r w:rsidR="00427C0E" w:rsidRPr="000B4378">
        <w:rPr>
          <w:rFonts w:eastAsiaTheme="minorEastAsia" w:hint="eastAsia"/>
          <w:lang w:eastAsia="zh-CN"/>
        </w:rPr>
        <w:t xml:space="preserve"> </w:t>
      </w:r>
      <w:r>
        <w:rPr>
          <w:rFonts w:eastAsiaTheme="minorEastAsia"/>
          <w:lang w:eastAsia="zh-CN"/>
        </w:rPr>
        <w:t>is</w:t>
      </w:r>
      <w:r w:rsidRPr="000B4378">
        <w:rPr>
          <w:rFonts w:eastAsiaTheme="minorEastAsia"/>
          <w:lang w:eastAsia="zh-CN"/>
        </w:rPr>
        <w:t xml:space="preserve"> </w:t>
      </w:r>
      <w:r w:rsidR="00427C0E" w:rsidRPr="000B4378">
        <w:rPr>
          <w:rFonts w:eastAsiaTheme="minorEastAsia"/>
          <w:lang w:eastAsia="zh-CN"/>
        </w:rPr>
        <w:t xml:space="preserve">the constructed </w:t>
      </w:r>
      <w:r w:rsidR="007B53A9">
        <w:rPr>
          <w:rFonts w:eastAsiaTheme="minorEastAsia"/>
          <w:lang w:eastAsia="zh-CN"/>
        </w:rPr>
        <w:t>HI</w:t>
      </w:r>
      <w:r w:rsidR="00427C0E" w:rsidRPr="000B4378">
        <w:rPr>
          <w:rFonts w:eastAsiaTheme="minorEastAsia"/>
          <w:lang w:eastAsia="zh-CN"/>
        </w:rPr>
        <w:t xml:space="preserve"> of </w:t>
      </w:r>
      <w:r>
        <w:rPr>
          <w:rFonts w:eastAsiaTheme="minorEastAsia"/>
          <w:iCs/>
          <w:lang w:eastAsia="zh-CN"/>
        </w:rPr>
        <w:t>the</w:t>
      </w:r>
      <w:r w:rsidRPr="000B4378">
        <w:rPr>
          <w:rFonts w:eastAsiaTheme="minorEastAsia"/>
          <w:iCs/>
          <w:lang w:eastAsia="zh-CN"/>
        </w:rPr>
        <w:t xml:space="preserve"> in-service unit </w:t>
      </w:r>
      <m:oMath>
        <m:r>
          <w:rPr>
            <w:rFonts w:ascii="Cambria Math" w:eastAsiaTheme="minorEastAsia" w:hAnsi="Cambria Math"/>
            <w:lang w:eastAsia="zh-CN"/>
          </w:rPr>
          <m:t>q</m:t>
        </m:r>
      </m:oMath>
      <w:r w:rsidR="00427C0E" w:rsidRPr="000B4378">
        <w:rPr>
          <w:rFonts w:eastAsiaTheme="minorEastAsia"/>
          <w:iCs/>
          <w:lang w:eastAsia="zh-CN"/>
        </w:rPr>
        <w:t>.</w:t>
      </w:r>
      <w:r w:rsidR="00560550" w:rsidRPr="000B4378">
        <w:rPr>
          <w:rFonts w:eastAsiaTheme="minorEastAsia"/>
          <w:iCs/>
          <w:lang w:eastAsia="zh-CN"/>
        </w:rPr>
        <w:t xml:space="preserve"> </w:t>
      </w:r>
      <w:r w:rsidR="00C25033">
        <w:rPr>
          <w:rFonts w:eastAsiaTheme="minorEastAsia"/>
          <w:color w:val="211E1E"/>
        </w:rPr>
        <w:t>We have t</w:t>
      </w:r>
      <w:r w:rsidR="00DA78C8" w:rsidRPr="000B4378">
        <w:rPr>
          <w:rFonts w:eastAsiaTheme="minorEastAsia"/>
          <w:color w:val="211E1E"/>
        </w:rPr>
        <w:t>he prior distribution of</w:t>
      </w:r>
      <w:r w:rsidR="00C25033">
        <w:rPr>
          <w:rFonts w:eastAsiaTheme="minorEastAsia"/>
          <w:color w:val="211E1E"/>
        </w:rPr>
        <w:t xml:space="preserve"> </w:t>
      </w:r>
      <m:oMath>
        <m:sSub>
          <m:sSubPr>
            <m:ctrlPr>
              <w:rPr>
                <w:rFonts w:ascii="Cambria Math" w:hAnsi="Cambria Math"/>
                <w:iCs/>
              </w:rPr>
            </m:ctrlPr>
          </m:sSubPr>
          <m:e>
            <m:r>
              <m:rPr>
                <m:sty m:val="b"/>
              </m:rPr>
              <w:rPr>
                <w:rFonts w:ascii="Cambria Math" w:hAnsi="Cambria Math"/>
              </w:rPr>
              <m:t>Γ</m:t>
            </m:r>
          </m:e>
          <m:sub>
            <m:r>
              <w:rPr>
                <w:rFonts w:ascii="Cambria Math" w:hAnsi="Cambria Math"/>
              </w:rPr>
              <m:t>q</m:t>
            </m:r>
          </m:sub>
        </m:sSub>
      </m:oMath>
      <w:r w:rsidR="00C25033">
        <w:rPr>
          <w:rFonts w:eastAsiaTheme="minorEastAsia" w:hint="eastAsia"/>
        </w:rPr>
        <w:t>,</w:t>
      </w:r>
      <w:r w:rsidR="00C25033">
        <w:rPr>
          <w:rFonts w:eastAsiaTheme="minorEastAsia"/>
        </w:rPr>
        <w:t xml:space="preserve"> </w:t>
      </w:r>
      <w:r w:rsidR="00C25033">
        <w:rPr>
          <w:rFonts w:eastAsiaTheme="minorEastAsia"/>
          <w:color w:val="211E1E"/>
        </w:rPr>
        <w:t>i.e.,</w:t>
      </w:r>
      <w:r w:rsidR="00E45BA5" w:rsidRPr="000B4378">
        <w:rPr>
          <w:rFonts w:eastAsiaTheme="minorEastAsia"/>
          <w:color w:val="211E1E"/>
        </w:rPr>
        <w:t xml:space="preserve"> </w:t>
      </w:r>
      <m:oMath>
        <m:sSub>
          <m:sSubPr>
            <m:ctrlPr>
              <w:rPr>
                <w:rFonts w:ascii="Cambria Math" w:hAnsi="Cambria Math"/>
                <w:iCs/>
              </w:rPr>
            </m:ctrlPr>
          </m:sSubPr>
          <m:e>
            <m:r>
              <m:rPr>
                <m:sty m:val="b"/>
              </m:rPr>
              <w:rPr>
                <w:rFonts w:ascii="Cambria Math" w:hAnsi="Cambria Math" w:hint="eastAsia"/>
              </w:rPr>
              <m:t>Γ</m:t>
            </m:r>
          </m:e>
          <m:sub>
            <m:r>
              <w:rPr>
                <w:rFonts w:ascii="Cambria Math" w:hAnsi="Cambria Math"/>
              </w:rPr>
              <m:t>q</m:t>
            </m:r>
          </m:sub>
        </m:sSub>
        <m:r>
          <m:rPr>
            <m:sty m:val="p"/>
          </m:rPr>
          <w:rPr>
            <w:rFonts w:ascii="Cambria Math" w:hAnsi="Cambria Math" w:cs="Cambria Math"/>
          </w:rPr>
          <m:t>∼</m:t>
        </m:r>
        <m:r>
          <w:rPr>
            <w:rFonts w:ascii="Cambria Math" w:hAnsi="Cambria Math"/>
          </w:rPr>
          <m:t>N</m:t>
        </m:r>
        <m:d>
          <m:dPr>
            <m:ctrlPr>
              <w:rPr>
                <w:rFonts w:ascii="Cambria Math" w:hAnsi="Cambria Math"/>
                <w:i/>
                <w:iCs/>
              </w:rPr>
            </m:ctrlPr>
          </m:dPr>
          <m:e>
            <m:sSub>
              <m:sSubPr>
                <m:ctrlPr>
                  <w:rPr>
                    <w:rFonts w:ascii="Cambria Math" w:eastAsia="Times New Roman" w:hAnsi="Cambria Math"/>
                    <w:bCs/>
                    <w:i/>
                    <w:lang w:eastAsia="zh-CN"/>
                  </w:rPr>
                </m:ctrlPr>
              </m:sSubPr>
              <m:e>
                <m:r>
                  <m:rPr>
                    <m:sty m:val="b"/>
                  </m:rPr>
                  <w:rPr>
                    <w:rFonts w:ascii="Cambria Math" w:eastAsia="Times New Roman" w:hAnsi="Cambria Math"/>
                    <w:lang w:eastAsia="zh-CN"/>
                  </w:rPr>
                  <m:t>μ</m:t>
                </m:r>
              </m:e>
              <m:sub>
                <m:r>
                  <m:rPr>
                    <m:sty m:val="p"/>
                  </m:rPr>
                  <w:rPr>
                    <w:rFonts w:ascii="Cambria Math" w:eastAsia="Times New Roman" w:hAnsi="Cambria Math"/>
                    <w:lang w:eastAsia="zh-CN"/>
                  </w:rPr>
                  <m:t>Γ</m:t>
                </m:r>
              </m:sub>
            </m:sSub>
            <m:r>
              <w:rPr>
                <w:rFonts w:ascii="Cambria Math" w:eastAsia="Times New Roman" w:hAnsi="Cambria Math"/>
                <w:lang w:eastAsia="zh-CN"/>
              </w:rPr>
              <m:t>,</m:t>
            </m:r>
            <m:sSub>
              <m:sSubPr>
                <m:ctrlPr>
                  <w:rPr>
                    <w:rFonts w:ascii="Cambria Math" w:eastAsia="Times New Roman" w:hAnsi="Cambria Math"/>
                    <w:bCs/>
                    <w:i/>
                    <w:lang w:eastAsia="zh-CN"/>
                  </w:rPr>
                </m:ctrlPr>
              </m:sSubPr>
              <m:e>
                <m:r>
                  <m:rPr>
                    <m:sty m:val="b"/>
                  </m:rPr>
                  <w:rPr>
                    <w:rFonts w:ascii="Cambria Math" w:eastAsia="Times New Roman" w:hAnsi="Cambria Math"/>
                    <w:lang w:eastAsia="zh-CN"/>
                  </w:rPr>
                  <m:t>C</m:t>
                </m:r>
              </m:e>
              <m:sub>
                <m:r>
                  <m:rPr>
                    <m:sty m:val="p"/>
                  </m:rPr>
                  <w:rPr>
                    <w:rFonts w:ascii="Cambria Math" w:eastAsia="Times New Roman" w:hAnsi="Cambria Math"/>
                    <w:lang w:eastAsia="zh-CN"/>
                  </w:rPr>
                  <m:t>Γ</m:t>
                </m:r>
              </m:sub>
            </m:sSub>
          </m:e>
        </m:d>
      </m:oMath>
      <w:r w:rsidR="00AF15CA" w:rsidRPr="000B4378">
        <w:rPr>
          <w:rFonts w:eastAsiaTheme="minorEastAsia"/>
          <w:iCs/>
          <w:lang w:eastAsia="zh-CN"/>
        </w:rPr>
        <w:t xml:space="preserve">. Since </w:t>
      </w:r>
      <m:oMath>
        <m:sSub>
          <m:sSubPr>
            <m:ctrlPr>
              <w:rPr>
                <w:rFonts w:ascii="Cambria Math" w:hAnsi="Cambria Math"/>
                <w:i/>
              </w:rPr>
            </m:ctrlPr>
          </m:sSubPr>
          <m:e>
            <m:r>
              <m:rPr>
                <m:sty m:val="b"/>
              </m:rPr>
              <w:rPr>
                <w:rFonts w:ascii="Cambria Math" w:hAnsi="Cambria Math"/>
              </w:rPr>
              <m:t>h</m:t>
            </m:r>
          </m:e>
          <m:sub>
            <m:r>
              <w:rPr>
                <w:rFonts w:ascii="Cambria Math" w:hAnsi="Cambria Math"/>
              </w:rPr>
              <m:t>q</m:t>
            </m:r>
          </m:sub>
        </m:sSub>
        <m:r>
          <w:rPr>
            <w:rFonts w:ascii="Cambria Math" w:eastAsiaTheme="minorEastAsia" w:hAnsi="Cambria Math"/>
            <w:lang w:eastAsia="zh-CN"/>
          </w:rPr>
          <m:t>=</m:t>
        </m:r>
        <w:bookmarkEnd w:id="314"/>
        <m:sSub>
          <m:sSubPr>
            <m:ctrlPr>
              <w:rPr>
                <w:rFonts w:ascii="Cambria Math" w:hAnsi="Cambria Math"/>
                <w:i/>
                <w:iCs/>
              </w:rPr>
            </m:ctrlPr>
          </m:sSubPr>
          <m:e>
            <m:r>
              <m:rPr>
                <m:sty m:val="b"/>
              </m:rPr>
              <w:rPr>
                <w:rFonts w:ascii="Cambria Math" w:hAnsi="Cambria Math"/>
              </w:rPr>
              <m:t>Φ</m:t>
            </m:r>
          </m:e>
          <m:sub>
            <m:r>
              <w:rPr>
                <w:rFonts w:ascii="Cambria Math" w:hAnsi="Cambria Math"/>
              </w:rPr>
              <m:t>q</m:t>
            </m:r>
          </m:sub>
        </m:sSub>
        <m:sSub>
          <m:sSubPr>
            <m:ctrlPr>
              <w:rPr>
                <w:rFonts w:ascii="Cambria Math" w:hAnsi="Cambria Math"/>
                <w:i/>
                <w:iCs/>
              </w:rPr>
            </m:ctrlPr>
          </m:sSubPr>
          <m:e>
            <m:r>
              <m:rPr>
                <m:sty m:val="b"/>
              </m:rPr>
              <w:rPr>
                <w:rFonts w:ascii="Cambria Math" w:hAnsi="Cambria Math"/>
              </w:rPr>
              <m:t>Γ</m:t>
            </m:r>
          </m:e>
          <m:sub>
            <m:r>
              <w:rPr>
                <w:rFonts w:ascii="Cambria Math" w:hAnsi="Cambria Math"/>
              </w:rPr>
              <m:t>q</m:t>
            </m:r>
          </m:sub>
        </m:sSub>
        <m:r>
          <w:rPr>
            <w:rFonts w:ascii="Cambria Math" w:hAnsi="Cambria Math"/>
          </w:rPr>
          <m:t>+</m:t>
        </m:r>
        <m:sSub>
          <m:sSubPr>
            <m:ctrlPr>
              <w:rPr>
                <w:rFonts w:ascii="Cambria Math" w:hAnsi="Cambria Math"/>
                <w:i/>
                <w:color w:val="211E1E"/>
                <w:lang w:eastAsia="zh-CN"/>
              </w:rPr>
            </m:ctrlPr>
          </m:sSubPr>
          <m:e>
            <m:r>
              <m:rPr>
                <m:sty m:val="b"/>
              </m:rPr>
              <w:rPr>
                <w:rFonts w:ascii="Cambria Math" w:hAnsi="Cambria Math"/>
                <w:color w:val="211E1E"/>
                <w:lang w:eastAsia="zh-CN"/>
              </w:rPr>
              <m:t>ϵ</m:t>
            </m:r>
          </m:e>
          <m:sub>
            <m:r>
              <w:rPr>
                <w:rFonts w:ascii="Cambria Math" w:hAnsi="Cambria Math"/>
                <w:color w:val="211E1E"/>
                <w:lang w:eastAsia="zh-CN"/>
              </w:rPr>
              <m:t>q</m:t>
            </m:r>
          </m:sub>
        </m:sSub>
      </m:oMath>
      <w:r w:rsidR="00031307" w:rsidRPr="000B4378">
        <w:rPr>
          <w:rFonts w:eastAsiaTheme="minorEastAsia"/>
          <w:iCs/>
          <w:lang w:eastAsia="zh-CN"/>
        </w:rPr>
        <w:t xml:space="preserve"> </w:t>
      </w:r>
      <w:r w:rsidR="00432397">
        <w:rPr>
          <w:rFonts w:eastAsiaTheme="minorEastAsia"/>
          <w:iCs/>
          <w:lang w:eastAsia="zh-CN"/>
        </w:rPr>
        <w:t>with</w:t>
      </w:r>
      <w:r w:rsidR="00432397" w:rsidRPr="000B4378">
        <w:rPr>
          <w:rFonts w:eastAsiaTheme="minorEastAsia"/>
          <w:iCs/>
          <w:lang w:eastAsia="zh-CN"/>
        </w:rPr>
        <w:t xml:space="preserve"> </w:t>
      </w:r>
      <m:oMath>
        <m:sSub>
          <m:sSubPr>
            <m:ctrlPr>
              <w:rPr>
                <w:rFonts w:ascii="Cambria Math" w:hAnsi="Cambria Math"/>
                <w:i/>
                <w:color w:val="211E1E"/>
                <w:lang w:eastAsia="zh-CN"/>
              </w:rPr>
            </m:ctrlPr>
          </m:sSubPr>
          <m:e>
            <m:r>
              <m:rPr>
                <m:sty m:val="b"/>
              </m:rPr>
              <w:rPr>
                <w:rFonts w:ascii="Cambria Math" w:hAnsi="Cambria Math"/>
                <w:color w:val="211E1E"/>
                <w:lang w:eastAsia="zh-CN"/>
              </w:rPr>
              <m:t>ϵ</m:t>
            </m:r>
          </m:e>
          <m:sub>
            <m:r>
              <w:rPr>
                <w:rFonts w:ascii="Cambria Math" w:hAnsi="Cambria Math"/>
                <w:color w:val="211E1E"/>
                <w:lang w:eastAsia="zh-CN"/>
              </w:rPr>
              <m:t>q</m:t>
            </m:r>
          </m:sub>
        </m:sSub>
        <m:r>
          <m:rPr>
            <m:sty m:val="p"/>
          </m:rPr>
          <w:rPr>
            <w:rFonts w:ascii="Cambria Math" w:hAnsi="Cambria Math" w:cs="Cambria Math"/>
          </w:rPr>
          <m:t>∼</m:t>
        </m:r>
        <m:r>
          <w:rPr>
            <w:rFonts w:ascii="Cambria Math" w:hAnsi="Cambria Math"/>
          </w:rPr>
          <m:t>N</m:t>
        </m:r>
        <m:d>
          <m:dPr>
            <m:ctrlPr>
              <w:rPr>
                <w:rFonts w:ascii="Cambria Math" w:hAnsi="Cambria Math"/>
                <w:i/>
                <w:iCs/>
              </w:rPr>
            </m:ctrlPr>
          </m:dPr>
          <m:e>
            <m:r>
              <w:rPr>
                <w:rFonts w:ascii="Cambria Math" w:hAnsi="Cambria Math"/>
              </w:rPr>
              <m:t>0,</m:t>
            </m:r>
            <m:sSup>
              <m:sSupPr>
                <m:ctrlPr>
                  <w:rPr>
                    <w:rFonts w:ascii="Cambria Math" w:hAnsi="Cambria Math"/>
                    <w:i/>
                    <w:iCs/>
                  </w:rPr>
                </m:ctrlPr>
              </m:sSupPr>
              <m:e>
                <m:r>
                  <w:rPr>
                    <w:rFonts w:ascii="Cambria Math" w:hAnsi="Cambria Math"/>
                  </w:rPr>
                  <m:t>σ</m:t>
                </m:r>
              </m:e>
              <m:sup>
                <m:r>
                  <w:rPr>
                    <w:rFonts w:ascii="Cambria Math" w:hAnsi="Cambria Math"/>
                  </w:rPr>
                  <m:t>2</m:t>
                </m:r>
              </m:sup>
            </m:sSup>
          </m:e>
        </m:d>
      </m:oMath>
      <w:r w:rsidR="00432397">
        <w:rPr>
          <w:rFonts w:eastAsiaTheme="minorEastAsia"/>
          <w:iCs/>
          <w:lang w:eastAsia="zh-CN"/>
        </w:rPr>
        <w:t xml:space="preserve"> and</w:t>
      </w:r>
      <w:r w:rsidR="00E64EF2" w:rsidRPr="000B4378">
        <w:rPr>
          <w:rFonts w:eastAsiaTheme="minorEastAsia"/>
          <w:iCs/>
          <w:lang w:eastAsia="zh-CN"/>
        </w:rPr>
        <w:t xml:space="preserve"> </w:t>
      </w:r>
      <w:r w:rsidR="00031307" w:rsidRPr="000B4378">
        <w:rPr>
          <w:rFonts w:eastAsiaTheme="minorEastAsia"/>
          <w:iCs/>
          <w:lang w:eastAsia="zh-CN"/>
        </w:rPr>
        <w:t xml:space="preserve">the </w:t>
      </w:r>
      <w:r w:rsidR="00FB7EFE" w:rsidRPr="000B4378">
        <w:rPr>
          <w:rFonts w:eastAsiaTheme="minorEastAsia"/>
          <w:iCs/>
        </w:rPr>
        <w:t>likelihood function of</w:t>
      </w:r>
      <w:r w:rsidR="00E45BA5" w:rsidRPr="000B4378">
        <w:rPr>
          <w:rFonts w:eastAsiaTheme="minorEastAsia"/>
          <w:iCs/>
        </w:rPr>
        <w:t xml:space="preserve"> </w:t>
      </w:r>
      <m:oMath>
        <m:sSub>
          <m:sSubPr>
            <m:ctrlPr>
              <w:rPr>
                <w:rFonts w:ascii="Cambria Math" w:hAnsi="Cambria Math"/>
                <w:i/>
              </w:rPr>
            </m:ctrlPr>
          </m:sSubPr>
          <m:e>
            <m:r>
              <m:rPr>
                <m:sty m:val="b"/>
              </m:rPr>
              <w:rPr>
                <w:rFonts w:ascii="Cambria Math" w:hAnsi="Cambria Math"/>
              </w:rPr>
              <m:t>h</m:t>
            </m:r>
          </m:e>
          <m:sub>
            <m:r>
              <w:rPr>
                <w:rFonts w:ascii="Cambria Math" w:hAnsi="Cambria Math"/>
              </w:rPr>
              <m:t>q</m:t>
            </m:r>
          </m:sub>
        </m:sSub>
        <m:r>
          <w:rPr>
            <w:rFonts w:ascii="Cambria Math" w:hAnsi="Cambria Math"/>
          </w:rPr>
          <m:t>|</m:t>
        </m:r>
        <m:sSub>
          <m:sSubPr>
            <m:ctrlPr>
              <w:rPr>
                <w:rFonts w:ascii="Cambria Math" w:hAnsi="Cambria Math"/>
                <w:iCs/>
              </w:rPr>
            </m:ctrlPr>
          </m:sSubPr>
          <m:e>
            <m:r>
              <m:rPr>
                <m:sty m:val="b"/>
              </m:rPr>
              <w:rPr>
                <w:rFonts w:ascii="Cambria Math" w:hAnsi="Cambria Math" w:hint="eastAsia"/>
              </w:rPr>
              <m:t>Γ</m:t>
            </m:r>
          </m:e>
          <m:sub>
            <m:r>
              <w:rPr>
                <w:rFonts w:ascii="Cambria Math" w:hAnsi="Cambria Math"/>
              </w:rPr>
              <m:t>q</m:t>
            </m:r>
          </m:sub>
        </m:sSub>
      </m:oMath>
      <w:r w:rsidR="00FB7EFE" w:rsidRPr="000B4378">
        <w:rPr>
          <w:rFonts w:eastAsiaTheme="minorEastAsia"/>
          <w:iCs/>
        </w:rPr>
        <w:t xml:space="preserve"> </w:t>
      </w:r>
      <w:r w:rsidR="008C04E6" w:rsidRPr="000B4378">
        <w:rPr>
          <w:rFonts w:eastAsiaTheme="minorEastAsia"/>
          <w:iCs/>
        </w:rPr>
        <w:t>can</w:t>
      </w:r>
      <w:r w:rsidR="00E45BA5" w:rsidRPr="000B4378">
        <w:rPr>
          <w:rFonts w:eastAsiaTheme="minorEastAsia"/>
          <w:iCs/>
        </w:rPr>
        <w:t xml:space="preserve"> be given based on the </w:t>
      </w:r>
      <w:r w:rsidR="00541333" w:rsidRPr="000B4378">
        <w:rPr>
          <w:rFonts w:eastAsiaTheme="minorEastAsia"/>
          <w:iCs/>
        </w:rPr>
        <w:t xml:space="preserve">conditional distribution </w:t>
      </w:r>
      <m:oMath>
        <m:sSub>
          <m:sSubPr>
            <m:ctrlPr>
              <w:rPr>
                <w:rFonts w:ascii="Cambria Math" w:hAnsi="Cambria Math"/>
                <w:i/>
              </w:rPr>
            </m:ctrlPr>
          </m:sSubPr>
          <m:e>
            <m:r>
              <m:rPr>
                <m:sty m:val="b"/>
              </m:rPr>
              <w:rPr>
                <w:rFonts w:ascii="Cambria Math" w:hAnsi="Cambria Math"/>
              </w:rPr>
              <m:t>h</m:t>
            </m:r>
          </m:e>
          <m:sub>
            <m:r>
              <w:rPr>
                <w:rFonts w:ascii="Cambria Math" w:hAnsi="Cambria Math"/>
              </w:rPr>
              <m:t>q</m:t>
            </m:r>
          </m:sub>
        </m:sSub>
        <m:r>
          <w:rPr>
            <w:rFonts w:ascii="Cambria Math" w:hAnsi="Cambria Math"/>
          </w:rPr>
          <m:t>|</m:t>
        </m:r>
        <m:sSub>
          <m:sSubPr>
            <m:ctrlPr>
              <w:rPr>
                <w:rFonts w:ascii="Cambria Math" w:hAnsi="Cambria Math"/>
                <w:iCs/>
              </w:rPr>
            </m:ctrlPr>
          </m:sSubPr>
          <m:e>
            <m:r>
              <m:rPr>
                <m:sty m:val="b"/>
              </m:rPr>
              <w:rPr>
                <w:rFonts w:ascii="Cambria Math" w:hAnsi="Cambria Math" w:hint="eastAsia"/>
              </w:rPr>
              <m:t>Γ</m:t>
            </m:r>
          </m:e>
          <m:sub>
            <m:r>
              <w:rPr>
                <w:rFonts w:ascii="Cambria Math" w:hAnsi="Cambria Math"/>
              </w:rPr>
              <m:t>q</m:t>
            </m:r>
          </m:sub>
        </m:sSub>
        <m:r>
          <m:rPr>
            <m:sty m:val="p"/>
          </m:rPr>
          <w:rPr>
            <w:rFonts w:ascii="Cambria Math" w:hAnsi="Cambria Math" w:cs="Cambria Math"/>
          </w:rPr>
          <m:t>∼</m:t>
        </m:r>
        <m:r>
          <w:rPr>
            <w:rFonts w:ascii="Cambria Math" w:hAnsi="Cambria Math"/>
          </w:rPr>
          <m:t>N(</m:t>
        </m:r>
        <m:sSub>
          <m:sSubPr>
            <m:ctrlPr>
              <w:rPr>
                <w:rFonts w:ascii="Cambria Math" w:hAnsi="Cambria Math"/>
                <w:i/>
                <w:iCs/>
              </w:rPr>
            </m:ctrlPr>
          </m:sSubPr>
          <m:e>
            <m:r>
              <m:rPr>
                <m:sty m:val="b"/>
              </m:rPr>
              <w:rPr>
                <w:rFonts w:ascii="Cambria Math" w:hAnsi="Cambria Math"/>
              </w:rPr>
              <m:t>Φ</m:t>
            </m:r>
          </m:e>
          <m:sub>
            <m:r>
              <w:rPr>
                <w:rFonts w:ascii="Cambria Math" w:hAnsi="Cambria Math"/>
              </w:rPr>
              <m:t>q</m:t>
            </m:r>
          </m:sub>
        </m:sSub>
        <m:sSub>
          <m:sSubPr>
            <m:ctrlPr>
              <w:rPr>
                <w:rFonts w:ascii="Cambria Math" w:hAnsi="Cambria Math"/>
                <w:i/>
                <w:iCs/>
              </w:rPr>
            </m:ctrlPr>
          </m:sSubPr>
          <m:e>
            <m:r>
              <m:rPr>
                <m:sty m:val="b"/>
              </m:rPr>
              <w:rPr>
                <w:rFonts w:ascii="Cambria Math" w:hAnsi="Cambria Math"/>
              </w:rPr>
              <m:t>Γ</m:t>
            </m:r>
          </m:e>
          <m:sub>
            <m:r>
              <w:rPr>
                <w:rFonts w:ascii="Cambria Math" w:hAnsi="Cambria Math"/>
              </w:rPr>
              <m:t>q</m:t>
            </m:r>
          </m:sub>
        </m:sSub>
        <m:r>
          <w:rPr>
            <w:rFonts w:ascii="Cambria Math" w:hAnsi="Cambria Math"/>
          </w:rPr>
          <m:t>,</m:t>
        </m:r>
        <m:sSup>
          <m:sSupPr>
            <m:ctrlPr>
              <w:rPr>
                <w:rFonts w:ascii="Cambria Math" w:hAnsi="Cambria Math"/>
                <w:i/>
                <w:iCs/>
              </w:rPr>
            </m:ctrlPr>
          </m:sSupPr>
          <m:e>
            <m:r>
              <w:rPr>
                <w:rFonts w:ascii="Cambria Math" w:hAnsi="Cambria Math"/>
              </w:rPr>
              <m:t>σ</m:t>
            </m:r>
          </m:e>
          <m:sup>
            <m:r>
              <w:rPr>
                <w:rFonts w:ascii="Cambria Math" w:hAnsi="Cambria Math"/>
              </w:rPr>
              <m:t>2</m:t>
            </m:r>
          </m:sup>
        </m:sSup>
        <m:r>
          <w:rPr>
            <w:rFonts w:ascii="Cambria Math" w:hAnsi="Cambria Math"/>
          </w:rPr>
          <m:t>)</m:t>
        </m:r>
      </m:oMath>
      <w:r w:rsidR="00432397">
        <w:rPr>
          <w:rFonts w:eastAsiaTheme="minorEastAsia" w:hint="eastAsia"/>
          <w:iCs/>
          <w:lang w:eastAsia="zh-CN"/>
        </w:rPr>
        <w:t>,</w:t>
      </w:r>
      <w:r w:rsidR="00432397">
        <w:rPr>
          <w:rFonts w:eastAsiaTheme="minorEastAsia"/>
          <w:iCs/>
          <w:lang w:eastAsia="zh-CN"/>
        </w:rPr>
        <w:t xml:space="preserve"> </w:t>
      </w:r>
      <w:r w:rsidR="00DC3A55" w:rsidRPr="000B4378">
        <w:rPr>
          <w:rFonts w:eastAsiaTheme="minorEastAsia"/>
          <w:iCs/>
          <w:lang w:eastAsia="zh-CN"/>
        </w:rPr>
        <w:t>the posterior distribution</w:t>
      </w:r>
      <w:r w:rsidR="00432397">
        <w:rPr>
          <w:rFonts w:eastAsiaTheme="minorEastAsia"/>
          <w:iCs/>
          <w:lang w:eastAsia="zh-CN"/>
        </w:rPr>
        <w:t xml:space="preserve"> of </w:t>
      </w:r>
      <m:oMath>
        <m:sSub>
          <m:sSubPr>
            <m:ctrlPr>
              <w:rPr>
                <w:rFonts w:ascii="Cambria Math" w:hAnsi="Cambria Math"/>
                <w:iCs/>
              </w:rPr>
            </m:ctrlPr>
          </m:sSubPr>
          <m:e>
            <m:r>
              <m:rPr>
                <m:sty m:val="b"/>
              </m:rPr>
              <w:rPr>
                <w:rFonts w:ascii="Cambria Math" w:hAnsi="Cambria Math" w:hint="eastAsia"/>
              </w:rPr>
              <m:t>Γ</m:t>
            </m:r>
          </m:e>
          <m:sub>
            <m:r>
              <w:rPr>
                <w:rFonts w:ascii="Cambria Math" w:hAnsi="Cambria Math"/>
              </w:rPr>
              <m:t>q</m:t>
            </m:r>
          </m:sub>
        </m:sSub>
        <m:r>
          <w:rPr>
            <w:rFonts w:ascii="Cambria Math" w:hAnsi="Cambria Math"/>
          </w:rPr>
          <m:t>|</m:t>
        </m:r>
        <m:sSub>
          <m:sSubPr>
            <m:ctrlPr>
              <w:rPr>
                <w:rFonts w:ascii="Cambria Math" w:hAnsi="Cambria Math"/>
                <w:i/>
              </w:rPr>
            </m:ctrlPr>
          </m:sSubPr>
          <m:e>
            <m:r>
              <m:rPr>
                <m:sty m:val="b"/>
              </m:rPr>
              <w:rPr>
                <w:rFonts w:ascii="Cambria Math" w:hAnsi="Cambria Math"/>
              </w:rPr>
              <m:t>h</m:t>
            </m:r>
          </m:e>
          <m:sub>
            <m:r>
              <w:rPr>
                <w:rFonts w:ascii="Cambria Math" w:hAnsi="Cambria Math"/>
              </w:rPr>
              <m:t>q</m:t>
            </m:r>
          </m:sub>
        </m:sSub>
      </m:oMath>
      <w:r w:rsidR="00432397">
        <w:rPr>
          <w:rFonts w:eastAsiaTheme="minorEastAsia"/>
          <w:iCs/>
          <w:lang w:eastAsia="zh-CN"/>
        </w:rPr>
        <w:t>is obtained as</w:t>
      </w:r>
    </w:p>
    <w:p w14:paraId="5D1FC042" w14:textId="77777777" w:rsidR="003A0887" w:rsidRPr="000B4378" w:rsidRDefault="003A0887" w:rsidP="00FB7EFE">
      <w:pPr>
        <w:pStyle w:val="Text"/>
        <w:widowControl/>
        <w:spacing w:line="240" w:lineRule="auto"/>
        <w:ind w:firstLine="198"/>
        <w:rPr>
          <w:rFonts w:eastAsiaTheme="minorEastAsia"/>
          <w:iCs/>
          <w:lang w:eastAsia="zh-CN"/>
        </w:rPr>
      </w:pPr>
    </w:p>
    <w:p w14:paraId="0AA337BF" w14:textId="7BE1F0BB" w:rsidR="00842329" w:rsidRPr="00D77F25" w:rsidRDefault="00AC6A85" w:rsidP="00FB7EFE">
      <w:pPr>
        <w:pStyle w:val="Text"/>
        <w:widowControl/>
        <w:spacing w:line="240" w:lineRule="auto"/>
        <w:ind w:firstLine="198"/>
        <w:rPr>
          <w:rFonts w:eastAsiaTheme="minorEastAsia"/>
          <w:iCs/>
          <w:lang w:eastAsia="zh-CN"/>
        </w:rPr>
      </w:pPr>
      <m:oMathPara>
        <m:oMath>
          <m:r>
            <w:rPr>
              <w:rFonts w:ascii="Cambria Math" w:eastAsiaTheme="minorEastAsia" w:hAnsi="Cambria Math"/>
              <w:lang w:eastAsia="zh-CN"/>
            </w:rPr>
            <m:t>P</m:t>
          </m:r>
          <m:d>
            <m:dPr>
              <m:ctrlPr>
                <w:rPr>
                  <w:rFonts w:ascii="Cambria Math" w:eastAsiaTheme="minorEastAsia" w:hAnsi="Cambria Math"/>
                  <w:i/>
                  <w:iCs/>
                  <w:lang w:eastAsia="zh-CN"/>
                </w:rPr>
              </m:ctrlPr>
            </m:dPr>
            <m:e>
              <m:sSub>
                <m:sSubPr>
                  <m:ctrlPr>
                    <w:rPr>
                      <w:rFonts w:ascii="Cambria Math" w:hAnsi="Cambria Math"/>
                      <w:iCs/>
                    </w:rPr>
                  </m:ctrlPr>
                </m:sSubPr>
                <m:e>
                  <m:r>
                    <m:rPr>
                      <m:sty m:val="b"/>
                    </m:rPr>
                    <w:rPr>
                      <w:rFonts w:ascii="Cambria Math" w:hAnsi="Cambria Math" w:hint="eastAsia"/>
                    </w:rPr>
                    <m:t>Γ</m:t>
                  </m:r>
                </m:e>
                <m:sub>
                  <m:r>
                    <w:rPr>
                      <w:rFonts w:ascii="Cambria Math" w:hAnsi="Cambria Math"/>
                    </w:rPr>
                    <m:t>q</m:t>
                  </m:r>
                </m:sub>
              </m:sSub>
              <m:ctrlPr>
                <w:rPr>
                  <w:rFonts w:ascii="Cambria Math" w:hAnsi="Cambria Math"/>
                  <w:i/>
                </w:rPr>
              </m:ctrlPr>
            </m:e>
            <m:e>
              <m:sSub>
                <m:sSubPr>
                  <m:ctrlPr>
                    <w:rPr>
                      <w:rFonts w:ascii="Cambria Math" w:hAnsi="Cambria Math"/>
                      <w:i/>
                    </w:rPr>
                  </m:ctrlPr>
                </m:sSubPr>
                <m:e>
                  <m:r>
                    <m:rPr>
                      <m:sty m:val="b"/>
                    </m:rPr>
                    <w:rPr>
                      <w:rFonts w:ascii="Cambria Math" w:hAnsi="Cambria Math"/>
                    </w:rPr>
                    <m:t>h</m:t>
                  </m:r>
                </m:e>
                <m:sub>
                  <m:r>
                    <w:rPr>
                      <w:rFonts w:ascii="Cambria Math" w:hAnsi="Cambria Math"/>
                    </w:rPr>
                    <m:t>q</m:t>
                  </m:r>
                </m:sub>
              </m:sSub>
            </m:e>
          </m:d>
          <m:r>
            <w:rPr>
              <w:rFonts w:ascii="Cambria Math" w:eastAsiaTheme="minorEastAsia" w:hAnsi="Cambria Math"/>
              <w:lang w:eastAsia="zh-CN"/>
            </w:rPr>
            <m:t>∝P</m:t>
          </m:r>
          <m:d>
            <m:dPr>
              <m:ctrlPr>
                <w:rPr>
                  <w:rFonts w:ascii="Cambria Math" w:eastAsiaTheme="minorEastAsia" w:hAnsi="Cambria Math"/>
                  <w:i/>
                  <w:iCs/>
                  <w:lang w:eastAsia="zh-CN"/>
                </w:rPr>
              </m:ctrlPr>
            </m:dPr>
            <m:e>
              <m:sSub>
                <m:sSubPr>
                  <m:ctrlPr>
                    <w:rPr>
                      <w:rFonts w:ascii="Cambria Math" w:hAnsi="Cambria Math"/>
                      <w:i/>
                    </w:rPr>
                  </m:ctrlPr>
                </m:sSubPr>
                <m:e>
                  <m:r>
                    <m:rPr>
                      <m:sty m:val="b"/>
                    </m:rPr>
                    <w:rPr>
                      <w:rFonts w:ascii="Cambria Math" w:hAnsi="Cambria Math"/>
                    </w:rPr>
                    <m:t>h</m:t>
                  </m:r>
                </m:e>
                <m:sub>
                  <m:r>
                    <w:rPr>
                      <w:rFonts w:ascii="Cambria Math" w:hAnsi="Cambria Math"/>
                    </w:rPr>
                    <m:t>q</m:t>
                  </m:r>
                </m:sub>
              </m:sSub>
              <m:ctrlPr>
                <w:rPr>
                  <w:rFonts w:ascii="Cambria Math" w:hAnsi="Cambria Math"/>
                  <w:i/>
                </w:rPr>
              </m:ctrlPr>
            </m:e>
            <m:e>
              <m:sSub>
                <m:sSubPr>
                  <m:ctrlPr>
                    <w:rPr>
                      <w:rFonts w:ascii="Cambria Math" w:hAnsi="Cambria Math"/>
                      <w:iCs/>
                    </w:rPr>
                  </m:ctrlPr>
                </m:sSubPr>
                <m:e>
                  <m:r>
                    <m:rPr>
                      <m:sty m:val="b"/>
                    </m:rPr>
                    <w:rPr>
                      <w:rFonts w:ascii="Cambria Math" w:hAnsi="Cambria Math" w:hint="eastAsia"/>
                    </w:rPr>
                    <m:t>Γ</m:t>
                  </m:r>
                </m:e>
                <m:sub>
                  <m:r>
                    <w:rPr>
                      <w:rFonts w:ascii="Cambria Math" w:hAnsi="Cambria Math"/>
                    </w:rPr>
                    <m:t>q</m:t>
                  </m:r>
                </m:sub>
              </m:sSub>
            </m:e>
          </m:d>
          <m:r>
            <w:rPr>
              <w:rFonts w:ascii="Cambria Math" w:eastAsiaTheme="minorEastAsia" w:hAnsi="Cambria Math"/>
              <w:lang w:eastAsia="zh-CN"/>
            </w:rPr>
            <m:t>P</m:t>
          </m:r>
          <m:d>
            <m:dPr>
              <m:ctrlPr>
                <w:rPr>
                  <w:rFonts w:ascii="Cambria Math" w:eastAsiaTheme="minorEastAsia" w:hAnsi="Cambria Math"/>
                  <w:i/>
                  <w:iCs/>
                  <w:lang w:eastAsia="zh-CN"/>
                </w:rPr>
              </m:ctrlPr>
            </m:dPr>
            <m:e>
              <m:sSub>
                <m:sSubPr>
                  <m:ctrlPr>
                    <w:rPr>
                      <w:rFonts w:ascii="Cambria Math" w:hAnsi="Cambria Math"/>
                      <w:iCs/>
                    </w:rPr>
                  </m:ctrlPr>
                </m:sSubPr>
                <m:e>
                  <m:r>
                    <m:rPr>
                      <m:sty m:val="b"/>
                    </m:rPr>
                    <w:rPr>
                      <w:rFonts w:ascii="Cambria Math" w:hAnsi="Cambria Math" w:hint="eastAsia"/>
                    </w:rPr>
                    <m:t>Γ</m:t>
                  </m:r>
                </m:e>
                <m:sub>
                  <m:r>
                    <w:rPr>
                      <w:rFonts w:ascii="Cambria Math" w:hAnsi="Cambria Math"/>
                    </w:rPr>
                    <m:t>q</m:t>
                  </m:r>
                </m:sub>
              </m:sSub>
            </m:e>
          </m:d>
          <m:r>
            <w:rPr>
              <w:rFonts w:ascii="Cambria Math" w:eastAsiaTheme="minorEastAsia" w:hAnsi="Cambria Math"/>
              <w:lang w:eastAsia="zh-CN"/>
            </w:rPr>
            <m:t>∝</m:t>
          </m:r>
          <m:r>
            <m:rPr>
              <m:sty m:val="p"/>
            </m:rPr>
            <w:rPr>
              <w:rFonts w:ascii="Cambria Math" w:eastAsiaTheme="minorEastAsia" w:hAnsi="Cambria Math"/>
              <w:lang w:eastAsia="zh-CN"/>
            </w:rPr>
            <m:t>exp</m:t>
          </m:r>
          <m:d>
            <m:dPr>
              <m:begChr m:val="{"/>
              <m:endChr m:val="}"/>
              <m:ctrlPr>
                <w:rPr>
                  <w:rFonts w:ascii="Cambria Math" w:eastAsiaTheme="minorEastAsia" w:hAnsi="Cambria Math"/>
                  <w:iCs/>
                  <w:lang w:eastAsia="zh-CN"/>
                </w:rPr>
              </m:ctrlPr>
            </m:dPr>
            <m:e>
              <m:f>
                <m:fPr>
                  <m:ctrlPr>
                    <w:rPr>
                      <w:rFonts w:ascii="Cambria Math" w:eastAsiaTheme="minorEastAsia" w:hAnsi="Cambria Math"/>
                      <w:iCs/>
                      <w:lang w:eastAsia="zh-CN"/>
                    </w:rPr>
                  </m:ctrlPr>
                </m:fPr>
                <m:num>
                  <m:r>
                    <m:rPr>
                      <m:sty m:val="p"/>
                    </m:rPr>
                    <w:rPr>
                      <w:rFonts w:ascii="Cambria Math" w:eastAsiaTheme="minorEastAsia" w:hAnsi="Cambria Math"/>
                      <w:lang w:eastAsia="zh-CN"/>
                    </w:rPr>
                    <m:t>1</m:t>
                  </m:r>
                </m:num>
                <m:den>
                  <m:sSup>
                    <m:sSupPr>
                      <m:ctrlPr>
                        <w:rPr>
                          <w:rFonts w:ascii="Cambria Math" w:eastAsiaTheme="minorEastAsia" w:hAnsi="Cambria Math"/>
                          <w:iCs/>
                          <w:lang w:eastAsia="zh-CN"/>
                        </w:rPr>
                      </m:ctrlPr>
                    </m:sSupPr>
                    <m:e>
                      <m:r>
                        <w:rPr>
                          <w:rFonts w:ascii="Cambria Math" w:eastAsiaTheme="minorEastAsia" w:hAnsi="Cambria Math"/>
                          <w:lang w:eastAsia="zh-CN"/>
                        </w:rPr>
                        <m:t>σ</m:t>
                      </m:r>
                    </m:e>
                    <m:sup>
                      <m:r>
                        <m:rPr>
                          <m:sty m:val="p"/>
                        </m:rPr>
                        <w:rPr>
                          <w:rFonts w:ascii="Cambria Math" w:eastAsiaTheme="minorEastAsia" w:hAnsi="Cambria Math"/>
                          <w:lang w:eastAsia="zh-CN"/>
                        </w:rPr>
                        <m:t>2</m:t>
                      </m:r>
                    </m:sup>
                  </m:sSup>
                </m:den>
              </m:f>
              <m:sSup>
                <m:sSupPr>
                  <m:ctrlPr>
                    <w:rPr>
                      <w:rFonts w:ascii="Cambria Math" w:eastAsiaTheme="minorEastAsia" w:hAnsi="Cambria Math"/>
                      <w:iCs/>
                      <w:lang w:eastAsia="zh-CN"/>
                    </w:rPr>
                  </m:ctrlPr>
                </m:sSupPr>
                <m:e>
                  <m:d>
                    <m:dPr>
                      <m:ctrlPr>
                        <w:rPr>
                          <w:rFonts w:ascii="Cambria Math" w:eastAsiaTheme="minorEastAsia" w:hAnsi="Cambria Math"/>
                          <w:iCs/>
                          <w:lang w:eastAsia="zh-CN"/>
                        </w:rPr>
                      </m:ctrlPr>
                    </m:dPr>
                    <m:e>
                      <m:sSub>
                        <m:sSubPr>
                          <m:ctrlPr>
                            <w:rPr>
                              <w:rFonts w:ascii="Cambria Math" w:eastAsiaTheme="minorEastAsia" w:hAnsi="Cambria Math"/>
                              <w:iCs/>
                              <w:lang w:eastAsia="zh-CN"/>
                            </w:rPr>
                          </m:ctrlPr>
                        </m:sSubPr>
                        <m:e>
                          <m:r>
                            <m:rPr>
                              <m:sty m:val="b"/>
                            </m:rPr>
                            <w:rPr>
                              <w:rFonts w:ascii="Cambria Math" w:eastAsiaTheme="minorEastAsia" w:hAnsi="Cambria Math"/>
                              <w:lang w:eastAsia="zh-CN"/>
                            </w:rPr>
                            <m:t>h</m:t>
                          </m:r>
                        </m:e>
                        <m:sub>
                          <m:r>
                            <w:rPr>
                              <w:rFonts w:ascii="Cambria Math" w:eastAsiaTheme="minorEastAsia" w:hAnsi="Cambria Math"/>
                              <w:lang w:eastAsia="zh-CN"/>
                            </w:rPr>
                            <m:t>q</m:t>
                          </m:r>
                        </m:sub>
                      </m:sSub>
                      <m:r>
                        <m:rPr>
                          <m:sty m:val="p"/>
                        </m:rPr>
                        <w:rPr>
                          <w:rFonts w:ascii="Cambria Math" w:eastAsiaTheme="minorEastAsia" w:hAnsi="Cambria Math"/>
                          <w:lang w:eastAsia="zh-CN"/>
                        </w:rPr>
                        <m:t>-</m:t>
                      </m:r>
                      <m:sSub>
                        <m:sSubPr>
                          <m:ctrlPr>
                            <w:rPr>
                              <w:rFonts w:ascii="Cambria Math" w:eastAsiaTheme="minorEastAsia" w:hAnsi="Cambria Math"/>
                              <w:iCs/>
                              <w:lang w:eastAsia="zh-CN"/>
                            </w:rPr>
                          </m:ctrlPr>
                        </m:sSubPr>
                        <m:e>
                          <m:r>
                            <m:rPr>
                              <m:sty m:val="b"/>
                            </m:rPr>
                            <w:rPr>
                              <w:rFonts w:ascii="Cambria Math" w:eastAsiaTheme="minorEastAsia" w:hAnsi="Cambria Math"/>
                              <w:lang w:eastAsia="zh-CN"/>
                            </w:rPr>
                            <m:t>Φ</m:t>
                          </m:r>
                        </m:e>
                        <m:sub>
                          <m:r>
                            <w:rPr>
                              <w:rFonts w:ascii="Cambria Math" w:eastAsiaTheme="minorEastAsia" w:hAnsi="Cambria Math"/>
                              <w:lang w:eastAsia="zh-CN"/>
                            </w:rPr>
                            <m:t>q</m:t>
                          </m:r>
                        </m:sub>
                      </m:sSub>
                      <m:sSub>
                        <m:sSubPr>
                          <m:ctrlPr>
                            <w:rPr>
                              <w:rFonts w:ascii="Cambria Math" w:eastAsiaTheme="minorEastAsia" w:hAnsi="Cambria Math"/>
                              <w:iCs/>
                              <w:lang w:eastAsia="zh-CN"/>
                            </w:rPr>
                          </m:ctrlPr>
                        </m:sSubPr>
                        <m:e>
                          <m:r>
                            <m:rPr>
                              <m:sty m:val="b"/>
                            </m:rPr>
                            <w:rPr>
                              <w:rFonts w:ascii="Cambria Math" w:eastAsiaTheme="minorEastAsia" w:hAnsi="Cambria Math"/>
                              <w:lang w:eastAsia="zh-CN"/>
                            </w:rPr>
                            <m:t>Γ</m:t>
                          </m:r>
                        </m:e>
                        <m:sub>
                          <m:r>
                            <w:rPr>
                              <w:rFonts w:ascii="Cambria Math" w:eastAsiaTheme="minorEastAsia" w:hAnsi="Cambria Math"/>
                              <w:lang w:eastAsia="zh-CN"/>
                            </w:rPr>
                            <m:t>q</m:t>
                          </m:r>
                        </m:sub>
                      </m:sSub>
                    </m:e>
                  </m:d>
                </m:e>
                <m:sup>
                  <m:r>
                    <m:rPr>
                      <m:nor/>
                    </m:rPr>
                    <w:rPr>
                      <w:rFonts w:ascii="Cambria Math" w:eastAsiaTheme="minorEastAsia" w:hAnsi="Cambria Math"/>
                      <w:iCs/>
                      <w:lang w:eastAsia="zh-CN"/>
                    </w:rPr>
                    <m:t>T</m:t>
                  </m:r>
                </m:sup>
              </m:sSup>
              <m:d>
                <m:dPr>
                  <m:ctrlPr>
                    <w:rPr>
                      <w:rFonts w:ascii="Cambria Math" w:eastAsiaTheme="minorEastAsia" w:hAnsi="Cambria Math"/>
                      <w:bCs/>
                      <w:lang w:eastAsia="zh-CN"/>
                    </w:rPr>
                  </m:ctrlPr>
                </m:dPr>
                <m:e>
                  <m:sSub>
                    <m:sSubPr>
                      <m:ctrlPr>
                        <w:rPr>
                          <w:rFonts w:ascii="Cambria Math" w:eastAsiaTheme="minorEastAsia" w:hAnsi="Cambria Math"/>
                          <w:bCs/>
                          <w:lang w:eastAsia="zh-CN"/>
                        </w:rPr>
                      </m:ctrlPr>
                    </m:sSubPr>
                    <m:e>
                      <m:r>
                        <m:rPr>
                          <m:sty m:val="b"/>
                        </m:rPr>
                        <w:rPr>
                          <w:rFonts w:ascii="Cambria Math" w:eastAsiaTheme="minorEastAsia" w:hAnsi="Cambria Math"/>
                          <w:lang w:eastAsia="zh-CN"/>
                        </w:rPr>
                        <m:t>h</m:t>
                      </m:r>
                    </m:e>
                    <m:sub>
                      <m:r>
                        <w:rPr>
                          <w:rFonts w:ascii="Cambria Math" w:eastAsiaTheme="minorEastAsia" w:hAnsi="Cambria Math"/>
                          <w:lang w:eastAsia="zh-CN"/>
                        </w:rPr>
                        <m:t>q</m:t>
                      </m:r>
                    </m:sub>
                  </m:sSub>
                  <m:r>
                    <m:rPr>
                      <m:sty m:val="p"/>
                    </m:rPr>
                    <w:rPr>
                      <w:rFonts w:ascii="Cambria Math" w:eastAsiaTheme="minorEastAsia" w:hAnsi="Cambria Math"/>
                      <w:lang w:eastAsia="zh-CN"/>
                    </w:rPr>
                    <m:t>-</m:t>
                  </m:r>
                  <m:sSub>
                    <m:sSubPr>
                      <m:ctrlPr>
                        <w:rPr>
                          <w:rFonts w:ascii="Cambria Math" w:eastAsiaTheme="minorEastAsia" w:hAnsi="Cambria Math"/>
                          <w:bCs/>
                          <w:lang w:eastAsia="zh-CN"/>
                        </w:rPr>
                      </m:ctrlPr>
                    </m:sSubPr>
                    <m:e>
                      <m:r>
                        <m:rPr>
                          <m:sty m:val="b"/>
                        </m:rPr>
                        <w:rPr>
                          <w:rFonts w:ascii="Cambria Math" w:eastAsiaTheme="minorEastAsia" w:hAnsi="Cambria Math"/>
                          <w:lang w:eastAsia="zh-CN"/>
                        </w:rPr>
                        <m:t>Φ</m:t>
                      </m:r>
                    </m:e>
                    <m:sub>
                      <m:r>
                        <w:rPr>
                          <w:rFonts w:ascii="Cambria Math" w:eastAsiaTheme="minorEastAsia" w:hAnsi="Cambria Math"/>
                          <w:lang w:eastAsia="zh-CN"/>
                        </w:rPr>
                        <m:t>q</m:t>
                      </m:r>
                    </m:sub>
                  </m:sSub>
                  <m:sSub>
                    <m:sSubPr>
                      <m:ctrlPr>
                        <w:rPr>
                          <w:rFonts w:ascii="Cambria Math" w:eastAsiaTheme="minorEastAsia" w:hAnsi="Cambria Math"/>
                          <w:bCs/>
                          <w:lang w:eastAsia="zh-CN"/>
                        </w:rPr>
                      </m:ctrlPr>
                    </m:sSubPr>
                    <m:e>
                      <m:r>
                        <m:rPr>
                          <m:sty m:val="b"/>
                        </m:rPr>
                        <w:rPr>
                          <w:rFonts w:ascii="Cambria Math" w:eastAsiaTheme="minorEastAsia" w:hAnsi="Cambria Math"/>
                          <w:lang w:eastAsia="zh-CN"/>
                        </w:rPr>
                        <m:t>Γ</m:t>
                      </m:r>
                    </m:e>
                    <m:sub>
                      <m:r>
                        <w:rPr>
                          <w:rFonts w:ascii="Cambria Math" w:eastAsiaTheme="minorEastAsia" w:hAnsi="Cambria Math"/>
                          <w:lang w:eastAsia="zh-CN"/>
                        </w:rPr>
                        <m:t>q</m:t>
                      </m:r>
                    </m:sub>
                  </m:sSub>
                </m:e>
              </m:d>
              <m:r>
                <m:rPr>
                  <m:sty m:val="p"/>
                </m:rPr>
                <w:rPr>
                  <w:rFonts w:ascii="Cambria Math" w:eastAsiaTheme="minorEastAsia" w:hAnsi="Cambria Math"/>
                  <w:lang w:eastAsia="zh-CN"/>
                </w:rPr>
                <m:t>+</m:t>
              </m:r>
              <w:bookmarkStart w:id="315" w:name="_Hlk93696579"/>
              <m:sSup>
                <m:sSupPr>
                  <m:ctrlPr>
                    <w:rPr>
                      <w:rFonts w:ascii="Cambria Math" w:eastAsiaTheme="minorEastAsia" w:hAnsi="Cambria Math"/>
                      <w:bCs/>
                      <w:iCs/>
                      <w:lang w:eastAsia="zh-CN"/>
                    </w:rPr>
                  </m:ctrlPr>
                </m:sSupPr>
                <m:e>
                  <m:d>
                    <m:dPr>
                      <m:ctrlPr>
                        <w:rPr>
                          <w:rFonts w:ascii="Cambria Math" w:eastAsiaTheme="minorEastAsia" w:hAnsi="Cambria Math"/>
                          <w:bCs/>
                          <w:iCs/>
                          <w:lang w:eastAsia="zh-CN"/>
                        </w:rPr>
                      </m:ctrlPr>
                    </m:dPr>
                    <m:e>
                      <m:sSub>
                        <m:sSubPr>
                          <m:ctrlPr>
                            <w:rPr>
                              <w:rFonts w:ascii="Cambria Math" w:eastAsiaTheme="minorEastAsia" w:hAnsi="Cambria Math"/>
                              <w:bCs/>
                              <w:iCs/>
                              <w:lang w:eastAsia="zh-CN"/>
                            </w:rPr>
                          </m:ctrlPr>
                        </m:sSubPr>
                        <m:e>
                          <m:r>
                            <m:rPr>
                              <m:sty m:val="b"/>
                            </m:rPr>
                            <w:rPr>
                              <w:rFonts w:ascii="Cambria Math" w:eastAsiaTheme="minorEastAsia" w:hAnsi="Cambria Math"/>
                              <w:lang w:eastAsia="zh-CN"/>
                            </w:rPr>
                            <m:t>Γ</m:t>
                          </m:r>
                        </m:e>
                        <m:sub>
                          <m:r>
                            <w:rPr>
                              <w:rFonts w:ascii="Cambria Math" w:eastAsiaTheme="minorEastAsia" w:hAnsi="Cambria Math"/>
                              <w:lang w:eastAsia="zh-CN"/>
                            </w:rPr>
                            <m:t>q</m:t>
                          </m:r>
                        </m:sub>
                      </m:sSub>
                      <m:r>
                        <m:rPr>
                          <m:sty m:val="p"/>
                        </m:rPr>
                        <w:rPr>
                          <w:rFonts w:ascii="Cambria Math" w:eastAsiaTheme="minorEastAsia" w:hAnsi="Cambria Math"/>
                          <w:lang w:eastAsia="zh-CN"/>
                        </w:rPr>
                        <m:t>-</m:t>
                      </m:r>
                      <m:sSub>
                        <m:sSubPr>
                          <m:ctrlPr>
                            <w:rPr>
                              <w:rFonts w:ascii="Cambria Math" w:eastAsia="Times New Roman" w:hAnsi="Cambria Math"/>
                              <w:bCs/>
                              <w:iCs/>
                              <w:lang w:eastAsia="zh-CN"/>
                            </w:rPr>
                          </m:ctrlPr>
                        </m:sSubPr>
                        <m:e>
                          <m:r>
                            <m:rPr>
                              <m:sty m:val="b"/>
                            </m:rPr>
                            <w:rPr>
                              <w:rFonts w:ascii="Cambria Math" w:eastAsia="Times New Roman" w:hAnsi="Cambria Math"/>
                              <w:lang w:eastAsia="zh-CN"/>
                            </w:rPr>
                            <m:t>μ</m:t>
                          </m:r>
                        </m:e>
                        <m:sub>
                          <m:r>
                            <m:rPr>
                              <m:sty m:val="p"/>
                            </m:rPr>
                            <w:rPr>
                              <w:rFonts w:ascii="Cambria Math" w:eastAsia="Times New Roman" w:hAnsi="Cambria Math"/>
                              <w:lang w:eastAsia="zh-CN"/>
                            </w:rPr>
                            <m:t>Γ</m:t>
                          </m:r>
                        </m:sub>
                      </m:sSub>
                    </m:e>
                  </m:d>
                </m:e>
                <m:sup>
                  <m:r>
                    <m:rPr>
                      <m:nor/>
                    </m:rPr>
                    <w:rPr>
                      <w:rFonts w:ascii="Cambria Math" w:eastAsiaTheme="minorEastAsia" w:hAnsi="Cambria Math"/>
                      <w:bCs/>
                      <w:iCs/>
                      <w:lang w:eastAsia="zh-CN"/>
                    </w:rPr>
                    <m:t>T</m:t>
                  </m:r>
                </m:sup>
              </m:sSup>
              <m:sSubSup>
                <m:sSubSupPr>
                  <m:ctrlPr>
                    <w:rPr>
                      <w:rFonts w:ascii="Cambria Math" w:eastAsiaTheme="minorEastAsia" w:hAnsi="Cambria Math"/>
                      <w:iCs/>
                      <w:lang w:eastAsia="zh-CN"/>
                    </w:rPr>
                  </m:ctrlPr>
                </m:sSubSupPr>
                <m:e>
                  <m:r>
                    <m:rPr>
                      <m:sty m:val="b"/>
                    </m:rPr>
                    <w:rPr>
                      <w:rFonts w:ascii="Cambria Math" w:eastAsiaTheme="minorEastAsia" w:hAnsi="Cambria Math"/>
                      <w:lang w:eastAsia="zh-CN"/>
                    </w:rPr>
                    <m:t>C</m:t>
                  </m:r>
                </m:e>
                <m:sub>
                  <m:r>
                    <m:rPr>
                      <m:sty m:val="p"/>
                    </m:rPr>
                    <w:rPr>
                      <w:rFonts w:ascii="Cambria Math" w:eastAsiaTheme="minorEastAsia" w:hAnsi="Cambria Math"/>
                      <w:lang w:eastAsia="zh-CN"/>
                    </w:rPr>
                    <m:t>Γ</m:t>
                  </m:r>
                </m:sub>
                <m:sup>
                  <m:r>
                    <m:rPr>
                      <m:sty m:val="p"/>
                    </m:rPr>
                    <w:rPr>
                      <w:rFonts w:ascii="Cambria Math" w:eastAsiaTheme="minorEastAsia" w:hAnsi="Cambria Math"/>
                      <w:lang w:eastAsia="zh-CN"/>
                    </w:rPr>
                    <m:t>-1</m:t>
                  </m:r>
                </m:sup>
              </m:sSubSup>
              <m:d>
                <m:dPr>
                  <m:ctrlPr>
                    <w:rPr>
                      <w:rFonts w:ascii="Cambria Math" w:eastAsiaTheme="minorEastAsia" w:hAnsi="Cambria Math"/>
                      <w:iCs/>
                      <w:lang w:eastAsia="zh-CN"/>
                    </w:rPr>
                  </m:ctrlPr>
                </m:dPr>
                <m:e>
                  <m:sSub>
                    <m:sSubPr>
                      <m:ctrlPr>
                        <w:rPr>
                          <w:rFonts w:ascii="Cambria Math" w:eastAsiaTheme="minorEastAsia" w:hAnsi="Cambria Math"/>
                          <w:iCs/>
                          <w:lang w:eastAsia="zh-CN"/>
                        </w:rPr>
                      </m:ctrlPr>
                    </m:sSubPr>
                    <m:e>
                      <m:r>
                        <m:rPr>
                          <m:sty m:val="b"/>
                        </m:rPr>
                        <w:rPr>
                          <w:rFonts w:ascii="Cambria Math" w:eastAsiaTheme="minorEastAsia" w:hAnsi="Cambria Math"/>
                          <w:lang w:eastAsia="zh-CN"/>
                        </w:rPr>
                        <m:t>Γ</m:t>
                      </m:r>
                    </m:e>
                    <m:sub>
                      <m:r>
                        <w:rPr>
                          <w:rFonts w:ascii="Cambria Math" w:eastAsiaTheme="minorEastAsia" w:hAnsi="Cambria Math"/>
                          <w:lang w:eastAsia="zh-CN"/>
                        </w:rPr>
                        <m:t>q</m:t>
                      </m:r>
                    </m:sub>
                  </m:sSub>
                  <m:r>
                    <m:rPr>
                      <m:sty m:val="p"/>
                    </m:rPr>
                    <w:rPr>
                      <w:rFonts w:ascii="Cambria Math" w:eastAsiaTheme="minorEastAsia" w:hAnsi="Cambria Math"/>
                      <w:lang w:eastAsia="zh-CN"/>
                    </w:rPr>
                    <m:t>-</m:t>
                  </m:r>
                  <m:sSub>
                    <m:sSubPr>
                      <m:ctrlPr>
                        <w:rPr>
                          <w:rFonts w:ascii="Cambria Math" w:eastAsia="Times New Roman" w:hAnsi="Cambria Math"/>
                          <w:bCs/>
                          <w:iCs/>
                          <w:lang w:eastAsia="zh-CN"/>
                        </w:rPr>
                      </m:ctrlPr>
                    </m:sSubPr>
                    <m:e>
                      <m:r>
                        <m:rPr>
                          <m:sty m:val="b"/>
                        </m:rPr>
                        <w:rPr>
                          <w:rFonts w:ascii="Cambria Math" w:eastAsia="Times New Roman" w:hAnsi="Cambria Math"/>
                          <w:lang w:eastAsia="zh-CN"/>
                        </w:rPr>
                        <m:t>μ</m:t>
                      </m:r>
                    </m:e>
                    <m:sub>
                      <m:r>
                        <m:rPr>
                          <m:sty m:val="p"/>
                        </m:rPr>
                        <w:rPr>
                          <w:rFonts w:ascii="Cambria Math" w:eastAsia="Times New Roman" w:hAnsi="Cambria Math"/>
                          <w:lang w:eastAsia="zh-CN"/>
                        </w:rPr>
                        <m:t>Γ</m:t>
                      </m:r>
                    </m:sub>
                  </m:sSub>
                </m:e>
              </m:d>
              <w:bookmarkEnd w:id="315"/>
            </m:e>
          </m:d>
          <m:r>
            <m:rPr>
              <m:sty m:val="p"/>
            </m:rPr>
            <w:rPr>
              <w:rFonts w:ascii="Cambria Math" w:eastAsiaTheme="minorEastAsia" w:hAnsi="Cambria Math"/>
              <w:lang w:eastAsia="zh-CN"/>
            </w:rPr>
            <m:t>∝exp</m:t>
          </m:r>
          <m:d>
            <m:dPr>
              <m:begChr m:val="{"/>
              <m:endChr m:val="}"/>
              <m:ctrlPr>
                <w:rPr>
                  <w:rFonts w:ascii="Cambria Math" w:eastAsiaTheme="minorEastAsia" w:hAnsi="Cambria Math"/>
                  <w:iCs/>
                  <w:lang w:eastAsia="zh-CN"/>
                </w:rPr>
              </m:ctrlPr>
            </m:dPr>
            <m:e>
              <m:sSubSup>
                <m:sSubSupPr>
                  <m:ctrlPr>
                    <w:rPr>
                      <w:rFonts w:ascii="Cambria Math" w:eastAsiaTheme="minorEastAsia" w:hAnsi="Cambria Math"/>
                      <w:lang w:eastAsia="zh-CN"/>
                    </w:rPr>
                  </m:ctrlPr>
                </m:sSubSupPr>
                <m:e>
                  <m:r>
                    <m:rPr>
                      <m:sty m:val="b"/>
                    </m:rPr>
                    <w:rPr>
                      <w:rFonts w:ascii="Cambria Math" w:eastAsiaTheme="minorEastAsia" w:hAnsi="Cambria Math"/>
                      <w:lang w:eastAsia="zh-CN"/>
                    </w:rPr>
                    <m:t>Γ</m:t>
                  </m:r>
                  <m:ctrlPr>
                    <w:rPr>
                      <w:rFonts w:ascii="Cambria Math" w:eastAsiaTheme="minorEastAsia" w:hAnsi="Cambria Math"/>
                      <w:b/>
                      <w:lang w:eastAsia="zh-CN"/>
                    </w:rPr>
                  </m:ctrlPr>
                </m:e>
                <m:sub>
                  <m:r>
                    <w:rPr>
                      <w:rFonts w:ascii="Cambria Math" w:eastAsiaTheme="minorEastAsia" w:hAnsi="Cambria Math"/>
                      <w:lang w:eastAsia="zh-CN"/>
                    </w:rPr>
                    <m:t>q</m:t>
                  </m:r>
                </m:sub>
                <m:sup>
                  <m:r>
                    <m:rPr>
                      <m:sty m:val="p"/>
                    </m:rPr>
                    <w:rPr>
                      <w:rFonts w:ascii="Cambria Math" w:eastAsiaTheme="minorEastAsia" w:hAnsi="Cambria Math"/>
                      <w:lang w:eastAsia="zh-CN"/>
                    </w:rPr>
                    <m:t>T</m:t>
                  </m:r>
                </m:sup>
              </m:sSubSup>
              <m:d>
                <m:dPr>
                  <m:ctrlPr>
                    <w:rPr>
                      <w:rFonts w:ascii="Cambria Math" w:eastAsiaTheme="minorEastAsia" w:hAnsi="Cambria Math"/>
                      <w:lang w:eastAsia="zh-CN"/>
                    </w:rPr>
                  </m:ctrlPr>
                </m:dPr>
                <m:e>
                  <m:f>
                    <m:fPr>
                      <m:ctrlPr>
                        <w:rPr>
                          <w:rFonts w:ascii="Cambria Math" w:eastAsiaTheme="minorEastAsia" w:hAnsi="Cambria Math"/>
                          <w:bCs/>
                          <w:lang w:eastAsia="zh-CN"/>
                        </w:rPr>
                      </m:ctrlPr>
                    </m:fPr>
                    <m:num>
                      <m:sSubSup>
                        <m:sSubSupPr>
                          <m:ctrlPr>
                            <w:rPr>
                              <w:rFonts w:ascii="Cambria Math" w:eastAsiaTheme="minorEastAsia" w:hAnsi="Cambria Math"/>
                              <w:bCs/>
                              <w:lang w:eastAsia="zh-CN"/>
                            </w:rPr>
                          </m:ctrlPr>
                        </m:sSubSupPr>
                        <m:e>
                          <m:r>
                            <m:rPr>
                              <m:sty m:val="b"/>
                            </m:rPr>
                            <w:rPr>
                              <w:rFonts w:ascii="Cambria Math" w:eastAsiaTheme="minorEastAsia" w:hAnsi="Cambria Math"/>
                              <w:lang w:eastAsia="zh-CN"/>
                            </w:rPr>
                            <m:t>Φ</m:t>
                          </m:r>
                        </m:e>
                        <m:sub>
                          <m:r>
                            <w:rPr>
                              <w:rFonts w:ascii="Cambria Math" w:eastAsiaTheme="minorEastAsia" w:hAnsi="Cambria Math"/>
                              <w:lang w:eastAsia="zh-CN"/>
                            </w:rPr>
                            <m:t>q</m:t>
                          </m:r>
                        </m:sub>
                        <m:sup>
                          <m:r>
                            <m:rPr>
                              <m:nor/>
                            </m:rPr>
                            <w:rPr>
                              <w:rFonts w:ascii="Cambria Math" w:eastAsiaTheme="minorEastAsia" w:hAnsi="Cambria Math"/>
                              <w:bCs/>
                              <w:lang w:eastAsia="zh-CN"/>
                            </w:rPr>
                            <m:t>T</m:t>
                          </m:r>
                        </m:sup>
                      </m:sSubSup>
                      <m:sSub>
                        <m:sSubPr>
                          <m:ctrlPr>
                            <w:rPr>
                              <w:rFonts w:ascii="Cambria Math" w:eastAsiaTheme="minorEastAsia" w:hAnsi="Cambria Math"/>
                              <w:bCs/>
                              <w:lang w:eastAsia="zh-CN"/>
                            </w:rPr>
                          </m:ctrlPr>
                        </m:sSubPr>
                        <m:e>
                          <m:r>
                            <m:rPr>
                              <m:sty m:val="b"/>
                            </m:rPr>
                            <w:rPr>
                              <w:rFonts w:ascii="Cambria Math" w:eastAsiaTheme="minorEastAsia" w:hAnsi="Cambria Math"/>
                              <w:lang w:eastAsia="zh-CN"/>
                            </w:rPr>
                            <m:t>Φ</m:t>
                          </m:r>
                        </m:e>
                        <m:sub>
                          <m:r>
                            <w:rPr>
                              <w:rFonts w:ascii="Cambria Math" w:eastAsiaTheme="minorEastAsia" w:hAnsi="Cambria Math"/>
                              <w:lang w:eastAsia="zh-CN"/>
                            </w:rPr>
                            <m:t>q</m:t>
                          </m:r>
                        </m:sub>
                      </m:sSub>
                    </m:num>
                    <m:den>
                      <m:sSup>
                        <m:sSupPr>
                          <m:ctrlPr>
                            <w:rPr>
                              <w:rFonts w:ascii="Cambria Math" w:eastAsiaTheme="minorEastAsia" w:hAnsi="Cambria Math"/>
                              <w:bCs/>
                              <w:lang w:eastAsia="zh-CN"/>
                            </w:rPr>
                          </m:ctrlPr>
                        </m:sSupPr>
                        <m:e>
                          <m:r>
                            <w:rPr>
                              <w:rFonts w:ascii="Cambria Math" w:eastAsiaTheme="minorEastAsia" w:hAnsi="Cambria Math"/>
                              <w:lang w:eastAsia="zh-CN"/>
                            </w:rPr>
                            <m:t>σ</m:t>
                          </m:r>
                        </m:e>
                        <m:sup>
                          <m:r>
                            <m:rPr>
                              <m:sty m:val="p"/>
                            </m:rPr>
                            <w:rPr>
                              <w:rFonts w:ascii="Cambria Math" w:eastAsiaTheme="minorEastAsia" w:hAnsi="Cambria Math"/>
                              <w:lang w:eastAsia="zh-CN"/>
                            </w:rPr>
                            <m:t>2</m:t>
                          </m:r>
                        </m:sup>
                      </m:sSup>
                    </m:den>
                  </m:f>
                  <m:r>
                    <m:rPr>
                      <m:sty m:val="p"/>
                    </m:rPr>
                    <w:rPr>
                      <w:rFonts w:ascii="Cambria Math" w:eastAsiaTheme="minorEastAsia" w:hAnsi="Cambria Math"/>
                      <w:lang w:eastAsia="zh-CN"/>
                    </w:rPr>
                    <m:t>+</m:t>
                  </m:r>
                  <m:sSubSup>
                    <m:sSubSupPr>
                      <m:ctrlPr>
                        <w:rPr>
                          <w:rFonts w:ascii="Cambria Math" w:eastAsiaTheme="minorEastAsia" w:hAnsi="Cambria Math"/>
                          <w:bCs/>
                          <w:lang w:eastAsia="zh-CN"/>
                        </w:rPr>
                      </m:ctrlPr>
                    </m:sSubSupPr>
                    <m:e>
                      <m:r>
                        <m:rPr>
                          <m:sty m:val="b"/>
                        </m:rPr>
                        <w:rPr>
                          <w:rFonts w:ascii="Cambria Math" w:eastAsiaTheme="minorEastAsia" w:hAnsi="Cambria Math"/>
                          <w:lang w:eastAsia="zh-CN"/>
                        </w:rPr>
                        <m:t>C</m:t>
                      </m:r>
                    </m:e>
                    <m:sub>
                      <m:r>
                        <m:rPr>
                          <m:sty m:val="p"/>
                        </m:rPr>
                        <w:rPr>
                          <w:rFonts w:ascii="Cambria Math" w:eastAsiaTheme="minorEastAsia" w:hAnsi="Cambria Math"/>
                          <w:lang w:eastAsia="zh-CN"/>
                        </w:rPr>
                        <m:t>Γ</m:t>
                      </m:r>
                    </m:sub>
                    <m:sup>
                      <m:r>
                        <m:rPr>
                          <m:sty m:val="p"/>
                        </m:rPr>
                        <w:rPr>
                          <w:rFonts w:ascii="Cambria Math" w:eastAsiaTheme="minorEastAsia" w:hAnsi="Cambria Math"/>
                          <w:lang w:eastAsia="zh-CN"/>
                        </w:rPr>
                        <m:t>-1</m:t>
                      </m:r>
                    </m:sup>
                  </m:sSubSup>
                </m:e>
              </m:d>
              <m:sSub>
                <m:sSubPr>
                  <m:ctrlPr>
                    <w:rPr>
                      <w:rFonts w:ascii="Cambria Math" w:eastAsiaTheme="minorEastAsia" w:hAnsi="Cambria Math"/>
                      <w:iCs/>
                      <w:lang w:eastAsia="zh-CN"/>
                    </w:rPr>
                  </m:ctrlPr>
                </m:sSubPr>
                <m:e>
                  <m:r>
                    <m:rPr>
                      <m:sty m:val="b"/>
                    </m:rPr>
                    <w:rPr>
                      <w:rFonts w:ascii="Cambria Math" w:eastAsiaTheme="minorEastAsia" w:hAnsi="Cambria Math"/>
                      <w:lang w:eastAsia="zh-CN"/>
                    </w:rPr>
                    <m:t>Γ</m:t>
                  </m:r>
                </m:e>
                <m:sub>
                  <m:r>
                    <w:rPr>
                      <w:rFonts w:ascii="Cambria Math" w:eastAsiaTheme="minorEastAsia" w:hAnsi="Cambria Math"/>
                      <w:lang w:eastAsia="zh-CN"/>
                    </w:rPr>
                    <m:t>q</m:t>
                  </m:r>
                </m:sub>
              </m:sSub>
              <m:r>
                <m:rPr>
                  <m:sty m:val="p"/>
                </m:rPr>
                <w:rPr>
                  <w:rFonts w:ascii="Cambria Math" w:eastAsiaTheme="minorEastAsia" w:hAnsi="Cambria Math"/>
                  <w:lang w:eastAsia="zh-CN"/>
                </w:rPr>
                <m:t>-2</m:t>
              </m:r>
              <m:d>
                <m:dPr>
                  <m:ctrlPr>
                    <w:rPr>
                      <w:rFonts w:ascii="Cambria Math" w:eastAsiaTheme="minorEastAsia" w:hAnsi="Cambria Math"/>
                      <w:iCs/>
                      <w:lang w:eastAsia="zh-CN"/>
                    </w:rPr>
                  </m:ctrlPr>
                </m:dPr>
                <m:e>
                  <m:f>
                    <m:fPr>
                      <m:ctrlPr>
                        <w:rPr>
                          <w:rFonts w:ascii="Cambria Math" w:eastAsiaTheme="minorEastAsia" w:hAnsi="Cambria Math"/>
                          <w:iCs/>
                          <w:lang w:eastAsia="zh-CN"/>
                        </w:rPr>
                      </m:ctrlPr>
                    </m:fPr>
                    <m:num>
                      <m:r>
                        <m:rPr>
                          <m:sty m:val="p"/>
                        </m:rPr>
                        <w:rPr>
                          <w:rFonts w:ascii="Cambria Math" w:eastAsiaTheme="minorEastAsia" w:hAnsi="Cambria Math"/>
                          <w:lang w:eastAsia="zh-CN"/>
                        </w:rPr>
                        <m:t>1</m:t>
                      </m:r>
                    </m:num>
                    <m:den>
                      <m:sSup>
                        <m:sSupPr>
                          <m:ctrlPr>
                            <w:rPr>
                              <w:rFonts w:ascii="Cambria Math" w:eastAsiaTheme="minorEastAsia" w:hAnsi="Cambria Math"/>
                              <w:iCs/>
                              <w:lang w:eastAsia="zh-CN"/>
                            </w:rPr>
                          </m:ctrlPr>
                        </m:sSupPr>
                        <m:e>
                          <m:r>
                            <w:rPr>
                              <w:rFonts w:ascii="Cambria Math" w:eastAsiaTheme="minorEastAsia" w:hAnsi="Cambria Math"/>
                              <w:lang w:eastAsia="zh-CN"/>
                            </w:rPr>
                            <m:t>σ</m:t>
                          </m:r>
                        </m:e>
                        <m:sup>
                          <m:r>
                            <m:rPr>
                              <m:sty m:val="p"/>
                            </m:rPr>
                            <w:rPr>
                              <w:rFonts w:ascii="Cambria Math" w:eastAsiaTheme="minorEastAsia" w:hAnsi="Cambria Math"/>
                              <w:lang w:eastAsia="zh-CN"/>
                            </w:rPr>
                            <m:t>2</m:t>
                          </m:r>
                        </m:sup>
                      </m:sSup>
                    </m:den>
                  </m:f>
                  <m:sSubSup>
                    <m:sSubSupPr>
                      <m:ctrlPr>
                        <w:rPr>
                          <w:rFonts w:ascii="Cambria Math" w:eastAsiaTheme="minorEastAsia" w:hAnsi="Cambria Math"/>
                          <w:bCs/>
                          <w:iCs/>
                          <w:lang w:eastAsia="zh-CN"/>
                        </w:rPr>
                      </m:ctrlPr>
                    </m:sSubSupPr>
                    <m:e>
                      <m:r>
                        <m:rPr>
                          <m:sty m:val="b"/>
                        </m:rPr>
                        <w:rPr>
                          <w:rFonts w:ascii="Cambria Math" w:eastAsiaTheme="minorEastAsia" w:hAnsi="Cambria Math"/>
                          <w:lang w:eastAsia="zh-CN"/>
                        </w:rPr>
                        <m:t>Φ</m:t>
                      </m:r>
                    </m:e>
                    <m:sub>
                      <m:r>
                        <w:rPr>
                          <w:rFonts w:ascii="Cambria Math" w:eastAsiaTheme="minorEastAsia" w:hAnsi="Cambria Math"/>
                          <w:lang w:eastAsia="zh-CN"/>
                        </w:rPr>
                        <m:t>q</m:t>
                      </m:r>
                    </m:sub>
                    <m:sup>
                      <m:r>
                        <m:rPr>
                          <m:nor/>
                        </m:rPr>
                        <w:rPr>
                          <w:rFonts w:ascii="Cambria Math" w:eastAsiaTheme="minorEastAsia" w:hAnsi="Cambria Math"/>
                          <w:bCs/>
                          <w:iCs/>
                          <w:lang w:eastAsia="zh-CN"/>
                        </w:rPr>
                        <m:t>T</m:t>
                      </m:r>
                    </m:sup>
                  </m:sSubSup>
                  <m:sSub>
                    <m:sSubPr>
                      <m:ctrlPr>
                        <w:rPr>
                          <w:rFonts w:ascii="Cambria Math" w:eastAsiaTheme="minorEastAsia" w:hAnsi="Cambria Math"/>
                          <w:iCs/>
                          <w:lang w:eastAsia="zh-CN"/>
                        </w:rPr>
                      </m:ctrlPr>
                    </m:sSubPr>
                    <m:e>
                      <m:r>
                        <m:rPr>
                          <m:sty m:val="b"/>
                        </m:rPr>
                        <w:rPr>
                          <w:rFonts w:ascii="Cambria Math" w:eastAsiaTheme="minorEastAsia" w:hAnsi="Cambria Math"/>
                          <w:lang w:eastAsia="zh-CN"/>
                        </w:rPr>
                        <m:t>x</m:t>
                      </m:r>
                    </m:e>
                    <m:sub>
                      <m:r>
                        <w:rPr>
                          <w:rFonts w:ascii="Cambria Math" w:eastAsiaTheme="minorEastAsia" w:hAnsi="Cambria Math"/>
                          <w:lang w:eastAsia="zh-CN"/>
                        </w:rPr>
                        <m:t>q</m:t>
                      </m:r>
                    </m:sub>
                  </m:sSub>
                  <m:r>
                    <m:rPr>
                      <m:sty m:val="b"/>
                    </m:rPr>
                    <w:rPr>
                      <w:rFonts w:ascii="Cambria Math" w:eastAsiaTheme="minorEastAsia" w:hAnsi="Cambria Math"/>
                      <w:lang w:eastAsia="zh-CN"/>
                    </w:rPr>
                    <m:t>w</m:t>
                  </m:r>
                  <m:r>
                    <m:rPr>
                      <m:sty m:val="p"/>
                    </m:rPr>
                    <w:rPr>
                      <w:rFonts w:ascii="Cambria Math" w:eastAsiaTheme="minorEastAsia" w:hAnsi="Cambria Math"/>
                      <w:lang w:eastAsia="zh-CN"/>
                    </w:rPr>
                    <m:t>+</m:t>
                  </m:r>
                  <m:sSubSup>
                    <m:sSubSupPr>
                      <m:ctrlPr>
                        <w:rPr>
                          <w:rFonts w:ascii="Cambria Math" w:eastAsiaTheme="minorEastAsia" w:hAnsi="Cambria Math"/>
                          <w:bCs/>
                          <w:iCs/>
                          <w:lang w:eastAsia="zh-CN"/>
                        </w:rPr>
                      </m:ctrlPr>
                    </m:sSubSupPr>
                    <m:e>
                      <m:r>
                        <m:rPr>
                          <m:sty m:val="b"/>
                        </m:rPr>
                        <w:rPr>
                          <w:rFonts w:ascii="Cambria Math" w:eastAsiaTheme="minorEastAsia" w:hAnsi="Cambria Math"/>
                          <w:lang w:eastAsia="zh-CN"/>
                        </w:rPr>
                        <m:t>C</m:t>
                      </m:r>
                    </m:e>
                    <m:sub>
                      <m:r>
                        <m:rPr>
                          <m:sty m:val="p"/>
                        </m:rPr>
                        <w:rPr>
                          <w:rFonts w:ascii="Cambria Math" w:eastAsiaTheme="minorEastAsia" w:hAnsi="Cambria Math"/>
                          <w:lang w:eastAsia="zh-CN"/>
                        </w:rPr>
                        <m:t>Γ</m:t>
                      </m:r>
                    </m:sub>
                    <m:sup>
                      <m:r>
                        <m:rPr>
                          <m:sty m:val="p"/>
                        </m:rPr>
                        <w:rPr>
                          <w:rFonts w:ascii="Cambria Math" w:eastAsiaTheme="minorEastAsia" w:hAnsi="Cambria Math"/>
                          <w:lang w:eastAsia="zh-CN"/>
                        </w:rPr>
                        <m:t>-1</m:t>
                      </m:r>
                    </m:sup>
                  </m:sSubSup>
                  <m:sSub>
                    <m:sSubPr>
                      <m:ctrlPr>
                        <w:rPr>
                          <w:rFonts w:ascii="Cambria Math" w:eastAsiaTheme="minorEastAsia" w:hAnsi="Cambria Math"/>
                          <w:bCs/>
                          <w:iCs/>
                          <w:lang w:eastAsia="zh-CN"/>
                        </w:rPr>
                      </m:ctrlPr>
                    </m:sSubPr>
                    <m:e>
                      <m:r>
                        <m:rPr>
                          <m:sty m:val="b"/>
                        </m:rPr>
                        <w:rPr>
                          <w:rFonts w:ascii="Cambria Math" w:eastAsiaTheme="minorEastAsia" w:hAnsi="Cambria Math"/>
                          <w:lang w:eastAsia="zh-CN"/>
                        </w:rPr>
                        <m:t>μ</m:t>
                      </m:r>
                    </m:e>
                    <m:sub>
                      <m:r>
                        <m:rPr>
                          <m:sty m:val="p"/>
                        </m:rPr>
                        <w:rPr>
                          <w:rFonts w:ascii="Cambria Math" w:eastAsiaTheme="minorEastAsia" w:hAnsi="Cambria Math"/>
                          <w:lang w:eastAsia="zh-CN"/>
                        </w:rPr>
                        <m:t>Γ</m:t>
                      </m:r>
                    </m:sub>
                  </m:sSub>
                </m:e>
              </m:d>
              <m:sSub>
                <m:sSubPr>
                  <m:ctrlPr>
                    <w:rPr>
                      <w:rFonts w:ascii="Cambria Math" w:eastAsiaTheme="minorEastAsia" w:hAnsi="Cambria Math"/>
                      <w:iCs/>
                      <w:lang w:eastAsia="zh-CN"/>
                    </w:rPr>
                  </m:ctrlPr>
                </m:sSubPr>
                <m:e>
                  <m:r>
                    <m:rPr>
                      <m:sty m:val="b"/>
                    </m:rPr>
                    <w:rPr>
                      <w:rFonts w:ascii="Cambria Math" w:eastAsiaTheme="minorEastAsia" w:hAnsi="Cambria Math"/>
                      <w:lang w:eastAsia="zh-CN"/>
                    </w:rPr>
                    <m:t>Γ</m:t>
                  </m:r>
                </m:e>
                <m:sub>
                  <m:r>
                    <w:rPr>
                      <w:rFonts w:ascii="Cambria Math" w:eastAsiaTheme="minorEastAsia" w:hAnsi="Cambria Math"/>
                      <w:lang w:eastAsia="zh-CN"/>
                    </w:rPr>
                    <m:t>q</m:t>
                  </m:r>
                </m:sub>
              </m:sSub>
            </m:e>
          </m:d>
          <m:r>
            <m:rPr>
              <m:sty m:val="p"/>
            </m:rPr>
            <w:rPr>
              <w:rFonts w:ascii="Cambria Math" w:eastAsiaTheme="minorEastAsia" w:hAnsi="Cambria Math"/>
              <w:lang w:eastAsia="zh-CN"/>
            </w:rPr>
            <m:t>∝exp</m:t>
          </m:r>
          <m:d>
            <m:dPr>
              <m:begChr m:val="{"/>
              <m:endChr m:val="}"/>
              <m:ctrlPr>
                <w:rPr>
                  <w:rFonts w:ascii="Cambria Math" w:eastAsiaTheme="minorEastAsia" w:hAnsi="Cambria Math"/>
                  <w:iCs/>
                  <w:lang w:eastAsia="zh-CN"/>
                </w:rPr>
              </m:ctrlPr>
            </m:dPr>
            <m:e>
              <m:sSup>
                <m:sSupPr>
                  <m:ctrlPr>
                    <w:rPr>
                      <w:rFonts w:ascii="Cambria Math" w:eastAsiaTheme="minorEastAsia" w:hAnsi="Cambria Math"/>
                      <w:bCs/>
                      <w:iCs/>
                      <w:lang w:eastAsia="zh-CN"/>
                    </w:rPr>
                  </m:ctrlPr>
                </m:sSupPr>
                <m:e>
                  <m:d>
                    <m:dPr>
                      <m:ctrlPr>
                        <w:rPr>
                          <w:rFonts w:ascii="Cambria Math" w:eastAsiaTheme="minorEastAsia" w:hAnsi="Cambria Math"/>
                          <w:bCs/>
                          <w:iCs/>
                          <w:lang w:eastAsia="zh-CN"/>
                        </w:rPr>
                      </m:ctrlPr>
                    </m:dPr>
                    <m:e>
                      <m:sSub>
                        <m:sSubPr>
                          <m:ctrlPr>
                            <w:rPr>
                              <w:rFonts w:ascii="Cambria Math" w:eastAsiaTheme="minorEastAsia" w:hAnsi="Cambria Math"/>
                              <w:bCs/>
                              <w:iCs/>
                              <w:lang w:eastAsia="zh-CN"/>
                            </w:rPr>
                          </m:ctrlPr>
                        </m:sSubPr>
                        <m:e>
                          <m:r>
                            <m:rPr>
                              <m:sty m:val="b"/>
                            </m:rPr>
                            <w:rPr>
                              <w:rFonts w:ascii="Cambria Math" w:eastAsiaTheme="minorEastAsia" w:hAnsi="Cambria Math"/>
                              <w:lang w:eastAsia="zh-CN"/>
                            </w:rPr>
                            <m:t>Γ</m:t>
                          </m:r>
                        </m:e>
                        <m:sub>
                          <m:r>
                            <w:rPr>
                              <w:rFonts w:ascii="Cambria Math" w:eastAsiaTheme="minorEastAsia" w:hAnsi="Cambria Math"/>
                              <w:lang w:eastAsia="zh-CN"/>
                            </w:rPr>
                            <m:t>q</m:t>
                          </m:r>
                        </m:sub>
                      </m:sSub>
                      <m:r>
                        <m:rPr>
                          <m:sty m:val="p"/>
                        </m:rPr>
                        <w:rPr>
                          <w:rFonts w:ascii="Cambria Math" w:eastAsiaTheme="minorEastAsia" w:hAnsi="Cambria Math"/>
                          <w:lang w:eastAsia="zh-CN"/>
                        </w:rPr>
                        <m:t>-</m:t>
                      </m:r>
                      <m:sSub>
                        <m:sSubPr>
                          <m:ctrlPr>
                            <w:rPr>
                              <w:rFonts w:ascii="Cambria Math" w:eastAsiaTheme="minorEastAsia" w:hAnsi="Cambria Math"/>
                              <w:bCs/>
                              <w:iCs/>
                              <w:lang w:eastAsia="zh-CN"/>
                            </w:rPr>
                          </m:ctrlPr>
                        </m:sSubPr>
                        <m:e>
                          <m:r>
                            <m:rPr>
                              <m:sty m:val="b"/>
                            </m:rPr>
                            <w:rPr>
                              <w:rFonts w:ascii="Cambria Math" w:eastAsiaTheme="minorEastAsia" w:hAnsi="Cambria Math"/>
                              <w:lang w:eastAsia="zh-CN"/>
                            </w:rPr>
                            <m:t>μ</m:t>
                          </m:r>
                        </m:e>
                        <m:sub>
                          <m:r>
                            <w:rPr>
                              <w:rFonts w:ascii="Cambria Math" w:eastAsiaTheme="minorEastAsia" w:hAnsi="Cambria Math"/>
                              <w:lang w:eastAsia="zh-CN"/>
                            </w:rPr>
                            <m:t>q</m:t>
                          </m:r>
                        </m:sub>
                      </m:sSub>
                    </m:e>
                  </m:d>
                </m:e>
                <m:sup>
                  <m:r>
                    <m:rPr>
                      <m:nor/>
                    </m:rPr>
                    <w:rPr>
                      <w:rFonts w:ascii="Cambria Math" w:eastAsiaTheme="minorEastAsia" w:hAnsi="Cambria Math"/>
                      <w:bCs/>
                      <w:iCs/>
                      <w:lang w:eastAsia="zh-CN"/>
                    </w:rPr>
                    <m:t>T</m:t>
                  </m:r>
                </m:sup>
              </m:sSup>
              <m:sSubSup>
                <m:sSubSupPr>
                  <m:ctrlPr>
                    <w:rPr>
                      <w:rFonts w:ascii="Cambria Math" w:eastAsiaTheme="minorEastAsia" w:hAnsi="Cambria Math"/>
                      <w:iCs/>
                      <w:lang w:eastAsia="zh-CN"/>
                    </w:rPr>
                  </m:ctrlPr>
                </m:sSubSupPr>
                <m:e>
                  <m:r>
                    <m:rPr>
                      <m:sty m:val="b"/>
                    </m:rPr>
                    <w:rPr>
                      <w:rFonts w:ascii="Cambria Math" w:eastAsiaTheme="minorEastAsia" w:hAnsi="Cambria Math"/>
                      <w:lang w:eastAsia="zh-CN"/>
                    </w:rPr>
                    <m:t>Σ</m:t>
                  </m:r>
                  <m:ctrlPr>
                    <w:rPr>
                      <w:rFonts w:ascii="Cambria Math" w:eastAsiaTheme="minorEastAsia" w:hAnsi="Cambria Math"/>
                      <w:b/>
                      <w:iCs/>
                      <w:lang w:eastAsia="zh-CN"/>
                    </w:rPr>
                  </m:ctrlPr>
                </m:e>
                <m:sub>
                  <m:r>
                    <w:rPr>
                      <w:rFonts w:ascii="Cambria Math" w:eastAsiaTheme="minorEastAsia" w:hAnsi="Cambria Math"/>
                      <w:lang w:eastAsia="zh-CN"/>
                    </w:rPr>
                    <m:t>q</m:t>
                  </m:r>
                </m:sub>
                <m:sup>
                  <m:r>
                    <m:rPr>
                      <m:sty m:val="p"/>
                    </m:rPr>
                    <w:rPr>
                      <w:rFonts w:ascii="Cambria Math" w:eastAsiaTheme="minorEastAsia" w:hAnsi="Cambria Math"/>
                      <w:lang w:eastAsia="zh-CN"/>
                    </w:rPr>
                    <m:t>-1</m:t>
                  </m:r>
                </m:sup>
              </m:sSubSup>
              <m:d>
                <m:dPr>
                  <m:ctrlPr>
                    <w:rPr>
                      <w:rFonts w:ascii="Cambria Math" w:eastAsiaTheme="minorEastAsia" w:hAnsi="Cambria Math"/>
                      <w:iCs/>
                      <w:lang w:eastAsia="zh-CN"/>
                    </w:rPr>
                  </m:ctrlPr>
                </m:dPr>
                <m:e>
                  <m:sSub>
                    <m:sSubPr>
                      <m:ctrlPr>
                        <w:rPr>
                          <w:rFonts w:ascii="Cambria Math" w:eastAsiaTheme="minorEastAsia" w:hAnsi="Cambria Math"/>
                          <w:iCs/>
                          <w:lang w:eastAsia="zh-CN"/>
                        </w:rPr>
                      </m:ctrlPr>
                    </m:sSubPr>
                    <m:e>
                      <m:r>
                        <m:rPr>
                          <m:sty m:val="b"/>
                        </m:rPr>
                        <w:rPr>
                          <w:rFonts w:ascii="Cambria Math" w:eastAsiaTheme="minorEastAsia" w:hAnsi="Cambria Math"/>
                          <w:lang w:eastAsia="zh-CN"/>
                        </w:rPr>
                        <m:t>Γ</m:t>
                      </m:r>
                    </m:e>
                    <m:sub>
                      <m:r>
                        <w:rPr>
                          <w:rFonts w:ascii="Cambria Math" w:eastAsiaTheme="minorEastAsia" w:hAnsi="Cambria Math"/>
                          <w:lang w:eastAsia="zh-CN"/>
                        </w:rPr>
                        <m:t>q</m:t>
                      </m:r>
                    </m:sub>
                  </m:sSub>
                  <m:r>
                    <m:rPr>
                      <m:sty m:val="p"/>
                    </m:rPr>
                    <w:rPr>
                      <w:rFonts w:ascii="Cambria Math" w:eastAsiaTheme="minorEastAsia" w:hAnsi="Cambria Math"/>
                      <w:lang w:eastAsia="zh-CN"/>
                    </w:rPr>
                    <m:t>-</m:t>
                  </m:r>
                  <m:sSub>
                    <m:sSubPr>
                      <m:ctrlPr>
                        <w:rPr>
                          <w:rFonts w:ascii="Cambria Math" w:eastAsiaTheme="minorEastAsia" w:hAnsi="Cambria Math"/>
                          <w:bCs/>
                          <w:iCs/>
                          <w:lang w:eastAsia="zh-CN"/>
                        </w:rPr>
                      </m:ctrlPr>
                    </m:sSubPr>
                    <m:e>
                      <m:r>
                        <m:rPr>
                          <m:sty m:val="b"/>
                        </m:rPr>
                        <w:rPr>
                          <w:rFonts w:ascii="Cambria Math" w:eastAsiaTheme="minorEastAsia" w:hAnsi="Cambria Math"/>
                          <w:lang w:eastAsia="zh-CN"/>
                        </w:rPr>
                        <m:t>μ</m:t>
                      </m:r>
                    </m:e>
                    <m:sub>
                      <m:r>
                        <w:rPr>
                          <w:rFonts w:ascii="Cambria Math" w:eastAsiaTheme="minorEastAsia" w:hAnsi="Cambria Math"/>
                          <w:lang w:eastAsia="zh-CN"/>
                        </w:rPr>
                        <m:t>q</m:t>
                      </m:r>
                    </m:sub>
                  </m:sSub>
                </m:e>
              </m:d>
            </m:e>
          </m:d>
        </m:oMath>
      </m:oMathPara>
    </w:p>
    <w:p w14:paraId="25DD2069" w14:textId="05135E05" w:rsidR="00D77F25" w:rsidRPr="000B4378" w:rsidRDefault="00D77F25" w:rsidP="00D77F25">
      <w:pPr>
        <w:pStyle w:val="Text"/>
        <w:widowControl/>
        <w:spacing w:line="240" w:lineRule="auto"/>
        <w:ind w:firstLine="198"/>
        <w:jc w:val="right"/>
        <w:rPr>
          <w:rFonts w:eastAsiaTheme="minorEastAsia"/>
          <w:lang w:eastAsia="zh-CN"/>
        </w:rPr>
      </w:pPr>
      <w:r>
        <w:rPr>
          <w:rFonts w:eastAsiaTheme="minorEastAsia" w:hint="eastAsia"/>
          <w:iCs/>
          <w:lang w:eastAsia="zh-CN"/>
        </w:rPr>
        <w:t>(</w:t>
      </w:r>
      <w:r w:rsidR="00B7789E">
        <w:rPr>
          <w:rFonts w:eastAsiaTheme="minorEastAsia"/>
          <w:iCs/>
          <w:lang w:eastAsia="zh-CN"/>
        </w:rPr>
        <w:t>D</w:t>
      </w:r>
      <w:r>
        <w:rPr>
          <w:rFonts w:eastAsiaTheme="minorEastAsia"/>
          <w:iCs/>
          <w:lang w:eastAsia="zh-CN"/>
        </w:rPr>
        <w:t>1)</w:t>
      </w:r>
    </w:p>
    <w:p w14:paraId="50C46968" w14:textId="77777777" w:rsidR="003A0887" w:rsidRDefault="003A0887" w:rsidP="00AE1ED9">
      <w:pPr>
        <w:pStyle w:val="Text"/>
        <w:widowControl/>
        <w:spacing w:line="240" w:lineRule="auto"/>
        <w:ind w:firstLine="0"/>
        <w:rPr>
          <w:rFonts w:eastAsiaTheme="minorEastAsia"/>
          <w:lang w:eastAsia="zh-CN"/>
        </w:rPr>
      </w:pPr>
    </w:p>
    <w:p w14:paraId="0256375D" w14:textId="53DA712E" w:rsidR="00602A62" w:rsidRDefault="00C179C9" w:rsidP="00AE1ED9">
      <w:pPr>
        <w:pStyle w:val="Text"/>
        <w:widowControl/>
        <w:spacing w:line="240" w:lineRule="auto"/>
        <w:ind w:firstLine="0"/>
        <w:rPr>
          <w:rFonts w:eastAsiaTheme="minorEastAsia"/>
          <w:lang w:eastAsia="zh-CN"/>
        </w:rPr>
      </w:pPr>
      <w:proofErr w:type="gramStart"/>
      <w:r w:rsidRPr="000B4378">
        <w:rPr>
          <w:rFonts w:eastAsiaTheme="minorEastAsia" w:hint="eastAsia"/>
          <w:lang w:eastAsia="zh-CN"/>
        </w:rPr>
        <w:t>w</w:t>
      </w:r>
      <w:r w:rsidRPr="000B4378">
        <w:rPr>
          <w:rFonts w:eastAsiaTheme="minorEastAsia"/>
          <w:lang w:eastAsia="zh-CN"/>
        </w:rPr>
        <w:t>here</w:t>
      </w:r>
      <w:proofErr w:type="gramEnd"/>
    </w:p>
    <w:p w14:paraId="7E34C6E7" w14:textId="77777777" w:rsidR="003A0887" w:rsidRPr="000B4378" w:rsidRDefault="003A0887" w:rsidP="002107D9">
      <w:pPr>
        <w:pStyle w:val="Text"/>
        <w:widowControl/>
        <w:spacing w:line="240" w:lineRule="auto"/>
        <w:ind w:firstLine="0"/>
        <w:rPr>
          <w:rFonts w:eastAsiaTheme="minorEastAsia"/>
          <w:lang w:eastAsia="zh-CN"/>
        </w:rPr>
      </w:pPr>
    </w:p>
    <w:p w14:paraId="5B3EFA7D" w14:textId="2A837CB6" w:rsidR="00C179C9" w:rsidRPr="000B4378" w:rsidRDefault="00BB5F27" w:rsidP="00FB7EFE">
      <w:pPr>
        <w:pStyle w:val="Text"/>
        <w:widowControl/>
        <w:spacing w:line="240" w:lineRule="auto"/>
        <w:ind w:firstLine="198"/>
        <w:rPr>
          <w:rFonts w:eastAsiaTheme="minorEastAsia"/>
          <w:lang w:eastAsia="zh-CN"/>
        </w:rPr>
      </w:pPr>
      <m:oMathPara>
        <m:oMath>
          <m:sSub>
            <m:sSubPr>
              <m:ctrlPr>
                <w:rPr>
                  <w:rFonts w:ascii="Cambria Math" w:eastAsia="等线" w:hAnsi="Cambria Math"/>
                  <w:i/>
                  <w:lang w:eastAsia="zh-CN"/>
                </w:rPr>
              </m:ctrlPr>
            </m:sSubPr>
            <m:e>
              <m:r>
                <m:rPr>
                  <m:sty m:val="b"/>
                </m:rPr>
                <w:rPr>
                  <w:rFonts w:ascii="Cambria Math" w:eastAsia="等线" w:hAnsi="Cambria Math"/>
                  <w:lang w:eastAsia="zh-CN"/>
                </w:rPr>
                <m:t>Σ</m:t>
              </m:r>
              <m:ctrlPr>
                <w:rPr>
                  <w:rFonts w:ascii="Cambria Math" w:eastAsia="等线" w:hAnsi="Cambria Math"/>
                  <w:lang w:eastAsia="zh-CN"/>
                </w:rPr>
              </m:ctrlPr>
            </m:e>
            <m:sub>
              <m:r>
                <w:rPr>
                  <w:rFonts w:ascii="Cambria Math" w:eastAsia="等线" w:hAnsi="Cambria Math"/>
                  <w:lang w:eastAsia="zh-CN"/>
                </w:rPr>
                <m:t>q</m:t>
              </m:r>
            </m:sub>
          </m:sSub>
          <m:r>
            <w:rPr>
              <w:rFonts w:ascii="Cambria Math" w:eastAsia="等线" w:hAnsi="Cambria Math"/>
              <w:lang w:eastAsia="zh-CN"/>
            </w:rPr>
            <m:t>=</m:t>
          </m:r>
          <m:sSup>
            <m:sSupPr>
              <m:ctrlPr>
                <w:rPr>
                  <w:rFonts w:ascii="Cambria Math" w:eastAsia="等线" w:hAnsi="Cambria Math"/>
                  <w:i/>
                  <w:lang w:eastAsia="zh-CN"/>
                </w:rPr>
              </m:ctrlPr>
            </m:sSupPr>
            <m:e>
              <m:d>
                <m:dPr>
                  <m:ctrlPr>
                    <w:rPr>
                      <w:rFonts w:ascii="Cambria Math" w:eastAsia="等线" w:hAnsi="Cambria Math"/>
                      <w:i/>
                      <w:lang w:eastAsia="zh-CN"/>
                    </w:rPr>
                  </m:ctrlPr>
                </m:dPr>
                <m:e>
                  <m:f>
                    <m:fPr>
                      <m:ctrlPr>
                        <w:rPr>
                          <w:rFonts w:ascii="Cambria Math" w:eastAsia="等线" w:hAnsi="Cambria Math"/>
                          <w:bCs/>
                          <w:lang w:eastAsia="zh-CN"/>
                        </w:rPr>
                      </m:ctrlPr>
                    </m:fPr>
                    <m:num>
                      <m:sSubSup>
                        <m:sSubSupPr>
                          <m:ctrlPr>
                            <w:rPr>
                              <w:rFonts w:ascii="Cambria Math" w:eastAsia="等线" w:hAnsi="Cambria Math"/>
                              <w:bCs/>
                              <w:i/>
                              <w:lang w:eastAsia="zh-CN"/>
                            </w:rPr>
                          </m:ctrlPr>
                        </m:sSubSupPr>
                        <m:e>
                          <m:r>
                            <m:rPr>
                              <m:sty m:val="b"/>
                            </m:rPr>
                            <w:rPr>
                              <w:rFonts w:ascii="Cambria Math" w:eastAsia="等线" w:hAnsi="Cambria Math"/>
                              <w:lang w:eastAsia="zh-CN"/>
                            </w:rPr>
                            <m:t>Φ</m:t>
                          </m:r>
                        </m:e>
                        <m:sub>
                          <m:r>
                            <w:rPr>
                              <w:rFonts w:ascii="Cambria Math" w:eastAsia="等线" w:hAnsi="Cambria Math"/>
                              <w:lang w:eastAsia="zh-CN"/>
                            </w:rPr>
                            <m:t>q</m:t>
                          </m:r>
                        </m:sub>
                        <m:sup>
                          <m:r>
                            <m:rPr>
                              <m:sty m:val="p"/>
                            </m:rPr>
                            <w:rPr>
                              <w:rFonts w:ascii="Cambria Math" w:eastAsia="等线" w:hAnsi="Cambria Math"/>
                              <w:lang w:eastAsia="zh-CN"/>
                            </w:rPr>
                            <m:t>T</m:t>
                          </m:r>
                        </m:sup>
                      </m:sSubSup>
                      <m:sSub>
                        <m:sSubPr>
                          <m:ctrlPr>
                            <w:rPr>
                              <w:rFonts w:ascii="Cambria Math" w:eastAsia="等线" w:hAnsi="Cambria Math"/>
                              <w:bCs/>
                              <w:i/>
                              <w:lang w:eastAsia="zh-CN"/>
                            </w:rPr>
                          </m:ctrlPr>
                        </m:sSubPr>
                        <m:e>
                          <m:r>
                            <m:rPr>
                              <m:sty m:val="b"/>
                            </m:rPr>
                            <w:rPr>
                              <w:rFonts w:ascii="Cambria Math" w:eastAsia="等线" w:hAnsi="Cambria Math"/>
                              <w:lang w:eastAsia="zh-CN"/>
                            </w:rPr>
                            <m:t>Φ</m:t>
                          </m:r>
                          <m:ctrlPr>
                            <w:rPr>
                              <w:rFonts w:ascii="Cambria Math" w:eastAsia="等线" w:hAnsi="Cambria Math"/>
                              <w:bCs/>
                              <w:lang w:eastAsia="zh-CN"/>
                            </w:rPr>
                          </m:ctrlPr>
                        </m:e>
                        <m:sub>
                          <m:r>
                            <w:rPr>
                              <w:rFonts w:ascii="Cambria Math" w:eastAsia="等线" w:hAnsi="Cambria Math"/>
                              <w:lang w:eastAsia="zh-CN"/>
                            </w:rPr>
                            <m:t>q</m:t>
                          </m:r>
                        </m:sub>
                      </m:sSub>
                      <m:ctrlPr>
                        <w:rPr>
                          <w:rFonts w:ascii="Cambria Math" w:eastAsia="等线" w:hAnsi="Cambria Math"/>
                          <w:bCs/>
                          <w:i/>
                          <w:lang w:eastAsia="zh-CN"/>
                        </w:rPr>
                      </m:ctrlPr>
                    </m:num>
                    <m:den>
                      <m:sSup>
                        <m:sSupPr>
                          <m:ctrlPr>
                            <w:rPr>
                              <w:rFonts w:ascii="Cambria Math" w:eastAsia="等线" w:hAnsi="Cambria Math"/>
                              <w:bCs/>
                              <w:i/>
                              <w:lang w:eastAsia="zh-CN"/>
                            </w:rPr>
                          </m:ctrlPr>
                        </m:sSupPr>
                        <m:e>
                          <m:r>
                            <w:rPr>
                              <w:rFonts w:ascii="Cambria Math" w:eastAsia="等线" w:hAnsi="Cambria Math"/>
                              <w:lang w:eastAsia="zh-CN"/>
                            </w:rPr>
                            <m:t>σ</m:t>
                          </m:r>
                        </m:e>
                        <m:sup>
                          <m:r>
                            <w:rPr>
                              <w:rFonts w:ascii="Cambria Math" w:eastAsia="等线" w:hAnsi="Cambria Math"/>
                              <w:lang w:eastAsia="zh-CN"/>
                            </w:rPr>
                            <m:t>2</m:t>
                          </m:r>
                        </m:sup>
                      </m:sSup>
                      <m:ctrlPr>
                        <w:rPr>
                          <w:rFonts w:ascii="Cambria Math" w:eastAsia="等线" w:hAnsi="Cambria Math"/>
                          <w:bCs/>
                          <w:i/>
                          <w:lang w:eastAsia="zh-CN"/>
                        </w:rPr>
                      </m:ctrlPr>
                    </m:den>
                  </m:f>
                  <m:r>
                    <w:rPr>
                      <w:rFonts w:ascii="Cambria Math" w:eastAsia="等线" w:hAnsi="Cambria Math"/>
                      <w:lang w:eastAsia="zh-CN"/>
                    </w:rPr>
                    <m:t>+</m:t>
                  </m:r>
                  <m:sSubSup>
                    <m:sSubSupPr>
                      <m:ctrlPr>
                        <w:rPr>
                          <w:rFonts w:ascii="Cambria Math" w:eastAsia="等线" w:hAnsi="Cambria Math"/>
                          <w:bCs/>
                          <w:i/>
                          <w:lang w:eastAsia="zh-CN"/>
                        </w:rPr>
                      </m:ctrlPr>
                    </m:sSubSupPr>
                    <m:e>
                      <m:r>
                        <m:rPr>
                          <m:sty m:val="b"/>
                        </m:rPr>
                        <w:rPr>
                          <w:rFonts w:ascii="Cambria Math" w:eastAsia="等线" w:hAnsi="Cambria Math"/>
                          <w:lang w:eastAsia="zh-CN"/>
                        </w:rPr>
                        <m:t>C</m:t>
                      </m:r>
                    </m:e>
                    <m:sub>
                      <m:r>
                        <m:rPr>
                          <m:sty m:val="p"/>
                        </m:rPr>
                        <w:rPr>
                          <w:rFonts w:ascii="Cambria Math" w:eastAsia="等线" w:hAnsi="Cambria Math"/>
                          <w:lang w:eastAsia="zh-CN"/>
                        </w:rPr>
                        <m:t>Γ</m:t>
                      </m:r>
                    </m:sub>
                    <m:sup>
                      <m:r>
                        <w:rPr>
                          <w:rFonts w:ascii="Cambria Math" w:eastAsia="等线" w:hAnsi="Cambria Math"/>
                          <w:lang w:eastAsia="zh-CN"/>
                        </w:rPr>
                        <m:t>-1</m:t>
                      </m:r>
                    </m:sup>
                  </m:sSubSup>
                </m:e>
              </m:d>
            </m:e>
            <m:sup>
              <m:r>
                <w:rPr>
                  <w:rFonts w:ascii="Cambria Math" w:eastAsia="等线" w:hAnsi="Cambria Math"/>
                  <w:lang w:eastAsia="zh-CN"/>
                </w:rPr>
                <m:t>-1</m:t>
              </m:r>
            </m:sup>
          </m:sSup>
          <m:r>
            <m:rPr>
              <m:sty m:val="p"/>
            </m:rPr>
            <w:rPr>
              <w:rFonts w:ascii="Cambria Math" w:eastAsia="等线" w:hAnsi="Cambria Math"/>
              <w:lang w:eastAsia="zh-CN"/>
            </w:rPr>
            <m:t>,</m:t>
          </m:r>
        </m:oMath>
      </m:oMathPara>
    </w:p>
    <w:p w14:paraId="3DABA948" w14:textId="192C4EDD" w:rsidR="00C179C9" w:rsidRPr="000B4378" w:rsidRDefault="00BB5F27" w:rsidP="002107D9">
      <w:pPr>
        <w:pStyle w:val="Text"/>
        <w:widowControl/>
        <w:ind w:firstLine="198"/>
        <w:jc w:val="center"/>
        <w:rPr>
          <w:rFonts w:eastAsiaTheme="minorEastAsia"/>
          <w:iCs/>
        </w:rPr>
      </w:pPr>
      <m:oMath>
        <m:sSub>
          <m:sSubPr>
            <m:ctrlPr>
              <w:rPr>
                <w:rFonts w:ascii="Cambria Math" w:eastAsiaTheme="minorEastAsia" w:hAnsi="Cambria Math"/>
                <w:i/>
                <w:iCs/>
              </w:rPr>
            </m:ctrlPr>
          </m:sSubPr>
          <m:e>
            <m:r>
              <m:rPr>
                <m:sty m:val="b"/>
              </m:rPr>
              <w:rPr>
                <w:rFonts w:ascii="Cambria Math" w:hAnsi="Cambria Math"/>
              </w:rPr>
              <m:t>μ</m:t>
            </m:r>
          </m:e>
          <m:sub>
            <m:r>
              <w:rPr>
                <w:rFonts w:ascii="Cambria Math" w:hAnsi="Cambria Math"/>
              </w:rPr>
              <m:t>q</m:t>
            </m:r>
          </m:sub>
        </m:sSub>
        <m:r>
          <w:rPr>
            <w:rFonts w:ascii="Cambria Math" w:hAnsi="Cambria Math"/>
          </w:rPr>
          <m:t>=</m:t>
        </m:r>
        <m:sSub>
          <m:sSubPr>
            <m:ctrlPr>
              <w:rPr>
                <w:rFonts w:ascii="Cambria Math" w:eastAsiaTheme="minorEastAsia" w:hAnsi="Cambria Math"/>
                <w:i/>
                <w:iCs/>
              </w:rPr>
            </m:ctrlPr>
          </m:sSubPr>
          <m:e>
            <m:r>
              <m:rPr>
                <m:sty m:val="b"/>
              </m:rPr>
              <w:rPr>
                <w:rFonts w:ascii="Cambria Math" w:hAnsi="Cambria Math"/>
              </w:rPr>
              <m:t>Σ</m:t>
            </m:r>
          </m:e>
          <m:sub>
            <m:r>
              <w:rPr>
                <w:rFonts w:ascii="Cambria Math" w:hAnsi="Cambria Math"/>
              </w:rPr>
              <m:t>q</m:t>
            </m:r>
          </m:sub>
        </m:sSub>
        <m:d>
          <m:dPr>
            <m:ctrlPr>
              <w:rPr>
                <w:rFonts w:ascii="Cambria Math" w:eastAsiaTheme="minorEastAsia" w:hAnsi="Cambria Math"/>
                <w:i/>
                <w:iCs/>
              </w:rPr>
            </m:ctrlPr>
          </m:dPr>
          <m:e>
            <m:f>
              <m:fPr>
                <m:ctrlPr>
                  <w:rPr>
                    <w:rFonts w:ascii="Cambria Math" w:eastAsiaTheme="minorEastAsia" w:hAnsi="Cambria Math"/>
                    <w:i/>
                    <w:iCs/>
                  </w:rPr>
                </m:ctrlPr>
              </m:fPr>
              <m:num>
                <m:r>
                  <w:rPr>
                    <w:rFonts w:ascii="Cambria Math" w:hAnsi="Cambria Math"/>
                  </w:rPr>
                  <m:t>1</m:t>
                </m:r>
              </m:num>
              <m:den>
                <m:sSup>
                  <m:sSupPr>
                    <m:ctrlPr>
                      <w:rPr>
                        <w:rFonts w:ascii="Cambria Math" w:eastAsiaTheme="minorEastAsia" w:hAnsi="Cambria Math"/>
                        <w:i/>
                        <w:iCs/>
                      </w:rPr>
                    </m:ctrlPr>
                  </m:sSupPr>
                  <m:e>
                    <m:r>
                      <w:rPr>
                        <w:rFonts w:ascii="Cambria Math" w:hAnsi="Cambria Math"/>
                      </w:rPr>
                      <m:t>σ</m:t>
                    </m:r>
                  </m:e>
                  <m:sup>
                    <m:r>
                      <w:rPr>
                        <w:rFonts w:ascii="Cambria Math" w:hAnsi="Cambria Math"/>
                      </w:rPr>
                      <m:t>2</m:t>
                    </m:r>
                  </m:sup>
                </m:sSup>
              </m:den>
            </m:f>
            <m:sSubSup>
              <m:sSubSupPr>
                <m:ctrlPr>
                  <w:rPr>
                    <w:rFonts w:ascii="Cambria Math" w:eastAsiaTheme="minorEastAsia" w:hAnsi="Cambria Math"/>
                    <w:bCs/>
                    <w:i/>
                    <w:iCs/>
                  </w:rPr>
                </m:ctrlPr>
              </m:sSubSupPr>
              <m:e>
                <m:r>
                  <m:rPr>
                    <m:sty m:val="b"/>
                  </m:rPr>
                  <w:rPr>
                    <w:rFonts w:ascii="Cambria Math" w:hAnsi="Cambria Math"/>
                  </w:rPr>
                  <m:t>Φ</m:t>
                </m:r>
              </m:e>
              <m:sub>
                <m:r>
                  <w:rPr>
                    <w:rFonts w:ascii="Cambria Math" w:hAnsi="Cambria Math"/>
                  </w:rPr>
                  <m:t>q</m:t>
                </m:r>
              </m:sub>
              <m:sup>
                <m:r>
                  <m:rPr>
                    <m:nor/>
                  </m:rPr>
                  <w:rPr>
                    <w:bCs/>
                    <w:iCs/>
                  </w:rPr>
                  <m:t>T</m:t>
                </m:r>
              </m:sup>
            </m:sSubSup>
            <m:sSub>
              <m:sSubPr>
                <m:ctrlPr>
                  <w:rPr>
                    <w:rFonts w:ascii="Cambria Math" w:hAnsi="Cambria Math"/>
                    <w:i/>
                  </w:rPr>
                </m:ctrlPr>
              </m:sSubPr>
              <m:e>
                <m:r>
                  <m:rPr>
                    <m:sty m:val="b"/>
                  </m:rPr>
                  <w:rPr>
                    <w:rFonts w:ascii="Cambria Math" w:hAnsi="Cambria Math"/>
                  </w:rPr>
                  <m:t>h</m:t>
                </m:r>
              </m:e>
              <m:sub>
                <m:r>
                  <w:rPr>
                    <w:rFonts w:ascii="Cambria Math" w:hAnsi="Cambria Math"/>
                  </w:rPr>
                  <m:t>q</m:t>
                </m:r>
              </m:sub>
            </m:sSub>
            <m:r>
              <w:rPr>
                <w:rFonts w:ascii="Cambria Math" w:hAnsi="Cambria Math"/>
              </w:rPr>
              <m:t>+</m:t>
            </m:r>
            <m:sSubSup>
              <m:sSubSupPr>
                <m:ctrlPr>
                  <w:rPr>
                    <w:rFonts w:ascii="Cambria Math" w:eastAsiaTheme="minorEastAsia" w:hAnsi="Cambria Math"/>
                    <w:bCs/>
                    <w:i/>
                    <w:iCs/>
                  </w:rPr>
                </m:ctrlPr>
              </m:sSubSupPr>
              <m:e>
                <m:r>
                  <m:rPr>
                    <m:sty m:val="b"/>
                  </m:rPr>
                  <w:rPr>
                    <w:rFonts w:ascii="Cambria Math" w:hAnsi="Cambria Math"/>
                  </w:rPr>
                  <m:t>C</m:t>
                </m:r>
              </m:e>
              <m:sub>
                <m:r>
                  <m:rPr>
                    <m:sty m:val="p"/>
                  </m:rPr>
                  <w:rPr>
                    <w:rFonts w:ascii="Cambria Math" w:hAnsi="Cambria Math"/>
                  </w:rPr>
                  <m:t>Γ</m:t>
                </m:r>
              </m:sub>
              <m:sup>
                <m:r>
                  <w:rPr>
                    <w:rFonts w:ascii="Cambria Math" w:hAnsi="Cambria Math"/>
                  </w:rPr>
                  <m:t>-1</m:t>
                </m:r>
              </m:sup>
            </m:sSubSup>
            <m:sSub>
              <m:sSubPr>
                <m:ctrlPr>
                  <w:rPr>
                    <w:rFonts w:ascii="Cambria Math" w:eastAsiaTheme="minorEastAsia" w:hAnsi="Cambria Math"/>
                    <w:bCs/>
                    <w:iCs/>
                  </w:rPr>
                </m:ctrlPr>
              </m:sSubPr>
              <m:e>
                <m:r>
                  <m:rPr>
                    <m:sty m:val="b"/>
                  </m:rPr>
                  <w:rPr>
                    <w:rFonts w:ascii="Cambria Math" w:hAnsi="Cambria Math"/>
                  </w:rPr>
                  <m:t>μ</m:t>
                </m:r>
              </m:e>
              <m:sub>
                <m:r>
                  <m:rPr>
                    <m:sty m:val="p"/>
                  </m:rPr>
                  <w:rPr>
                    <w:rFonts w:ascii="Cambria Math" w:hAnsi="Cambria Math"/>
                  </w:rPr>
                  <m:t>Γ</m:t>
                </m:r>
              </m:sub>
            </m:sSub>
          </m:e>
        </m:d>
      </m:oMath>
      <w:r w:rsidR="00AC6A85">
        <w:rPr>
          <w:rFonts w:eastAsiaTheme="minorEastAsia" w:hint="eastAsia"/>
          <w:iCs/>
        </w:rPr>
        <w:t>.</w:t>
      </w:r>
    </w:p>
    <w:p w14:paraId="5464E696" w14:textId="77777777" w:rsidR="003A0887" w:rsidRDefault="003A0887" w:rsidP="00E45805">
      <w:pPr>
        <w:pStyle w:val="Text"/>
        <w:widowControl/>
        <w:ind w:firstLine="198"/>
        <w:rPr>
          <w:rFonts w:eastAsiaTheme="minorEastAsia"/>
          <w:iCs/>
          <w:lang w:eastAsia="zh-CN"/>
        </w:rPr>
      </w:pPr>
    </w:p>
    <w:p w14:paraId="45A2C590" w14:textId="54FFFD04" w:rsidR="00A80EC4" w:rsidRDefault="00C179C9" w:rsidP="00DD3FA2">
      <w:pPr>
        <w:pStyle w:val="Text"/>
        <w:widowControl/>
        <w:ind w:firstLine="0"/>
        <w:rPr>
          <w:rFonts w:eastAsiaTheme="minorEastAsia"/>
          <w:lang w:eastAsia="zh-CN"/>
        </w:rPr>
      </w:pPr>
      <w:r w:rsidRPr="000B4378">
        <w:rPr>
          <w:rFonts w:eastAsiaTheme="minorEastAsia" w:hint="eastAsia"/>
          <w:iCs/>
          <w:lang w:eastAsia="zh-CN"/>
        </w:rPr>
        <w:t>T</w:t>
      </w:r>
      <w:r w:rsidRPr="000B4378">
        <w:rPr>
          <w:rFonts w:eastAsiaTheme="minorEastAsia"/>
          <w:iCs/>
          <w:lang w:eastAsia="zh-CN"/>
        </w:rPr>
        <w:t>here</w:t>
      </w:r>
      <w:r w:rsidR="001047B3" w:rsidRPr="000B4378">
        <w:rPr>
          <w:rFonts w:eastAsiaTheme="minorEastAsia"/>
          <w:iCs/>
          <w:lang w:eastAsia="zh-CN"/>
        </w:rPr>
        <w:t xml:space="preserve">fore, the posterior distribution </w:t>
      </w:r>
      <m:oMath>
        <m:sSub>
          <m:sSubPr>
            <m:ctrlPr>
              <w:rPr>
                <w:rFonts w:ascii="Cambria Math" w:hAnsi="Cambria Math"/>
                <w:iCs/>
              </w:rPr>
            </m:ctrlPr>
          </m:sSubPr>
          <m:e>
            <m:r>
              <m:rPr>
                <m:sty m:val="b"/>
              </m:rPr>
              <w:rPr>
                <w:rFonts w:ascii="Cambria Math" w:hAnsi="Cambria Math" w:hint="eastAsia"/>
              </w:rPr>
              <m:t>Γ</m:t>
            </m:r>
          </m:e>
          <m:sub>
            <m:r>
              <w:rPr>
                <w:rFonts w:ascii="Cambria Math" w:hAnsi="Cambria Math"/>
              </w:rPr>
              <m:t>q</m:t>
            </m:r>
          </m:sub>
        </m:sSub>
        <m:r>
          <w:rPr>
            <w:rFonts w:ascii="Cambria Math" w:hAnsi="Cambria Math"/>
          </w:rPr>
          <m:t>|</m:t>
        </m:r>
        <m:sSub>
          <m:sSubPr>
            <m:ctrlPr>
              <w:rPr>
                <w:rFonts w:ascii="Cambria Math" w:hAnsi="Cambria Math"/>
                <w:i/>
              </w:rPr>
            </m:ctrlPr>
          </m:sSubPr>
          <m:e>
            <m:r>
              <m:rPr>
                <m:sty m:val="b"/>
              </m:rPr>
              <w:rPr>
                <w:rFonts w:ascii="Cambria Math" w:hAnsi="Cambria Math"/>
              </w:rPr>
              <m:t>h</m:t>
            </m:r>
          </m:e>
          <m:sub>
            <m:r>
              <w:rPr>
                <w:rFonts w:ascii="Cambria Math" w:hAnsi="Cambria Math"/>
              </w:rPr>
              <m:t>q</m:t>
            </m:r>
          </m:sub>
        </m:sSub>
      </m:oMath>
      <w:r w:rsidR="001047B3" w:rsidRPr="000B4378">
        <w:rPr>
          <w:rFonts w:eastAsiaTheme="minorEastAsia" w:hint="eastAsia"/>
          <w:lang w:eastAsia="zh-CN"/>
        </w:rPr>
        <w:t xml:space="preserve"> </w:t>
      </w:r>
      <w:r w:rsidR="001047B3" w:rsidRPr="000B4378">
        <w:rPr>
          <w:rFonts w:eastAsiaTheme="minorEastAsia"/>
          <w:lang w:eastAsia="zh-CN"/>
        </w:rPr>
        <w:t xml:space="preserve">is </w:t>
      </w:r>
      <w:r w:rsidR="00405AA6" w:rsidRPr="000B4378">
        <w:rPr>
          <w:rFonts w:eastAsiaTheme="minorEastAsia"/>
          <w:lang w:eastAsia="zh-CN"/>
        </w:rPr>
        <w:t xml:space="preserve">a multivariate normal distribution </w:t>
      </w:r>
      <m:oMath>
        <m:r>
          <w:rPr>
            <w:rFonts w:ascii="Cambria Math" w:eastAsiaTheme="minorEastAsia" w:hAnsi="Cambria Math"/>
            <w:lang w:eastAsia="zh-CN"/>
          </w:rPr>
          <m:t>N(</m:t>
        </m:r>
        <m:sSub>
          <m:sSubPr>
            <m:ctrlPr>
              <w:rPr>
                <w:rFonts w:ascii="Cambria Math" w:eastAsiaTheme="minorEastAsia" w:hAnsi="Cambria Math"/>
                <w:i/>
                <w:iCs/>
              </w:rPr>
            </m:ctrlPr>
          </m:sSubPr>
          <m:e>
            <m:r>
              <m:rPr>
                <m:sty m:val="b"/>
              </m:rPr>
              <w:rPr>
                <w:rFonts w:ascii="Cambria Math" w:hAnsi="Cambria Math"/>
              </w:rPr>
              <m:t>μ</m:t>
            </m:r>
          </m:e>
          <m:sub>
            <m:r>
              <w:rPr>
                <w:rFonts w:ascii="Cambria Math" w:hAnsi="Cambria Math"/>
              </w:rPr>
              <m:t>q</m:t>
            </m:r>
          </m:sub>
        </m:sSub>
        <m:r>
          <w:rPr>
            <w:rFonts w:ascii="Cambria Math" w:eastAsiaTheme="minorEastAsia" w:hAnsi="Cambria Math"/>
            <w:lang w:eastAsia="zh-CN"/>
          </w:rPr>
          <m:t>,</m:t>
        </m:r>
        <m:sSub>
          <m:sSubPr>
            <m:ctrlPr>
              <w:rPr>
                <w:rFonts w:ascii="Cambria Math" w:eastAsia="等线" w:hAnsi="Cambria Math"/>
                <w:i/>
                <w:lang w:eastAsia="zh-CN"/>
              </w:rPr>
            </m:ctrlPr>
          </m:sSubPr>
          <m:e>
            <m:r>
              <m:rPr>
                <m:sty m:val="b"/>
              </m:rPr>
              <w:rPr>
                <w:rFonts w:ascii="Cambria Math" w:eastAsia="等线" w:hAnsi="Cambria Math"/>
                <w:lang w:eastAsia="zh-CN"/>
              </w:rPr>
              <m:t>Σ</m:t>
            </m:r>
            <m:ctrlPr>
              <w:rPr>
                <w:rFonts w:ascii="Cambria Math" w:eastAsia="等线" w:hAnsi="Cambria Math"/>
                <w:lang w:eastAsia="zh-CN"/>
              </w:rPr>
            </m:ctrlPr>
          </m:e>
          <m:sub>
            <m:r>
              <w:rPr>
                <w:rFonts w:ascii="Cambria Math" w:eastAsia="等线" w:hAnsi="Cambria Math"/>
                <w:lang w:eastAsia="zh-CN"/>
              </w:rPr>
              <m:t>q</m:t>
            </m:r>
          </m:sub>
        </m:sSub>
        <m:r>
          <w:rPr>
            <w:rFonts w:ascii="Cambria Math" w:eastAsiaTheme="minorEastAsia" w:hAnsi="Cambria Math"/>
            <w:lang w:eastAsia="zh-CN"/>
          </w:rPr>
          <m:t>)</m:t>
        </m:r>
      </m:oMath>
      <w:r w:rsidR="00CF7E71">
        <w:rPr>
          <w:rFonts w:eastAsiaTheme="minorEastAsia"/>
          <w:lang w:eastAsia="zh-CN"/>
        </w:rPr>
        <w:t xml:space="preserve"> with</w:t>
      </w:r>
      <w:r w:rsidR="00BE2099" w:rsidRPr="000B4378">
        <w:rPr>
          <w:rFonts w:eastAsiaTheme="minorEastAsia"/>
          <w:lang w:eastAsia="zh-CN"/>
        </w:rPr>
        <w:t xml:space="preserve"> </w:t>
      </w:r>
      <w:r w:rsidR="00F5567D" w:rsidRPr="000B4378">
        <w:rPr>
          <w:rFonts w:eastAsiaTheme="minorEastAsia"/>
          <w:lang w:eastAsia="zh-CN"/>
        </w:rPr>
        <w:t xml:space="preserve">mean vector </w:t>
      </w:r>
      <m:oMath>
        <m:sSub>
          <m:sSubPr>
            <m:ctrlPr>
              <w:rPr>
                <w:rFonts w:ascii="Cambria Math" w:eastAsiaTheme="minorEastAsia" w:hAnsi="Cambria Math"/>
                <w:i/>
                <w:iCs/>
              </w:rPr>
            </m:ctrlPr>
          </m:sSubPr>
          <m:e>
            <m:r>
              <m:rPr>
                <m:sty m:val="b"/>
              </m:rPr>
              <w:rPr>
                <w:rFonts w:ascii="Cambria Math" w:hAnsi="Cambria Math"/>
              </w:rPr>
              <m:t>μ</m:t>
            </m:r>
          </m:e>
          <m:sub>
            <m:r>
              <w:rPr>
                <w:rFonts w:ascii="Cambria Math" w:hAnsi="Cambria Math"/>
              </w:rPr>
              <m:t>q</m:t>
            </m:r>
          </m:sub>
        </m:sSub>
      </m:oMath>
      <w:r w:rsidR="00F5567D" w:rsidRPr="000B4378">
        <w:rPr>
          <w:rFonts w:eastAsiaTheme="minorEastAsia" w:hint="eastAsia"/>
          <w:iCs/>
          <w:lang w:eastAsia="zh-CN"/>
        </w:rPr>
        <w:t xml:space="preserve"> </w:t>
      </w:r>
      <w:r w:rsidR="00F5567D" w:rsidRPr="000B4378">
        <w:rPr>
          <w:rFonts w:eastAsiaTheme="minorEastAsia"/>
          <w:iCs/>
          <w:lang w:eastAsia="zh-CN"/>
        </w:rPr>
        <w:t xml:space="preserve">and covariance matrix </w:t>
      </w:r>
      <m:oMath>
        <m:sSub>
          <m:sSubPr>
            <m:ctrlPr>
              <w:rPr>
                <w:rFonts w:ascii="Cambria Math" w:eastAsia="等线" w:hAnsi="Cambria Math"/>
                <w:i/>
                <w:lang w:eastAsia="zh-CN"/>
              </w:rPr>
            </m:ctrlPr>
          </m:sSubPr>
          <m:e>
            <m:r>
              <m:rPr>
                <m:sty m:val="b"/>
              </m:rPr>
              <w:rPr>
                <w:rFonts w:ascii="Cambria Math" w:eastAsia="等线" w:hAnsi="Cambria Math"/>
                <w:lang w:eastAsia="zh-CN"/>
              </w:rPr>
              <m:t>Σ</m:t>
            </m:r>
            <m:ctrlPr>
              <w:rPr>
                <w:rFonts w:ascii="Cambria Math" w:eastAsia="等线" w:hAnsi="Cambria Math"/>
                <w:lang w:eastAsia="zh-CN"/>
              </w:rPr>
            </m:ctrlPr>
          </m:e>
          <m:sub>
            <m:r>
              <w:rPr>
                <w:rFonts w:ascii="Cambria Math" w:eastAsia="等线" w:hAnsi="Cambria Math"/>
                <w:lang w:eastAsia="zh-CN"/>
              </w:rPr>
              <m:t>q</m:t>
            </m:r>
          </m:sub>
        </m:sSub>
      </m:oMath>
      <w:r w:rsidR="00F5567D" w:rsidRPr="000B4378">
        <w:rPr>
          <w:rFonts w:eastAsiaTheme="minorEastAsia" w:hint="eastAsia"/>
          <w:lang w:eastAsia="zh-CN"/>
        </w:rPr>
        <w:t>.</w:t>
      </w:r>
    </w:p>
    <w:p w14:paraId="24E6667F" w14:textId="77777777" w:rsidR="00A80EC4" w:rsidRPr="000B4378" w:rsidRDefault="00A80EC4" w:rsidP="00F443BD">
      <w:pPr>
        <w:pStyle w:val="ReferenceHead"/>
      </w:pPr>
      <w:bookmarkStart w:id="316" w:name="_Hlk94807790"/>
      <w:r w:rsidRPr="000B4378">
        <w:t>References</w:t>
      </w:r>
    </w:p>
    <w:bookmarkEnd w:id="316"/>
    <w:p w14:paraId="7FC87B39" w14:textId="77777777" w:rsidR="00DC1CF8" w:rsidRPr="00DC1CF8" w:rsidRDefault="005D6E58" w:rsidP="007C4624">
      <w:pPr>
        <w:pStyle w:val="aff1"/>
        <w:jc w:val="both"/>
        <w:rPr>
          <w:sz w:val="16"/>
        </w:rPr>
      </w:pPr>
      <w:r w:rsidRPr="00D102CF">
        <w:rPr>
          <w:color w:val="211E1E"/>
          <w:sz w:val="16"/>
          <w:szCs w:val="16"/>
        </w:rPr>
        <w:fldChar w:fldCharType="begin"/>
      </w:r>
      <w:r w:rsidR="00492812" w:rsidRPr="00D102CF">
        <w:rPr>
          <w:color w:val="211E1E"/>
          <w:sz w:val="16"/>
          <w:szCs w:val="16"/>
        </w:rPr>
        <w:instrText xml:space="preserve"> ADDIN ZOTERO_BIBL {"uncited":[],"omitted":[],"custom":[]} CSL_BIBLIOGRAPHY </w:instrText>
      </w:r>
      <w:r w:rsidRPr="00D102CF">
        <w:rPr>
          <w:color w:val="211E1E"/>
          <w:sz w:val="16"/>
          <w:szCs w:val="16"/>
        </w:rPr>
        <w:fldChar w:fldCharType="separate"/>
      </w:r>
      <w:r w:rsidR="00DC1CF8" w:rsidRPr="00DC1CF8">
        <w:rPr>
          <w:sz w:val="16"/>
        </w:rPr>
        <w:t>[1]</w:t>
      </w:r>
      <w:r w:rsidR="00DC1CF8" w:rsidRPr="00DC1CF8">
        <w:rPr>
          <w:sz w:val="16"/>
        </w:rPr>
        <w:tab/>
        <w:t xml:space="preserve">K. Liu and S. Huang, “Integration of data fusion methodology and degradation modeling process to improve prognostics,” </w:t>
      </w:r>
      <w:r w:rsidR="00DC1CF8" w:rsidRPr="00DC1CF8">
        <w:rPr>
          <w:i/>
          <w:iCs/>
          <w:sz w:val="16"/>
        </w:rPr>
        <w:t>IEEE Trans. Autom. Sci. Eng.</w:t>
      </w:r>
      <w:r w:rsidR="00DC1CF8" w:rsidRPr="00DC1CF8">
        <w:rPr>
          <w:sz w:val="16"/>
        </w:rPr>
        <w:t>, vol. 13, no. 1, pp. 344–354, Jan. 2016.</w:t>
      </w:r>
    </w:p>
    <w:p w14:paraId="492C3C15" w14:textId="77777777" w:rsidR="00DC1CF8" w:rsidRPr="00DC1CF8" w:rsidRDefault="00DC1CF8" w:rsidP="007C4624">
      <w:pPr>
        <w:pStyle w:val="aff1"/>
        <w:jc w:val="both"/>
        <w:rPr>
          <w:sz w:val="16"/>
        </w:rPr>
      </w:pPr>
      <w:r w:rsidRPr="00DC1CF8">
        <w:rPr>
          <w:sz w:val="16"/>
        </w:rPr>
        <w:t>[2]</w:t>
      </w:r>
      <w:r w:rsidRPr="00DC1CF8">
        <w:rPr>
          <w:sz w:val="16"/>
        </w:rPr>
        <w:tab/>
        <w:t xml:space="preserve">X. Zhang, L. Tang, and J. Decastro, “Robust fault diagnosis of aircraft engines: a nonlinear adaptive estimation-based approach,” </w:t>
      </w:r>
      <w:r w:rsidRPr="00DC1CF8">
        <w:rPr>
          <w:i/>
          <w:iCs/>
          <w:sz w:val="16"/>
        </w:rPr>
        <w:t>IEEE Trans. Control Syst. Technol.</w:t>
      </w:r>
      <w:r w:rsidRPr="00DC1CF8">
        <w:rPr>
          <w:sz w:val="16"/>
        </w:rPr>
        <w:t>, vol. 21, no. 3, pp. 861–868, May 2013.</w:t>
      </w:r>
    </w:p>
    <w:p w14:paraId="4109CD91" w14:textId="77777777" w:rsidR="00DC1CF8" w:rsidRPr="00DC1CF8" w:rsidRDefault="00DC1CF8" w:rsidP="007C4624">
      <w:pPr>
        <w:pStyle w:val="aff1"/>
        <w:jc w:val="both"/>
        <w:rPr>
          <w:sz w:val="16"/>
        </w:rPr>
      </w:pPr>
      <w:r w:rsidRPr="00DC1CF8">
        <w:rPr>
          <w:sz w:val="16"/>
        </w:rPr>
        <w:t>[3]</w:t>
      </w:r>
      <w:r w:rsidRPr="00DC1CF8">
        <w:rPr>
          <w:sz w:val="16"/>
        </w:rPr>
        <w:tab/>
        <w:t xml:space="preserve">N. Gebraeel, M. Lawley, R. Liu, and V. Parmeshwaran, “Residual life predictions from vibration-based degradation signals: a neural network approach,” </w:t>
      </w:r>
      <w:r w:rsidRPr="00DC1CF8">
        <w:rPr>
          <w:i/>
          <w:iCs/>
          <w:sz w:val="16"/>
        </w:rPr>
        <w:t>IEEE Trans. Ind. Electron.</w:t>
      </w:r>
      <w:r w:rsidRPr="00DC1CF8">
        <w:rPr>
          <w:sz w:val="16"/>
        </w:rPr>
        <w:t>, vol. 51, no. 3, pp. 694–700, Jun. 2004.</w:t>
      </w:r>
    </w:p>
    <w:p w14:paraId="302008A5" w14:textId="77777777" w:rsidR="00DC1CF8" w:rsidRPr="00DC1CF8" w:rsidRDefault="00DC1CF8" w:rsidP="007C4624">
      <w:pPr>
        <w:pStyle w:val="aff1"/>
        <w:jc w:val="both"/>
        <w:rPr>
          <w:sz w:val="16"/>
        </w:rPr>
      </w:pPr>
      <w:r w:rsidRPr="00DC1CF8">
        <w:rPr>
          <w:sz w:val="16"/>
        </w:rPr>
        <w:t>[4]</w:t>
      </w:r>
      <w:r w:rsidRPr="00DC1CF8">
        <w:rPr>
          <w:sz w:val="16"/>
        </w:rPr>
        <w:tab/>
        <w:t xml:space="preserve">A. Rai and S. H. Upadhyay, “Bearing performance degradation assessment based on a combination of empirical mode decomposition and k-medoids clustering,” </w:t>
      </w:r>
      <w:r w:rsidRPr="00DC1CF8">
        <w:rPr>
          <w:i/>
          <w:iCs/>
          <w:sz w:val="16"/>
        </w:rPr>
        <w:t>Mech. Syst. Signal Process.</w:t>
      </w:r>
      <w:r w:rsidRPr="00DC1CF8">
        <w:rPr>
          <w:sz w:val="16"/>
        </w:rPr>
        <w:t>, vol. 93, pp. 16–29, Sep. 2017.</w:t>
      </w:r>
    </w:p>
    <w:p w14:paraId="1D16640D" w14:textId="77777777" w:rsidR="00ED069A" w:rsidRPr="00ED069A" w:rsidRDefault="00DC1CF8" w:rsidP="007C4624">
      <w:pPr>
        <w:pStyle w:val="aff1"/>
        <w:jc w:val="both"/>
        <w:rPr>
          <w:sz w:val="16"/>
        </w:rPr>
      </w:pPr>
      <w:r w:rsidRPr="00DC1CF8">
        <w:rPr>
          <w:sz w:val="16"/>
        </w:rPr>
        <w:t>[5]</w:t>
      </w:r>
      <w:r w:rsidRPr="00DC1CF8">
        <w:rPr>
          <w:sz w:val="16"/>
        </w:rPr>
        <w:tab/>
      </w:r>
      <w:r w:rsidR="00ED069A" w:rsidRPr="00ED069A">
        <w:rPr>
          <w:sz w:val="16"/>
        </w:rPr>
        <w:t>Hoke, A. Brissette, D. Maksimović, A. Pratt, and K. Smith, “Electric vehicle charge optimization including effects of lithium-ion battery</w:t>
      </w:r>
    </w:p>
    <w:p w14:paraId="7F090B81" w14:textId="77777777" w:rsidR="00ED069A" w:rsidRPr="00ED069A" w:rsidRDefault="00ED069A" w:rsidP="007C4624">
      <w:pPr>
        <w:pStyle w:val="aff1"/>
        <w:ind w:firstLine="0"/>
        <w:jc w:val="both"/>
        <w:rPr>
          <w:sz w:val="16"/>
        </w:rPr>
      </w:pPr>
      <w:r w:rsidRPr="00ED069A">
        <w:rPr>
          <w:sz w:val="16"/>
        </w:rPr>
        <w:t>degradation,” in</w:t>
      </w:r>
      <w:r w:rsidRPr="00ED069A">
        <w:rPr>
          <w:i/>
          <w:iCs/>
          <w:sz w:val="16"/>
        </w:rPr>
        <w:t xml:space="preserve"> Proc. IEEE Veh. Power Propulsion Conf.</w:t>
      </w:r>
      <w:r w:rsidRPr="00ED069A">
        <w:rPr>
          <w:sz w:val="16"/>
        </w:rPr>
        <w:t>, Sep. 2011,</w:t>
      </w:r>
    </w:p>
    <w:p w14:paraId="57F87B08" w14:textId="190B4A54" w:rsidR="00DC1CF8" w:rsidRPr="00DC1CF8" w:rsidRDefault="00ED069A" w:rsidP="007C4624">
      <w:pPr>
        <w:pStyle w:val="aff1"/>
        <w:ind w:firstLine="0"/>
        <w:jc w:val="both"/>
        <w:rPr>
          <w:sz w:val="16"/>
        </w:rPr>
      </w:pPr>
      <w:r w:rsidRPr="00ED069A">
        <w:rPr>
          <w:sz w:val="16"/>
        </w:rPr>
        <w:t>pp. 1–8.</w:t>
      </w:r>
    </w:p>
    <w:p w14:paraId="7294BA9E" w14:textId="77777777" w:rsidR="00DC1CF8" w:rsidRPr="00DC1CF8" w:rsidRDefault="00DC1CF8" w:rsidP="007C4624">
      <w:pPr>
        <w:pStyle w:val="aff1"/>
        <w:jc w:val="both"/>
        <w:rPr>
          <w:sz w:val="16"/>
        </w:rPr>
      </w:pPr>
      <w:r w:rsidRPr="00DC1CF8">
        <w:rPr>
          <w:sz w:val="16"/>
        </w:rPr>
        <w:t>[6]</w:t>
      </w:r>
      <w:r w:rsidRPr="00DC1CF8">
        <w:rPr>
          <w:sz w:val="16"/>
        </w:rPr>
        <w:tab/>
        <w:t xml:space="preserve">F. Yang, D. Wang, Y. Zhao, K.-L. Tsui, and S. J. Bae, “A study of the relationship between coulombic efficiency and capacity degradation of commercial lithium-ion batteries,” </w:t>
      </w:r>
      <w:r w:rsidRPr="00DC1CF8">
        <w:rPr>
          <w:i/>
          <w:iCs/>
          <w:sz w:val="16"/>
        </w:rPr>
        <w:t>Energy</w:t>
      </w:r>
      <w:r w:rsidRPr="00DC1CF8">
        <w:rPr>
          <w:sz w:val="16"/>
        </w:rPr>
        <w:t>, vol. 145, pp. 486–495, Feb. 2018.</w:t>
      </w:r>
    </w:p>
    <w:p w14:paraId="4EC841FF" w14:textId="77777777" w:rsidR="00DC1CF8" w:rsidRPr="00DC1CF8" w:rsidRDefault="00DC1CF8" w:rsidP="007C4624">
      <w:pPr>
        <w:pStyle w:val="aff1"/>
        <w:jc w:val="both"/>
        <w:rPr>
          <w:sz w:val="16"/>
        </w:rPr>
      </w:pPr>
      <w:r w:rsidRPr="00DC1CF8">
        <w:rPr>
          <w:sz w:val="16"/>
        </w:rPr>
        <w:t>[7]</w:t>
      </w:r>
      <w:r w:rsidRPr="00DC1CF8">
        <w:rPr>
          <w:sz w:val="16"/>
        </w:rPr>
        <w:tab/>
        <w:t xml:space="preserve">P. Wang, B. D. Youn, and C. Hu, “A generic probabilistic framework for structural health prognostics and uncertainty management,” </w:t>
      </w:r>
      <w:r w:rsidRPr="00DC1CF8">
        <w:rPr>
          <w:i/>
          <w:iCs/>
          <w:sz w:val="16"/>
        </w:rPr>
        <w:t>Mech. Syst. Signal Process.</w:t>
      </w:r>
      <w:r w:rsidRPr="00DC1CF8">
        <w:rPr>
          <w:sz w:val="16"/>
        </w:rPr>
        <w:t>, vol. 28, pp. 622–637, Apr. 2012.</w:t>
      </w:r>
    </w:p>
    <w:p w14:paraId="7398C48D" w14:textId="77777777" w:rsidR="00DC1CF8" w:rsidRPr="00DC1CF8" w:rsidRDefault="00DC1CF8" w:rsidP="007C4624">
      <w:pPr>
        <w:pStyle w:val="aff1"/>
        <w:jc w:val="both"/>
        <w:rPr>
          <w:sz w:val="16"/>
        </w:rPr>
      </w:pPr>
      <w:r w:rsidRPr="00DC1CF8">
        <w:rPr>
          <w:sz w:val="16"/>
        </w:rPr>
        <w:t>[8]</w:t>
      </w:r>
      <w:r w:rsidRPr="00DC1CF8">
        <w:rPr>
          <w:sz w:val="16"/>
        </w:rPr>
        <w:tab/>
        <w:t xml:space="preserve">M. S. Kan, A. C. C. Tan, and J. Mathew, “A review on prognostic techniques for non-stationary and non-linear rotating systems,” </w:t>
      </w:r>
      <w:r w:rsidRPr="00DC1CF8">
        <w:rPr>
          <w:i/>
          <w:iCs/>
          <w:sz w:val="16"/>
        </w:rPr>
        <w:t>Mech. Syst. Signal Process.</w:t>
      </w:r>
      <w:r w:rsidRPr="00DC1CF8">
        <w:rPr>
          <w:sz w:val="16"/>
        </w:rPr>
        <w:t>, vol. 62–63, pp. 1–20, Oct. 2015.</w:t>
      </w:r>
    </w:p>
    <w:p w14:paraId="46B94B29" w14:textId="77777777" w:rsidR="00DC1CF8" w:rsidRPr="00DC1CF8" w:rsidRDefault="00DC1CF8" w:rsidP="007C4624">
      <w:pPr>
        <w:pStyle w:val="aff1"/>
        <w:jc w:val="both"/>
        <w:rPr>
          <w:sz w:val="16"/>
        </w:rPr>
      </w:pPr>
      <w:r w:rsidRPr="00DC1CF8">
        <w:rPr>
          <w:sz w:val="16"/>
        </w:rPr>
        <w:t>[9]</w:t>
      </w:r>
      <w:r w:rsidRPr="00DC1CF8">
        <w:rPr>
          <w:sz w:val="16"/>
        </w:rPr>
        <w:tab/>
        <w:t xml:space="preserve">Z.-S. Ye and N. Chen, “The inverse gaussian process as a degradation model,” </w:t>
      </w:r>
      <w:r w:rsidRPr="00DC1CF8">
        <w:rPr>
          <w:i/>
          <w:iCs/>
          <w:sz w:val="16"/>
        </w:rPr>
        <w:t>Technometrics</w:t>
      </w:r>
      <w:r w:rsidRPr="00DC1CF8">
        <w:rPr>
          <w:sz w:val="16"/>
        </w:rPr>
        <w:t>, vol. 56, no. 3, pp. 302–311, Jul. 2014.</w:t>
      </w:r>
    </w:p>
    <w:p w14:paraId="4D853A23" w14:textId="77777777" w:rsidR="00DC1CF8" w:rsidRPr="00DC1CF8" w:rsidRDefault="00DC1CF8" w:rsidP="007C4624">
      <w:pPr>
        <w:pStyle w:val="aff1"/>
        <w:jc w:val="both"/>
        <w:rPr>
          <w:sz w:val="16"/>
        </w:rPr>
      </w:pPr>
      <w:r w:rsidRPr="00DC1CF8">
        <w:rPr>
          <w:sz w:val="16"/>
        </w:rPr>
        <w:t>[10]</w:t>
      </w:r>
      <w:r w:rsidRPr="00DC1CF8">
        <w:rPr>
          <w:sz w:val="16"/>
        </w:rPr>
        <w:tab/>
        <w:t xml:space="preserve">L. Hao, K. Liu, N. Gebraeel, and J. Shi, “Controlling the residual life distribution of parallel unit systems through workload adjustment,” </w:t>
      </w:r>
      <w:r w:rsidRPr="00DC1CF8">
        <w:rPr>
          <w:i/>
          <w:iCs/>
          <w:sz w:val="16"/>
        </w:rPr>
        <w:t>IEEE Trans. Autom. Sci. Eng.</w:t>
      </w:r>
      <w:r w:rsidRPr="00DC1CF8">
        <w:rPr>
          <w:sz w:val="16"/>
        </w:rPr>
        <w:t>, vol. 14, no. 2, pp. 1042–1052, Apr. 2017.</w:t>
      </w:r>
    </w:p>
    <w:p w14:paraId="0B142D2E" w14:textId="77777777" w:rsidR="00DC1CF8" w:rsidRPr="00DC1CF8" w:rsidRDefault="00DC1CF8" w:rsidP="007C4624">
      <w:pPr>
        <w:pStyle w:val="aff1"/>
        <w:jc w:val="both"/>
        <w:rPr>
          <w:sz w:val="16"/>
        </w:rPr>
      </w:pPr>
      <w:r w:rsidRPr="00DC1CF8">
        <w:rPr>
          <w:sz w:val="16"/>
        </w:rPr>
        <w:t>[11]</w:t>
      </w:r>
      <w:r w:rsidRPr="00DC1CF8">
        <w:rPr>
          <w:sz w:val="16"/>
        </w:rPr>
        <w:tab/>
        <w:t xml:space="preserve">N. Gebraeel, “Sensory-updated residual life distributions for components with exponential degradation patterns,” </w:t>
      </w:r>
      <w:r w:rsidRPr="00DC1CF8">
        <w:rPr>
          <w:i/>
          <w:iCs/>
          <w:sz w:val="16"/>
        </w:rPr>
        <w:t>IEEE Trans. Autom. Sci. Eng.</w:t>
      </w:r>
      <w:r w:rsidRPr="00DC1CF8">
        <w:rPr>
          <w:sz w:val="16"/>
        </w:rPr>
        <w:t>, vol. 3, no. 4, pp. 382–393, Oct. 2006.</w:t>
      </w:r>
    </w:p>
    <w:p w14:paraId="2015F6BC" w14:textId="77777777" w:rsidR="00DC1CF8" w:rsidRPr="00DC1CF8" w:rsidRDefault="00DC1CF8" w:rsidP="007C4624">
      <w:pPr>
        <w:pStyle w:val="aff1"/>
        <w:jc w:val="both"/>
        <w:rPr>
          <w:sz w:val="16"/>
        </w:rPr>
      </w:pPr>
      <w:r w:rsidRPr="00DC1CF8">
        <w:rPr>
          <w:sz w:val="16"/>
        </w:rPr>
        <w:t>[12]</w:t>
      </w:r>
      <w:r w:rsidRPr="00DC1CF8">
        <w:rPr>
          <w:sz w:val="16"/>
        </w:rPr>
        <w:tab/>
        <w:t xml:space="preserve">N. Gebraeel, A. Elwany, and J. Pan, “Residual life predictions in the absence of prior degradation knowledge,” </w:t>
      </w:r>
      <w:r w:rsidRPr="00DC1CF8">
        <w:rPr>
          <w:i/>
          <w:iCs/>
          <w:sz w:val="16"/>
        </w:rPr>
        <w:t>IEEE Trans. Reliab.</w:t>
      </w:r>
      <w:r w:rsidRPr="00DC1CF8">
        <w:rPr>
          <w:sz w:val="16"/>
        </w:rPr>
        <w:t>, vol. 58, no. 1, pp. 106–117, Mar. 2009.</w:t>
      </w:r>
    </w:p>
    <w:p w14:paraId="05A7468B" w14:textId="77777777" w:rsidR="00DC1CF8" w:rsidRPr="00DC1CF8" w:rsidRDefault="00DC1CF8" w:rsidP="007C4624">
      <w:pPr>
        <w:pStyle w:val="aff1"/>
        <w:jc w:val="both"/>
        <w:rPr>
          <w:sz w:val="16"/>
        </w:rPr>
      </w:pPr>
      <w:r w:rsidRPr="00DC1CF8">
        <w:rPr>
          <w:sz w:val="16"/>
        </w:rPr>
        <w:t>[13]</w:t>
      </w:r>
      <w:r w:rsidRPr="00DC1CF8">
        <w:rPr>
          <w:sz w:val="16"/>
        </w:rPr>
        <w:tab/>
        <w:t xml:space="preserve">X. Liu, J. Li, K. N. Al-Khalifa, A. S. Hamouda, D. W. Coit, and E. A. Elsayed, “Condition-based maintenance for continuously monitored degrading systems with multiple failure modes,” </w:t>
      </w:r>
      <w:r w:rsidRPr="00DC1CF8">
        <w:rPr>
          <w:i/>
          <w:iCs/>
          <w:sz w:val="16"/>
        </w:rPr>
        <w:t>IIE Trans.</w:t>
      </w:r>
      <w:r w:rsidRPr="00DC1CF8">
        <w:rPr>
          <w:sz w:val="16"/>
        </w:rPr>
        <w:t>, vol. 45, no. 4, pp. 422–435, Apr. 2013.</w:t>
      </w:r>
    </w:p>
    <w:p w14:paraId="7D49F778" w14:textId="77777777" w:rsidR="00DC1CF8" w:rsidRPr="00DC1CF8" w:rsidRDefault="00DC1CF8" w:rsidP="007C4624">
      <w:pPr>
        <w:pStyle w:val="aff1"/>
        <w:jc w:val="both"/>
        <w:rPr>
          <w:sz w:val="16"/>
        </w:rPr>
      </w:pPr>
      <w:r w:rsidRPr="00DC1CF8">
        <w:rPr>
          <w:sz w:val="16"/>
        </w:rPr>
        <w:t>[14]</w:t>
      </w:r>
      <w:r w:rsidRPr="00DC1CF8">
        <w:rPr>
          <w:sz w:val="16"/>
        </w:rPr>
        <w:tab/>
        <w:t xml:space="preserve">C. Hu, B. D. Youn, P. Wang, and J. Taek Yoon, “Ensemble of data-driven prognostic algorithms for robust prediction of remaining useful life,” </w:t>
      </w:r>
      <w:r w:rsidRPr="00DC1CF8">
        <w:rPr>
          <w:i/>
          <w:iCs/>
          <w:sz w:val="16"/>
        </w:rPr>
        <w:t>Reliab. Eng. Syst. Saf.</w:t>
      </w:r>
      <w:r w:rsidRPr="00DC1CF8">
        <w:rPr>
          <w:sz w:val="16"/>
        </w:rPr>
        <w:t>, vol. 103, pp. 120–135, Jul. 2012.</w:t>
      </w:r>
    </w:p>
    <w:p w14:paraId="19A7A08C" w14:textId="77777777" w:rsidR="00DC1CF8" w:rsidRPr="00DC1CF8" w:rsidRDefault="00DC1CF8" w:rsidP="007C4624">
      <w:pPr>
        <w:pStyle w:val="aff1"/>
        <w:jc w:val="both"/>
        <w:rPr>
          <w:sz w:val="16"/>
        </w:rPr>
      </w:pPr>
      <w:r w:rsidRPr="00DC1CF8">
        <w:rPr>
          <w:sz w:val="16"/>
        </w:rPr>
        <w:t>[15]</w:t>
      </w:r>
      <w:r w:rsidRPr="00DC1CF8">
        <w:rPr>
          <w:sz w:val="16"/>
        </w:rPr>
        <w:tab/>
        <w:t xml:space="preserve">M. Hajiha, X. Liu, and Y. Hong, “Degradation under dynamic operating conditions: modeling, competing processes and applications,” </w:t>
      </w:r>
      <w:r w:rsidRPr="00DC1CF8">
        <w:rPr>
          <w:i/>
          <w:iCs/>
          <w:sz w:val="16"/>
        </w:rPr>
        <w:t>J. Qual. Technol.</w:t>
      </w:r>
      <w:r w:rsidRPr="00DC1CF8">
        <w:rPr>
          <w:sz w:val="16"/>
        </w:rPr>
        <w:t>, vol. 53, no. 4, pp. 347–368, Aug. 2021.</w:t>
      </w:r>
    </w:p>
    <w:p w14:paraId="4EC6C857" w14:textId="77777777" w:rsidR="00DC1CF8" w:rsidRPr="00DC1CF8" w:rsidRDefault="00DC1CF8" w:rsidP="007C4624">
      <w:pPr>
        <w:pStyle w:val="aff1"/>
        <w:jc w:val="both"/>
        <w:rPr>
          <w:sz w:val="16"/>
        </w:rPr>
      </w:pPr>
      <w:r w:rsidRPr="00DC1CF8">
        <w:rPr>
          <w:sz w:val="16"/>
        </w:rPr>
        <w:t>[16]</w:t>
      </w:r>
      <w:r w:rsidRPr="00DC1CF8">
        <w:rPr>
          <w:sz w:val="16"/>
        </w:rPr>
        <w:tab/>
        <w:t xml:space="preserve">X. Fang, N. Z. Gebraeel, and K. Paynabar, “Scalable prognostic models for large-scale condition monitoring applications,” </w:t>
      </w:r>
      <w:r w:rsidRPr="00DC1CF8">
        <w:rPr>
          <w:i/>
          <w:iCs/>
          <w:sz w:val="16"/>
        </w:rPr>
        <w:t>IISE Trans.</w:t>
      </w:r>
      <w:r w:rsidRPr="00DC1CF8">
        <w:rPr>
          <w:sz w:val="16"/>
        </w:rPr>
        <w:t>, vol. 49, no. 7, pp. 698–710, Jul. 2017.</w:t>
      </w:r>
    </w:p>
    <w:p w14:paraId="3B009543" w14:textId="77777777" w:rsidR="00DC1CF8" w:rsidRPr="00DC1CF8" w:rsidRDefault="00DC1CF8" w:rsidP="007C4624">
      <w:pPr>
        <w:pStyle w:val="aff1"/>
        <w:jc w:val="both"/>
        <w:rPr>
          <w:sz w:val="16"/>
        </w:rPr>
      </w:pPr>
      <w:r w:rsidRPr="00DC1CF8">
        <w:rPr>
          <w:sz w:val="16"/>
        </w:rPr>
        <w:t>[17]</w:t>
      </w:r>
      <w:r w:rsidRPr="00DC1CF8">
        <w:rPr>
          <w:sz w:val="16"/>
        </w:rPr>
        <w:tab/>
        <w:t xml:space="preserve">X. Li, J. Qian, and G. Wang, “Fault prognostic based on hybrid method of state judgment and regression,” </w:t>
      </w:r>
      <w:r w:rsidRPr="00DC1CF8">
        <w:rPr>
          <w:i/>
          <w:iCs/>
          <w:sz w:val="16"/>
        </w:rPr>
        <w:t>Adv. Mech. Eng.</w:t>
      </w:r>
      <w:r w:rsidRPr="00DC1CF8">
        <w:rPr>
          <w:sz w:val="16"/>
        </w:rPr>
        <w:t>, vol. 5, p. 149562, Jan. 2013.</w:t>
      </w:r>
    </w:p>
    <w:p w14:paraId="206AF525" w14:textId="77777777" w:rsidR="00DC1CF8" w:rsidRPr="00DC1CF8" w:rsidRDefault="00DC1CF8" w:rsidP="007C4624">
      <w:pPr>
        <w:pStyle w:val="aff1"/>
        <w:jc w:val="both"/>
        <w:rPr>
          <w:sz w:val="16"/>
        </w:rPr>
      </w:pPr>
      <w:r w:rsidRPr="00DC1CF8">
        <w:rPr>
          <w:sz w:val="16"/>
        </w:rPr>
        <w:t>[18]</w:t>
      </w:r>
      <w:r w:rsidRPr="00DC1CF8">
        <w:rPr>
          <w:sz w:val="16"/>
        </w:rPr>
        <w:tab/>
        <w:t xml:space="preserve">R. Moghaddass and M. J. Zuo, “An integrated framework for online diagnostic and prognostic health monitoring using a multistate deterioration process,” </w:t>
      </w:r>
      <w:r w:rsidRPr="00DC1CF8">
        <w:rPr>
          <w:i/>
          <w:iCs/>
          <w:sz w:val="16"/>
        </w:rPr>
        <w:t>Reliab. Eng. Syst. Saf.</w:t>
      </w:r>
      <w:r w:rsidRPr="00DC1CF8">
        <w:rPr>
          <w:sz w:val="16"/>
        </w:rPr>
        <w:t>, vol. 124, pp. 92–104, Apr. 2014.</w:t>
      </w:r>
    </w:p>
    <w:p w14:paraId="424B630F" w14:textId="77777777" w:rsidR="00DC1CF8" w:rsidRPr="00DC1CF8" w:rsidRDefault="00DC1CF8" w:rsidP="007C4624">
      <w:pPr>
        <w:pStyle w:val="aff1"/>
        <w:jc w:val="both"/>
        <w:rPr>
          <w:sz w:val="16"/>
        </w:rPr>
      </w:pPr>
      <w:r w:rsidRPr="00DC1CF8">
        <w:rPr>
          <w:sz w:val="16"/>
        </w:rPr>
        <w:lastRenderedPageBreak/>
        <w:t>[19]</w:t>
      </w:r>
      <w:r w:rsidRPr="00DC1CF8">
        <w:rPr>
          <w:sz w:val="16"/>
        </w:rPr>
        <w:tab/>
        <w:t xml:space="preserve">R. Gouriveau and N. Zerhouni, “Connexionist-systems-based long term prediction approaches for prognostics,” </w:t>
      </w:r>
      <w:r w:rsidRPr="00DC1CF8">
        <w:rPr>
          <w:i/>
          <w:iCs/>
          <w:sz w:val="16"/>
        </w:rPr>
        <w:t>IEEE Trans. Reliab.</w:t>
      </w:r>
      <w:r w:rsidRPr="00DC1CF8">
        <w:rPr>
          <w:sz w:val="16"/>
        </w:rPr>
        <w:t>, vol. 61, no. 4, pp. 909–920, Dec. 2012.</w:t>
      </w:r>
    </w:p>
    <w:p w14:paraId="61240F63" w14:textId="77777777" w:rsidR="00DC1CF8" w:rsidRPr="00DC1CF8" w:rsidRDefault="00DC1CF8" w:rsidP="007C4624">
      <w:pPr>
        <w:pStyle w:val="aff1"/>
        <w:jc w:val="both"/>
        <w:rPr>
          <w:sz w:val="16"/>
        </w:rPr>
      </w:pPr>
      <w:r w:rsidRPr="00DC1CF8">
        <w:rPr>
          <w:sz w:val="16"/>
        </w:rPr>
        <w:t>[20]</w:t>
      </w:r>
      <w:r w:rsidRPr="00DC1CF8">
        <w:rPr>
          <w:sz w:val="16"/>
        </w:rPr>
        <w:tab/>
        <w:t xml:space="preserve">E. G. Julie and S. T. Selvi, “Development of energy efficient clustering protocol in wireless sensor network using neuro-fuzzy approach,” </w:t>
      </w:r>
      <w:r w:rsidRPr="00DC1CF8">
        <w:rPr>
          <w:i/>
          <w:iCs/>
          <w:sz w:val="16"/>
        </w:rPr>
        <w:t>Sci. World J.</w:t>
      </w:r>
      <w:r w:rsidRPr="00DC1CF8">
        <w:rPr>
          <w:sz w:val="16"/>
        </w:rPr>
        <w:t>, vol. 2016, pp. 1–8, 2016.</w:t>
      </w:r>
    </w:p>
    <w:p w14:paraId="3F6F3A1B" w14:textId="77777777" w:rsidR="00DC1CF8" w:rsidRPr="00DC1CF8" w:rsidRDefault="00DC1CF8" w:rsidP="007C4624">
      <w:pPr>
        <w:pStyle w:val="aff1"/>
        <w:jc w:val="both"/>
        <w:rPr>
          <w:sz w:val="16"/>
        </w:rPr>
      </w:pPr>
      <w:r w:rsidRPr="00DC1CF8">
        <w:rPr>
          <w:sz w:val="16"/>
        </w:rPr>
        <w:t>[21]</w:t>
      </w:r>
      <w:r w:rsidRPr="00DC1CF8">
        <w:rPr>
          <w:sz w:val="16"/>
        </w:rPr>
        <w:tab/>
        <w:t xml:space="preserve">R. E. Silva </w:t>
      </w:r>
      <w:r w:rsidRPr="00DC1CF8">
        <w:rPr>
          <w:i/>
          <w:iCs/>
          <w:sz w:val="16"/>
        </w:rPr>
        <w:t>et al.</w:t>
      </w:r>
      <w:r w:rsidRPr="00DC1CF8">
        <w:rPr>
          <w:sz w:val="16"/>
        </w:rPr>
        <w:t xml:space="preserve">, “Proton exchange membrane fuel cell degradation prediction based on adaptive neuro-fuzzy inference systems,” </w:t>
      </w:r>
      <w:r w:rsidRPr="00DC1CF8">
        <w:rPr>
          <w:i/>
          <w:iCs/>
          <w:sz w:val="16"/>
        </w:rPr>
        <w:t>Int. J. Hydrog. Energy</w:t>
      </w:r>
      <w:r w:rsidRPr="00DC1CF8">
        <w:rPr>
          <w:sz w:val="16"/>
        </w:rPr>
        <w:t>, vol. 39, no. 21, pp. 11128–11144, Jul. 2014.</w:t>
      </w:r>
    </w:p>
    <w:p w14:paraId="2915024A" w14:textId="77777777" w:rsidR="00DC1CF8" w:rsidRPr="00DC1CF8" w:rsidRDefault="00DC1CF8" w:rsidP="007C4624">
      <w:pPr>
        <w:pStyle w:val="aff1"/>
        <w:jc w:val="both"/>
        <w:rPr>
          <w:sz w:val="16"/>
        </w:rPr>
      </w:pPr>
      <w:r w:rsidRPr="00DC1CF8">
        <w:rPr>
          <w:sz w:val="16"/>
        </w:rPr>
        <w:t>[22]</w:t>
      </w:r>
      <w:r w:rsidRPr="00DC1CF8">
        <w:rPr>
          <w:sz w:val="16"/>
        </w:rPr>
        <w:tab/>
        <w:t xml:space="preserve">J. Xu, Y. Wang, and L. Xu, “PHM-oriented integrated fusion prognostics for aircraft engines based on sensor data,” </w:t>
      </w:r>
      <w:r w:rsidRPr="00DC1CF8">
        <w:rPr>
          <w:i/>
          <w:iCs/>
          <w:sz w:val="16"/>
        </w:rPr>
        <w:t>IEEE Sens. J.</w:t>
      </w:r>
      <w:r w:rsidRPr="00DC1CF8">
        <w:rPr>
          <w:sz w:val="16"/>
        </w:rPr>
        <w:t>, vol. 14, no. 4, pp. 1124–1132, Apr. 2014.</w:t>
      </w:r>
    </w:p>
    <w:p w14:paraId="26059A9D" w14:textId="77777777" w:rsidR="00DC1CF8" w:rsidRPr="00DC1CF8" w:rsidRDefault="00DC1CF8" w:rsidP="007C4624">
      <w:pPr>
        <w:pStyle w:val="aff1"/>
        <w:jc w:val="both"/>
        <w:rPr>
          <w:sz w:val="16"/>
        </w:rPr>
      </w:pPr>
      <w:r w:rsidRPr="00DC1CF8">
        <w:rPr>
          <w:sz w:val="16"/>
        </w:rPr>
        <w:t>[23]</w:t>
      </w:r>
      <w:r w:rsidRPr="00DC1CF8">
        <w:rPr>
          <w:sz w:val="16"/>
        </w:rPr>
        <w:tab/>
        <w:t xml:space="preserve">F. Wang, J. Du, Y. Zhao, T. Tang, and J. Shi, “A deep learning based data fusion method for degradation modeling and prognostics,” </w:t>
      </w:r>
      <w:r w:rsidRPr="00DC1CF8">
        <w:rPr>
          <w:i/>
          <w:iCs/>
          <w:sz w:val="16"/>
        </w:rPr>
        <w:t>IEEE Trans. Reliab.</w:t>
      </w:r>
      <w:r w:rsidRPr="00DC1CF8">
        <w:rPr>
          <w:sz w:val="16"/>
        </w:rPr>
        <w:t>, vol. 70, no. 2, pp. 775–789, Jun. 2021.</w:t>
      </w:r>
    </w:p>
    <w:p w14:paraId="400948AF" w14:textId="77777777" w:rsidR="00DC1CF8" w:rsidRPr="00DC1CF8" w:rsidRDefault="00DC1CF8" w:rsidP="007C4624">
      <w:pPr>
        <w:pStyle w:val="aff1"/>
        <w:jc w:val="both"/>
        <w:rPr>
          <w:sz w:val="16"/>
        </w:rPr>
      </w:pPr>
      <w:r w:rsidRPr="00DC1CF8">
        <w:rPr>
          <w:sz w:val="16"/>
        </w:rPr>
        <w:t>[24]</w:t>
      </w:r>
      <w:r w:rsidRPr="00DC1CF8">
        <w:rPr>
          <w:sz w:val="16"/>
        </w:rPr>
        <w:tab/>
        <w:t xml:space="preserve">K. Liu, N. Z. Gebraeel, and J. Shi, “A data-level fusion model for developing composite health indices for degradation modeling and prognostic analysis,” </w:t>
      </w:r>
      <w:r w:rsidRPr="00DC1CF8">
        <w:rPr>
          <w:i/>
          <w:iCs/>
          <w:sz w:val="16"/>
        </w:rPr>
        <w:t>IEEE Trans. Autom. Sci. Eng.</w:t>
      </w:r>
      <w:r w:rsidRPr="00DC1CF8">
        <w:rPr>
          <w:sz w:val="16"/>
        </w:rPr>
        <w:t>, vol. 10, no. 3, pp. 652–664, Jul. 2013.</w:t>
      </w:r>
    </w:p>
    <w:p w14:paraId="3F363EA3" w14:textId="77777777" w:rsidR="00DC1CF8" w:rsidRPr="00DC1CF8" w:rsidRDefault="00DC1CF8" w:rsidP="007C4624">
      <w:pPr>
        <w:pStyle w:val="aff1"/>
        <w:jc w:val="both"/>
        <w:rPr>
          <w:sz w:val="16"/>
        </w:rPr>
      </w:pPr>
      <w:r w:rsidRPr="00DC1CF8">
        <w:rPr>
          <w:sz w:val="16"/>
        </w:rPr>
        <w:t>[25]</w:t>
      </w:r>
      <w:r w:rsidRPr="00DC1CF8">
        <w:rPr>
          <w:sz w:val="16"/>
        </w:rPr>
        <w:tab/>
        <w:t xml:space="preserve">C. Song, K. Liu, and X. Zhang, “Integration of data-level fusion model and kernel methods for degradation modeling and prognostic analysis,” </w:t>
      </w:r>
      <w:r w:rsidRPr="00DC1CF8">
        <w:rPr>
          <w:i/>
          <w:iCs/>
          <w:sz w:val="16"/>
        </w:rPr>
        <w:t>IEEE Trans. Reliab.</w:t>
      </w:r>
      <w:r w:rsidRPr="00DC1CF8">
        <w:rPr>
          <w:sz w:val="16"/>
        </w:rPr>
        <w:t>, vol. 67, no. 2, pp. 640–650, Jun. 2018.</w:t>
      </w:r>
    </w:p>
    <w:p w14:paraId="1F0DBD9F" w14:textId="77777777" w:rsidR="00DC1CF8" w:rsidRPr="00DC1CF8" w:rsidRDefault="00DC1CF8" w:rsidP="007C4624">
      <w:pPr>
        <w:pStyle w:val="aff1"/>
        <w:jc w:val="both"/>
        <w:rPr>
          <w:sz w:val="16"/>
        </w:rPr>
      </w:pPr>
      <w:r w:rsidRPr="00DC1CF8">
        <w:rPr>
          <w:sz w:val="16"/>
        </w:rPr>
        <w:t>[26]</w:t>
      </w:r>
      <w:r w:rsidRPr="00DC1CF8">
        <w:rPr>
          <w:sz w:val="16"/>
        </w:rPr>
        <w:tab/>
        <w:t xml:space="preserve">Z. Li, J. Wu, and X. Yue, “A shape-constrained neural data fusion network for health index construction and residual life prediction,” </w:t>
      </w:r>
      <w:r w:rsidRPr="00DC1CF8">
        <w:rPr>
          <w:i/>
          <w:iCs/>
          <w:sz w:val="16"/>
        </w:rPr>
        <w:t>IEEE Trans. Neural Netw. Learn. Syst.</w:t>
      </w:r>
      <w:r w:rsidRPr="00DC1CF8">
        <w:rPr>
          <w:sz w:val="16"/>
        </w:rPr>
        <w:t>, vol. 32, no. 11, pp. 5022–5033, Nov. 2021.</w:t>
      </w:r>
    </w:p>
    <w:p w14:paraId="6D303E65" w14:textId="627000B2" w:rsidR="00DC1CF8" w:rsidRPr="00DC1CF8" w:rsidRDefault="00DC1CF8" w:rsidP="007C4624">
      <w:pPr>
        <w:pStyle w:val="aff1"/>
        <w:jc w:val="both"/>
        <w:rPr>
          <w:sz w:val="16"/>
        </w:rPr>
      </w:pPr>
      <w:r w:rsidRPr="00DC1CF8">
        <w:rPr>
          <w:sz w:val="16"/>
        </w:rPr>
        <w:t>[27]</w:t>
      </w:r>
      <w:r w:rsidRPr="00DC1CF8">
        <w:rPr>
          <w:sz w:val="16"/>
        </w:rPr>
        <w:tab/>
      </w:r>
      <w:r w:rsidR="00777D14" w:rsidRPr="00777D14">
        <w:rPr>
          <w:sz w:val="16"/>
        </w:rPr>
        <w:t xml:space="preserve">Y. Liu, </w:t>
      </w:r>
      <w:r w:rsidR="00777D14" w:rsidRPr="00777D14">
        <w:rPr>
          <w:i/>
          <w:iCs/>
          <w:sz w:val="16"/>
        </w:rPr>
        <w:t>User’s Guide for the Commercial Modular Aero-Propulsion System Simulation (C-MAPSS)</w:t>
      </w:r>
      <w:r w:rsidR="00777D14" w:rsidRPr="00777D14">
        <w:rPr>
          <w:sz w:val="16"/>
        </w:rPr>
        <w:t>, 2nd ed. Cleveland, OH, USA: NASA Glenn Research Center, Mar. 2012.</w:t>
      </w:r>
    </w:p>
    <w:p w14:paraId="6ED6AD63" w14:textId="77777777" w:rsidR="00DC1CF8" w:rsidRPr="00DC1CF8" w:rsidRDefault="00DC1CF8" w:rsidP="007C4624">
      <w:pPr>
        <w:pStyle w:val="aff1"/>
        <w:jc w:val="both"/>
        <w:rPr>
          <w:sz w:val="16"/>
        </w:rPr>
      </w:pPr>
      <w:r w:rsidRPr="00DC1CF8">
        <w:rPr>
          <w:sz w:val="16"/>
        </w:rPr>
        <w:t>[28]</w:t>
      </w:r>
      <w:r w:rsidRPr="00DC1CF8">
        <w:rPr>
          <w:sz w:val="16"/>
        </w:rPr>
        <w:tab/>
        <w:t xml:space="preserve">X.-S. Si, “An adaptive prognostic approach via nonlinear degradation modeling: application to battery data,” </w:t>
      </w:r>
      <w:r w:rsidRPr="00DC1CF8">
        <w:rPr>
          <w:i/>
          <w:iCs/>
          <w:sz w:val="16"/>
        </w:rPr>
        <w:t>IEEE Trans. Ind. Electron.</w:t>
      </w:r>
      <w:r w:rsidRPr="00DC1CF8">
        <w:rPr>
          <w:sz w:val="16"/>
        </w:rPr>
        <w:t>, vol. 62, no. 8, pp. 5082–5096, Aug. 2015.</w:t>
      </w:r>
    </w:p>
    <w:p w14:paraId="3CC6A32E" w14:textId="77777777" w:rsidR="00DC1CF8" w:rsidRPr="00DC1CF8" w:rsidRDefault="00DC1CF8" w:rsidP="007C4624">
      <w:pPr>
        <w:pStyle w:val="aff1"/>
        <w:jc w:val="both"/>
        <w:rPr>
          <w:sz w:val="16"/>
        </w:rPr>
      </w:pPr>
      <w:r w:rsidRPr="00DC1CF8">
        <w:rPr>
          <w:sz w:val="16"/>
        </w:rPr>
        <w:t>[29]</w:t>
      </w:r>
      <w:r w:rsidRPr="00DC1CF8">
        <w:rPr>
          <w:sz w:val="16"/>
        </w:rPr>
        <w:tab/>
        <w:t xml:space="preserve">S. S. Y. Ng, Y. Xing, and K. L. Tsui, “A naive bayes model for robust remaining useful life prediction of lithium-ion battery,” </w:t>
      </w:r>
      <w:r w:rsidRPr="00DC1CF8">
        <w:rPr>
          <w:i/>
          <w:iCs/>
          <w:sz w:val="16"/>
        </w:rPr>
        <w:t>Appl. Energy</w:t>
      </w:r>
      <w:r w:rsidRPr="00DC1CF8">
        <w:rPr>
          <w:sz w:val="16"/>
        </w:rPr>
        <w:t>, vol. 118, pp. 114–123, Apr. 2014.</w:t>
      </w:r>
    </w:p>
    <w:p w14:paraId="2B6EEB10" w14:textId="77777777" w:rsidR="00DC1CF8" w:rsidRPr="00DC1CF8" w:rsidRDefault="00DC1CF8" w:rsidP="007C4624">
      <w:pPr>
        <w:pStyle w:val="aff1"/>
        <w:jc w:val="both"/>
        <w:rPr>
          <w:sz w:val="16"/>
        </w:rPr>
      </w:pPr>
      <w:r w:rsidRPr="00DC1CF8">
        <w:rPr>
          <w:sz w:val="16"/>
        </w:rPr>
        <w:t>[30]</w:t>
      </w:r>
      <w:r w:rsidRPr="00DC1CF8">
        <w:rPr>
          <w:sz w:val="16"/>
        </w:rPr>
        <w:tab/>
        <w:t xml:space="preserve">B. Sinopoli, L. Schenato, M. Franceschetti, K. Poolla, M. I. Jordan, and S. S. Sastry, “Kalman filtering with intermittent observations,” </w:t>
      </w:r>
      <w:r w:rsidRPr="00DC1CF8">
        <w:rPr>
          <w:i/>
          <w:iCs/>
          <w:sz w:val="16"/>
        </w:rPr>
        <w:t>IEEE Trans. Autom. Control</w:t>
      </w:r>
      <w:r w:rsidRPr="00DC1CF8">
        <w:rPr>
          <w:sz w:val="16"/>
        </w:rPr>
        <w:t>, vol. 49, no. 9, pp. 1453–1464, Sep. 2004.</w:t>
      </w:r>
    </w:p>
    <w:p w14:paraId="593C8600" w14:textId="77777777" w:rsidR="00DC1CF8" w:rsidRPr="00DC1CF8" w:rsidRDefault="00DC1CF8" w:rsidP="007C4624">
      <w:pPr>
        <w:pStyle w:val="aff1"/>
        <w:jc w:val="both"/>
        <w:rPr>
          <w:sz w:val="16"/>
        </w:rPr>
      </w:pPr>
      <w:r w:rsidRPr="00DC1CF8">
        <w:rPr>
          <w:sz w:val="16"/>
        </w:rPr>
        <w:t>[31]</w:t>
      </w:r>
      <w:r w:rsidRPr="00DC1CF8">
        <w:rPr>
          <w:sz w:val="16"/>
        </w:rPr>
        <w:tab/>
        <w:t xml:space="preserve">S. Mohamed and T. Marwala, “Neural network based techniques for estimating missing data in databases,” </w:t>
      </w:r>
      <w:r w:rsidRPr="00DC1CF8">
        <w:rPr>
          <w:i/>
          <w:iCs/>
          <w:sz w:val="16"/>
        </w:rPr>
        <w:t>16th Annu. Symp. Pattern Recognit. Assoc. South Afr.</w:t>
      </w:r>
      <w:r w:rsidRPr="00DC1CF8">
        <w:rPr>
          <w:sz w:val="16"/>
        </w:rPr>
        <w:t>, Jan. 2005.</w:t>
      </w:r>
    </w:p>
    <w:p w14:paraId="5A4D9B27" w14:textId="77777777" w:rsidR="00ED069A" w:rsidRPr="00ED069A" w:rsidRDefault="00DC1CF8" w:rsidP="007C4624">
      <w:pPr>
        <w:pStyle w:val="aff1"/>
        <w:jc w:val="both"/>
        <w:rPr>
          <w:sz w:val="16"/>
        </w:rPr>
      </w:pPr>
      <w:r w:rsidRPr="00DC1CF8">
        <w:rPr>
          <w:sz w:val="16"/>
        </w:rPr>
        <w:t>[32]</w:t>
      </w:r>
      <w:r w:rsidRPr="00DC1CF8">
        <w:rPr>
          <w:sz w:val="16"/>
        </w:rPr>
        <w:tab/>
      </w:r>
      <w:r w:rsidR="00ED069A" w:rsidRPr="00ED069A">
        <w:rPr>
          <w:sz w:val="16"/>
        </w:rPr>
        <w:t>O. Anava, E. Hazan, and A. Zeevi, “Online time series prediction with</w:t>
      </w:r>
    </w:p>
    <w:p w14:paraId="01ED88E4" w14:textId="6E461742" w:rsidR="00DC1CF8" w:rsidRPr="00DC1CF8" w:rsidRDefault="00ED069A" w:rsidP="007C4624">
      <w:pPr>
        <w:pStyle w:val="aff1"/>
        <w:ind w:firstLine="0"/>
        <w:jc w:val="both"/>
        <w:rPr>
          <w:sz w:val="16"/>
        </w:rPr>
      </w:pPr>
      <w:r w:rsidRPr="00ED069A">
        <w:rPr>
          <w:sz w:val="16"/>
        </w:rPr>
        <w:t xml:space="preserve">missing data,” in </w:t>
      </w:r>
      <w:r w:rsidRPr="00ED069A">
        <w:rPr>
          <w:i/>
          <w:iCs/>
          <w:sz w:val="16"/>
        </w:rPr>
        <w:t>Proc. ICML</w:t>
      </w:r>
      <w:r w:rsidRPr="00ED069A">
        <w:rPr>
          <w:sz w:val="16"/>
        </w:rPr>
        <w:t>, 2015, pp. 2191–2199</w:t>
      </w:r>
    </w:p>
    <w:p w14:paraId="10A952F8" w14:textId="77777777" w:rsidR="00DC1CF8" w:rsidRPr="00DC1CF8" w:rsidRDefault="00DC1CF8" w:rsidP="007C4624">
      <w:pPr>
        <w:pStyle w:val="aff1"/>
        <w:jc w:val="both"/>
        <w:rPr>
          <w:sz w:val="16"/>
        </w:rPr>
      </w:pPr>
      <w:r w:rsidRPr="00DC1CF8">
        <w:rPr>
          <w:sz w:val="16"/>
        </w:rPr>
        <w:t>[33]</w:t>
      </w:r>
      <w:r w:rsidRPr="00DC1CF8">
        <w:rPr>
          <w:sz w:val="16"/>
        </w:rPr>
        <w:tab/>
        <w:t xml:space="preserve">R. J. Aliaga, “Real-time estimation of zero crossings of sampled signals for timing using cubic spline interpolation,” </w:t>
      </w:r>
      <w:r w:rsidRPr="00DC1CF8">
        <w:rPr>
          <w:i/>
          <w:iCs/>
          <w:sz w:val="16"/>
        </w:rPr>
        <w:t>IEEE Trans. Nucl. Sci.</w:t>
      </w:r>
      <w:r w:rsidRPr="00DC1CF8">
        <w:rPr>
          <w:sz w:val="16"/>
        </w:rPr>
        <w:t>, vol. 64, no. 8, pp. 2414–2422, Aug. 2017.</w:t>
      </w:r>
    </w:p>
    <w:p w14:paraId="4AE0BA27" w14:textId="77777777" w:rsidR="00DC1CF8" w:rsidRPr="00DC1CF8" w:rsidRDefault="00DC1CF8" w:rsidP="007C4624">
      <w:pPr>
        <w:pStyle w:val="aff1"/>
        <w:jc w:val="both"/>
        <w:rPr>
          <w:sz w:val="16"/>
        </w:rPr>
      </w:pPr>
      <w:r w:rsidRPr="00DC1CF8">
        <w:rPr>
          <w:sz w:val="16"/>
        </w:rPr>
        <w:t>[34]</w:t>
      </w:r>
      <w:r w:rsidRPr="00DC1CF8">
        <w:rPr>
          <w:sz w:val="16"/>
        </w:rPr>
        <w:tab/>
        <w:t xml:space="preserve">R. Caruana, “Multitask learning,” </w:t>
      </w:r>
      <w:r w:rsidRPr="00DC1CF8">
        <w:rPr>
          <w:i/>
          <w:iCs/>
          <w:sz w:val="16"/>
        </w:rPr>
        <w:t>Mach. Learn.</w:t>
      </w:r>
      <w:r w:rsidRPr="00DC1CF8">
        <w:rPr>
          <w:sz w:val="16"/>
        </w:rPr>
        <w:t>, vol. 28, no. 1, pp. 41–75, Jul. 1997.</w:t>
      </w:r>
    </w:p>
    <w:p w14:paraId="58579646" w14:textId="77777777" w:rsidR="00ED069A" w:rsidRPr="00ED069A" w:rsidRDefault="00DC1CF8" w:rsidP="007C4624">
      <w:pPr>
        <w:pStyle w:val="aff1"/>
        <w:jc w:val="both"/>
        <w:rPr>
          <w:sz w:val="16"/>
        </w:rPr>
      </w:pPr>
      <w:r w:rsidRPr="00DC1CF8">
        <w:rPr>
          <w:sz w:val="16"/>
        </w:rPr>
        <w:t>[35]</w:t>
      </w:r>
      <w:r w:rsidRPr="00DC1CF8">
        <w:rPr>
          <w:sz w:val="16"/>
        </w:rPr>
        <w:tab/>
      </w:r>
      <w:r w:rsidR="00ED069A" w:rsidRPr="00ED069A">
        <w:rPr>
          <w:sz w:val="16"/>
        </w:rPr>
        <w:t>K. Yu, V. Tresp, and A. Schwaighofer, “Learning Gaussian processes</w:t>
      </w:r>
    </w:p>
    <w:p w14:paraId="332CE65A" w14:textId="77777777" w:rsidR="00ED069A" w:rsidRPr="00ED069A" w:rsidRDefault="00ED069A" w:rsidP="007C4624">
      <w:pPr>
        <w:pStyle w:val="aff1"/>
        <w:ind w:hanging="64"/>
        <w:jc w:val="both"/>
        <w:rPr>
          <w:sz w:val="16"/>
        </w:rPr>
      </w:pPr>
      <w:r w:rsidRPr="00ED069A">
        <w:rPr>
          <w:sz w:val="16"/>
        </w:rPr>
        <w:t xml:space="preserve">from multiple tasks,” in </w:t>
      </w:r>
      <w:r w:rsidRPr="00777D14">
        <w:rPr>
          <w:i/>
          <w:iCs/>
          <w:sz w:val="16"/>
        </w:rPr>
        <w:t>Proc. 22nd Int. Conf. Mach. Learn.</w:t>
      </w:r>
      <w:r w:rsidRPr="00ED069A">
        <w:rPr>
          <w:sz w:val="16"/>
        </w:rPr>
        <w:t>, Bonn,</w:t>
      </w:r>
    </w:p>
    <w:p w14:paraId="2A5254A5" w14:textId="5C8DEC40" w:rsidR="00DC1CF8" w:rsidRPr="00DC1CF8" w:rsidRDefault="00ED069A" w:rsidP="007C4624">
      <w:pPr>
        <w:pStyle w:val="aff1"/>
        <w:ind w:hanging="64"/>
        <w:jc w:val="both"/>
        <w:rPr>
          <w:sz w:val="16"/>
        </w:rPr>
      </w:pPr>
      <w:r w:rsidRPr="00ED069A">
        <w:rPr>
          <w:sz w:val="16"/>
        </w:rPr>
        <w:t>Germany, 2005, pp. 1–8.</w:t>
      </w:r>
    </w:p>
    <w:p w14:paraId="3385F5B0" w14:textId="77777777" w:rsidR="00DC1CF8" w:rsidRPr="00DC1CF8" w:rsidRDefault="00DC1CF8" w:rsidP="007C4624">
      <w:pPr>
        <w:pStyle w:val="aff1"/>
        <w:jc w:val="both"/>
        <w:rPr>
          <w:sz w:val="16"/>
        </w:rPr>
      </w:pPr>
      <w:r w:rsidRPr="00DC1CF8">
        <w:rPr>
          <w:sz w:val="16"/>
        </w:rPr>
        <w:t>[36]</w:t>
      </w:r>
      <w:r w:rsidRPr="00DC1CF8">
        <w:rPr>
          <w:sz w:val="16"/>
        </w:rPr>
        <w:tab/>
        <w:t xml:space="preserve">H.-P. Wan and Y.-Q. Ni, “Bayesian multi-task learning methodology for reconstruction of structural health monitoring data,” </w:t>
      </w:r>
      <w:r w:rsidRPr="00DC1CF8">
        <w:rPr>
          <w:i/>
          <w:iCs/>
          <w:sz w:val="16"/>
        </w:rPr>
        <w:t>Struct. Health Monit.</w:t>
      </w:r>
      <w:r w:rsidRPr="00DC1CF8">
        <w:rPr>
          <w:sz w:val="16"/>
        </w:rPr>
        <w:t>, vol. 18, no. 4, pp. 1282–1309, Jul. 2019.</w:t>
      </w:r>
    </w:p>
    <w:p w14:paraId="352F402C" w14:textId="77777777" w:rsidR="00DC1CF8" w:rsidRPr="00DC1CF8" w:rsidRDefault="00DC1CF8" w:rsidP="007C4624">
      <w:pPr>
        <w:pStyle w:val="aff1"/>
        <w:jc w:val="both"/>
        <w:rPr>
          <w:sz w:val="16"/>
        </w:rPr>
      </w:pPr>
      <w:r w:rsidRPr="00DC1CF8">
        <w:rPr>
          <w:sz w:val="16"/>
        </w:rPr>
        <w:t>[37]</w:t>
      </w:r>
      <w:r w:rsidRPr="00DC1CF8">
        <w:rPr>
          <w:sz w:val="16"/>
        </w:rPr>
        <w:tab/>
        <w:t xml:space="preserve">M. Kim, C. Song, and K. Liu, “Individualized degradation modeling and prognostics in a heterogeneous group via incorporating intrinsic covariate information,” </w:t>
      </w:r>
      <w:r w:rsidRPr="00DC1CF8">
        <w:rPr>
          <w:i/>
          <w:iCs/>
          <w:sz w:val="16"/>
        </w:rPr>
        <w:t>IEEE Trans. Autom. Sci. Eng.</w:t>
      </w:r>
      <w:r w:rsidRPr="00DC1CF8">
        <w:rPr>
          <w:sz w:val="16"/>
        </w:rPr>
        <w:t>, pp. 1–16, 2021.</w:t>
      </w:r>
    </w:p>
    <w:p w14:paraId="70BDACA7" w14:textId="77777777" w:rsidR="00DC1CF8" w:rsidRPr="00DC1CF8" w:rsidRDefault="00DC1CF8" w:rsidP="007C4624">
      <w:pPr>
        <w:pStyle w:val="aff1"/>
        <w:jc w:val="both"/>
        <w:rPr>
          <w:sz w:val="16"/>
        </w:rPr>
      </w:pPr>
      <w:r w:rsidRPr="00DC1CF8">
        <w:rPr>
          <w:sz w:val="16"/>
        </w:rPr>
        <w:t>[38]</w:t>
      </w:r>
      <w:r w:rsidRPr="00DC1CF8">
        <w:rPr>
          <w:sz w:val="16"/>
        </w:rPr>
        <w:tab/>
        <w:t xml:space="preserve">T. Shireen, C. Shao, H. Wang, J. Li, X. Zhang, and M. Li, “Iterative multi-task learning for time-series modeling of solar panel pv outputs,” </w:t>
      </w:r>
      <w:r w:rsidRPr="00DC1CF8">
        <w:rPr>
          <w:i/>
          <w:iCs/>
          <w:sz w:val="16"/>
        </w:rPr>
        <w:t>Appl. Energy</w:t>
      </w:r>
      <w:r w:rsidRPr="00DC1CF8">
        <w:rPr>
          <w:sz w:val="16"/>
        </w:rPr>
        <w:t>, vol. 212, pp. 654–662, Feb. 2018.</w:t>
      </w:r>
    </w:p>
    <w:p w14:paraId="37956640" w14:textId="77777777" w:rsidR="00DC1CF8" w:rsidRPr="00DC1CF8" w:rsidRDefault="00DC1CF8" w:rsidP="007C4624">
      <w:pPr>
        <w:pStyle w:val="aff1"/>
        <w:jc w:val="both"/>
        <w:rPr>
          <w:sz w:val="16"/>
        </w:rPr>
      </w:pPr>
      <w:r w:rsidRPr="00DC1CF8">
        <w:rPr>
          <w:sz w:val="16"/>
        </w:rPr>
        <w:t>[39]</w:t>
      </w:r>
      <w:r w:rsidRPr="00DC1CF8">
        <w:rPr>
          <w:sz w:val="16"/>
        </w:rPr>
        <w:tab/>
        <w:t xml:space="preserve">T. S. Kim and S. Y. Sohn, “Multitask learning for health condition identification and remaining useful life prediction: deep convolutional neural network approach,” </w:t>
      </w:r>
      <w:r w:rsidRPr="00DC1CF8">
        <w:rPr>
          <w:i/>
          <w:iCs/>
          <w:sz w:val="16"/>
        </w:rPr>
        <w:t>J. Intell. Manuf.</w:t>
      </w:r>
      <w:r w:rsidRPr="00DC1CF8">
        <w:rPr>
          <w:sz w:val="16"/>
        </w:rPr>
        <w:t>, vol. 32, no. 8, pp. 2169–2179, Dec. 2021.</w:t>
      </w:r>
    </w:p>
    <w:p w14:paraId="79806828" w14:textId="77777777" w:rsidR="00DC1CF8" w:rsidRPr="00DC1CF8" w:rsidRDefault="00DC1CF8" w:rsidP="007C4624">
      <w:pPr>
        <w:pStyle w:val="aff1"/>
        <w:jc w:val="both"/>
        <w:rPr>
          <w:sz w:val="16"/>
        </w:rPr>
      </w:pPr>
      <w:r w:rsidRPr="00DC1CF8">
        <w:rPr>
          <w:sz w:val="16"/>
        </w:rPr>
        <w:t>[40]</w:t>
      </w:r>
      <w:r w:rsidRPr="00DC1CF8">
        <w:rPr>
          <w:sz w:val="16"/>
        </w:rPr>
        <w:tab/>
        <w:t xml:space="preserve">H. J. Ferreau, C. Kirches, A. Potschka, H. G. Bock, and M. Diehl, “QpOASES: a parametric active-set algorithm for quadratic programming,” </w:t>
      </w:r>
      <w:r w:rsidRPr="00DC1CF8">
        <w:rPr>
          <w:i/>
          <w:iCs/>
          <w:sz w:val="16"/>
        </w:rPr>
        <w:t>Math. Program. Comput.</w:t>
      </w:r>
      <w:r w:rsidRPr="00DC1CF8">
        <w:rPr>
          <w:sz w:val="16"/>
        </w:rPr>
        <w:t>, vol. 6, no. 4, pp. 327–363, Dec. 2014.</w:t>
      </w:r>
    </w:p>
    <w:p w14:paraId="4E28CE9A" w14:textId="77777777" w:rsidR="00DC1CF8" w:rsidRPr="00DC1CF8" w:rsidRDefault="00DC1CF8" w:rsidP="007C4624">
      <w:pPr>
        <w:pStyle w:val="aff1"/>
        <w:jc w:val="both"/>
        <w:rPr>
          <w:sz w:val="16"/>
        </w:rPr>
      </w:pPr>
      <w:r w:rsidRPr="00DC1CF8">
        <w:rPr>
          <w:sz w:val="16"/>
        </w:rPr>
        <w:t>[41]</w:t>
      </w:r>
      <w:r w:rsidRPr="00DC1CF8">
        <w:rPr>
          <w:sz w:val="16"/>
        </w:rPr>
        <w:tab/>
        <w:t xml:space="preserve">E. Ramasso and A. Saxena, “Performance benchmarking and analysis of prognostic methods for cmapss datasets.,” </w:t>
      </w:r>
      <w:r w:rsidRPr="00DC1CF8">
        <w:rPr>
          <w:i/>
          <w:iCs/>
          <w:sz w:val="16"/>
        </w:rPr>
        <w:t>Int. J. Progn. Health Manag.</w:t>
      </w:r>
      <w:r w:rsidRPr="00DC1CF8">
        <w:rPr>
          <w:sz w:val="16"/>
        </w:rPr>
        <w:t>, vol. 5, no. 2, pp. 1–15, 2014.</w:t>
      </w:r>
    </w:p>
    <w:p w14:paraId="67513F63" w14:textId="2F7CE290" w:rsidR="00A80EC4" w:rsidRPr="00D102CF" w:rsidRDefault="005D6E58" w:rsidP="007F6EA9">
      <w:pPr>
        <w:pStyle w:val="References"/>
        <w:numPr>
          <w:ilvl w:val="0"/>
          <w:numId w:val="0"/>
        </w:numPr>
        <w:ind w:left="11"/>
      </w:pPr>
      <w:r w:rsidRPr="00D102CF">
        <w:rPr>
          <w:color w:val="211E1E"/>
        </w:rPr>
        <w:fldChar w:fldCharType="end"/>
      </w:r>
    </w:p>
    <w:sectPr w:rsidR="00A80EC4" w:rsidRPr="00D102CF" w:rsidSect="00364B40">
      <w:headerReference w:type="default" r:id="rId23"/>
      <w:pgSz w:w="12240" w:h="15840" w:code="1"/>
      <w:pgMar w:top="1008" w:right="936" w:bottom="1008" w:left="936" w:header="432" w:footer="432" w:gutter="0"/>
      <w:cols w:num="2" w:space="28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9" w:author="Di Wang" w:date="2022-03-15T18:56:00Z" w:initials="DW">
    <w:p w14:paraId="53A7BDEB" w14:textId="2BA123C3" w:rsidR="00EC74AB" w:rsidRDefault="00EC74AB">
      <w:pPr>
        <w:pStyle w:val="af7"/>
        <w:rPr>
          <w:shd w:val="clear" w:color="auto" w:fill="FFFFFF"/>
          <w:lang w:eastAsia="zh-CN"/>
        </w:rPr>
      </w:pPr>
      <w:r>
        <w:rPr>
          <w:rStyle w:val="af6"/>
        </w:rPr>
        <w:annotationRef/>
      </w:r>
      <w:r>
        <w:rPr>
          <w:rFonts w:hint="eastAsia"/>
        </w:rPr>
        <w:t>I</w:t>
      </w:r>
      <w:r>
        <w:t xml:space="preserve"> think </w:t>
      </w:r>
      <m:oMath>
        <m:r>
          <m:rPr>
            <m:sty m:val="b"/>
          </m:rPr>
          <w:rPr>
            <w:rFonts w:ascii="Cambria Math" w:hAnsi="Cambria Math"/>
            <w:shd w:val="clear" w:color="auto" w:fill="FFFFFF"/>
          </w:rPr>
          <m:t xml:space="preserve">Θ </m:t>
        </m:r>
        <m:r>
          <m:rPr>
            <m:sty m:val="p"/>
          </m:rPr>
          <w:rPr>
            <w:rFonts w:ascii="Cambria Math" w:hAnsi="Cambria Math"/>
            <w:shd w:val="clear" w:color="auto" w:fill="FFFFFF"/>
          </w:rPr>
          <m:t>should be</m:t>
        </m:r>
      </m:oMath>
      <w:r w:rsidRPr="00EC74AB">
        <w:rPr>
          <w:bCs/>
        </w:rPr>
        <w:t xml:space="preserve"> </w:t>
      </w:r>
      <m:oMath>
        <m:sSup>
          <m:sSupPr>
            <m:ctrlPr>
              <w:rPr>
                <w:rFonts w:ascii="Cambria Math" w:hAnsi="Cambria Math"/>
                <w:shd w:val="clear" w:color="auto" w:fill="FFFFFF"/>
                <w:lang w:eastAsia="zh-CN"/>
              </w:rPr>
            </m:ctrlPr>
          </m:sSupPr>
          <m:e>
            <m:r>
              <m:rPr>
                <m:sty m:val="b"/>
              </m:rPr>
              <w:rPr>
                <w:rFonts w:ascii="Cambria Math" w:hAnsi="Cambria Math" w:hint="eastAsia"/>
                <w:shd w:val="clear" w:color="auto" w:fill="FFFFFF"/>
                <w:lang w:eastAsia="zh-CN"/>
              </w:rPr>
              <m:t>Θ</m:t>
            </m:r>
          </m:e>
          <m:sup>
            <m:d>
              <m:dPr>
                <m:ctrlPr>
                  <w:rPr>
                    <w:rFonts w:ascii="Cambria Math" w:hAnsi="Cambria Math"/>
                    <w:i/>
                    <w:iCs/>
                    <w:shd w:val="clear" w:color="auto" w:fill="FFFFFF"/>
                    <w:lang w:eastAsia="zh-CN"/>
                  </w:rPr>
                </m:ctrlPr>
              </m:dPr>
              <m:e>
                <m:r>
                  <w:rPr>
                    <w:rFonts w:ascii="Cambria Math" w:hAnsi="Cambria Math"/>
                    <w:shd w:val="clear" w:color="auto" w:fill="FFFFFF"/>
                    <w:lang w:eastAsia="zh-CN"/>
                  </w:rPr>
                  <m:t>j+1</m:t>
                </m:r>
              </m:e>
            </m:d>
          </m:sup>
        </m:sSup>
      </m:oMath>
      <w:r>
        <w:rPr>
          <w:shd w:val="clear" w:color="auto" w:fill="FFFFFF"/>
          <w:lang w:eastAsia="zh-CN"/>
        </w:rPr>
        <w:t xml:space="preserve"> </w:t>
      </w:r>
      <w:r w:rsidR="000B7406">
        <w:rPr>
          <w:shd w:val="clear" w:color="auto" w:fill="FFFFFF"/>
          <w:lang w:eastAsia="zh-CN"/>
        </w:rPr>
        <w:t xml:space="preserve">, and </w:t>
      </w:r>
      <m:oMath>
        <m:sSubSup>
          <m:sSubSupPr>
            <m:ctrlPr>
              <w:rPr>
                <w:rFonts w:ascii="Cambria Math" w:hAnsi="Cambria Math"/>
                <w:i/>
                <w:iCs/>
                <w:color w:val="000000"/>
                <w:kern w:val="24"/>
                <w:lang w:eastAsia="zh-CN"/>
              </w:rPr>
            </m:ctrlPr>
          </m:sSubSupPr>
          <m:e>
            <m:r>
              <m:rPr>
                <m:sty m:val="b"/>
              </m:rPr>
              <w:rPr>
                <w:rFonts w:ascii="Cambria Math" w:hAnsi="Cambria Math"/>
                <w:color w:val="000000"/>
                <w:kern w:val="24"/>
                <w:lang w:eastAsia="zh-CN"/>
              </w:rPr>
              <m:t>h</m:t>
            </m:r>
          </m:e>
          <m:sub>
            <m:r>
              <w:rPr>
                <w:rFonts w:ascii="Cambria Math" w:hAnsi="Cambria Math"/>
                <w:color w:val="000000"/>
                <w:kern w:val="24"/>
                <w:lang w:eastAsia="zh-CN"/>
              </w:rPr>
              <m:t>l</m:t>
            </m:r>
          </m:sub>
          <m:sup>
            <m:d>
              <m:dPr>
                <m:ctrlPr>
                  <w:rPr>
                    <w:rFonts w:ascii="Cambria Math" w:hAnsi="Cambria Math"/>
                    <w:i/>
                    <w:color w:val="000000"/>
                    <w:kern w:val="24"/>
                    <w:lang w:eastAsia="zh-CN"/>
                  </w:rPr>
                </m:ctrlPr>
              </m:dPr>
              <m:e>
                <m:r>
                  <w:rPr>
                    <w:rFonts w:ascii="Cambria Math" w:hAnsi="Cambria Math"/>
                    <w:color w:val="000000"/>
                    <w:kern w:val="24"/>
                    <w:lang w:eastAsia="zh-CN"/>
                  </w:rPr>
                  <m:t>j</m:t>
                </m:r>
              </m:e>
            </m:d>
          </m:sup>
        </m:sSubSup>
        <m:r>
          <w:rPr>
            <w:rFonts w:ascii="Cambria Math" w:hAnsi="Cambria Math"/>
            <w:color w:val="000000"/>
            <w:kern w:val="24"/>
            <w:lang w:eastAsia="zh-CN"/>
          </w:rPr>
          <m:t xml:space="preserve"> </m:t>
        </m:r>
        <m:r>
          <m:rPr>
            <m:sty m:val="p"/>
          </m:rPr>
          <w:rPr>
            <w:rFonts w:ascii="Cambria Math" w:hAnsi="Cambria Math"/>
            <w:color w:val="000000"/>
            <w:kern w:val="24"/>
            <w:lang w:eastAsia="zh-CN"/>
          </w:rPr>
          <m:t>should be</m:t>
        </m:r>
        <m:r>
          <w:rPr>
            <w:rFonts w:ascii="Cambria Math" w:hAnsi="Cambria Math"/>
            <w:color w:val="000000"/>
            <w:kern w:val="24"/>
            <w:lang w:eastAsia="zh-CN"/>
          </w:rPr>
          <m:t xml:space="preserve"> </m:t>
        </m:r>
        <m:sSubSup>
          <m:sSubSupPr>
            <m:ctrlPr>
              <w:rPr>
                <w:rFonts w:ascii="Cambria Math" w:hAnsi="Cambria Math"/>
                <w:i/>
                <w:iCs/>
                <w:color w:val="000000"/>
                <w:kern w:val="24"/>
                <w:lang w:eastAsia="zh-CN"/>
              </w:rPr>
            </m:ctrlPr>
          </m:sSubSupPr>
          <m:e>
            <m:r>
              <m:rPr>
                <m:sty m:val="b"/>
              </m:rPr>
              <w:rPr>
                <w:rFonts w:ascii="Cambria Math" w:hAnsi="Cambria Math"/>
                <w:color w:val="000000"/>
                <w:kern w:val="24"/>
                <w:lang w:eastAsia="zh-CN"/>
              </w:rPr>
              <m:t>h</m:t>
            </m:r>
          </m:e>
          <m:sub>
            <m:r>
              <w:rPr>
                <w:rFonts w:ascii="Cambria Math" w:hAnsi="Cambria Math"/>
                <w:color w:val="000000"/>
                <w:kern w:val="24"/>
                <w:lang w:eastAsia="zh-CN"/>
              </w:rPr>
              <m:t>l</m:t>
            </m:r>
          </m:sub>
          <m:sup>
            <m:d>
              <m:dPr>
                <m:ctrlPr>
                  <w:rPr>
                    <w:rFonts w:ascii="Cambria Math" w:hAnsi="Cambria Math"/>
                    <w:i/>
                    <w:color w:val="000000"/>
                    <w:kern w:val="24"/>
                    <w:lang w:eastAsia="zh-CN"/>
                  </w:rPr>
                </m:ctrlPr>
              </m:dPr>
              <m:e>
                <m:r>
                  <w:rPr>
                    <w:rFonts w:ascii="Cambria Math" w:hAnsi="Cambria Math"/>
                    <w:color w:val="000000"/>
                    <w:kern w:val="24"/>
                    <w:lang w:eastAsia="zh-CN"/>
                  </w:rPr>
                  <m:t>j+1</m:t>
                </m:r>
              </m:e>
            </m:d>
          </m:sup>
        </m:sSubSup>
        <m:r>
          <w:rPr>
            <w:rFonts w:ascii="Cambria Math" w:hAnsi="Cambria Math"/>
            <w:color w:val="000000"/>
            <w:kern w:val="24"/>
            <w:lang w:eastAsia="zh-CN"/>
          </w:rPr>
          <m:t xml:space="preserve"> </m:t>
        </m:r>
      </m:oMath>
      <w:r>
        <w:rPr>
          <w:shd w:val="clear" w:color="auto" w:fill="FFFFFF"/>
          <w:lang w:eastAsia="zh-CN"/>
        </w:rPr>
        <w:t xml:space="preserve">here. Please double check this subsection. The following </w:t>
      </w:r>
      <w:r>
        <w:rPr>
          <w:rFonts w:hint="eastAsia"/>
          <w:shd w:val="clear" w:color="auto" w:fill="FFFFFF"/>
          <w:lang w:eastAsia="zh-CN"/>
        </w:rPr>
        <w:t>is</w:t>
      </w:r>
      <w:r>
        <w:rPr>
          <w:shd w:val="clear" w:color="auto" w:fill="FFFFFF"/>
          <w:lang w:eastAsia="zh-CN"/>
        </w:rPr>
        <w:t xml:space="preserve"> a </w:t>
      </w:r>
      <w:r>
        <w:rPr>
          <w:rFonts w:hint="eastAsia"/>
          <w:shd w:val="clear" w:color="auto" w:fill="FFFFFF"/>
          <w:lang w:eastAsia="zh-CN"/>
        </w:rPr>
        <w:t>p</w:t>
      </w:r>
      <w:r w:rsidRPr="00EC74AB">
        <w:rPr>
          <w:shd w:val="clear" w:color="auto" w:fill="FFFFFF"/>
          <w:lang w:eastAsia="zh-CN"/>
        </w:rPr>
        <w:t>roof of convergence</w:t>
      </w:r>
      <w:r>
        <w:rPr>
          <w:shd w:val="clear" w:color="auto" w:fill="FFFFFF"/>
          <w:lang w:eastAsia="zh-CN"/>
        </w:rPr>
        <w:t xml:space="preserve"> for EM algorithm. I attach it for your reference.</w:t>
      </w:r>
    </w:p>
    <w:p w14:paraId="1FB96AEC" w14:textId="45093C28" w:rsidR="00EC74AB" w:rsidRPr="00EC74AB" w:rsidRDefault="00EC74AB">
      <w:pPr>
        <w:pStyle w:val="af7"/>
        <w:ind w:leftChars="75" w:left="180"/>
      </w:pPr>
      <w:r w:rsidRPr="00EC74AB">
        <w:rPr>
          <w:noProof/>
        </w:rPr>
        <w:drawing>
          <wp:inline distT="0" distB="0" distL="0" distR="0" wp14:anchorId="0E5591B8" wp14:editId="72EC2D66">
            <wp:extent cx="6583680" cy="415480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6583680" cy="4154805"/>
                    </a:xfrm>
                    <a:prstGeom prst="rect">
                      <a:avLst/>
                    </a:prstGeom>
                  </pic:spPr>
                </pic:pic>
              </a:graphicData>
            </a:graphic>
          </wp:inline>
        </w:drawing>
      </w:r>
    </w:p>
  </w:comment>
  <w:comment w:id="47" w:author="Xian,Xiaochen" w:date="2022-03-15T09:58:00Z" w:initials="X">
    <w:p w14:paraId="63677349" w14:textId="77777777" w:rsidR="007E68C6" w:rsidRDefault="007E68C6">
      <w:pPr>
        <w:pStyle w:val="af7"/>
      </w:pPr>
      <w:r>
        <w:rPr>
          <w:rStyle w:val="af6"/>
        </w:rPr>
        <w:annotationRef/>
      </w:r>
      <w:r>
        <w:t xml:space="preserve">A bit confused. In my mind, the convergence should be shown between iterations. I cannot directly see the equivalence. </w:t>
      </w:r>
    </w:p>
    <w:p w14:paraId="2AE80316" w14:textId="77777777" w:rsidR="00D16FA8" w:rsidRDefault="00D16FA8">
      <w:pPr>
        <w:pStyle w:val="af7"/>
        <w:ind w:leftChars="75" w:left="180"/>
      </w:pPr>
    </w:p>
    <w:p w14:paraId="4C74F8C4" w14:textId="6014F3C1" w:rsidR="00D16FA8" w:rsidRPr="00D16FA8" w:rsidRDefault="00D16FA8">
      <w:pPr>
        <w:pStyle w:val="af7"/>
        <w:ind w:leftChars="75" w:left="180"/>
        <w:rPr>
          <w:bCs/>
        </w:rPr>
      </w:pPr>
      <w:r>
        <w:t xml:space="preserve">I understand that when </w:t>
      </w:r>
      <m:oMath>
        <m:r>
          <m:rPr>
            <m:sty m:val="b"/>
          </m:rPr>
          <w:rPr>
            <w:rFonts w:ascii="Cambria Math" w:hAnsi="Cambria Math"/>
            <w:shd w:val="clear" w:color="auto" w:fill="FFFFFF"/>
          </w:rPr>
          <m:t>Θ=</m:t>
        </m:r>
        <m:sSup>
          <m:sSupPr>
            <m:ctrlPr>
              <w:rPr>
                <w:rFonts w:ascii="Cambria Math" w:hAnsi="Cambria Math"/>
                <w:shd w:val="clear" w:color="auto" w:fill="FFFFFF"/>
                <w:lang w:eastAsia="zh-CN"/>
              </w:rPr>
            </m:ctrlPr>
          </m:sSupPr>
          <m:e>
            <m:r>
              <m:rPr>
                <m:sty m:val="b"/>
              </m:rPr>
              <w:rPr>
                <w:rFonts w:ascii="Cambria Math" w:hAnsi="Cambria Math" w:hint="eastAsia"/>
                <w:shd w:val="clear" w:color="auto" w:fill="FFFFFF"/>
                <w:lang w:eastAsia="zh-CN"/>
              </w:rPr>
              <m:t>Θ</m:t>
            </m:r>
          </m:e>
          <m:sup>
            <m:d>
              <m:dPr>
                <m:ctrlPr>
                  <w:rPr>
                    <w:rFonts w:ascii="Cambria Math" w:hAnsi="Cambria Math"/>
                    <w:i/>
                    <w:iCs/>
                    <w:shd w:val="clear" w:color="auto" w:fill="FFFFFF"/>
                    <w:lang w:eastAsia="zh-CN"/>
                  </w:rPr>
                </m:ctrlPr>
              </m:dPr>
              <m:e>
                <m:r>
                  <w:rPr>
                    <w:rFonts w:ascii="Cambria Math" w:hAnsi="Cambria Math"/>
                    <w:shd w:val="clear" w:color="auto" w:fill="FFFFFF"/>
                    <w:lang w:eastAsia="zh-CN"/>
                  </w:rPr>
                  <m:t>j</m:t>
                </m:r>
              </m:e>
            </m:d>
          </m:sup>
        </m:sSup>
      </m:oMath>
      <w:r>
        <w:rPr>
          <w:shd w:val="clear" w:color="auto" w:fill="FFFFFF"/>
          <w:lang w:eastAsia="zh-CN"/>
        </w:rPr>
        <w:t xml:space="preserve">, the log likelihood is maximized. This means that it is possible for us to acquire the true values of the parameter at iteration j. Does it mean </w:t>
      </w:r>
      <m:oMath>
        <m:sSup>
          <m:sSupPr>
            <m:ctrlPr>
              <w:rPr>
                <w:rFonts w:ascii="Cambria Math" w:hAnsi="Cambria Math"/>
                <w:shd w:val="clear" w:color="auto" w:fill="FFFFFF"/>
                <w:lang w:eastAsia="zh-CN"/>
              </w:rPr>
            </m:ctrlPr>
          </m:sSupPr>
          <m:e>
            <m:r>
              <m:rPr>
                <m:sty m:val="b"/>
              </m:rPr>
              <w:rPr>
                <w:rFonts w:ascii="Cambria Math" w:hAnsi="Cambria Math" w:hint="eastAsia"/>
                <w:shd w:val="clear" w:color="auto" w:fill="FFFFFF"/>
                <w:lang w:eastAsia="zh-CN"/>
              </w:rPr>
              <m:t>Θ</m:t>
            </m:r>
          </m:e>
          <m:sup>
            <m:d>
              <m:dPr>
                <m:ctrlPr>
                  <w:rPr>
                    <w:rFonts w:ascii="Cambria Math" w:hAnsi="Cambria Math"/>
                    <w:i/>
                    <w:iCs/>
                    <w:shd w:val="clear" w:color="auto" w:fill="FFFFFF"/>
                    <w:lang w:eastAsia="zh-CN"/>
                  </w:rPr>
                </m:ctrlPr>
              </m:dPr>
              <m:e>
                <m:r>
                  <w:rPr>
                    <w:rFonts w:ascii="Cambria Math" w:hAnsi="Cambria Math"/>
                    <w:shd w:val="clear" w:color="auto" w:fill="FFFFFF"/>
                    <w:lang w:eastAsia="zh-CN"/>
                  </w:rPr>
                  <m:t>j</m:t>
                </m:r>
              </m:e>
            </m:d>
          </m:sup>
        </m:sSup>
      </m:oMath>
      <w:r>
        <w:rPr>
          <w:shd w:val="clear" w:color="auto" w:fill="FFFFFF"/>
          <w:lang w:eastAsia="zh-CN"/>
        </w:rPr>
        <w:t xml:space="preserve"> gets closer to </w:t>
      </w:r>
      <m:oMath>
        <m:r>
          <m:rPr>
            <m:sty m:val="b"/>
          </m:rPr>
          <w:rPr>
            <w:rFonts w:ascii="Cambria Math" w:hAnsi="Cambria Math"/>
            <w:shd w:val="clear" w:color="auto" w:fill="FFFFFF"/>
          </w:rPr>
          <m:t>Θ</m:t>
        </m:r>
      </m:oMath>
      <w:r>
        <w:rPr>
          <w:b/>
          <w:shd w:val="clear" w:color="auto" w:fill="FFFFFF"/>
        </w:rPr>
        <w:t xml:space="preserve"> </w:t>
      </w:r>
      <w:r>
        <w:rPr>
          <w:bCs/>
          <w:shd w:val="clear" w:color="auto" w:fill="FFFFFF"/>
        </w:rPr>
        <w:t>over iterations?</w:t>
      </w:r>
      <w:r w:rsidR="00F440E7">
        <w:rPr>
          <w:bCs/>
          <w:shd w:val="clear" w:color="auto" w:fill="FFFFFF"/>
        </w:rPr>
        <w:t xml:space="preserve"> Please correct me if I am wrong. </w:t>
      </w:r>
    </w:p>
  </w:comment>
  <w:comment w:id="48" w:author="Di Wang" w:date="2022-03-15T19:05:00Z" w:initials="DW">
    <w:p w14:paraId="0956D216" w14:textId="77777777" w:rsidR="000B7406" w:rsidRDefault="000B7406">
      <w:pPr>
        <w:pStyle w:val="af7"/>
        <w:rPr>
          <w:shd w:val="clear" w:color="auto" w:fill="FFFFFF"/>
          <w:lang w:eastAsia="zh-CN"/>
        </w:rPr>
      </w:pPr>
      <w:r>
        <w:rPr>
          <w:rStyle w:val="af6"/>
        </w:rPr>
        <w:annotationRef/>
      </w:r>
      <w:r>
        <w:rPr>
          <w:rFonts w:hint="eastAsia"/>
        </w:rPr>
        <w:t>Y</w:t>
      </w:r>
      <w:r>
        <w:t xml:space="preserve">ou should prove </w:t>
      </w:r>
      <m:oMath>
        <m:r>
          <m:rPr>
            <m:sty m:val="p"/>
          </m:rPr>
          <w:rPr>
            <w:rFonts w:ascii="Cambria Math" w:eastAsiaTheme="minorEastAsia" w:hAnsi="Cambria Math"/>
            <w:lang w:eastAsia="zh-CN"/>
          </w:rPr>
          <m:t>ln</m:t>
        </m:r>
        <m:r>
          <w:rPr>
            <w:rFonts w:ascii="Cambria Math" w:eastAsiaTheme="minorEastAsia" w:hAnsi="Cambria Math"/>
            <w:lang w:eastAsia="zh-CN"/>
          </w:rPr>
          <m:t>L</m:t>
        </m:r>
        <m:d>
          <m:dPr>
            <m:ctrlPr>
              <w:rPr>
                <w:rFonts w:ascii="Cambria Math" w:eastAsiaTheme="minorEastAsia" w:hAnsi="Cambria Math"/>
                <w:i/>
                <w:iCs/>
                <w:lang w:eastAsia="zh-CN"/>
              </w:rPr>
            </m:ctrlPr>
          </m:dPr>
          <m:e>
            <m:sSubSup>
              <m:sSubSupPr>
                <m:ctrlPr>
                  <w:rPr>
                    <w:rFonts w:ascii="Cambria Math" w:hAnsi="Cambria Math"/>
                    <w:i/>
                    <w:iCs/>
                    <w:color w:val="000000"/>
                    <w:kern w:val="24"/>
                    <w:lang w:eastAsia="zh-CN"/>
                  </w:rPr>
                </m:ctrlPr>
              </m:sSubSupPr>
              <m:e>
                <m:r>
                  <m:rPr>
                    <m:sty m:val="b"/>
                  </m:rPr>
                  <w:rPr>
                    <w:rFonts w:ascii="Cambria Math" w:hAnsi="Cambria Math"/>
                    <w:color w:val="000000"/>
                    <w:kern w:val="24"/>
                    <w:lang w:eastAsia="zh-CN"/>
                  </w:rPr>
                  <m:t>h</m:t>
                </m:r>
              </m:e>
              <m:sub>
                <m:r>
                  <w:rPr>
                    <w:rFonts w:ascii="Cambria Math" w:hAnsi="Cambria Math"/>
                    <w:color w:val="000000"/>
                    <w:kern w:val="24"/>
                    <w:lang w:eastAsia="zh-CN"/>
                  </w:rPr>
                  <m:t>l</m:t>
                </m:r>
              </m:sub>
              <m:sup>
                <m:d>
                  <m:dPr>
                    <m:ctrlPr>
                      <w:rPr>
                        <w:rFonts w:ascii="Cambria Math" w:hAnsi="Cambria Math"/>
                        <w:i/>
                        <w:color w:val="000000"/>
                        <w:kern w:val="24"/>
                        <w:lang w:eastAsia="zh-CN"/>
                      </w:rPr>
                    </m:ctrlPr>
                  </m:dPr>
                  <m:e>
                    <m:r>
                      <w:rPr>
                        <w:rFonts w:ascii="Cambria Math" w:hAnsi="Cambria Math"/>
                        <w:color w:val="000000"/>
                        <w:kern w:val="24"/>
                        <w:lang w:eastAsia="zh-CN"/>
                      </w:rPr>
                      <m:t>j+1</m:t>
                    </m:r>
                  </m:e>
                </m:d>
              </m:sup>
            </m:sSubSup>
            <m:r>
              <w:rPr>
                <w:rFonts w:ascii="Cambria Math" w:eastAsiaTheme="minorEastAsia" w:hAnsi="Cambria Math"/>
                <w:lang w:eastAsia="zh-CN"/>
              </w:rPr>
              <m:t>,</m:t>
            </m:r>
            <m:sSup>
              <m:sSupPr>
                <m:ctrlPr>
                  <w:rPr>
                    <w:rFonts w:ascii="Cambria Math" w:hAnsi="Cambria Math"/>
                    <w:shd w:val="clear" w:color="auto" w:fill="FFFFFF"/>
                    <w:lang w:eastAsia="zh-CN"/>
                  </w:rPr>
                </m:ctrlPr>
              </m:sSupPr>
              <m:e>
                <m:r>
                  <m:rPr>
                    <m:sty m:val="b"/>
                  </m:rPr>
                  <w:rPr>
                    <w:rFonts w:ascii="Cambria Math" w:hAnsi="Cambria Math" w:hint="eastAsia"/>
                    <w:shd w:val="clear" w:color="auto" w:fill="FFFFFF"/>
                    <w:lang w:eastAsia="zh-CN"/>
                  </w:rPr>
                  <m:t>Θ</m:t>
                </m:r>
              </m:e>
              <m:sup>
                <m:d>
                  <m:dPr>
                    <m:ctrlPr>
                      <w:rPr>
                        <w:rFonts w:ascii="Cambria Math" w:hAnsi="Cambria Math"/>
                        <w:i/>
                        <w:iCs/>
                        <w:shd w:val="clear" w:color="auto" w:fill="FFFFFF"/>
                        <w:lang w:eastAsia="zh-CN"/>
                      </w:rPr>
                    </m:ctrlPr>
                  </m:dPr>
                  <m:e>
                    <m:r>
                      <w:rPr>
                        <w:rFonts w:ascii="Cambria Math" w:hAnsi="Cambria Math"/>
                        <w:shd w:val="clear" w:color="auto" w:fill="FFFFFF"/>
                        <w:lang w:eastAsia="zh-CN"/>
                      </w:rPr>
                      <m:t>j+1</m:t>
                    </m:r>
                  </m:e>
                </m:d>
              </m:sup>
            </m:sSup>
          </m:e>
        </m:d>
        <m:r>
          <w:rPr>
            <w:rFonts w:ascii="Cambria Math" w:eastAsiaTheme="minorEastAsia" w:hAnsi="Cambria Math"/>
            <w:lang w:eastAsia="zh-CN"/>
          </w:rPr>
          <m:t>≥</m:t>
        </m:r>
        <m:r>
          <m:rPr>
            <m:sty m:val="p"/>
          </m:rPr>
          <w:rPr>
            <w:rFonts w:ascii="Cambria Math" w:eastAsiaTheme="minorEastAsia" w:hAnsi="Cambria Math"/>
            <w:lang w:eastAsia="zh-CN"/>
          </w:rPr>
          <m:t xml:space="preserve"> ln</m:t>
        </m:r>
        <m:r>
          <w:rPr>
            <w:rFonts w:ascii="Cambria Math" w:eastAsiaTheme="minorEastAsia" w:hAnsi="Cambria Math"/>
            <w:lang w:eastAsia="zh-CN"/>
          </w:rPr>
          <m:t>L</m:t>
        </m:r>
        <m:d>
          <m:dPr>
            <m:ctrlPr>
              <w:rPr>
                <w:rFonts w:ascii="Cambria Math" w:eastAsiaTheme="minorEastAsia" w:hAnsi="Cambria Math"/>
                <w:i/>
                <w:iCs/>
                <w:lang w:eastAsia="zh-CN"/>
              </w:rPr>
            </m:ctrlPr>
          </m:dPr>
          <m:e>
            <m:sSubSup>
              <m:sSubSupPr>
                <m:ctrlPr>
                  <w:rPr>
                    <w:rFonts w:ascii="Cambria Math" w:hAnsi="Cambria Math"/>
                    <w:i/>
                    <w:iCs/>
                    <w:color w:val="000000"/>
                    <w:kern w:val="24"/>
                    <w:lang w:eastAsia="zh-CN"/>
                  </w:rPr>
                </m:ctrlPr>
              </m:sSubSupPr>
              <m:e>
                <m:r>
                  <m:rPr>
                    <m:sty m:val="b"/>
                  </m:rPr>
                  <w:rPr>
                    <w:rFonts w:ascii="Cambria Math" w:hAnsi="Cambria Math"/>
                    <w:color w:val="000000"/>
                    <w:kern w:val="24"/>
                    <w:lang w:eastAsia="zh-CN"/>
                  </w:rPr>
                  <m:t>h</m:t>
                </m:r>
              </m:e>
              <m:sub>
                <m:r>
                  <w:rPr>
                    <w:rFonts w:ascii="Cambria Math" w:hAnsi="Cambria Math"/>
                    <w:color w:val="000000"/>
                    <w:kern w:val="24"/>
                    <w:lang w:eastAsia="zh-CN"/>
                  </w:rPr>
                  <m:t>l</m:t>
                </m:r>
              </m:sub>
              <m:sup>
                <m:d>
                  <m:dPr>
                    <m:ctrlPr>
                      <w:rPr>
                        <w:rFonts w:ascii="Cambria Math" w:hAnsi="Cambria Math"/>
                        <w:i/>
                        <w:color w:val="000000"/>
                        <w:kern w:val="24"/>
                        <w:lang w:eastAsia="zh-CN"/>
                      </w:rPr>
                    </m:ctrlPr>
                  </m:dPr>
                  <m:e>
                    <m:r>
                      <w:rPr>
                        <w:rFonts w:ascii="Cambria Math" w:hAnsi="Cambria Math"/>
                        <w:color w:val="000000"/>
                        <w:kern w:val="24"/>
                        <w:lang w:eastAsia="zh-CN"/>
                      </w:rPr>
                      <m:t>j</m:t>
                    </m:r>
                  </m:e>
                </m:d>
              </m:sup>
            </m:sSubSup>
            <m:r>
              <w:rPr>
                <w:rFonts w:ascii="Cambria Math" w:eastAsiaTheme="minorEastAsia" w:hAnsi="Cambria Math"/>
                <w:lang w:eastAsia="zh-CN"/>
              </w:rPr>
              <m:t>,</m:t>
            </m:r>
            <m:sSup>
              <m:sSupPr>
                <m:ctrlPr>
                  <w:rPr>
                    <w:rFonts w:ascii="Cambria Math" w:hAnsi="Cambria Math"/>
                    <w:shd w:val="clear" w:color="auto" w:fill="FFFFFF"/>
                    <w:lang w:eastAsia="zh-CN"/>
                  </w:rPr>
                </m:ctrlPr>
              </m:sSupPr>
              <m:e>
                <m:r>
                  <m:rPr>
                    <m:sty m:val="b"/>
                  </m:rPr>
                  <w:rPr>
                    <w:rFonts w:ascii="Cambria Math" w:hAnsi="Cambria Math" w:hint="eastAsia"/>
                    <w:shd w:val="clear" w:color="auto" w:fill="FFFFFF"/>
                    <w:lang w:eastAsia="zh-CN"/>
                  </w:rPr>
                  <m:t>Θ</m:t>
                </m:r>
              </m:e>
              <m:sup>
                <m:d>
                  <m:dPr>
                    <m:ctrlPr>
                      <w:rPr>
                        <w:rFonts w:ascii="Cambria Math" w:hAnsi="Cambria Math"/>
                        <w:i/>
                        <w:iCs/>
                        <w:shd w:val="clear" w:color="auto" w:fill="FFFFFF"/>
                        <w:lang w:eastAsia="zh-CN"/>
                      </w:rPr>
                    </m:ctrlPr>
                  </m:dPr>
                  <m:e>
                    <m:r>
                      <w:rPr>
                        <w:rFonts w:ascii="Cambria Math" w:hAnsi="Cambria Math"/>
                        <w:shd w:val="clear" w:color="auto" w:fill="FFFFFF"/>
                        <w:lang w:eastAsia="zh-CN"/>
                      </w:rPr>
                      <m:t>j</m:t>
                    </m:r>
                  </m:e>
                </m:d>
              </m:sup>
            </m:sSup>
          </m:e>
        </m:d>
        <m:r>
          <m:rPr>
            <m:sty m:val="p"/>
          </m:rPr>
          <w:rPr>
            <w:rStyle w:val="af6"/>
            <w:rFonts w:ascii="Cambria Math" w:hAnsi="Cambria Math"/>
          </w:rPr>
          <w:annotationRef/>
        </m:r>
      </m:oMath>
    </w:p>
    <w:p w14:paraId="1BA521B9" w14:textId="39451A10" w:rsidR="003C4735" w:rsidRDefault="003C4735">
      <w:pPr>
        <w:pStyle w:val="af7"/>
      </w:pPr>
      <m:oMath>
        <m:r>
          <m:rPr>
            <m:sty m:val="p"/>
          </m:rPr>
          <w:rPr>
            <w:rFonts w:ascii="Cambria Math" w:eastAsiaTheme="minorEastAsia" w:hAnsi="Cambria Math"/>
            <w:lang w:eastAsia="zh-CN"/>
          </w:rPr>
          <m:t xml:space="preserve">Maybe you can first prove </m:t>
        </m:r>
        <w:bookmarkStart w:id="55" w:name="_Hlk98277080"/>
        <w:bookmarkStart w:id="56" w:name="_Hlk98277081"/>
        <w:bookmarkStart w:id="57" w:name="_Hlk98277082"/>
        <w:bookmarkStart w:id="58" w:name="_Hlk98277083"/>
        <w:bookmarkStart w:id="59" w:name="_Hlk98277084"/>
        <w:bookmarkStart w:id="60" w:name="_Hlk98277085"/>
        <w:bookmarkStart w:id="61" w:name="_Hlk98277086"/>
        <w:bookmarkStart w:id="62" w:name="_Hlk98277087"/>
        <m:r>
          <m:rPr>
            <m:sty m:val="p"/>
          </m:rPr>
          <w:rPr>
            <w:rFonts w:ascii="Cambria Math" w:eastAsiaTheme="minorEastAsia" w:hAnsi="Cambria Math"/>
            <w:lang w:eastAsia="zh-CN"/>
          </w:rPr>
          <m:t>ln</m:t>
        </m:r>
        <m:r>
          <w:rPr>
            <w:rFonts w:ascii="Cambria Math" w:eastAsiaTheme="minorEastAsia" w:hAnsi="Cambria Math"/>
            <w:lang w:eastAsia="zh-CN"/>
          </w:rPr>
          <m:t>L</m:t>
        </m:r>
        <m:d>
          <m:dPr>
            <m:ctrlPr>
              <w:rPr>
                <w:rFonts w:ascii="Cambria Math" w:eastAsiaTheme="minorEastAsia" w:hAnsi="Cambria Math"/>
                <w:i/>
                <w:iCs/>
                <w:lang w:eastAsia="zh-CN"/>
              </w:rPr>
            </m:ctrlPr>
          </m:dPr>
          <m:e>
            <m:sSubSup>
              <m:sSubSupPr>
                <m:ctrlPr>
                  <w:rPr>
                    <w:rFonts w:ascii="Cambria Math" w:hAnsi="Cambria Math"/>
                    <w:i/>
                    <w:iCs/>
                    <w:color w:val="000000"/>
                    <w:kern w:val="24"/>
                    <w:lang w:eastAsia="zh-CN"/>
                  </w:rPr>
                </m:ctrlPr>
              </m:sSubSupPr>
              <m:e>
                <m:r>
                  <m:rPr>
                    <m:sty m:val="b"/>
                  </m:rPr>
                  <w:rPr>
                    <w:rFonts w:ascii="Cambria Math" w:hAnsi="Cambria Math"/>
                    <w:color w:val="000000"/>
                    <w:kern w:val="24"/>
                    <w:lang w:eastAsia="zh-CN"/>
                  </w:rPr>
                  <m:t>h</m:t>
                </m:r>
              </m:e>
              <m:sub>
                <m:r>
                  <w:rPr>
                    <w:rFonts w:ascii="Cambria Math" w:hAnsi="Cambria Math"/>
                    <w:color w:val="000000"/>
                    <w:kern w:val="24"/>
                    <w:lang w:eastAsia="zh-CN"/>
                  </w:rPr>
                  <m:t>l</m:t>
                </m:r>
              </m:sub>
              <m:sup>
                <m:d>
                  <m:dPr>
                    <m:ctrlPr>
                      <w:rPr>
                        <w:rFonts w:ascii="Cambria Math" w:hAnsi="Cambria Math"/>
                        <w:i/>
                        <w:color w:val="000000"/>
                        <w:kern w:val="24"/>
                        <w:lang w:eastAsia="zh-CN"/>
                      </w:rPr>
                    </m:ctrlPr>
                  </m:dPr>
                  <m:e>
                    <m:r>
                      <w:rPr>
                        <w:rFonts w:ascii="Cambria Math" w:hAnsi="Cambria Math"/>
                        <w:color w:val="000000"/>
                        <w:kern w:val="24"/>
                        <w:lang w:eastAsia="zh-CN"/>
                      </w:rPr>
                      <m:t>j</m:t>
                    </m:r>
                  </m:e>
                </m:d>
              </m:sup>
            </m:sSubSup>
            <m:r>
              <w:rPr>
                <w:rFonts w:ascii="Cambria Math" w:eastAsiaTheme="minorEastAsia" w:hAnsi="Cambria Math"/>
                <w:lang w:eastAsia="zh-CN"/>
              </w:rPr>
              <m:t>,</m:t>
            </m:r>
            <m:sSup>
              <m:sSupPr>
                <m:ctrlPr>
                  <w:rPr>
                    <w:rFonts w:ascii="Cambria Math" w:hAnsi="Cambria Math"/>
                    <w:shd w:val="clear" w:color="auto" w:fill="FFFFFF"/>
                    <w:lang w:eastAsia="zh-CN"/>
                  </w:rPr>
                </m:ctrlPr>
              </m:sSupPr>
              <m:e>
                <m:r>
                  <m:rPr>
                    <m:sty m:val="b"/>
                  </m:rPr>
                  <w:rPr>
                    <w:rFonts w:ascii="Cambria Math" w:hAnsi="Cambria Math" w:hint="eastAsia"/>
                    <w:shd w:val="clear" w:color="auto" w:fill="FFFFFF"/>
                    <w:lang w:eastAsia="zh-CN"/>
                  </w:rPr>
                  <m:t>Θ</m:t>
                </m:r>
              </m:e>
              <m:sup>
                <m:d>
                  <m:dPr>
                    <m:ctrlPr>
                      <w:rPr>
                        <w:rFonts w:ascii="Cambria Math" w:hAnsi="Cambria Math"/>
                        <w:i/>
                        <w:iCs/>
                        <w:shd w:val="clear" w:color="auto" w:fill="FFFFFF"/>
                        <w:lang w:eastAsia="zh-CN"/>
                      </w:rPr>
                    </m:ctrlPr>
                  </m:dPr>
                  <m:e>
                    <m:r>
                      <w:rPr>
                        <w:rFonts w:ascii="Cambria Math" w:hAnsi="Cambria Math"/>
                        <w:shd w:val="clear" w:color="auto" w:fill="FFFFFF"/>
                        <w:lang w:eastAsia="zh-CN"/>
                      </w:rPr>
                      <m:t>j+1</m:t>
                    </m:r>
                  </m:e>
                </m:d>
              </m:sup>
            </m:sSup>
          </m:e>
        </m:d>
        <m:r>
          <w:rPr>
            <w:rFonts w:ascii="Cambria Math" w:eastAsiaTheme="minorEastAsia" w:hAnsi="Cambria Math"/>
            <w:lang w:eastAsia="zh-CN"/>
          </w:rPr>
          <m:t>≥</m:t>
        </m:r>
        <m:r>
          <m:rPr>
            <m:sty m:val="p"/>
          </m:rPr>
          <w:rPr>
            <w:rFonts w:ascii="Cambria Math" w:eastAsiaTheme="minorEastAsia" w:hAnsi="Cambria Math"/>
            <w:lang w:eastAsia="zh-CN"/>
          </w:rPr>
          <m:t xml:space="preserve"> ln</m:t>
        </m:r>
        <m:r>
          <w:rPr>
            <w:rFonts w:ascii="Cambria Math" w:eastAsiaTheme="minorEastAsia" w:hAnsi="Cambria Math"/>
            <w:lang w:eastAsia="zh-CN"/>
          </w:rPr>
          <m:t>L</m:t>
        </m:r>
        <m:d>
          <m:dPr>
            <m:ctrlPr>
              <w:rPr>
                <w:rFonts w:ascii="Cambria Math" w:eastAsiaTheme="minorEastAsia" w:hAnsi="Cambria Math"/>
                <w:i/>
                <w:iCs/>
                <w:lang w:eastAsia="zh-CN"/>
              </w:rPr>
            </m:ctrlPr>
          </m:dPr>
          <m:e>
            <m:sSubSup>
              <m:sSubSupPr>
                <m:ctrlPr>
                  <w:rPr>
                    <w:rFonts w:ascii="Cambria Math" w:hAnsi="Cambria Math"/>
                    <w:i/>
                    <w:iCs/>
                    <w:color w:val="000000"/>
                    <w:kern w:val="24"/>
                    <w:lang w:eastAsia="zh-CN"/>
                  </w:rPr>
                </m:ctrlPr>
              </m:sSubSupPr>
              <m:e>
                <m:r>
                  <m:rPr>
                    <m:sty m:val="b"/>
                  </m:rPr>
                  <w:rPr>
                    <w:rFonts w:ascii="Cambria Math" w:hAnsi="Cambria Math"/>
                    <w:color w:val="000000"/>
                    <w:kern w:val="24"/>
                    <w:lang w:eastAsia="zh-CN"/>
                  </w:rPr>
                  <m:t>h</m:t>
                </m:r>
              </m:e>
              <m:sub>
                <m:r>
                  <w:rPr>
                    <w:rFonts w:ascii="Cambria Math" w:hAnsi="Cambria Math"/>
                    <w:color w:val="000000"/>
                    <w:kern w:val="24"/>
                    <w:lang w:eastAsia="zh-CN"/>
                  </w:rPr>
                  <m:t>l</m:t>
                </m:r>
              </m:sub>
              <m:sup>
                <m:d>
                  <m:dPr>
                    <m:ctrlPr>
                      <w:rPr>
                        <w:rFonts w:ascii="Cambria Math" w:hAnsi="Cambria Math"/>
                        <w:i/>
                        <w:color w:val="000000"/>
                        <w:kern w:val="24"/>
                        <w:lang w:eastAsia="zh-CN"/>
                      </w:rPr>
                    </m:ctrlPr>
                  </m:dPr>
                  <m:e>
                    <m:r>
                      <w:rPr>
                        <w:rFonts w:ascii="Cambria Math" w:hAnsi="Cambria Math"/>
                        <w:color w:val="000000"/>
                        <w:kern w:val="24"/>
                        <w:lang w:eastAsia="zh-CN"/>
                      </w:rPr>
                      <m:t>j</m:t>
                    </m:r>
                  </m:e>
                </m:d>
              </m:sup>
            </m:sSubSup>
            <m:r>
              <w:rPr>
                <w:rFonts w:ascii="Cambria Math" w:eastAsiaTheme="minorEastAsia" w:hAnsi="Cambria Math"/>
                <w:lang w:eastAsia="zh-CN"/>
              </w:rPr>
              <m:t>,</m:t>
            </m:r>
            <m:sSup>
              <m:sSupPr>
                <m:ctrlPr>
                  <w:rPr>
                    <w:rFonts w:ascii="Cambria Math" w:hAnsi="Cambria Math"/>
                    <w:shd w:val="clear" w:color="auto" w:fill="FFFFFF"/>
                    <w:lang w:eastAsia="zh-CN"/>
                  </w:rPr>
                </m:ctrlPr>
              </m:sSupPr>
              <m:e>
                <m:r>
                  <m:rPr>
                    <m:sty m:val="b"/>
                  </m:rPr>
                  <w:rPr>
                    <w:rFonts w:ascii="Cambria Math" w:hAnsi="Cambria Math" w:hint="eastAsia"/>
                    <w:shd w:val="clear" w:color="auto" w:fill="FFFFFF"/>
                    <w:lang w:eastAsia="zh-CN"/>
                  </w:rPr>
                  <m:t>Θ</m:t>
                </m:r>
              </m:e>
              <m:sup>
                <m:d>
                  <m:dPr>
                    <m:ctrlPr>
                      <w:rPr>
                        <w:rFonts w:ascii="Cambria Math" w:hAnsi="Cambria Math"/>
                        <w:i/>
                        <w:iCs/>
                        <w:shd w:val="clear" w:color="auto" w:fill="FFFFFF"/>
                        <w:lang w:eastAsia="zh-CN"/>
                      </w:rPr>
                    </m:ctrlPr>
                  </m:dPr>
                  <m:e>
                    <m:r>
                      <w:rPr>
                        <w:rFonts w:ascii="Cambria Math" w:hAnsi="Cambria Math"/>
                        <w:shd w:val="clear" w:color="auto" w:fill="FFFFFF"/>
                        <w:lang w:eastAsia="zh-CN"/>
                      </w:rPr>
                      <m:t>j</m:t>
                    </m:r>
                  </m:e>
                </m:d>
              </m:sup>
            </m:sSup>
          </m:e>
        </m:d>
        <m:r>
          <m:rPr>
            <m:sty m:val="p"/>
          </m:rPr>
          <w:rPr>
            <w:rStyle w:val="af6"/>
            <w:rFonts w:ascii="Cambria Math" w:hAnsi="Cambria Math"/>
          </w:rPr>
          <w:annotationRef/>
        </m:r>
      </m:oMath>
      <w:r>
        <w:rPr>
          <w:rFonts w:hint="eastAsia"/>
          <w:shd w:val="clear" w:color="auto" w:fill="FFFFFF"/>
          <w:lang w:eastAsia="zh-CN"/>
        </w:rPr>
        <w:t>,</w:t>
      </w:r>
      <w:r>
        <w:rPr>
          <w:shd w:val="clear" w:color="auto" w:fill="FFFFFF"/>
          <w:lang w:eastAsia="zh-CN"/>
        </w:rPr>
        <w:t xml:space="preserve"> and then prove </w:t>
      </w:r>
      <m:oMath>
        <m:r>
          <m:rPr>
            <m:sty m:val="p"/>
          </m:rPr>
          <w:rPr>
            <w:rFonts w:ascii="Cambria Math" w:eastAsiaTheme="minorEastAsia" w:hAnsi="Cambria Math"/>
            <w:lang w:eastAsia="zh-CN"/>
          </w:rPr>
          <m:t>ln</m:t>
        </m:r>
        <m:r>
          <w:rPr>
            <w:rFonts w:ascii="Cambria Math" w:eastAsiaTheme="minorEastAsia" w:hAnsi="Cambria Math"/>
            <w:lang w:eastAsia="zh-CN"/>
          </w:rPr>
          <m:t>L</m:t>
        </m:r>
        <m:d>
          <m:dPr>
            <m:ctrlPr>
              <w:rPr>
                <w:rFonts w:ascii="Cambria Math" w:eastAsiaTheme="minorEastAsia" w:hAnsi="Cambria Math"/>
                <w:i/>
                <w:iCs/>
                <w:lang w:eastAsia="zh-CN"/>
              </w:rPr>
            </m:ctrlPr>
          </m:dPr>
          <m:e>
            <m:sSubSup>
              <m:sSubSupPr>
                <m:ctrlPr>
                  <w:rPr>
                    <w:rFonts w:ascii="Cambria Math" w:hAnsi="Cambria Math"/>
                    <w:i/>
                    <w:iCs/>
                    <w:color w:val="000000"/>
                    <w:kern w:val="24"/>
                    <w:lang w:eastAsia="zh-CN"/>
                  </w:rPr>
                </m:ctrlPr>
              </m:sSubSupPr>
              <m:e>
                <m:r>
                  <m:rPr>
                    <m:sty m:val="b"/>
                  </m:rPr>
                  <w:rPr>
                    <w:rFonts w:ascii="Cambria Math" w:hAnsi="Cambria Math"/>
                    <w:color w:val="000000"/>
                    <w:kern w:val="24"/>
                    <w:lang w:eastAsia="zh-CN"/>
                  </w:rPr>
                  <m:t>h</m:t>
                </m:r>
              </m:e>
              <m:sub>
                <m:r>
                  <w:rPr>
                    <w:rFonts w:ascii="Cambria Math" w:hAnsi="Cambria Math"/>
                    <w:color w:val="000000"/>
                    <w:kern w:val="24"/>
                    <w:lang w:eastAsia="zh-CN"/>
                  </w:rPr>
                  <m:t>l</m:t>
                </m:r>
              </m:sub>
              <m:sup>
                <m:d>
                  <m:dPr>
                    <m:ctrlPr>
                      <w:rPr>
                        <w:rFonts w:ascii="Cambria Math" w:hAnsi="Cambria Math"/>
                        <w:i/>
                        <w:color w:val="000000"/>
                        <w:kern w:val="24"/>
                        <w:lang w:eastAsia="zh-CN"/>
                      </w:rPr>
                    </m:ctrlPr>
                  </m:dPr>
                  <m:e>
                    <m:r>
                      <w:rPr>
                        <w:rFonts w:ascii="Cambria Math" w:hAnsi="Cambria Math"/>
                        <w:color w:val="000000"/>
                        <w:kern w:val="24"/>
                        <w:lang w:eastAsia="zh-CN"/>
                      </w:rPr>
                      <m:t>j+1</m:t>
                    </m:r>
                  </m:e>
                </m:d>
              </m:sup>
            </m:sSubSup>
            <m:r>
              <w:rPr>
                <w:rFonts w:ascii="Cambria Math" w:eastAsiaTheme="minorEastAsia" w:hAnsi="Cambria Math"/>
                <w:lang w:eastAsia="zh-CN"/>
              </w:rPr>
              <m:t>,</m:t>
            </m:r>
            <m:sSup>
              <m:sSupPr>
                <m:ctrlPr>
                  <w:rPr>
                    <w:rFonts w:ascii="Cambria Math" w:hAnsi="Cambria Math"/>
                    <w:shd w:val="clear" w:color="auto" w:fill="FFFFFF"/>
                    <w:lang w:eastAsia="zh-CN"/>
                  </w:rPr>
                </m:ctrlPr>
              </m:sSupPr>
              <m:e>
                <m:r>
                  <m:rPr>
                    <m:sty m:val="b"/>
                  </m:rPr>
                  <w:rPr>
                    <w:rFonts w:ascii="Cambria Math" w:hAnsi="Cambria Math" w:hint="eastAsia"/>
                    <w:shd w:val="clear" w:color="auto" w:fill="FFFFFF"/>
                    <w:lang w:eastAsia="zh-CN"/>
                  </w:rPr>
                  <m:t>Θ</m:t>
                </m:r>
              </m:e>
              <m:sup>
                <m:d>
                  <m:dPr>
                    <m:ctrlPr>
                      <w:rPr>
                        <w:rFonts w:ascii="Cambria Math" w:hAnsi="Cambria Math"/>
                        <w:i/>
                        <w:iCs/>
                        <w:shd w:val="clear" w:color="auto" w:fill="FFFFFF"/>
                        <w:lang w:eastAsia="zh-CN"/>
                      </w:rPr>
                    </m:ctrlPr>
                  </m:dPr>
                  <m:e>
                    <m:r>
                      <w:rPr>
                        <w:rFonts w:ascii="Cambria Math" w:hAnsi="Cambria Math"/>
                        <w:shd w:val="clear" w:color="auto" w:fill="FFFFFF"/>
                        <w:lang w:eastAsia="zh-CN"/>
                      </w:rPr>
                      <m:t>j+1</m:t>
                    </m:r>
                  </m:e>
                </m:d>
              </m:sup>
            </m:sSup>
          </m:e>
        </m:d>
        <m:r>
          <w:rPr>
            <w:rFonts w:ascii="Cambria Math" w:eastAsiaTheme="minorEastAsia" w:hAnsi="Cambria Math"/>
            <w:lang w:eastAsia="zh-CN"/>
          </w:rPr>
          <m:t>≥</m:t>
        </m:r>
        <m:r>
          <m:rPr>
            <m:sty m:val="p"/>
          </m:rPr>
          <w:rPr>
            <w:rFonts w:ascii="Cambria Math" w:eastAsiaTheme="minorEastAsia" w:hAnsi="Cambria Math"/>
            <w:lang w:eastAsia="zh-CN"/>
          </w:rPr>
          <m:t>ln</m:t>
        </m:r>
        <m:r>
          <w:rPr>
            <w:rFonts w:ascii="Cambria Math" w:eastAsiaTheme="minorEastAsia" w:hAnsi="Cambria Math"/>
            <w:lang w:eastAsia="zh-CN"/>
          </w:rPr>
          <m:t>L</m:t>
        </m:r>
        <m:d>
          <m:dPr>
            <m:ctrlPr>
              <w:rPr>
                <w:rFonts w:ascii="Cambria Math" w:eastAsiaTheme="minorEastAsia" w:hAnsi="Cambria Math"/>
                <w:i/>
                <w:iCs/>
                <w:lang w:eastAsia="zh-CN"/>
              </w:rPr>
            </m:ctrlPr>
          </m:dPr>
          <m:e>
            <m:sSubSup>
              <m:sSubSupPr>
                <m:ctrlPr>
                  <w:rPr>
                    <w:rFonts w:ascii="Cambria Math" w:hAnsi="Cambria Math"/>
                    <w:i/>
                    <w:iCs/>
                    <w:color w:val="000000"/>
                    <w:kern w:val="24"/>
                    <w:lang w:eastAsia="zh-CN"/>
                  </w:rPr>
                </m:ctrlPr>
              </m:sSubSupPr>
              <m:e>
                <m:r>
                  <m:rPr>
                    <m:sty m:val="b"/>
                  </m:rPr>
                  <w:rPr>
                    <w:rFonts w:ascii="Cambria Math" w:hAnsi="Cambria Math"/>
                    <w:color w:val="000000"/>
                    <w:kern w:val="24"/>
                    <w:lang w:eastAsia="zh-CN"/>
                  </w:rPr>
                  <m:t>h</m:t>
                </m:r>
              </m:e>
              <m:sub>
                <m:r>
                  <w:rPr>
                    <w:rFonts w:ascii="Cambria Math" w:hAnsi="Cambria Math"/>
                    <w:color w:val="000000"/>
                    <w:kern w:val="24"/>
                    <w:lang w:eastAsia="zh-CN"/>
                  </w:rPr>
                  <m:t>l</m:t>
                </m:r>
              </m:sub>
              <m:sup>
                <m:d>
                  <m:dPr>
                    <m:ctrlPr>
                      <w:rPr>
                        <w:rFonts w:ascii="Cambria Math" w:hAnsi="Cambria Math"/>
                        <w:i/>
                        <w:color w:val="000000"/>
                        <w:kern w:val="24"/>
                        <w:lang w:eastAsia="zh-CN"/>
                      </w:rPr>
                    </m:ctrlPr>
                  </m:dPr>
                  <m:e>
                    <m:r>
                      <w:rPr>
                        <w:rFonts w:ascii="Cambria Math" w:hAnsi="Cambria Math"/>
                        <w:color w:val="000000"/>
                        <w:kern w:val="24"/>
                        <w:lang w:eastAsia="zh-CN"/>
                      </w:rPr>
                      <m:t>j</m:t>
                    </m:r>
                  </m:e>
                </m:d>
              </m:sup>
            </m:sSubSup>
            <m:r>
              <w:rPr>
                <w:rFonts w:ascii="Cambria Math" w:eastAsiaTheme="minorEastAsia" w:hAnsi="Cambria Math"/>
                <w:lang w:eastAsia="zh-CN"/>
              </w:rPr>
              <m:t>,</m:t>
            </m:r>
            <m:sSup>
              <m:sSupPr>
                <m:ctrlPr>
                  <w:rPr>
                    <w:rFonts w:ascii="Cambria Math" w:hAnsi="Cambria Math"/>
                    <w:shd w:val="clear" w:color="auto" w:fill="FFFFFF"/>
                    <w:lang w:eastAsia="zh-CN"/>
                  </w:rPr>
                </m:ctrlPr>
              </m:sSupPr>
              <m:e>
                <m:r>
                  <m:rPr>
                    <m:sty m:val="b"/>
                  </m:rPr>
                  <w:rPr>
                    <w:rFonts w:ascii="Cambria Math" w:hAnsi="Cambria Math" w:hint="eastAsia"/>
                    <w:shd w:val="clear" w:color="auto" w:fill="FFFFFF"/>
                    <w:lang w:eastAsia="zh-CN"/>
                  </w:rPr>
                  <m:t>Θ</m:t>
                </m:r>
              </m:e>
              <m:sup>
                <m:d>
                  <m:dPr>
                    <m:ctrlPr>
                      <w:rPr>
                        <w:rFonts w:ascii="Cambria Math" w:hAnsi="Cambria Math"/>
                        <w:i/>
                        <w:iCs/>
                        <w:shd w:val="clear" w:color="auto" w:fill="FFFFFF"/>
                        <w:lang w:eastAsia="zh-CN"/>
                      </w:rPr>
                    </m:ctrlPr>
                  </m:dPr>
                  <m:e>
                    <m:r>
                      <w:rPr>
                        <w:rFonts w:ascii="Cambria Math" w:hAnsi="Cambria Math"/>
                        <w:shd w:val="clear" w:color="auto" w:fill="FFFFFF"/>
                        <w:lang w:eastAsia="zh-CN"/>
                      </w:rPr>
                      <m:t>j+1</m:t>
                    </m:r>
                  </m:e>
                </m:d>
              </m:sup>
            </m:sSup>
          </m:e>
        </m:d>
      </m:oMath>
      <w:bookmarkEnd w:id="55"/>
      <w:bookmarkEnd w:id="56"/>
      <w:bookmarkEnd w:id="57"/>
      <w:bookmarkEnd w:id="58"/>
      <w:bookmarkEnd w:id="59"/>
      <w:bookmarkEnd w:id="60"/>
      <w:bookmarkEnd w:id="61"/>
      <w:bookmarkEnd w:id="62"/>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FB96AEC" w15:done="0"/>
  <w15:commentEx w15:paraId="4C74F8C4" w15:done="0"/>
  <w15:commentEx w15:paraId="1BA521B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DB5FCC" w16cex:dateUtc="2022-03-15T10:56:00Z"/>
  <w16cex:commentExtensible w16cex:durableId="25DA3923" w16cex:dateUtc="2022-03-15T01:58:00Z"/>
  <w16cex:commentExtensible w16cex:durableId="25DB61FF" w16cex:dateUtc="2022-03-15T11: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FB96AEC" w16cid:durableId="25DB5FCC"/>
  <w16cid:commentId w16cid:paraId="4C74F8C4" w16cid:durableId="25DA3923"/>
  <w16cid:commentId w16cid:paraId="1BA521B9" w16cid:durableId="25DB61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2232A4" w14:textId="77777777" w:rsidR="00BB5F27" w:rsidRDefault="00BB5F27" w:rsidP="00364B40">
      <w:r>
        <w:separator/>
      </w:r>
    </w:p>
  </w:endnote>
  <w:endnote w:type="continuationSeparator" w:id="0">
    <w:p w14:paraId="39AA17F2" w14:textId="77777777" w:rsidR="00BB5F27" w:rsidRDefault="00BB5F27" w:rsidP="00364B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askerville">
    <w:charset w:val="00"/>
    <w:family w:val="roman"/>
    <w:pitch w:val="variable"/>
    <w:sig w:usb0="80000067" w:usb1="02000000" w:usb2="00000000" w:usb3="00000000" w:csb0="0000019F" w:csb1="00000000"/>
  </w:font>
  <w:font w:name="Formata-Regular">
    <w:altName w:val="Times New Roman"/>
    <w:charset w:val="4D"/>
    <w:family w:val="auto"/>
    <w:pitch w:val="default"/>
    <w:sig w:usb0="00000000"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n-cs">
    <w:panose1 w:val="00000000000000000000"/>
    <w:charset w:val="00"/>
    <w:family w:val="roman"/>
    <w:notTrueType/>
    <w:pitch w:val="default"/>
  </w:font>
  <w:font w:name="News Gothic MT">
    <w:charset w:val="00"/>
    <w:family w:val="swiss"/>
    <w:pitch w:val="variable"/>
    <w:sig w:usb0="00000003" w:usb1="00000000" w:usb2="00000000" w:usb3="00000000" w:csb0="00000001" w:csb1="00000000"/>
  </w:font>
  <w:font w:name="等线 Light">
    <w:altName w:val="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B1DBC9" w14:textId="77777777" w:rsidR="00BB5F27" w:rsidRDefault="00BB5F27" w:rsidP="00364B40">
      <w:r>
        <w:separator/>
      </w:r>
    </w:p>
  </w:footnote>
  <w:footnote w:type="continuationSeparator" w:id="0">
    <w:p w14:paraId="1141B360" w14:textId="77777777" w:rsidR="00BB5F27" w:rsidRDefault="00BB5F27" w:rsidP="00364B40">
      <w:r>
        <w:continuationSeparator/>
      </w:r>
    </w:p>
  </w:footnote>
  <w:footnote w:id="1">
    <w:p w14:paraId="14D2A1F2" w14:textId="7C3749C2" w:rsidR="00A460FB" w:rsidRDefault="00A460FB" w:rsidP="00364B40">
      <w:pPr>
        <w:pStyle w:val="a5"/>
      </w:pPr>
      <w:r w:rsidRPr="005E0A79">
        <w:t>T</w:t>
      </w:r>
      <w:r w:rsidRPr="00E97DED">
        <w:t>his work was su</w:t>
      </w:r>
      <w:r w:rsidRPr="00DE0A3E">
        <w:t xml:space="preserve">pported </w:t>
      </w:r>
      <w:r w:rsidR="00886047" w:rsidRPr="00886047">
        <w:t xml:space="preserve">in part by the National Science Foundation of China under Grant 72101148; </w:t>
      </w:r>
      <w:r w:rsidR="003E6310">
        <w:t>i</w:t>
      </w:r>
      <w:r w:rsidR="00886047" w:rsidRPr="00886047">
        <w:t>n part by the Shanghai Sailing Program under Grant 21YF1420100</w:t>
      </w:r>
      <w:r w:rsidR="003E6310">
        <w:t xml:space="preserve">, </w:t>
      </w:r>
      <w:r w:rsidR="003E6310" w:rsidRPr="00886047">
        <w:t xml:space="preserve">and in part by the National Science Foundation of </w:t>
      </w:r>
      <w:r w:rsidR="003E6310">
        <w:t>Shanghai</w:t>
      </w:r>
      <w:r w:rsidR="003E6310" w:rsidRPr="00886047">
        <w:t xml:space="preserve"> under Grant </w:t>
      </w:r>
      <w:r w:rsidR="003E6310" w:rsidRPr="003E6310">
        <w:t>22ZR1433000</w:t>
      </w:r>
      <w:r w:rsidR="00886047" w:rsidRPr="00886047">
        <w:t>.</w:t>
      </w:r>
    </w:p>
    <w:p w14:paraId="3D566943" w14:textId="0DC57DAD" w:rsidR="00A460FB" w:rsidRDefault="00A460FB" w:rsidP="00753C9C">
      <w:pPr>
        <w:pStyle w:val="a5"/>
      </w:pPr>
      <w:r>
        <w:t xml:space="preserve">Di Wang is with the department of Industrial Engineering and Management, </w:t>
      </w:r>
      <w:r w:rsidRPr="00AC2EAA">
        <w:t>School of Mechanical Engineering</w:t>
      </w:r>
      <w:r>
        <w:t>,</w:t>
      </w:r>
      <w:r w:rsidRPr="00AC2EAA">
        <w:t xml:space="preserve"> </w:t>
      </w:r>
      <w:r>
        <w:t>Shanghai Jiao Tong University, Shanghai, China (email:</w:t>
      </w:r>
      <w:r w:rsidR="00A63397">
        <w:t xml:space="preserve"> </w:t>
      </w:r>
      <w:r w:rsidR="002E2372">
        <w:t>d.wang@sjtu.edu.cn</w:t>
      </w:r>
      <w:r>
        <w:t>)</w:t>
      </w:r>
    </w:p>
    <w:p w14:paraId="6C7313D0" w14:textId="77777777" w:rsidR="00A81183" w:rsidRDefault="00A81183" w:rsidP="00753C9C">
      <w:pPr>
        <w:pStyle w:val="a5"/>
      </w:pPr>
    </w:p>
    <w:p w14:paraId="12C73DDA" w14:textId="1C431AC6" w:rsidR="00A81183" w:rsidRDefault="00A81183" w:rsidP="00A81183">
      <w:pPr>
        <w:pStyle w:val="a5"/>
      </w:pPr>
      <w:r>
        <w:t xml:space="preserve">Yuhui Wang is with the department of Industrial Engineering and Management, </w:t>
      </w:r>
      <w:r w:rsidRPr="00AC2EAA">
        <w:t>School of Mechanical Engineering</w:t>
      </w:r>
      <w:r>
        <w:t>,</w:t>
      </w:r>
      <w:r w:rsidRPr="00AC2EAA">
        <w:t xml:space="preserve"> </w:t>
      </w:r>
      <w:r>
        <w:t>Shanghai Jiao Tong University, Shanghai, China (email: yh.wang@sjtu.edu.cn)</w:t>
      </w:r>
    </w:p>
    <w:p w14:paraId="009C801C" w14:textId="546BE644" w:rsidR="00A81183" w:rsidRDefault="00A81183" w:rsidP="00A81183">
      <w:pPr>
        <w:pStyle w:val="a5"/>
      </w:pPr>
      <w:r>
        <w:t xml:space="preserve">Xiaochen Xian is with the department of </w:t>
      </w:r>
      <w:r w:rsidRPr="00A81183">
        <w:t>Department of Industrial and Systems Engineering</w:t>
      </w:r>
      <w:r>
        <w:t>,</w:t>
      </w:r>
      <w:r w:rsidRPr="00AC2EAA">
        <w:t xml:space="preserve"> </w:t>
      </w:r>
      <w:r w:rsidRPr="00A81183">
        <w:t>University of Florida, Gainesville, FL 32611</w:t>
      </w:r>
      <w:r>
        <w:t xml:space="preserve">, USA (email: </w:t>
      </w:r>
      <w:r w:rsidRPr="00A81183">
        <w:t>xxian@ufl.edu</w:t>
      </w:r>
      <w:r>
        <w:t>)</w:t>
      </w:r>
    </w:p>
    <w:p w14:paraId="64443B0D" w14:textId="77777777" w:rsidR="00190F24" w:rsidRDefault="00190F24" w:rsidP="00753C9C">
      <w:pPr>
        <w:pStyle w:val="a5"/>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9EE1EB" w14:textId="72EC4D08" w:rsidR="00A460FB" w:rsidRDefault="00A460FB">
    <w:pPr>
      <w:framePr w:wrap="auto" w:vAnchor="text" w:hAnchor="margin" w:xAlign="right" w:y="1"/>
    </w:pPr>
    <w:r>
      <w:fldChar w:fldCharType="begin"/>
    </w:r>
    <w:r>
      <w:instrText xml:space="preserve">PAGE  </w:instrText>
    </w:r>
    <w:r>
      <w:fldChar w:fldCharType="separate"/>
    </w:r>
    <w:r>
      <w:rPr>
        <w:noProof/>
      </w:rPr>
      <w:t>15</w:t>
    </w:r>
    <w:r>
      <w:fldChar w:fldCharType="end"/>
    </w:r>
  </w:p>
  <w:p w14:paraId="694DA945" w14:textId="77777777" w:rsidR="00A460FB" w:rsidRDefault="00A460FB">
    <w:pPr>
      <w:ind w:right="360"/>
    </w:pPr>
  </w:p>
  <w:p w14:paraId="63639F0B" w14:textId="77777777" w:rsidR="00A460FB" w:rsidRDefault="00A460FB">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62F820A2"/>
    <w:lvl w:ilvl="0">
      <w:start w:val="1"/>
      <w:numFmt w:val="upperRoman"/>
      <w:pStyle w:val="1"/>
      <w:lvlText w:val="%1."/>
      <w:legacy w:legacy="1" w:legacySpace="144" w:legacyIndent="144"/>
      <w:lvlJc w:val="left"/>
    </w:lvl>
    <w:lvl w:ilvl="1">
      <w:start w:val="1"/>
      <w:numFmt w:val="upperLetter"/>
      <w:pStyle w:val="2"/>
      <w:lvlText w:val="%2."/>
      <w:legacy w:legacy="1" w:legacySpace="144" w:legacyIndent="144"/>
      <w:lvlJc w:val="left"/>
      <w:rPr>
        <w:b w:val="0"/>
      </w:rPr>
    </w:lvl>
    <w:lvl w:ilvl="2">
      <w:start w:val="1"/>
      <w:numFmt w:val="decimal"/>
      <w:pStyle w:val="3"/>
      <w:lvlText w:val="%3)"/>
      <w:legacy w:legacy="1" w:legacySpace="144" w:legacyIndent="144"/>
      <w:lvlJc w:val="left"/>
      <w:rPr>
        <w:i/>
      </w:rPr>
    </w:lvl>
    <w:lvl w:ilvl="3">
      <w:start w:val="1"/>
      <w:numFmt w:val="lowerLetter"/>
      <w:pStyle w:val="4"/>
      <w:lvlText w:val="%4)"/>
      <w:legacy w:legacy="1" w:legacySpace="0" w:legacyIndent="720"/>
      <w:lvlJc w:val="left"/>
      <w:pPr>
        <w:ind w:left="1152" w:hanging="720"/>
      </w:pPr>
    </w:lvl>
    <w:lvl w:ilvl="4">
      <w:start w:val="1"/>
      <w:numFmt w:val="decimal"/>
      <w:pStyle w:val="5"/>
      <w:lvlText w:val="(%5)"/>
      <w:legacy w:legacy="1" w:legacySpace="0" w:legacyIndent="720"/>
      <w:lvlJc w:val="left"/>
      <w:pPr>
        <w:ind w:left="1872" w:hanging="720"/>
      </w:pPr>
    </w:lvl>
    <w:lvl w:ilvl="5">
      <w:start w:val="1"/>
      <w:numFmt w:val="lowerLetter"/>
      <w:pStyle w:val="6"/>
      <w:lvlText w:val="(%6)"/>
      <w:legacy w:legacy="1" w:legacySpace="0" w:legacyIndent="720"/>
      <w:lvlJc w:val="left"/>
      <w:pPr>
        <w:ind w:left="2592" w:hanging="720"/>
      </w:pPr>
    </w:lvl>
    <w:lvl w:ilvl="6">
      <w:start w:val="1"/>
      <w:numFmt w:val="lowerRoman"/>
      <w:pStyle w:val="7"/>
      <w:lvlText w:val="(%7)"/>
      <w:legacy w:legacy="1" w:legacySpace="0" w:legacyIndent="720"/>
      <w:lvlJc w:val="left"/>
      <w:pPr>
        <w:ind w:left="3312" w:hanging="720"/>
      </w:pPr>
    </w:lvl>
    <w:lvl w:ilvl="7">
      <w:start w:val="1"/>
      <w:numFmt w:val="lowerLetter"/>
      <w:pStyle w:val="8"/>
      <w:lvlText w:val="(%8)"/>
      <w:legacy w:legacy="1" w:legacySpace="0" w:legacyIndent="720"/>
      <w:lvlJc w:val="left"/>
      <w:pPr>
        <w:ind w:left="4032" w:hanging="720"/>
      </w:pPr>
    </w:lvl>
    <w:lvl w:ilvl="8">
      <w:start w:val="1"/>
      <w:numFmt w:val="lowerRoman"/>
      <w:pStyle w:val="9"/>
      <w:lvlText w:val="(%9)"/>
      <w:legacy w:legacy="1" w:legacySpace="0" w:legacyIndent="720"/>
      <w:lvlJc w:val="left"/>
      <w:pPr>
        <w:ind w:left="4752" w:hanging="720"/>
      </w:pPr>
    </w:lvl>
  </w:abstractNum>
  <w:abstractNum w:abstractNumId="1" w15:restartNumberingAfterBreak="0">
    <w:nsid w:val="02EA7BE9"/>
    <w:multiLevelType w:val="multilevel"/>
    <w:tmpl w:val="EAD46EE8"/>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EE20B5"/>
    <w:multiLevelType w:val="multilevel"/>
    <w:tmpl w:val="F4F857C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AF417CA"/>
    <w:multiLevelType w:val="multilevel"/>
    <w:tmpl w:val="C68EA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E36768C"/>
    <w:multiLevelType w:val="hybridMultilevel"/>
    <w:tmpl w:val="794838B6"/>
    <w:lvl w:ilvl="0" w:tplc="66A0632A">
      <w:start w:val="1"/>
      <w:numFmt w:val="decimal"/>
      <w:lvlText w:val="%1."/>
      <w:lvlJc w:val="left"/>
      <w:pPr>
        <w:ind w:left="822" w:hanging="4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492E31"/>
    <w:multiLevelType w:val="multilevel"/>
    <w:tmpl w:val="8E967E0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90825FD"/>
    <w:multiLevelType w:val="multilevel"/>
    <w:tmpl w:val="25BC2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8" w15:restartNumberingAfterBreak="0">
    <w:nsid w:val="59B840DF"/>
    <w:multiLevelType w:val="multilevel"/>
    <w:tmpl w:val="B5062DEA"/>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1F94C1B"/>
    <w:multiLevelType w:val="multilevel"/>
    <w:tmpl w:val="B7721CB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E94061B"/>
    <w:multiLevelType w:val="multilevel"/>
    <w:tmpl w:val="CFE40DE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765E578F"/>
    <w:multiLevelType w:val="hybridMultilevel"/>
    <w:tmpl w:val="6156B6DE"/>
    <w:lvl w:ilvl="0" w:tplc="9BC8EDB8">
      <w:start w:val="1"/>
      <w:numFmt w:val="decimal"/>
      <w:lvlText w:val="%1."/>
      <w:lvlJc w:val="left"/>
      <w:pPr>
        <w:ind w:left="360" w:hanging="36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ABD7A0D"/>
    <w:multiLevelType w:val="hybridMultilevel"/>
    <w:tmpl w:val="56C42C6A"/>
    <w:lvl w:ilvl="0" w:tplc="5C22E4BE">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7"/>
  </w:num>
  <w:num w:numId="3">
    <w:abstractNumId w:val="10"/>
  </w:num>
  <w:num w:numId="4">
    <w:abstractNumId w:val="6"/>
  </w:num>
  <w:num w:numId="5">
    <w:abstractNumId w:val="7"/>
    <w:lvlOverride w:ilvl="0">
      <w:startOverride w:val="1"/>
    </w:lvlOverride>
  </w:num>
  <w:num w:numId="6">
    <w:abstractNumId w:val="7"/>
    <w:lvlOverride w:ilvl="0">
      <w:startOverride w:val="1"/>
    </w:lvlOverride>
  </w:num>
  <w:num w:numId="7">
    <w:abstractNumId w:val="7"/>
    <w:lvlOverride w:ilvl="0">
      <w:startOverride w:val="1"/>
    </w:lvlOverride>
  </w:num>
  <w:num w:numId="8">
    <w:abstractNumId w:val="7"/>
    <w:lvlOverride w:ilvl="0">
      <w:startOverride w:val="1"/>
    </w:lvlOverride>
  </w:num>
  <w:num w:numId="9">
    <w:abstractNumId w:val="7"/>
    <w:lvlOverride w:ilvl="0">
      <w:startOverride w:val="1"/>
    </w:lvlOverride>
  </w:num>
  <w:num w:numId="10">
    <w:abstractNumId w:val="7"/>
    <w:lvlOverride w:ilvl="0">
      <w:startOverride w:val="1"/>
    </w:lvlOverride>
  </w:num>
  <w:num w:numId="11">
    <w:abstractNumId w:val="4"/>
  </w:num>
  <w:num w:numId="12">
    <w:abstractNumId w:val="7"/>
    <w:lvlOverride w:ilvl="0">
      <w:startOverride w:val="1"/>
    </w:lvlOverride>
  </w:num>
  <w:num w:numId="13">
    <w:abstractNumId w:val="7"/>
    <w:lvlOverride w:ilvl="0">
      <w:startOverride w:val="1"/>
    </w:lvlOverride>
  </w:num>
  <w:num w:numId="14">
    <w:abstractNumId w:val="0"/>
  </w:num>
  <w:num w:numId="15">
    <w:abstractNumId w:val="3"/>
  </w:num>
  <w:num w:numId="16">
    <w:abstractNumId w:val="9"/>
  </w:num>
  <w:num w:numId="17">
    <w:abstractNumId w:val="2"/>
  </w:num>
  <w:num w:numId="18">
    <w:abstractNumId w:val="5"/>
  </w:num>
  <w:num w:numId="19">
    <w:abstractNumId w:val="8"/>
  </w:num>
  <w:num w:numId="20">
    <w:abstractNumId w:val="7"/>
    <w:lvlOverride w:ilvl="0">
      <w:startOverride w:val="1"/>
    </w:lvlOverride>
  </w:num>
  <w:num w:numId="21">
    <w:abstractNumId w:val="7"/>
    <w:lvlOverride w:ilvl="0">
      <w:startOverride w:val="1"/>
    </w:lvlOverride>
  </w:num>
  <w:num w:numId="22">
    <w:abstractNumId w:val="7"/>
    <w:lvlOverride w:ilvl="0">
      <w:startOverride w:val="1"/>
    </w:lvlOverride>
  </w:num>
  <w:num w:numId="23">
    <w:abstractNumId w:val="1"/>
  </w:num>
  <w:num w:numId="24">
    <w:abstractNumId w:val="7"/>
    <w:lvlOverride w:ilvl="0">
      <w:startOverride w:val="1"/>
    </w:lvlOverride>
  </w:num>
  <w:num w:numId="25">
    <w:abstractNumId w:val="7"/>
    <w:lvlOverride w:ilvl="0">
      <w:startOverride w:val="1"/>
    </w:lvlOverride>
  </w:num>
  <w:num w:numId="26">
    <w:abstractNumId w:val="7"/>
    <w:lvlOverride w:ilvl="0">
      <w:startOverride w:val="1"/>
    </w:lvlOverride>
  </w:num>
  <w:num w:numId="27">
    <w:abstractNumId w:val="7"/>
    <w:lvlOverride w:ilvl="0">
      <w:startOverride w:val="1"/>
    </w:lvlOverride>
  </w:num>
  <w:num w:numId="28">
    <w:abstractNumId w:val="7"/>
    <w:lvlOverride w:ilvl="0">
      <w:startOverride w:val="1"/>
    </w:lvlOverride>
  </w:num>
  <w:num w:numId="29">
    <w:abstractNumId w:val="7"/>
  </w:num>
  <w:num w:numId="30">
    <w:abstractNumId w:val="7"/>
    <w:lvlOverride w:ilvl="0">
      <w:startOverride w:val="1"/>
    </w:lvlOverride>
  </w:num>
  <w:num w:numId="31">
    <w:abstractNumId w:val="7"/>
  </w:num>
  <w:num w:numId="32">
    <w:abstractNumId w:val="7"/>
  </w:num>
  <w:num w:numId="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2"/>
  </w:num>
  <w:num w:numId="35">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ang Yuhui">
    <w15:presenceInfo w15:providerId="Windows Live" w15:userId="f1667cf00f52ef21"/>
  </w15:person>
  <w15:person w15:author="Xian,Xiaochen">
    <w15:presenceInfo w15:providerId="AD" w15:userId="S::xxian@ufl.edu::6e38d43d-d754-4163-83c3-f22af75918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B40"/>
    <w:rsid w:val="00000032"/>
    <w:rsid w:val="000007B1"/>
    <w:rsid w:val="000008AC"/>
    <w:rsid w:val="00000B9D"/>
    <w:rsid w:val="00000C75"/>
    <w:rsid w:val="00001110"/>
    <w:rsid w:val="000012B2"/>
    <w:rsid w:val="0000133F"/>
    <w:rsid w:val="000017A1"/>
    <w:rsid w:val="00001F9D"/>
    <w:rsid w:val="000022FA"/>
    <w:rsid w:val="00002803"/>
    <w:rsid w:val="00002CDA"/>
    <w:rsid w:val="00002D38"/>
    <w:rsid w:val="00002F0A"/>
    <w:rsid w:val="0000375E"/>
    <w:rsid w:val="000041CA"/>
    <w:rsid w:val="00004859"/>
    <w:rsid w:val="000054D3"/>
    <w:rsid w:val="000057A3"/>
    <w:rsid w:val="0000598D"/>
    <w:rsid w:val="00005AEC"/>
    <w:rsid w:val="00005B71"/>
    <w:rsid w:val="000060CC"/>
    <w:rsid w:val="0000676F"/>
    <w:rsid w:val="0000697B"/>
    <w:rsid w:val="00006AEA"/>
    <w:rsid w:val="0000710A"/>
    <w:rsid w:val="000072BE"/>
    <w:rsid w:val="00007B9A"/>
    <w:rsid w:val="00007DDF"/>
    <w:rsid w:val="00010172"/>
    <w:rsid w:val="00010782"/>
    <w:rsid w:val="00010C9A"/>
    <w:rsid w:val="00012531"/>
    <w:rsid w:val="0001264F"/>
    <w:rsid w:val="00012736"/>
    <w:rsid w:val="00013277"/>
    <w:rsid w:val="0001367C"/>
    <w:rsid w:val="00013950"/>
    <w:rsid w:val="00013F9D"/>
    <w:rsid w:val="00014202"/>
    <w:rsid w:val="0001433E"/>
    <w:rsid w:val="000144FB"/>
    <w:rsid w:val="0001484D"/>
    <w:rsid w:val="000149BE"/>
    <w:rsid w:val="00014A87"/>
    <w:rsid w:val="00014BA8"/>
    <w:rsid w:val="000151C4"/>
    <w:rsid w:val="000153F3"/>
    <w:rsid w:val="00015413"/>
    <w:rsid w:val="00015D02"/>
    <w:rsid w:val="00015E68"/>
    <w:rsid w:val="00015FAA"/>
    <w:rsid w:val="00015FF0"/>
    <w:rsid w:val="000160CC"/>
    <w:rsid w:val="0001615B"/>
    <w:rsid w:val="000161CD"/>
    <w:rsid w:val="00016217"/>
    <w:rsid w:val="0001643E"/>
    <w:rsid w:val="00016637"/>
    <w:rsid w:val="00016661"/>
    <w:rsid w:val="00016848"/>
    <w:rsid w:val="0001695B"/>
    <w:rsid w:val="00016D65"/>
    <w:rsid w:val="00017437"/>
    <w:rsid w:val="000175FA"/>
    <w:rsid w:val="0001787C"/>
    <w:rsid w:val="000178CE"/>
    <w:rsid w:val="000178FD"/>
    <w:rsid w:val="0001796A"/>
    <w:rsid w:val="00017A62"/>
    <w:rsid w:val="00017ADF"/>
    <w:rsid w:val="00017E7E"/>
    <w:rsid w:val="00020B23"/>
    <w:rsid w:val="00020F9E"/>
    <w:rsid w:val="00020FED"/>
    <w:rsid w:val="000214BC"/>
    <w:rsid w:val="00021603"/>
    <w:rsid w:val="00021A2E"/>
    <w:rsid w:val="00021C9B"/>
    <w:rsid w:val="00021E90"/>
    <w:rsid w:val="00021F2E"/>
    <w:rsid w:val="000224C0"/>
    <w:rsid w:val="0002265E"/>
    <w:rsid w:val="000227F4"/>
    <w:rsid w:val="00022E08"/>
    <w:rsid w:val="00023675"/>
    <w:rsid w:val="00024496"/>
    <w:rsid w:val="00024DF3"/>
    <w:rsid w:val="00025126"/>
    <w:rsid w:val="00025CA4"/>
    <w:rsid w:val="000262A9"/>
    <w:rsid w:val="00026D0D"/>
    <w:rsid w:val="0002736A"/>
    <w:rsid w:val="000274CF"/>
    <w:rsid w:val="00027E2E"/>
    <w:rsid w:val="000306A7"/>
    <w:rsid w:val="00030ED4"/>
    <w:rsid w:val="00030EE0"/>
    <w:rsid w:val="00031307"/>
    <w:rsid w:val="00031343"/>
    <w:rsid w:val="00031788"/>
    <w:rsid w:val="00032CD2"/>
    <w:rsid w:val="00032E5E"/>
    <w:rsid w:val="00033006"/>
    <w:rsid w:val="0003318B"/>
    <w:rsid w:val="000334BC"/>
    <w:rsid w:val="00033571"/>
    <w:rsid w:val="00033CA5"/>
    <w:rsid w:val="00033CA9"/>
    <w:rsid w:val="00033FF2"/>
    <w:rsid w:val="000353D2"/>
    <w:rsid w:val="0003544F"/>
    <w:rsid w:val="0003561B"/>
    <w:rsid w:val="00035C42"/>
    <w:rsid w:val="00035E6A"/>
    <w:rsid w:val="0003639C"/>
    <w:rsid w:val="000364F7"/>
    <w:rsid w:val="00036FC6"/>
    <w:rsid w:val="0003772F"/>
    <w:rsid w:val="000377CA"/>
    <w:rsid w:val="000377DA"/>
    <w:rsid w:val="00037F23"/>
    <w:rsid w:val="000402C4"/>
    <w:rsid w:val="000406C1"/>
    <w:rsid w:val="00040963"/>
    <w:rsid w:val="00040BB1"/>
    <w:rsid w:val="00040DEF"/>
    <w:rsid w:val="000410CC"/>
    <w:rsid w:val="0004176B"/>
    <w:rsid w:val="00041A6F"/>
    <w:rsid w:val="0004225F"/>
    <w:rsid w:val="000425BC"/>
    <w:rsid w:val="000429EC"/>
    <w:rsid w:val="00042A7D"/>
    <w:rsid w:val="000432BF"/>
    <w:rsid w:val="00043571"/>
    <w:rsid w:val="000437CC"/>
    <w:rsid w:val="00044422"/>
    <w:rsid w:val="000449F6"/>
    <w:rsid w:val="00045842"/>
    <w:rsid w:val="000459EB"/>
    <w:rsid w:val="00045B86"/>
    <w:rsid w:val="00045B88"/>
    <w:rsid w:val="00045DE0"/>
    <w:rsid w:val="00046BBB"/>
    <w:rsid w:val="00047171"/>
    <w:rsid w:val="00047318"/>
    <w:rsid w:val="000473A9"/>
    <w:rsid w:val="00047B58"/>
    <w:rsid w:val="00050496"/>
    <w:rsid w:val="00050C82"/>
    <w:rsid w:val="00051227"/>
    <w:rsid w:val="00051B0C"/>
    <w:rsid w:val="000520DB"/>
    <w:rsid w:val="0005222F"/>
    <w:rsid w:val="000523D2"/>
    <w:rsid w:val="000529AA"/>
    <w:rsid w:val="00052BA3"/>
    <w:rsid w:val="000536EA"/>
    <w:rsid w:val="00053789"/>
    <w:rsid w:val="00054013"/>
    <w:rsid w:val="00054665"/>
    <w:rsid w:val="00054A91"/>
    <w:rsid w:val="00055218"/>
    <w:rsid w:val="000554BA"/>
    <w:rsid w:val="0005579C"/>
    <w:rsid w:val="00056110"/>
    <w:rsid w:val="000563FD"/>
    <w:rsid w:val="0005652A"/>
    <w:rsid w:val="0005667B"/>
    <w:rsid w:val="00056AC5"/>
    <w:rsid w:val="0005770A"/>
    <w:rsid w:val="00057A2C"/>
    <w:rsid w:val="00060431"/>
    <w:rsid w:val="000608CF"/>
    <w:rsid w:val="00060AED"/>
    <w:rsid w:val="00060D88"/>
    <w:rsid w:val="00060E7C"/>
    <w:rsid w:val="000613A4"/>
    <w:rsid w:val="00061449"/>
    <w:rsid w:val="00061633"/>
    <w:rsid w:val="00061E10"/>
    <w:rsid w:val="00061FD1"/>
    <w:rsid w:val="00061FE1"/>
    <w:rsid w:val="0006218B"/>
    <w:rsid w:val="000625FA"/>
    <w:rsid w:val="00062769"/>
    <w:rsid w:val="00062BF0"/>
    <w:rsid w:val="00062C71"/>
    <w:rsid w:val="00063002"/>
    <w:rsid w:val="00063296"/>
    <w:rsid w:val="0006358C"/>
    <w:rsid w:val="000639B6"/>
    <w:rsid w:val="00063D56"/>
    <w:rsid w:val="00063DD1"/>
    <w:rsid w:val="00063E65"/>
    <w:rsid w:val="0006408D"/>
    <w:rsid w:val="0006447F"/>
    <w:rsid w:val="0006460C"/>
    <w:rsid w:val="000646D3"/>
    <w:rsid w:val="00064901"/>
    <w:rsid w:val="00064D9D"/>
    <w:rsid w:val="00064E6A"/>
    <w:rsid w:val="00065646"/>
    <w:rsid w:val="0006593C"/>
    <w:rsid w:val="00065B6F"/>
    <w:rsid w:val="00066286"/>
    <w:rsid w:val="00066397"/>
    <w:rsid w:val="00067513"/>
    <w:rsid w:val="0006790D"/>
    <w:rsid w:val="00067AF3"/>
    <w:rsid w:val="00067B98"/>
    <w:rsid w:val="00067E0C"/>
    <w:rsid w:val="00070298"/>
    <w:rsid w:val="0007031A"/>
    <w:rsid w:val="000703FE"/>
    <w:rsid w:val="000704F3"/>
    <w:rsid w:val="0007129C"/>
    <w:rsid w:val="000713F8"/>
    <w:rsid w:val="000715C7"/>
    <w:rsid w:val="00071642"/>
    <w:rsid w:val="000718BD"/>
    <w:rsid w:val="0007199F"/>
    <w:rsid w:val="00071C8F"/>
    <w:rsid w:val="00071E46"/>
    <w:rsid w:val="00071FF3"/>
    <w:rsid w:val="00072238"/>
    <w:rsid w:val="0007269D"/>
    <w:rsid w:val="00072B42"/>
    <w:rsid w:val="0007316D"/>
    <w:rsid w:val="000732D1"/>
    <w:rsid w:val="0007339A"/>
    <w:rsid w:val="00073416"/>
    <w:rsid w:val="0007366C"/>
    <w:rsid w:val="00073DEA"/>
    <w:rsid w:val="00073E55"/>
    <w:rsid w:val="000741F7"/>
    <w:rsid w:val="00074BBE"/>
    <w:rsid w:val="00074D1E"/>
    <w:rsid w:val="0007535E"/>
    <w:rsid w:val="00075FAC"/>
    <w:rsid w:val="00076097"/>
    <w:rsid w:val="00076558"/>
    <w:rsid w:val="00077059"/>
    <w:rsid w:val="0007739A"/>
    <w:rsid w:val="00077BBB"/>
    <w:rsid w:val="00077E67"/>
    <w:rsid w:val="00080033"/>
    <w:rsid w:val="00080035"/>
    <w:rsid w:val="0008079C"/>
    <w:rsid w:val="000808A4"/>
    <w:rsid w:val="00080B5B"/>
    <w:rsid w:val="00081305"/>
    <w:rsid w:val="0008154A"/>
    <w:rsid w:val="00081922"/>
    <w:rsid w:val="00081DB9"/>
    <w:rsid w:val="00082140"/>
    <w:rsid w:val="00082291"/>
    <w:rsid w:val="00082859"/>
    <w:rsid w:val="00082A30"/>
    <w:rsid w:val="00082C9C"/>
    <w:rsid w:val="00082F48"/>
    <w:rsid w:val="00083244"/>
    <w:rsid w:val="0008358C"/>
    <w:rsid w:val="000835F2"/>
    <w:rsid w:val="00083DEF"/>
    <w:rsid w:val="000844A2"/>
    <w:rsid w:val="000844B4"/>
    <w:rsid w:val="0008458F"/>
    <w:rsid w:val="00084716"/>
    <w:rsid w:val="00084E74"/>
    <w:rsid w:val="00085001"/>
    <w:rsid w:val="0008514E"/>
    <w:rsid w:val="00085978"/>
    <w:rsid w:val="000861B7"/>
    <w:rsid w:val="000869F0"/>
    <w:rsid w:val="00086A4F"/>
    <w:rsid w:val="00086DC0"/>
    <w:rsid w:val="00086ECE"/>
    <w:rsid w:val="00086F5A"/>
    <w:rsid w:val="00087133"/>
    <w:rsid w:val="0008760D"/>
    <w:rsid w:val="00087F2E"/>
    <w:rsid w:val="00090084"/>
    <w:rsid w:val="0009053C"/>
    <w:rsid w:val="00090E1D"/>
    <w:rsid w:val="000911BD"/>
    <w:rsid w:val="00091CA2"/>
    <w:rsid w:val="000925E3"/>
    <w:rsid w:val="0009281A"/>
    <w:rsid w:val="0009295B"/>
    <w:rsid w:val="000929CD"/>
    <w:rsid w:val="00092AB1"/>
    <w:rsid w:val="00092C4C"/>
    <w:rsid w:val="00093794"/>
    <w:rsid w:val="00093B13"/>
    <w:rsid w:val="00093DF9"/>
    <w:rsid w:val="000941F1"/>
    <w:rsid w:val="000945E6"/>
    <w:rsid w:val="00094E17"/>
    <w:rsid w:val="00094EF7"/>
    <w:rsid w:val="0009504C"/>
    <w:rsid w:val="0009505C"/>
    <w:rsid w:val="000950CE"/>
    <w:rsid w:val="000952DE"/>
    <w:rsid w:val="000960D1"/>
    <w:rsid w:val="00096699"/>
    <w:rsid w:val="000970FC"/>
    <w:rsid w:val="00097512"/>
    <w:rsid w:val="0009787E"/>
    <w:rsid w:val="00097F70"/>
    <w:rsid w:val="000A12EB"/>
    <w:rsid w:val="000A1C8E"/>
    <w:rsid w:val="000A1F87"/>
    <w:rsid w:val="000A2163"/>
    <w:rsid w:val="000A25FD"/>
    <w:rsid w:val="000A2957"/>
    <w:rsid w:val="000A3193"/>
    <w:rsid w:val="000A396D"/>
    <w:rsid w:val="000A3D25"/>
    <w:rsid w:val="000A4273"/>
    <w:rsid w:val="000A4F81"/>
    <w:rsid w:val="000A52E2"/>
    <w:rsid w:val="000A57BC"/>
    <w:rsid w:val="000A60F0"/>
    <w:rsid w:val="000A6410"/>
    <w:rsid w:val="000A6B34"/>
    <w:rsid w:val="000A6CF2"/>
    <w:rsid w:val="000A7125"/>
    <w:rsid w:val="000A740D"/>
    <w:rsid w:val="000A78E8"/>
    <w:rsid w:val="000B055F"/>
    <w:rsid w:val="000B0DA7"/>
    <w:rsid w:val="000B11A6"/>
    <w:rsid w:val="000B11B4"/>
    <w:rsid w:val="000B12BA"/>
    <w:rsid w:val="000B14FD"/>
    <w:rsid w:val="000B168C"/>
    <w:rsid w:val="000B2043"/>
    <w:rsid w:val="000B2124"/>
    <w:rsid w:val="000B2B52"/>
    <w:rsid w:val="000B2C60"/>
    <w:rsid w:val="000B3284"/>
    <w:rsid w:val="000B36A7"/>
    <w:rsid w:val="000B3742"/>
    <w:rsid w:val="000B3C0F"/>
    <w:rsid w:val="000B4378"/>
    <w:rsid w:val="000B4585"/>
    <w:rsid w:val="000B48BD"/>
    <w:rsid w:val="000B48C3"/>
    <w:rsid w:val="000B4DF5"/>
    <w:rsid w:val="000B4FAF"/>
    <w:rsid w:val="000B545C"/>
    <w:rsid w:val="000B5991"/>
    <w:rsid w:val="000B5A03"/>
    <w:rsid w:val="000B613C"/>
    <w:rsid w:val="000B61FF"/>
    <w:rsid w:val="000B66FF"/>
    <w:rsid w:val="000B6B9F"/>
    <w:rsid w:val="000B6E4F"/>
    <w:rsid w:val="000B70CF"/>
    <w:rsid w:val="000B711D"/>
    <w:rsid w:val="000B7406"/>
    <w:rsid w:val="000B758C"/>
    <w:rsid w:val="000B7685"/>
    <w:rsid w:val="000B79E2"/>
    <w:rsid w:val="000B7C2D"/>
    <w:rsid w:val="000C0247"/>
    <w:rsid w:val="000C0B75"/>
    <w:rsid w:val="000C0C4D"/>
    <w:rsid w:val="000C0DDF"/>
    <w:rsid w:val="000C0F80"/>
    <w:rsid w:val="000C162D"/>
    <w:rsid w:val="000C20F7"/>
    <w:rsid w:val="000C2194"/>
    <w:rsid w:val="000C29B3"/>
    <w:rsid w:val="000C2EF2"/>
    <w:rsid w:val="000C3210"/>
    <w:rsid w:val="000C41BF"/>
    <w:rsid w:val="000C4222"/>
    <w:rsid w:val="000C4C83"/>
    <w:rsid w:val="000C4CC7"/>
    <w:rsid w:val="000C4D95"/>
    <w:rsid w:val="000C4ED8"/>
    <w:rsid w:val="000C4F93"/>
    <w:rsid w:val="000C5092"/>
    <w:rsid w:val="000C5312"/>
    <w:rsid w:val="000C566B"/>
    <w:rsid w:val="000C566F"/>
    <w:rsid w:val="000C5ACE"/>
    <w:rsid w:val="000C6338"/>
    <w:rsid w:val="000C6745"/>
    <w:rsid w:val="000C7245"/>
    <w:rsid w:val="000C780B"/>
    <w:rsid w:val="000C7EFB"/>
    <w:rsid w:val="000D004E"/>
    <w:rsid w:val="000D0258"/>
    <w:rsid w:val="000D05E4"/>
    <w:rsid w:val="000D0E16"/>
    <w:rsid w:val="000D13AE"/>
    <w:rsid w:val="000D1652"/>
    <w:rsid w:val="000D1711"/>
    <w:rsid w:val="000D175E"/>
    <w:rsid w:val="000D1990"/>
    <w:rsid w:val="000D1BBA"/>
    <w:rsid w:val="000D1E69"/>
    <w:rsid w:val="000D1FB9"/>
    <w:rsid w:val="000D29A0"/>
    <w:rsid w:val="000D2CDD"/>
    <w:rsid w:val="000D2E0C"/>
    <w:rsid w:val="000D3A37"/>
    <w:rsid w:val="000D3B86"/>
    <w:rsid w:val="000D3C97"/>
    <w:rsid w:val="000D3CBD"/>
    <w:rsid w:val="000D3FBD"/>
    <w:rsid w:val="000D5082"/>
    <w:rsid w:val="000D5653"/>
    <w:rsid w:val="000D6839"/>
    <w:rsid w:val="000D6C42"/>
    <w:rsid w:val="000D6D55"/>
    <w:rsid w:val="000D6DE9"/>
    <w:rsid w:val="000D72AF"/>
    <w:rsid w:val="000D7AAC"/>
    <w:rsid w:val="000E01D2"/>
    <w:rsid w:val="000E0373"/>
    <w:rsid w:val="000E063A"/>
    <w:rsid w:val="000E118F"/>
    <w:rsid w:val="000E23A4"/>
    <w:rsid w:val="000E2941"/>
    <w:rsid w:val="000E2D07"/>
    <w:rsid w:val="000E2D3B"/>
    <w:rsid w:val="000E30E9"/>
    <w:rsid w:val="000E38A1"/>
    <w:rsid w:val="000E3BD5"/>
    <w:rsid w:val="000E431C"/>
    <w:rsid w:val="000E465D"/>
    <w:rsid w:val="000E49D9"/>
    <w:rsid w:val="000E4DF4"/>
    <w:rsid w:val="000E576C"/>
    <w:rsid w:val="000E5DFD"/>
    <w:rsid w:val="000E60E3"/>
    <w:rsid w:val="000E7A9B"/>
    <w:rsid w:val="000F0059"/>
    <w:rsid w:val="000F05CD"/>
    <w:rsid w:val="000F07DD"/>
    <w:rsid w:val="000F0F39"/>
    <w:rsid w:val="000F1149"/>
    <w:rsid w:val="000F16F2"/>
    <w:rsid w:val="000F1760"/>
    <w:rsid w:val="000F196A"/>
    <w:rsid w:val="000F1D26"/>
    <w:rsid w:val="000F2170"/>
    <w:rsid w:val="000F25D0"/>
    <w:rsid w:val="000F26C8"/>
    <w:rsid w:val="000F26F6"/>
    <w:rsid w:val="000F2905"/>
    <w:rsid w:val="000F29CC"/>
    <w:rsid w:val="000F2E9D"/>
    <w:rsid w:val="000F35BD"/>
    <w:rsid w:val="000F3A62"/>
    <w:rsid w:val="000F416A"/>
    <w:rsid w:val="000F48E4"/>
    <w:rsid w:val="000F49D0"/>
    <w:rsid w:val="000F53B1"/>
    <w:rsid w:val="000F540C"/>
    <w:rsid w:val="000F5521"/>
    <w:rsid w:val="000F61C8"/>
    <w:rsid w:val="000F65CA"/>
    <w:rsid w:val="000F6971"/>
    <w:rsid w:val="000F6B8D"/>
    <w:rsid w:val="000F6C19"/>
    <w:rsid w:val="000F6C48"/>
    <w:rsid w:val="000F73E9"/>
    <w:rsid w:val="000F7564"/>
    <w:rsid w:val="000F7C7A"/>
    <w:rsid w:val="001006D4"/>
    <w:rsid w:val="00101137"/>
    <w:rsid w:val="00101C21"/>
    <w:rsid w:val="00101EFF"/>
    <w:rsid w:val="00101F29"/>
    <w:rsid w:val="00102A3B"/>
    <w:rsid w:val="00102D14"/>
    <w:rsid w:val="00102D97"/>
    <w:rsid w:val="00102E7A"/>
    <w:rsid w:val="001035DE"/>
    <w:rsid w:val="00103B7A"/>
    <w:rsid w:val="00103CF8"/>
    <w:rsid w:val="001047B3"/>
    <w:rsid w:val="00104F7E"/>
    <w:rsid w:val="00104F8A"/>
    <w:rsid w:val="0010504B"/>
    <w:rsid w:val="001051A8"/>
    <w:rsid w:val="00105225"/>
    <w:rsid w:val="00106301"/>
    <w:rsid w:val="00106329"/>
    <w:rsid w:val="00106363"/>
    <w:rsid w:val="00106823"/>
    <w:rsid w:val="0010689A"/>
    <w:rsid w:val="00106AF1"/>
    <w:rsid w:val="00106AFD"/>
    <w:rsid w:val="00106CD2"/>
    <w:rsid w:val="0010702F"/>
    <w:rsid w:val="00107B0F"/>
    <w:rsid w:val="00107BC3"/>
    <w:rsid w:val="001105C5"/>
    <w:rsid w:val="00110992"/>
    <w:rsid w:val="00110E51"/>
    <w:rsid w:val="00111035"/>
    <w:rsid w:val="001113D0"/>
    <w:rsid w:val="001118FC"/>
    <w:rsid w:val="001119CB"/>
    <w:rsid w:val="00111B0E"/>
    <w:rsid w:val="00111C5B"/>
    <w:rsid w:val="00111E16"/>
    <w:rsid w:val="00112087"/>
    <w:rsid w:val="00112119"/>
    <w:rsid w:val="00113322"/>
    <w:rsid w:val="00113510"/>
    <w:rsid w:val="0011362E"/>
    <w:rsid w:val="00113C22"/>
    <w:rsid w:val="00114989"/>
    <w:rsid w:val="00114B47"/>
    <w:rsid w:val="00114BDA"/>
    <w:rsid w:val="00114C5C"/>
    <w:rsid w:val="00114CD0"/>
    <w:rsid w:val="001152FB"/>
    <w:rsid w:val="001152FC"/>
    <w:rsid w:val="00115337"/>
    <w:rsid w:val="00115500"/>
    <w:rsid w:val="001159A9"/>
    <w:rsid w:val="00115B92"/>
    <w:rsid w:val="00115C04"/>
    <w:rsid w:val="00115C1E"/>
    <w:rsid w:val="0011608C"/>
    <w:rsid w:val="00116A23"/>
    <w:rsid w:val="00117AF0"/>
    <w:rsid w:val="0012010B"/>
    <w:rsid w:val="001203FE"/>
    <w:rsid w:val="00120499"/>
    <w:rsid w:val="001204A5"/>
    <w:rsid w:val="00120678"/>
    <w:rsid w:val="00120C59"/>
    <w:rsid w:val="00120EF8"/>
    <w:rsid w:val="00121274"/>
    <w:rsid w:val="00121B5E"/>
    <w:rsid w:val="0012201F"/>
    <w:rsid w:val="00122431"/>
    <w:rsid w:val="001227F8"/>
    <w:rsid w:val="00122B9E"/>
    <w:rsid w:val="00122C93"/>
    <w:rsid w:val="00122D64"/>
    <w:rsid w:val="0012301F"/>
    <w:rsid w:val="0012369E"/>
    <w:rsid w:val="001236B7"/>
    <w:rsid w:val="00123CC9"/>
    <w:rsid w:val="00123D94"/>
    <w:rsid w:val="001241B5"/>
    <w:rsid w:val="00124604"/>
    <w:rsid w:val="00124B45"/>
    <w:rsid w:val="00124CF4"/>
    <w:rsid w:val="00125420"/>
    <w:rsid w:val="00125A35"/>
    <w:rsid w:val="00125E74"/>
    <w:rsid w:val="001262F5"/>
    <w:rsid w:val="00126455"/>
    <w:rsid w:val="00126672"/>
    <w:rsid w:val="00126789"/>
    <w:rsid w:val="00126838"/>
    <w:rsid w:val="00126C8B"/>
    <w:rsid w:val="00127A1F"/>
    <w:rsid w:val="001302D6"/>
    <w:rsid w:val="00130398"/>
    <w:rsid w:val="00130896"/>
    <w:rsid w:val="00130D33"/>
    <w:rsid w:val="00130F38"/>
    <w:rsid w:val="001310AF"/>
    <w:rsid w:val="0013140B"/>
    <w:rsid w:val="00131961"/>
    <w:rsid w:val="00131B3B"/>
    <w:rsid w:val="001321E1"/>
    <w:rsid w:val="001323C0"/>
    <w:rsid w:val="001323E6"/>
    <w:rsid w:val="0013271D"/>
    <w:rsid w:val="00132AB8"/>
    <w:rsid w:val="00132BC3"/>
    <w:rsid w:val="00132BE1"/>
    <w:rsid w:val="0013309E"/>
    <w:rsid w:val="00133270"/>
    <w:rsid w:val="00133623"/>
    <w:rsid w:val="0013385E"/>
    <w:rsid w:val="001339E3"/>
    <w:rsid w:val="001339EA"/>
    <w:rsid w:val="001344FB"/>
    <w:rsid w:val="00134553"/>
    <w:rsid w:val="00134A7E"/>
    <w:rsid w:val="0013549F"/>
    <w:rsid w:val="00135B0E"/>
    <w:rsid w:val="00135B63"/>
    <w:rsid w:val="00136A75"/>
    <w:rsid w:val="00137249"/>
    <w:rsid w:val="00137292"/>
    <w:rsid w:val="00137910"/>
    <w:rsid w:val="0013795B"/>
    <w:rsid w:val="00137A6A"/>
    <w:rsid w:val="00137B0C"/>
    <w:rsid w:val="00140321"/>
    <w:rsid w:val="00140F1E"/>
    <w:rsid w:val="00141728"/>
    <w:rsid w:val="00142732"/>
    <w:rsid w:val="00142E57"/>
    <w:rsid w:val="00142FAC"/>
    <w:rsid w:val="00143487"/>
    <w:rsid w:val="00143BCF"/>
    <w:rsid w:val="00143C21"/>
    <w:rsid w:val="00143D9A"/>
    <w:rsid w:val="001443E3"/>
    <w:rsid w:val="001445B7"/>
    <w:rsid w:val="00144794"/>
    <w:rsid w:val="001449CD"/>
    <w:rsid w:val="00144ED2"/>
    <w:rsid w:val="001452FC"/>
    <w:rsid w:val="0014545F"/>
    <w:rsid w:val="0014547F"/>
    <w:rsid w:val="001454C8"/>
    <w:rsid w:val="001456C9"/>
    <w:rsid w:val="00145839"/>
    <w:rsid w:val="00145DA7"/>
    <w:rsid w:val="0014615D"/>
    <w:rsid w:val="001461E0"/>
    <w:rsid w:val="001464CF"/>
    <w:rsid w:val="001465D1"/>
    <w:rsid w:val="00146AA0"/>
    <w:rsid w:val="00146DC3"/>
    <w:rsid w:val="00146F2A"/>
    <w:rsid w:val="00147255"/>
    <w:rsid w:val="00147469"/>
    <w:rsid w:val="00147877"/>
    <w:rsid w:val="00147C85"/>
    <w:rsid w:val="00151297"/>
    <w:rsid w:val="00151395"/>
    <w:rsid w:val="0015179C"/>
    <w:rsid w:val="00151B7A"/>
    <w:rsid w:val="00151F05"/>
    <w:rsid w:val="00152A91"/>
    <w:rsid w:val="00152A9C"/>
    <w:rsid w:val="00152F28"/>
    <w:rsid w:val="00153F4D"/>
    <w:rsid w:val="0015404D"/>
    <w:rsid w:val="00154246"/>
    <w:rsid w:val="001544DC"/>
    <w:rsid w:val="00154964"/>
    <w:rsid w:val="001549A3"/>
    <w:rsid w:val="00154E2F"/>
    <w:rsid w:val="001553DA"/>
    <w:rsid w:val="00155672"/>
    <w:rsid w:val="00155742"/>
    <w:rsid w:val="00155D1B"/>
    <w:rsid w:val="00155EE4"/>
    <w:rsid w:val="00156148"/>
    <w:rsid w:val="001563A4"/>
    <w:rsid w:val="001567D3"/>
    <w:rsid w:val="00156C66"/>
    <w:rsid w:val="00156C80"/>
    <w:rsid w:val="0015725F"/>
    <w:rsid w:val="001572E8"/>
    <w:rsid w:val="001573CE"/>
    <w:rsid w:val="00157413"/>
    <w:rsid w:val="0015761F"/>
    <w:rsid w:val="00157943"/>
    <w:rsid w:val="00157D3B"/>
    <w:rsid w:val="00160005"/>
    <w:rsid w:val="00160711"/>
    <w:rsid w:val="00160C86"/>
    <w:rsid w:val="00161079"/>
    <w:rsid w:val="00161216"/>
    <w:rsid w:val="0016135D"/>
    <w:rsid w:val="001618F3"/>
    <w:rsid w:val="00161CD7"/>
    <w:rsid w:val="001628F7"/>
    <w:rsid w:val="00162DEB"/>
    <w:rsid w:val="001631ED"/>
    <w:rsid w:val="00163498"/>
    <w:rsid w:val="001634F3"/>
    <w:rsid w:val="00163815"/>
    <w:rsid w:val="00163A95"/>
    <w:rsid w:val="0016400D"/>
    <w:rsid w:val="00164C91"/>
    <w:rsid w:val="00165014"/>
    <w:rsid w:val="001652FD"/>
    <w:rsid w:val="00165375"/>
    <w:rsid w:val="00165E55"/>
    <w:rsid w:val="00166317"/>
    <w:rsid w:val="0016659B"/>
    <w:rsid w:val="001666B8"/>
    <w:rsid w:val="00166CCF"/>
    <w:rsid w:val="0016750B"/>
    <w:rsid w:val="00167A04"/>
    <w:rsid w:val="00170591"/>
    <w:rsid w:val="00170D61"/>
    <w:rsid w:val="00171300"/>
    <w:rsid w:val="001713A7"/>
    <w:rsid w:val="00171AEA"/>
    <w:rsid w:val="00171C4B"/>
    <w:rsid w:val="00171D3F"/>
    <w:rsid w:val="00171D91"/>
    <w:rsid w:val="00172CCA"/>
    <w:rsid w:val="001730C4"/>
    <w:rsid w:val="001733DF"/>
    <w:rsid w:val="00173991"/>
    <w:rsid w:val="00173AFB"/>
    <w:rsid w:val="00173CB5"/>
    <w:rsid w:val="00174263"/>
    <w:rsid w:val="0017453D"/>
    <w:rsid w:val="00174A0B"/>
    <w:rsid w:val="00174DF7"/>
    <w:rsid w:val="00175418"/>
    <w:rsid w:val="00175F67"/>
    <w:rsid w:val="001760C1"/>
    <w:rsid w:val="001763C1"/>
    <w:rsid w:val="001771A1"/>
    <w:rsid w:val="0017732E"/>
    <w:rsid w:val="00177337"/>
    <w:rsid w:val="00180949"/>
    <w:rsid w:val="00180B8F"/>
    <w:rsid w:val="001817BD"/>
    <w:rsid w:val="00181C62"/>
    <w:rsid w:val="001827DD"/>
    <w:rsid w:val="00182CF9"/>
    <w:rsid w:val="00182D6E"/>
    <w:rsid w:val="001831F6"/>
    <w:rsid w:val="001835A5"/>
    <w:rsid w:val="00183A33"/>
    <w:rsid w:val="00183A5D"/>
    <w:rsid w:val="00183B8A"/>
    <w:rsid w:val="001847E9"/>
    <w:rsid w:val="00184BFD"/>
    <w:rsid w:val="00185302"/>
    <w:rsid w:val="0018534C"/>
    <w:rsid w:val="001854DA"/>
    <w:rsid w:val="001856BC"/>
    <w:rsid w:val="00186516"/>
    <w:rsid w:val="00186FB5"/>
    <w:rsid w:val="00187923"/>
    <w:rsid w:val="00187E17"/>
    <w:rsid w:val="00187F49"/>
    <w:rsid w:val="001900D3"/>
    <w:rsid w:val="00190559"/>
    <w:rsid w:val="001906E6"/>
    <w:rsid w:val="001909D5"/>
    <w:rsid w:val="00190F24"/>
    <w:rsid w:val="001910A5"/>
    <w:rsid w:val="001919E9"/>
    <w:rsid w:val="00191B13"/>
    <w:rsid w:val="00191DF9"/>
    <w:rsid w:val="001926FB"/>
    <w:rsid w:val="00193582"/>
    <w:rsid w:val="00193687"/>
    <w:rsid w:val="00193B06"/>
    <w:rsid w:val="00193CBF"/>
    <w:rsid w:val="001942F8"/>
    <w:rsid w:val="00194455"/>
    <w:rsid w:val="00194D26"/>
    <w:rsid w:val="00194DCB"/>
    <w:rsid w:val="001950AB"/>
    <w:rsid w:val="001958B9"/>
    <w:rsid w:val="00195951"/>
    <w:rsid w:val="001959BC"/>
    <w:rsid w:val="00195CEA"/>
    <w:rsid w:val="00195CFD"/>
    <w:rsid w:val="001966D4"/>
    <w:rsid w:val="00196AE3"/>
    <w:rsid w:val="00196B1A"/>
    <w:rsid w:val="00196E57"/>
    <w:rsid w:val="001975A1"/>
    <w:rsid w:val="0019763C"/>
    <w:rsid w:val="001A0322"/>
    <w:rsid w:val="001A057E"/>
    <w:rsid w:val="001A06AA"/>
    <w:rsid w:val="001A1078"/>
    <w:rsid w:val="001A137D"/>
    <w:rsid w:val="001A15B5"/>
    <w:rsid w:val="001A1C48"/>
    <w:rsid w:val="001A1D82"/>
    <w:rsid w:val="001A2E44"/>
    <w:rsid w:val="001A2E74"/>
    <w:rsid w:val="001A3089"/>
    <w:rsid w:val="001A3CDB"/>
    <w:rsid w:val="001A43B6"/>
    <w:rsid w:val="001A4828"/>
    <w:rsid w:val="001A48B9"/>
    <w:rsid w:val="001A5C66"/>
    <w:rsid w:val="001A635A"/>
    <w:rsid w:val="001A63A4"/>
    <w:rsid w:val="001A6772"/>
    <w:rsid w:val="001A6B74"/>
    <w:rsid w:val="001A7CD1"/>
    <w:rsid w:val="001B0159"/>
    <w:rsid w:val="001B0369"/>
    <w:rsid w:val="001B07AB"/>
    <w:rsid w:val="001B0B65"/>
    <w:rsid w:val="001B1543"/>
    <w:rsid w:val="001B189C"/>
    <w:rsid w:val="001B1ED0"/>
    <w:rsid w:val="001B2177"/>
    <w:rsid w:val="001B21B3"/>
    <w:rsid w:val="001B282A"/>
    <w:rsid w:val="001B2EA5"/>
    <w:rsid w:val="001B3245"/>
    <w:rsid w:val="001B35C1"/>
    <w:rsid w:val="001B3A18"/>
    <w:rsid w:val="001B3C5D"/>
    <w:rsid w:val="001B3E83"/>
    <w:rsid w:val="001B40E7"/>
    <w:rsid w:val="001B415C"/>
    <w:rsid w:val="001B443A"/>
    <w:rsid w:val="001B4A8B"/>
    <w:rsid w:val="001B4EEA"/>
    <w:rsid w:val="001B558C"/>
    <w:rsid w:val="001B57BB"/>
    <w:rsid w:val="001B65F6"/>
    <w:rsid w:val="001B68E9"/>
    <w:rsid w:val="001B6B29"/>
    <w:rsid w:val="001B793F"/>
    <w:rsid w:val="001B7A4F"/>
    <w:rsid w:val="001C0078"/>
    <w:rsid w:val="001C0593"/>
    <w:rsid w:val="001C0A6A"/>
    <w:rsid w:val="001C0D61"/>
    <w:rsid w:val="001C1ECF"/>
    <w:rsid w:val="001C226F"/>
    <w:rsid w:val="001C23B4"/>
    <w:rsid w:val="001C25BF"/>
    <w:rsid w:val="001C2940"/>
    <w:rsid w:val="001C357B"/>
    <w:rsid w:val="001C3E94"/>
    <w:rsid w:val="001C4EE0"/>
    <w:rsid w:val="001C53D4"/>
    <w:rsid w:val="001C542B"/>
    <w:rsid w:val="001C560E"/>
    <w:rsid w:val="001C5C78"/>
    <w:rsid w:val="001C5E2E"/>
    <w:rsid w:val="001C5F87"/>
    <w:rsid w:val="001C5FD4"/>
    <w:rsid w:val="001C5FEE"/>
    <w:rsid w:val="001C6449"/>
    <w:rsid w:val="001C7348"/>
    <w:rsid w:val="001C761E"/>
    <w:rsid w:val="001C7B43"/>
    <w:rsid w:val="001D0052"/>
    <w:rsid w:val="001D009A"/>
    <w:rsid w:val="001D0CE6"/>
    <w:rsid w:val="001D0FDC"/>
    <w:rsid w:val="001D1241"/>
    <w:rsid w:val="001D15C3"/>
    <w:rsid w:val="001D1BD5"/>
    <w:rsid w:val="001D21BE"/>
    <w:rsid w:val="001D2710"/>
    <w:rsid w:val="001D2A92"/>
    <w:rsid w:val="001D2B8F"/>
    <w:rsid w:val="001D2FBB"/>
    <w:rsid w:val="001D410D"/>
    <w:rsid w:val="001D4882"/>
    <w:rsid w:val="001D4A9E"/>
    <w:rsid w:val="001D5220"/>
    <w:rsid w:val="001D522A"/>
    <w:rsid w:val="001D551A"/>
    <w:rsid w:val="001D5DA2"/>
    <w:rsid w:val="001D613C"/>
    <w:rsid w:val="001D638A"/>
    <w:rsid w:val="001D6C22"/>
    <w:rsid w:val="001D71D8"/>
    <w:rsid w:val="001D7730"/>
    <w:rsid w:val="001D7B75"/>
    <w:rsid w:val="001D7B8A"/>
    <w:rsid w:val="001E09AB"/>
    <w:rsid w:val="001E0BBA"/>
    <w:rsid w:val="001E0D39"/>
    <w:rsid w:val="001E12D9"/>
    <w:rsid w:val="001E13A0"/>
    <w:rsid w:val="001E14F2"/>
    <w:rsid w:val="001E1A5D"/>
    <w:rsid w:val="001E276D"/>
    <w:rsid w:val="001E293A"/>
    <w:rsid w:val="001E3AAA"/>
    <w:rsid w:val="001E3E6F"/>
    <w:rsid w:val="001E40B7"/>
    <w:rsid w:val="001E40BC"/>
    <w:rsid w:val="001E43CD"/>
    <w:rsid w:val="001E46AF"/>
    <w:rsid w:val="001E48E0"/>
    <w:rsid w:val="001E5885"/>
    <w:rsid w:val="001E5A96"/>
    <w:rsid w:val="001E5AED"/>
    <w:rsid w:val="001E5C95"/>
    <w:rsid w:val="001E61F3"/>
    <w:rsid w:val="001E6C42"/>
    <w:rsid w:val="001E6C8E"/>
    <w:rsid w:val="001E6F20"/>
    <w:rsid w:val="001E705B"/>
    <w:rsid w:val="001E7196"/>
    <w:rsid w:val="001E751A"/>
    <w:rsid w:val="001E7795"/>
    <w:rsid w:val="001E7996"/>
    <w:rsid w:val="001F091B"/>
    <w:rsid w:val="001F09E8"/>
    <w:rsid w:val="001F0BB6"/>
    <w:rsid w:val="001F0EFE"/>
    <w:rsid w:val="001F0FA2"/>
    <w:rsid w:val="001F1240"/>
    <w:rsid w:val="001F151A"/>
    <w:rsid w:val="001F1C02"/>
    <w:rsid w:val="001F2814"/>
    <w:rsid w:val="001F286D"/>
    <w:rsid w:val="001F2A5F"/>
    <w:rsid w:val="001F2D8B"/>
    <w:rsid w:val="001F3254"/>
    <w:rsid w:val="001F3B21"/>
    <w:rsid w:val="001F3C75"/>
    <w:rsid w:val="001F3F1D"/>
    <w:rsid w:val="001F4789"/>
    <w:rsid w:val="001F49FB"/>
    <w:rsid w:val="001F4B29"/>
    <w:rsid w:val="001F4CA0"/>
    <w:rsid w:val="001F4FF6"/>
    <w:rsid w:val="001F51DC"/>
    <w:rsid w:val="001F5277"/>
    <w:rsid w:val="001F5AD3"/>
    <w:rsid w:val="001F68D4"/>
    <w:rsid w:val="001F7690"/>
    <w:rsid w:val="001F7992"/>
    <w:rsid w:val="001F7B2A"/>
    <w:rsid w:val="002000FE"/>
    <w:rsid w:val="0020010C"/>
    <w:rsid w:val="0020013F"/>
    <w:rsid w:val="00200C01"/>
    <w:rsid w:val="00200D3C"/>
    <w:rsid w:val="002010FB"/>
    <w:rsid w:val="0020121B"/>
    <w:rsid w:val="00202182"/>
    <w:rsid w:val="00202435"/>
    <w:rsid w:val="00202953"/>
    <w:rsid w:val="00202F3E"/>
    <w:rsid w:val="00203D61"/>
    <w:rsid w:val="0020430C"/>
    <w:rsid w:val="00205098"/>
    <w:rsid w:val="00205239"/>
    <w:rsid w:val="002054B7"/>
    <w:rsid w:val="00205650"/>
    <w:rsid w:val="00205B52"/>
    <w:rsid w:val="00205E60"/>
    <w:rsid w:val="00205E80"/>
    <w:rsid w:val="002060EA"/>
    <w:rsid w:val="00206B65"/>
    <w:rsid w:val="00206C6A"/>
    <w:rsid w:val="00207101"/>
    <w:rsid w:val="00207358"/>
    <w:rsid w:val="002073AB"/>
    <w:rsid w:val="00207648"/>
    <w:rsid w:val="00207AB5"/>
    <w:rsid w:val="00210324"/>
    <w:rsid w:val="002103BA"/>
    <w:rsid w:val="002104B5"/>
    <w:rsid w:val="002107D9"/>
    <w:rsid w:val="00210826"/>
    <w:rsid w:val="0021096A"/>
    <w:rsid w:val="00210B98"/>
    <w:rsid w:val="00211715"/>
    <w:rsid w:val="002118A9"/>
    <w:rsid w:val="00211EDD"/>
    <w:rsid w:val="002127D9"/>
    <w:rsid w:val="00212869"/>
    <w:rsid w:val="002129EB"/>
    <w:rsid w:val="00212B71"/>
    <w:rsid w:val="00212C00"/>
    <w:rsid w:val="00212CA4"/>
    <w:rsid w:val="0021344F"/>
    <w:rsid w:val="002134B1"/>
    <w:rsid w:val="00213C7B"/>
    <w:rsid w:val="002141FF"/>
    <w:rsid w:val="002143CD"/>
    <w:rsid w:val="002144B6"/>
    <w:rsid w:val="00214543"/>
    <w:rsid w:val="00214630"/>
    <w:rsid w:val="00214854"/>
    <w:rsid w:val="002149FA"/>
    <w:rsid w:val="00215273"/>
    <w:rsid w:val="00215D96"/>
    <w:rsid w:val="00215E10"/>
    <w:rsid w:val="00215FFD"/>
    <w:rsid w:val="00216489"/>
    <w:rsid w:val="00217244"/>
    <w:rsid w:val="002173E7"/>
    <w:rsid w:val="00217E50"/>
    <w:rsid w:val="002207F5"/>
    <w:rsid w:val="00220BAF"/>
    <w:rsid w:val="0022107A"/>
    <w:rsid w:val="002218CA"/>
    <w:rsid w:val="002219CC"/>
    <w:rsid w:val="00221AE3"/>
    <w:rsid w:val="00221B97"/>
    <w:rsid w:val="00221E40"/>
    <w:rsid w:val="0022200A"/>
    <w:rsid w:val="002223A8"/>
    <w:rsid w:val="00222850"/>
    <w:rsid w:val="00222A9A"/>
    <w:rsid w:val="00222F05"/>
    <w:rsid w:val="00222F1C"/>
    <w:rsid w:val="00223FB5"/>
    <w:rsid w:val="00224236"/>
    <w:rsid w:val="002242FE"/>
    <w:rsid w:val="002243E7"/>
    <w:rsid w:val="00224C25"/>
    <w:rsid w:val="00224E45"/>
    <w:rsid w:val="00224E7C"/>
    <w:rsid w:val="00225225"/>
    <w:rsid w:val="00225393"/>
    <w:rsid w:val="00225D2D"/>
    <w:rsid w:val="00226198"/>
    <w:rsid w:val="00226DD5"/>
    <w:rsid w:val="00226E6B"/>
    <w:rsid w:val="00226FCC"/>
    <w:rsid w:val="00227B5F"/>
    <w:rsid w:val="00227EDE"/>
    <w:rsid w:val="00227F6C"/>
    <w:rsid w:val="00230077"/>
    <w:rsid w:val="00230641"/>
    <w:rsid w:val="0023104B"/>
    <w:rsid w:val="0023116C"/>
    <w:rsid w:val="002315E2"/>
    <w:rsid w:val="002317B5"/>
    <w:rsid w:val="00231D75"/>
    <w:rsid w:val="00232736"/>
    <w:rsid w:val="0023273D"/>
    <w:rsid w:val="00232914"/>
    <w:rsid w:val="00232A43"/>
    <w:rsid w:val="00232E47"/>
    <w:rsid w:val="00232FF1"/>
    <w:rsid w:val="00233821"/>
    <w:rsid w:val="002340AA"/>
    <w:rsid w:val="0023418D"/>
    <w:rsid w:val="00234DF0"/>
    <w:rsid w:val="00235025"/>
    <w:rsid w:val="00235163"/>
    <w:rsid w:val="0023596C"/>
    <w:rsid w:val="00235A76"/>
    <w:rsid w:val="00235C8F"/>
    <w:rsid w:val="00235F45"/>
    <w:rsid w:val="0023608D"/>
    <w:rsid w:val="00236518"/>
    <w:rsid w:val="002368A4"/>
    <w:rsid w:val="00236BBD"/>
    <w:rsid w:val="00237225"/>
    <w:rsid w:val="00237394"/>
    <w:rsid w:val="002377E3"/>
    <w:rsid w:val="00237B36"/>
    <w:rsid w:val="00237DE4"/>
    <w:rsid w:val="00237EF3"/>
    <w:rsid w:val="0024045E"/>
    <w:rsid w:val="0024048D"/>
    <w:rsid w:val="00240AE1"/>
    <w:rsid w:val="002419F0"/>
    <w:rsid w:val="00242267"/>
    <w:rsid w:val="00242703"/>
    <w:rsid w:val="002427F2"/>
    <w:rsid w:val="002429C0"/>
    <w:rsid w:val="00242CDE"/>
    <w:rsid w:val="00242DBA"/>
    <w:rsid w:val="0024364B"/>
    <w:rsid w:val="00243712"/>
    <w:rsid w:val="00243773"/>
    <w:rsid w:val="0024399C"/>
    <w:rsid w:val="0024433C"/>
    <w:rsid w:val="00244942"/>
    <w:rsid w:val="00244EEE"/>
    <w:rsid w:val="00244F5B"/>
    <w:rsid w:val="00245133"/>
    <w:rsid w:val="002458F0"/>
    <w:rsid w:val="00246378"/>
    <w:rsid w:val="00247429"/>
    <w:rsid w:val="00247481"/>
    <w:rsid w:val="00247609"/>
    <w:rsid w:val="00247C9D"/>
    <w:rsid w:val="00247EAA"/>
    <w:rsid w:val="00250438"/>
    <w:rsid w:val="00250966"/>
    <w:rsid w:val="00251AE4"/>
    <w:rsid w:val="002526CE"/>
    <w:rsid w:val="00252AB7"/>
    <w:rsid w:val="002533E2"/>
    <w:rsid w:val="002534AE"/>
    <w:rsid w:val="00253677"/>
    <w:rsid w:val="002538C6"/>
    <w:rsid w:val="00253B03"/>
    <w:rsid w:val="00254049"/>
    <w:rsid w:val="00254D3B"/>
    <w:rsid w:val="00254F7C"/>
    <w:rsid w:val="0025518C"/>
    <w:rsid w:val="0025583F"/>
    <w:rsid w:val="00255BA2"/>
    <w:rsid w:val="00256A4F"/>
    <w:rsid w:val="00256C12"/>
    <w:rsid w:val="0025747F"/>
    <w:rsid w:val="002574A9"/>
    <w:rsid w:val="002577BD"/>
    <w:rsid w:val="00260D28"/>
    <w:rsid w:val="00260DF4"/>
    <w:rsid w:val="00261BD4"/>
    <w:rsid w:val="00261C54"/>
    <w:rsid w:val="00261CA6"/>
    <w:rsid w:val="00261E2A"/>
    <w:rsid w:val="00261FA0"/>
    <w:rsid w:val="00262A38"/>
    <w:rsid w:val="00262BF1"/>
    <w:rsid w:val="00263275"/>
    <w:rsid w:val="0026331E"/>
    <w:rsid w:val="00263339"/>
    <w:rsid w:val="002634F8"/>
    <w:rsid w:val="0026350D"/>
    <w:rsid w:val="00263A80"/>
    <w:rsid w:val="002641E7"/>
    <w:rsid w:val="00264397"/>
    <w:rsid w:val="0026458B"/>
    <w:rsid w:val="002645F8"/>
    <w:rsid w:val="002648ED"/>
    <w:rsid w:val="00265095"/>
    <w:rsid w:val="0026588B"/>
    <w:rsid w:val="00265EAF"/>
    <w:rsid w:val="00266D0C"/>
    <w:rsid w:val="00267155"/>
    <w:rsid w:val="002678CE"/>
    <w:rsid w:val="00267BE5"/>
    <w:rsid w:val="00267F27"/>
    <w:rsid w:val="00270082"/>
    <w:rsid w:val="00270293"/>
    <w:rsid w:val="0027047D"/>
    <w:rsid w:val="00270D79"/>
    <w:rsid w:val="00270F77"/>
    <w:rsid w:val="002711F2"/>
    <w:rsid w:val="00271466"/>
    <w:rsid w:val="002719AE"/>
    <w:rsid w:val="00271D89"/>
    <w:rsid w:val="00271F28"/>
    <w:rsid w:val="0027307A"/>
    <w:rsid w:val="002731D3"/>
    <w:rsid w:val="0027327A"/>
    <w:rsid w:val="0027363F"/>
    <w:rsid w:val="00273832"/>
    <w:rsid w:val="0027396F"/>
    <w:rsid w:val="00273CF0"/>
    <w:rsid w:val="00273F1C"/>
    <w:rsid w:val="002740CF"/>
    <w:rsid w:val="00275596"/>
    <w:rsid w:val="00276040"/>
    <w:rsid w:val="002761E8"/>
    <w:rsid w:val="002769CC"/>
    <w:rsid w:val="00276D0C"/>
    <w:rsid w:val="00276DBC"/>
    <w:rsid w:val="002770D2"/>
    <w:rsid w:val="002776E2"/>
    <w:rsid w:val="0027791B"/>
    <w:rsid w:val="00277B60"/>
    <w:rsid w:val="002807C1"/>
    <w:rsid w:val="00280CEE"/>
    <w:rsid w:val="00280EA7"/>
    <w:rsid w:val="002810C9"/>
    <w:rsid w:val="002810CD"/>
    <w:rsid w:val="0028128C"/>
    <w:rsid w:val="00281404"/>
    <w:rsid w:val="0028168B"/>
    <w:rsid w:val="00281A2B"/>
    <w:rsid w:val="00281CDE"/>
    <w:rsid w:val="00282127"/>
    <w:rsid w:val="00282168"/>
    <w:rsid w:val="002823D7"/>
    <w:rsid w:val="00282528"/>
    <w:rsid w:val="002827DE"/>
    <w:rsid w:val="0028289A"/>
    <w:rsid w:val="002828CA"/>
    <w:rsid w:val="00282B60"/>
    <w:rsid w:val="00282DE0"/>
    <w:rsid w:val="002835A8"/>
    <w:rsid w:val="00283998"/>
    <w:rsid w:val="00283B3D"/>
    <w:rsid w:val="00283B7A"/>
    <w:rsid w:val="0028426E"/>
    <w:rsid w:val="00284606"/>
    <w:rsid w:val="0028487A"/>
    <w:rsid w:val="00284A2D"/>
    <w:rsid w:val="002853C8"/>
    <w:rsid w:val="002859A0"/>
    <w:rsid w:val="00285E60"/>
    <w:rsid w:val="0028654C"/>
    <w:rsid w:val="00286A24"/>
    <w:rsid w:val="00286B78"/>
    <w:rsid w:val="00287049"/>
    <w:rsid w:val="00290267"/>
    <w:rsid w:val="0029064B"/>
    <w:rsid w:val="00290CC3"/>
    <w:rsid w:val="00290D68"/>
    <w:rsid w:val="00291797"/>
    <w:rsid w:val="00291847"/>
    <w:rsid w:val="00291CF4"/>
    <w:rsid w:val="0029226D"/>
    <w:rsid w:val="002924F5"/>
    <w:rsid w:val="002925A8"/>
    <w:rsid w:val="00292A60"/>
    <w:rsid w:val="00292C35"/>
    <w:rsid w:val="00292EAE"/>
    <w:rsid w:val="00292ECE"/>
    <w:rsid w:val="002937BE"/>
    <w:rsid w:val="002938AD"/>
    <w:rsid w:val="00293A5B"/>
    <w:rsid w:val="00293BEC"/>
    <w:rsid w:val="00293DE6"/>
    <w:rsid w:val="002940C4"/>
    <w:rsid w:val="002943AF"/>
    <w:rsid w:val="0029457F"/>
    <w:rsid w:val="00294598"/>
    <w:rsid w:val="00294A0F"/>
    <w:rsid w:val="0029545C"/>
    <w:rsid w:val="00295484"/>
    <w:rsid w:val="0029554C"/>
    <w:rsid w:val="0029566E"/>
    <w:rsid w:val="00295A42"/>
    <w:rsid w:val="00296A7A"/>
    <w:rsid w:val="00296BF0"/>
    <w:rsid w:val="00296CFF"/>
    <w:rsid w:val="00296D39"/>
    <w:rsid w:val="00296DFE"/>
    <w:rsid w:val="0029714F"/>
    <w:rsid w:val="00297163"/>
    <w:rsid w:val="002973A7"/>
    <w:rsid w:val="002974B3"/>
    <w:rsid w:val="00297698"/>
    <w:rsid w:val="00297FB5"/>
    <w:rsid w:val="002A0868"/>
    <w:rsid w:val="002A1733"/>
    <w:rsid w:val="002A1A1A"/>
    <w:rsid w:val="002A20EC"/>
    <w:rsid w:val="002A261C"/>
    <w:rsid w:val="002A2B2C"/>
    <w:rsid w:val="002A2C87"/>
    <w:rsid w:val="002A2DD9"/>
    <w:rsid w:val="002A320B"/>
    <w:rsid w:val="002A39AF"/>
    <w:rsid w:val="002A3E59"/>
    <w:rsid w:val="002A4407"/>
    <w:rsid w:val="002A496A"/>
    <w:rsid w:val="002A518D"/>
    <w:rsid w:val="002A52E2"/>
    <w:rsid w:val="002A5B29"/>
    <w:rsid w:val="002A5BDE"/>
    <w:rsid w:val="002A620D"/>
    <w:rsid w:val="002A628D"/>
    <w:rsid w:val="002A67E7"/>
    <w:rsid w:val="002A6CC7"/>
    <w:rsid w:val="002A6D5C"/>
    <w:rsid w:val="002A7A52"/>
    <w:rsid w:val="002B00A1"/>
    <w:rsid w:val="002B0CB8"/>
    <w:rsid w:val="002B1699"/>
    <w:rsid w:val="002B1995"/>
    <w:rsid w:val="002B1C87"/>
    <w:rsid w:val="002B1E7E"/>
    <w:rsid w:val="002B28B6"/>
    <w:rsid w:val="002B2D8E"/>
    <w:rsid w:val="002B309E"/>
    <w:rsid w:val="002B33D3"/>
    <w:rsid w:val="002B3759"/>
    <w:rsid w:val="002B3CB3"/>
    <w:rsid w:val="002B4A8F"/>
    <w:rsid w:val="002B54EA"/>
    <w:rsid w:val="002B5570"/>
    <w:rsid w:val="002B6799"/>
    <w:rsid w:val="002B7404"/>
    <w:rsid w:val="002B77E6"/>
    <w:rsid w:val="002B7CCD"/>
    <w:rsid w:val="002B7CE0"/>
    <w:rsid w:val="002C004E"/>
    <w:rsid w:val="002C0283"/>
    <w:rsid w:val="002C0520"/>
    <w:rsid w:val="002C095B"/>
    <w:rsid w:val="002C0C34"/>
    <w:rsid w:val="002C1520"/>
    <w:rsid w:val="002C165D"/>
    <w:rsid w:val="002C2075"/>
    <w:rsid w:val="002C2279"/>
    <w:rsid w:val="002C2477"/>
    <w:rsid w:val="002C3815"/>
    <w:rsid w:val="002C38FE"/>
    <w:rsid w:val="002C4840"/>
    <w:rsid w:val="002C4848"/>
    <w:rsid w:val="002C5266"/>
    <w:rsid w:val="002C60C8"/>
    <w:rsid w:val="002C644A"/>
    <w:rsid w:val="002C6704"/>
    <w:rsid w:val="002C692F"/>
    <w:rsid w:val="002C6930"/>
    <w:rsid w:val="002C7A02"/>
    <w:rsid w:val="002C7E63"/>
    <w:rsid w:val="002D023F"/>
    <w:rsid w:val="002D03E2"/>
    <w:rsid w:val="002D0ED3"/>
    <w:rsid w:val="002D1182"/>
    <w:rsid w:val="002D1248"/>
    <w:rsid w:val="002D1A80"/>
    <w:rsid w:val="002D1B5F"/>
    <w:rsid w:val="002D1F5B"/>
    <w:rsid w:val="002D2330"/>
    <w:rsid w:val="002D2935"/>
    <w:rsid w:val="002D2B10"/>
    <w:rsid w:val="002D2CCF"/>
    <w:rsid w:val="002D2DDE"/>
    <w:rsid w:val="002D3374"/>
    <w:rsid w:val="002D34F8"/>
    <w:rsid w:val="002D3962"/>
    <w:rsid w:val="002D3A5E"/>
    <w:rsid w:val="002D407E"/>
    <w:rsid w:val="002D438E"/>
    <w:rsid w:val="002D47D2"/>
    <w:rsid w:val="002D4D1D"/>
    <w:rsid w:val="002D4FD9"/>
    <w:rsid w:val="002D530E"/>
    <w:rsid w:val="002D53D9"/>
    <w:rsid w:val="002D5414"/>
    <w:rsid w:val="002D54F2"/>
    <w:rsid w:val="002D5738"/>
    <w:rsid w:val="002D5934"/>
    <w:rsid w:val="002D5DEE"/>
    <w:rsid w:val="002D6160"/>
    <w:rsid w:val="002D660D"/>
    <w:rsid w:val="002D7131"/>
    <w:rsid w:val="002D71A8"/>
    <w:rsid w:val="002D781F"/>
    <w:rsid w:val="002D7B34"/>
    <w:rsid w:val="002D7DA0"/>
    <w:rsid w:val="002D7DEE"/>
    <w:rsid w:val="002D7FE1"/>
    <w:rsid w:val="002E03AA"/>
    <w:rsid w:val="002E0A93"/>
    <w:rsid w:val="002E0AE7"/>
    <w:rsid w:val="002E0DB0"/>
    <w:rsid w:val="002E1576"/>
    <w:rsid w:val="002E174F"/>
    <w:rsid w:val="002E1872"/>
    <w:rsid w:val="002E2372"/>
    <w:rsid w:val="002E28D4"/>
    <w:rsid w:val="002E2B57"/>
    <w:rsid w:val="002E2CEE"/>
    <w:rsid w:val="002E2D72"/>
    <w:rsid w:val="002E3355"/>
    <w:rsid w:val="002E36B7"/>
    <w:rsid w:val="002E3720"/>
    <w:rsid w:val="002E39B2"/>
    <w:rsid w:val="002E42AC"/>
    <w:rsid w:val="002E534C"/>
    <w:rsid w:val="002E54E7"/>
    <w:rsid w:val="002E5929"/>
    <w:rsid w:val="002E64DB"/>
    <w:rsid w:val="002E6687"/>
    <w:rsid w:val="002E6A6B"/>
    <w:rsid w:val="002E6AAC"/>
    <w:rsid w:val="002E6D05"/>
    <w:rsid w:val="002E6F05"/>
    <w:rsid w:val="002E6F26"/>
    <w:rsid w:val="002E7432"/>
    <w:rsid w:val="002E787B"/>
    <w:rsid w:val="002E79C0"/>
    <w:rsid w:val="002E7BDE"/>
    <w:rsid w:val="002F01BC"/>
    <w:rsid w:val="002F0459"/>
    <w:rsid w:val="002F0C1E"/>
    <w:rsid w:val="002F0DCC"/>
    <w:rsid w:val="002F123D"/>
    <w:rsid w:val="002F129C"/>
    <w:rsid w:val="002F1395"/>
    <w:rsid w:val="002F1D32"/>
    <w:rsid w:val="002F2286"/>
    <w:rsid w:val="002F2A9E"/>
    <w:rsid w:val="002F2D67"/>
    <w:rsid w:val="002F3047"/>
    <w:rsid w:val="002F333C"/>
    <w:rsid w:val="002F3425"/>
    <w:rsid w:val="002F37C5"/>
    <w:rsid w:val="002F3D73"/>
    <w:rsid w:val="002F4B2D"/>
    <w:rsid w:val="002F4C9E"/>
    <w:rsid w:val="002F523B"/>
    <w:rsid w:val="002F5C49"/>
    <w:rsid w:val="002F5E80"/>
    <w:rsid w:val="002F662D"/>
    <w:rsid w:val="002F6AAA"/>
    <w:rsid w:val="002F7014"/>
    <w:rsid w:val="002F7032"/>
    <w:rsid w:val="002F74B0"/>
    <w:rsid w:val="002F7696"/>
    <w:rsid w:val="002F794D"/>
    <w:rsid w:val="002F7B65"/>
    <w:rsid w:val="00300090"/>
    <w:rsid w:val="00301633"/>
    <w:rsid w:val="00301897"/>
    <w:rsid w:val="00301B70"/>
    <w:rsid w:val="00301D0D"/>
    <w:rsid w:val="00301F58"/>
    <w:rsid w:val="0030218D"/>
    <w:rsid w:val="00302724"/>
    <w:rsid w:val="0030284A"/>
    <w:rsid w:val="00303688"/>
    <w:rsid w:val="00303CCD"/>
    <w:rsid w:val="003040EB"/>
    <w:rsid w:val="003040F1"/>
    <w:rsid w:val="003045E5"/>
    <w:rsid w:val="003046EC"/>
    <w:rsid w:val="00304924"/>
    <w:rsid w:val="00304B63"/>
    <w:rsid w:val="00304F5D"/>
    <w:rsid w:val="00305208"/>
    <w:rsid w:val="00305372"/>
    <w:rsid w:val="003053B5"/>
    <w:rsid w:val="00305D83"/>
    <w:rsid w:val="0030684D"/>
    <w:rsid w:val="00306B8D"/>
    <w:rsid w:val="00307969"/>
    <w:rsid w:val="00307A52"/>
    <w:rsid w:val="00307B37"/>
    <w:rsid w:val="003106CB"/>
    <w:rsid w:val="00310871"/>
    <w:rsid w:val="003108BD"/>
    <w:rsid w:val="00310926"/>
    <w:rsid w:val="00310995"/>
    <w:rsid w:val="003111D0"/>
    <w:rsid w:val="003115C5"/>
    <w:rsid w:val="0031267E"/>
    <w:rsid w:val="00312698"/>
    <w:rsid w:val="00312762"/>
    <w:rsid w:val="003127EA"/>
    <w:rsid w:val="003127FE"/>
    <w:rsid w:val="00312D16"/>
    <w:rsid w:val="00313740"/>
    <w:rsid w:val="003138B1"/>
    <w:rsid w:val="00314594"/>
    <w:rsid w:val="0031461B"/>
    <w:rsid w:val="00314958"/>
    <w:rsid w:val="00314999"/>
    <w:rsid w:val="00315634"/>
    <w:rsid w:val="00315705"/>
    <w:rsid w:val="0031585E"/>
    <w:rsid w:val="0031593B"/>
    <w:rsid w:val="00315D8D"/>
    <w:rsid w:val="00315E6F"/>
    <w:rsid w:val="00315FBF"/>
    <w:rsid w:val="00316172"/>
    <w:rsid w:val="003162D1"/>
    <w:rsid w:val="003166B7"/>
    <w:rsid w:val="00316A15"/>
    <w:rsid w:val="00316BB7"/>
    <w:rsid w:val="00316F3F"/>
    <w:rsid w:val="0031701B"/>
    <w:rsid w:val="00317280"/>
    <w:rsid w:val="003178AC"/>
    <w:rsid w:val="00317AA2"/>
    <w:rsid w:val="00317AC5"/>
    <w:rsid w:val="003203AA"/>
    <w:rsid w:val="0032050C"/>
    <w:rsid w:val="00320D4C"/>
    <w:rsid w:val="00320E3F"/>
    <w:rsid w:val="003212B6"/>
    <w:rsid w:val="00321B9C"/>
    <w:rsid w:val="00321E08"/>
    <w:rsid w:val="00321F20"/>
    <w:rsid w:val="00322157"/>
    <w:rsid w:val="003223D0"/>
    <w:rsid w:val="00322ECF"/>
    <w:rsid w:val="00323460"/>
    <w:rsid w:val="003234C2"/>
    <w:rsid w:val="0032357B"/>
    <w:rsid w:val="00323819"/>
    <w:rsid w:val="00323B31"/>
    <w:rsid w:val="00324167"/>
    <w:rsid w:val="0032416D"/>
    <w:rsid w:val="003245D8"/>
    <w:rsid w:val="003247A1"/>
    <w:rsid w:val="0032536C"/>
    <w:rsid w:val="00325905"/>
    <w:rsid w:val="0032599E"/>
    <w:rsid w:val="00325BC9"/>
    <w:rsid w:val="00325D16"/>
    <w:rsid w:val="0032628A"/>
    <w:rsid w:val="003262F4"/>
    <w:rsid w:val="00326814"/>
    <w:rsid w:val="00326962"/>
    <w:rsid w:val="00326986"/>
    <w:rsid w:val="00326DA9"/>
    <w:rsid w:val="0032717B"/>
    <w:rsid w:val="003272E1"/>
    <w:rsid w:val="00327D4F"/>
    <w:rsid w:val="00330CD2"/>
    <w:rsid w:val="003314AB"/>
    <w:rsid w:val="00331E0D"/>
    <w:rsid w:val="00332778"/>
    <w:rsid w:val="00332D37"/>
    <w:rsid w:val="00332E42"/>
    <w:rsid w:val="00333043"/>
    <w:rsid w:val="00333127"/>
    <w:rsid w:val="00333155"/>
    <w:rsid w:val="0033317F"/>
    <w:rsid w:val="0033365D"/>
    <w:rsid w:val="003336CA"/>
    <w:rsid w:val="00334EAF"/>
    <w:rsid w:val="00334FA9"/>
    <w:rsid w:val="0033507C"/>
    <w:rsid w:val="003353C4"/>
    <w:rsid w:val="00335482"/>
    <w:rsid w:val="00335886"/>
    <w:rsid w:val="00335985"/>
    <w:rsid w:val="00335D47"/>
    <w:rsid w:val="00335D5C"/>
    <w:rsid w:val="003363DC"/>
    <w:rsid w:val="00336539"/>
    <w:rsid w:val="0033699A"/>
    <w:rsid w:val="00336F67"/>
    <w:rsid w:val="003371EB"/>
    <w:rsid w:val="00337A96"/>
    <w:rsid w:val="00337AF2"/>
    <w:rsid w:val="00337C7D"/>
    <w:rsid w:val="00337CB2"/>
    <w:rsid w:val="00337D92"/>
    <w:rsid w:val="00337EDE"/>
    <w:rsid w:val="003403B8"/>
    <w:rsid w:val="00340463"/>
    <w:rsid w:val="003404EA"/>
    <w:rsid w:val="0034055A"/>
    <w:rsid w:val="003409F8"/>
    <w:rsid w:val="00341051"/>
    <w:rsid w:val="0034168A"/>
    <w:rsid w:val="00341B17"/>
    <w:rsid w:val="00341E05"/>
    <w:rsid w:val="00342163"/>
    <w:rsid w:val="0034235D"/>
    <w:rsid w:val="00342482"/>
    <w:rsid w:val="003425CA"/>
    <w:rsid w:val="00343007"/>
    <w:rsid w:val="00343118"/>
    <w:rsid w:val="00343302"/>
    <w:rsid w:val="00343370"/>
    <w:rsid w:val="00343A53"/>
    <w:rsid w:val="00343A7A"/>
    <w:rsid w:val="00343FD3"/>
    <w:rsid w:val="0034417D"/>
    <w:rsid w:val="0034436D"/>
    <w:rsid w:val="00344451"/>
    <w:rsid w:val="003445BC"/>
    <w:rsid w:val="003447F6"/>
    <w:rsid w:val="00344ED1"/>
    <w:rsid w:val="00344F03"/>
    <w:rsid w:val="00345413"/>
    <w:rsid w:val="003457C6"/>
    <w:rsid w:val="003466F3"/>
    <w:rsid w:val="0034676F"/>
    <w:rsid w:val="003478A4"/>
    <w:rsid w:val="00347AC3"/>
    <w:rsid w:val="003502E0"/>
    <w:rsid w:val="003505A2"/>
    <w:rsid w:val="00350CEC"/>
    <w:rsid w:val="00350DDF"/>
    <w:rsid w:val="003514A1"/>
    <w:rsid w:val="00351567"/>
    <w:rsid w:val="0035182F"/>
    <w:rsid w:val="00352140"/>
    <w:rsid w:val="0035259E"/>
    <w:rsid w:val="00352A8F"/>
    <w:rsid w:val="00352ABE"/>
    <w:rsid w:val="00352BC5"/>
    <w:rsid w:val="00352D6E"/>
    <w:rsid w:val="00352EE7"/>
    <w:rsid w:val="00353348"/>
    <w:rsid w:val="0035341C"/>
    <w:rsid w:val="00353442"/>
    <w:rsid w:val="00353843"/>
    <w:rsid w:val="003538B0"/>
    <w:rsid w:val="00354049"/>
    <w:rsid w:val="00354566"/>
    <w:rsid w:val="003548F2"/>
    <w:rsid w:val="00354987"/>
    <w:rsid w:val="00355559"/>
    <w:rsid w:val="0035571F"/>
    <w:rsid w:val="00355A07"/>
    <w:rsid w:val="00355EC8"/>
    <w:rsid w:val="00355FD4"/>
    <w:rsid w:val="00356079"/>
    <w:rsid w:val="003561C4"/>
    <w:rsid w:val="003561C6"/>
    <w:rsid w:val="00356BCB"/>
    <w:rsid w:val="00356DD8"/>
    <w:rsid w:val="00357725"/>
    <w:rsid w:val="003577CB"/>
    <w:rsid w:val="00357882"/>
    <w:rsid w:val="00357CC2"/>
    <w:rsid w:val="003609AA"/>
    <w:rsid w:val="00360B1D"/>
    <w:rsid w:val="00361882"/>
    <w:rsid w:val="003618CA"/>
    <w:rsid w:val="00361AF4"/>
    <w:rsid w:val="00361EA8"/>
    <w:rsid w:val="00361F81"/>
    <w:rsid w:val="00362096"/>
    <w:rsid w:val="00362645"/>
    <w:rsid w:val="00362BB4"/>
    <w:rsid w:val="00362E42"/>
    <w:rsid w:val="003635B8"/>
    <w:rsid w:val="003636AA"/>
    <w:rsid w:val="003636E6"/>
    <w:rsid w:val="0036389E"/>
    <w:rsid w:val="00363BE9"/>
    <w:rsid w:val="0036477B"/>
    <w:rsid w:val="00364B40"/>
    <w:rsid w:val="00364F9C"/>
    <w:rsid w:val="00365674"/>
    <w:rsid w:val="00366597"/>
    <w:rsid w:val="0036761F"/>
    <w:rsid w:val="00367748"/>
    <w:rsid w:val="00367E25"/>
    <w:rsid w:val="0037154B"/>
    <w:rsid w:val="0037154E"/>
    <w:rsid w:val="0037195A"/>
    <w:rsid w:val="00371DB9"/>
    <w:rsid w:val="00371EDA"/>
    <w:rsid w:val="003724C0"/>
    <w:rsid w:val="00372707"/>
    <w:rsid w:val="00372AD9"/>
    <w:rsid w:val="00372BE0"/>
    <w:rsid w:val="0037323B"/>
    <w:rsid w:val="00373273"/>
    <w:rsid w:val="003733AD"/>
    <w:rsid w:val="0037351C"/>
    <w:rsid w:val="00374518"/>
    <w:rsid w:val="00374744"/>
    <w:rsid w:val="003747B8"/>
    <w:rsid w:val="0037552B"/>
    <w:rsid w:val="00375D68"/>
    <w:rsid w:val="00375E62"/>
    <w:rsid w:val="0037611B"/>
    <w:rsid w:val="00376268"/>
    <w:rsid w:val="003769A4"/>
    <w:rsid w:val="00376C7F"/>
    <w:rsid w:val="00376F1E"/>
    <w:rsid w:val="0037705B"/>
    <w:rsid w:val="00377108"/>
    <w:rsid w:val="003772BF"/>
    <w:rsid w:val="003774C0"/>
    <w:rsid w:val="00377911"/>
    <w:rsid w:val="00377A0F"/>
    <w:rsid w:val="00377DEB"/>
    <w:rsid w:val="00377FFB"/>
    <w:rsid w:val="00380083"/>
    <w:rsid w:val="00380774"/>
    <w:rsid w:val="003809FD"/>
    <w:rsid w:val="00381204"/>
    <w:rsid w:val="003820CD"/>
    <w:rsid w:val="00382112"/>
    <w:rsid w:val="0038214C"/>
    <w:rsid w:val="003821CE"/>
    <w:rsid w:val="00382460"/>
    <w:rsid w:val="003828C1"/>
    <w:rsid w:val="003828D6"/>
    <w:rsid w:val="00382FE7"/>
    <w:rsid w:val="00383367"/>
    <w:rsid w:val="00383757"/>
    <w:rsid w:val="00383DF6"/>
    <w:rsid w:val="00383E31"/>
    <w:rsid w:val="00383FA6"/>
    <w:rsid w:val="0038483E"/>
    <w:rsid w:val="00384939"/>
    <w:rsid w:val="00384AE9"/>
    <w:rsid w:val="00384EFA"/>
    <w:rsid w:val="00384FC7"/>
    <w:rsid w:val="00385410"/>
    <w:rsid w:val="00385740"/>
    <w:rsid w:val="00385E7A"/>
    <w:rsid w:val="00385F45"/>
    <w:rsid w:val="003861B6"/>
    <w:rsid w:val="00386B6A"/>
    <w:rsid w:val="00386F55"/>
    <w:rsid w:val="003873B3"/>
    <w:rsid w:val="003874E5"/>
    <w:rsid w:val="003875A8"/>
    <w:rsid w:val="00387BEB"/>
    <w:rsid w:val="00387F81"/>
    <w:rsid w:val="003902D8"/>
    <w:rsid w:val="00390F3E"/>
    <w:rsid w:val="0039118B"/>
    <w:rsid w:val="00391A70"/>
    <w:rsid w:val="00391DC6"/>
    <w:rsid w:val="003921F4"/>
    <w:rsid w:val="003925FF"/>
    <w:rsid w:val="00392665"/>
    <w:rsid w:val="00392CD8"/>
    <w:rsid w:val="00392E30"/>
    <w:rsid w:val="003936C9"/>
    <w:rsid w:val="003937C5"/>
    <w:rsid w:val="003938B5"/>
    <w:rsid w:val="00393952"/>
    <w:rsid w:val="00393DEA"/>
    <w:rsid w:val="00393ED1"/>
    <w:rsid w:val="003941E2"/>
    <w:rsid w:val="003942D3"/>
    <w:rsid w:val="00394866"/>
    <w:rsid w:val="00395274"/>
    <w:rsid w:val="00395CB2"/>
    <w:rsid w:val="00396376"/>
    <w:rsid w:val="00396CC1"/>
    <w:rsid w:val="00396D10"/>
    <w:rsid w:val="00396D48"/>
    <w:rsid w:val="00396FF2"/>
    <w:rsid w:val="003975EB"/>
    <w:rsid w:val="003978DE"/>
    <w:rsid w:val="003A01C4"/>
    <w:rsid w:val="003A0232"/>
    <w:rsid w:val="003A0887"/>
    <w:rsid w:val="003A10BD"/>
    <w:rsid w:val="003A1554"/>
    <w:rsid w:val="003A19E2"/>
    <w:rsid w:val="003A1CA3"/>
    <w:rsid w:val="003A1F2C"/>
    <w:rsid w:val="003A27EB"/>
    <w:rsid w:val="003A2E37"/>
    <w:rsid w:val="003A2F2C"/>
    <w:rsid w:val="003A348D"/>
    <w:rsid w:val="003A355E"/>
    <w:rsid w:val="003A3FDC"/>
    <w:rsid w:val="003A44B0"/>
    <w:rsid w:val="003A4762"/>
    <w:rsid w:val="003A47A8"/>
    <w:rsid w:val="003A4F7A"/>
    <w:rsid w:val="003A5281"/>
    <w:rsid w:val="003A5564"/>
    <w:rsid w:val="003A5832"/>
    <w:rsid w:val="003A6339"/>
    <w:rsid w:val="003A649F"/>
    <w:rsid w:val="003A70E0"/>
    <w:rsid w:val="003A790C"/>
    <w:rsid w:val="003B003B"/>
    <w:rsid w:val="003B06D8"/>
    <w:rsid w:val="003B122E"/>
    <w:rsid w:val="003B160E"/>
    <w:rsid w:val="003B197F"/>
    <w:rsid w:val="003B1A02"/>
    <w:rsid w:val="003B1DE4"/>
    <w:rsid w:val="003B26F3"/>
    <w:rsid w:val="003B27B1"/>
    <w:rsid w:val="003B2CDF"/>
    <w:rsid w:val="003B2E16"/>
    <w:rsid w:val="003B2E59"/>
    <w:rsid w:val="003B2F6E"/>
    <w:rsid w:val="003B32E9"/>
    <w:rsid w:val="003B35E2"/>
    <w:rsid w:val="003B3E5E"/>
    <w:rsid w:val="003B4077"/>
    <w:rsid w:val="003B412D"/>
    <w:rsid w:val="003B4244"/>
    <w:rsid w:val="003B438A"/>
    <w:rsid w:val="003B45B6"/>
    <w:rsid w:val="003B4944"/>
    <w:rsid w:val="003B50A8"/>
    <w:rsid w:val="003B528E"/>
    <w:rsid w:val="003B56BB"/>
    <w:rsid w:val="003B57D5"/>
    <w:rsid w:val="003B637B"/>
    <w:rsid w:val="003B638E"/>
    <w:rsid w:val="003B66E3"/>
    <w:rsid w:val="003B6B0F"/>
    <w:rsid w:val="003B6B77"/>
    <w:rsid w:val="003B6CAF"/>
    <w:rsid w:val="003B6DE2"/>
    <w:rsid w:val="003B7258"/>
    <w:rsid w:val="003B7394"/>
    <w:rsid w:val="003B79C2"/>
    <w:rsid w:val="003C0428"/>
    <w:rsid w:val="003C0835"/>
    <w:rsid w:val="003C0BD6"/>
    <w:rsid w:val="003C1018"/>
    <w:rsid w:val="003C1343"/>
    <w:rsid w:val="003C196E"/>
    <w:rsid w:val="003C1B3B"/>
    <w:rsid w:val="003C1C4D"/>
    <w:rsid w:val="003C22E3"/>
    <w:rsid w:val="003C2F88"/>
    <w:rsid w:val="003C3A77"/>
    <w:rsid w:val="003C3A8D"/>
    <w:rsid w:val="003C3D55"/>
    <w:rsid w:val="003C40F8"/>
    <w:rsid w:val="003C4307"/>
    <w:rsid w:val="003C4700"/>
    <w:rsid w:val="003C4735"/>
    <w:rsid w:val="003C4863"/>
    <w:rsid w:val="003C4A42"/>
    <w:rsid w:val="003C61BC"/>
    <w:rsid w:val="003C64D8"/>
    <w:rsid w:val="003C65BD"/>
    <w:rsid w:val="003C6C93"/>
    <w:rsid w:val="003C6CA7"/>
    <w:rsid w:val="003C6EFD"/>
    <w:rsid w:val="003C7231"/>
    <w:rsid w:val="003C7D85"/>
    <w:rsid w:val="003D0342"/>
    <w:rsid w:val="003D044A"/>
    <w:rsid w:val="003D05D5"/>
    <w:rsid w:val="003D06F7"/>
    <w:rsid w:val="003D163A"/>
    <w:rsid w:val="003D21A9"/>
    <w:rsid w:val="003D2239"/>
    <w:rsid w:val="003D2448"/>
    <w:rsid w:val="003D2950"/>
    <w:rsid w:val="003D39F1"/>
    <w:rsid w:val="003D402B"/>
    <w:rsid w:val="003D4DC0"/>
    <w:rsid w:val="003D4E9B"/>
    <w:rsid w:val="003D50E4"/>
    <w:rsid w:val="003D536A"/>
    <w:rsid w:val="003D5630"/>
    <w:rsid w:val="003D5895"/>
    <w:rsid w:val="003D6098"/>
    <w:rsid w:val="003D60A5"/>
    <w:rsid w:val="003D71FB"/>
    <w:rsid w:val="003D7537"/>
    <w:rsid w:val="003D7A02"/>
    <w:rsid w:val="003D7D68"/>
    <w:rsid w:val="003E05DE"/>
    <w:rsid w:val="003E0641"/>
    <w:rsid w:val="003E08B0"/>
    <w:rsid w:val="003E0FE1"/>
    <w:rsid w:val="003E1BEB"/>
    <w:rsid w:val="003E21AF"/>
    <w:rsid w:val="003E25AD"/>
    <w:rsid w:val="003E292B"/>
    <w:rsid w:val="003E3A57"/>
    <w:rsid w:val="003E45B6"/>
    <w:rsid w:val="003E5072"/>
    <w:rsid w:val="003E5C85"/>
    <w:rsid w:val="003E5FFE"/>
    <w:rsid w:val="003E6310"/>
    <w:rsid w:val="003E71E5"/>
    <w:rsid w:val="003E759F"/>
    <w:rsid w:val="003E77BE"/>
    <w:rsid w:val="003E79B0"/>
    <w:rsid w:val="003E7B49"/>
    <w:rsid w:val="003F0A8E"/>
    <w:rsid w:val="003F1289"/>
    <w:rsid w:val="003F13A1"/>
    <w:rsid w:val="003F1A8C"/>
    <w:rsid w:val="003F1B6E"/>
    <w:rsid w:val="003F2BE4"/>
    <w:rsid w:val="003F2F01"/>
    <w:rsid w:val="003F335A"/>
    <w:rsid w:val="003F33D1"/>
    <w:rsid w:val="003F374F"/>
    <w:rsid w:val="003F3B10"/>
    <w:rsid w:val="003F411B"/>
    <w:rsid w:val="003F4E92"/>
    <w:rsid w:val="003F5595"/>
    <w:rsid w:val="003F58B2"/>
    <w:rsid w:val="003F675B"/>
    <w:rsid w:val="003F67FA"/>
    <w:rsid w:val="003F6855"/>
    <w:rsid w:val="003F6863"/>
    <w:rsid w:val="003F6DE6"/>
    <w:rsid w:val="003F7797"/>
    <w:rsid w:val="003F7858"/>
    <w:rsid w:val="003F7F3F"/>
    <w:rsid w:val="00400013"/>
    <w:rsid w:val="00400B0C"/>
    <w:rsid w:val="00400B2B"/>
    <w:rsid w:val="00401333"/>
    <w:rsid w:val="00401440"/>
    <w:rsid w:val="00401716"/>
    <w:rsid w:val="0040190B"/>
    <w:rsid w:val="0040216C"/>
    <w:rsid w:val="00402577"/>
    <w:rsid w:val="004029E3"/>
    <w:rsid w:val="00402DF4"/>
    <w:rsid w:val="00403182"/>
    <w:rsid w:val="00403239"/>
    <w:rsid w:val="00403242"/>
    <w:rsid w:val="00403315"/>
    <w:rsid w:val="00403BE1"/>
    <w:rsid w:val="00403C37"/>
    <w:rsid w:val="00404105"/>
    <w:rsid w:val="00404350"/>
    <w:rsid w:val="00404D72"/>
    <w:rsid w:val="0040551B"/>
    <w:rsid w:val="00405578"/>
    <w:rsid w:val="004055C7"/>
    <w:rsid w:val="00405AA6"/>
    <w:rsid w:val="004061B0"/>
    <w:rsid w:val="004062F6"/>
    <w:rsid w:val="004067F3"/>
    <w:rsid w:val="00406DD3"/>
    <w:rsid w:val="004071C8"/>
    <w:rsid w:val="00407D71"/>
    <w:rsid w:val="00407FA3"/>
    <w:rsid w:val="004102B5"/>
    <w:rsid w:val="004102C0"/>
    <w:rsid w:val="00410518"/>
    <w:rsid w:val="00411213"/>
    <w:rsid w:val="004115E9"/>
    <w:rsid w:val="0041162C"/>
    <w:rsid w:val="004119AE"/>
    <w:rsid w:val="00411E0B"/>
    <w:rsid w:val="0041229A"/>
    <w:rsid w:val="004128C5"/>
    <w:rsid w:val="00412AA5"/>
    <w:rsid w:val="00412BDD"/>
    <w:rsid w:val="00412DAC"/>
    <w:rsid w:val="00412F17"/>
    <w:rsid w:val="00413EC0"/>
    <w:rsid w:val="00413F3C"/>
    <w:rsid w:val="00414C08"/>
    <w:rsid w:val="00414C3F"/>
    <w:rsid w:val="004151BD"/>
    <w:rsid w:val="004158B5"/>
    <w:rsid w:val="00415C83"/>
    <w:rsid w:val="00415D87"/>
    <w:rsid w:val="00415E60"/>
    <w:rsid w:val="00415F44"/>
    <w:rsid w:val="00415FC2"/>
    <w:rsid w:val="0041686D"/>
    <w:rsid w:val="00416AAE"/>
    <w:rsid w:val="00416F08"/>
    <w:rsid w:val="00417134"/>
    <w:rsid w:val="004171CA"/>
    <w:rsid w:val="00417642"/>
    <w:rsid w:val="00417B26"/>
    <w:rsid w:val="00417B67"/>
    <w:rsid w:val="004201DC"/>
    <w:rsid w:val="0042035C"/>
    <w:rsid w:val="004205B2"/>
    <w:rsid w:val="0042060A"/>
    <w:rsid w:val="0042108B"/>
    <w:rsid w:val="0042108F"/>
    <w:rsid w:val="0042111B"/>
    <w:rsid w:val="00421120"/>
    <w:rsid w:val="004218E8"/>
    <w:rsid w:val="00421C40"/>
    <w:rsid w:val="004226B2"/>
    <w:rsid w:val="00422A3F"/>
    <w:rsid w:val="00422E85"/>
    <w:rsid w:val="00423451"/>
    <w:rsid w:val="0042346F"/>
    <w:rsid w:val="004238D3"/>
    <w:rsid w:val="00423A80"/>
    <w:rsid w:val="00423ADD"/>
    <w:rsid w:val="00423B8A"/>
    <w:rsid w:val="00424BC0"/>
    <w:rsid w:val="0042531E"/>
    <w:rsid w:val="00425454"/>
    <w:rsid w:val="004257A5"/>
    <w:rsid w:val="00425A46"/>
    <w:rsid w:val="00425B30"/>
    <w:rsid w:val="00425E1B"/>
    <w:rsid w:val="00425FD0"/>
    <w:rsid w:val="0042608C"/>
    <w:rsid w:val="004263B7"/>
    <w:rsid w:val="004263B8"/>
    <w:rsid w:val="004263D8"/>
    <w:rsid w:val="00426467"/>
    <w:rsid w:val="00426551"/>
    <w:rsid w:val="00426C6A"/>
    <w:rsid w:val="00426FD9"/>
    <w:rsid w:val="00427931"/>
    <w:rsid w:val="00427C0E"/>
    <w:rsid w:val="004302DE"/>
    <w:rsid w:val="00430361"/>
    <w:rsid w:val="004303EA"/>
    <w:rsid w:val="004305C8"/>
    <w:rsid w:val="004313AF"/>
    <w:rsid w:val="00431620"/>
    <w:rsid w:val="00431C2F"/>
    <w:rsid w:val="00431C4C"/>
    <w:rsid w:val="00431ED5"/>
    <w:rsid w:val="004320B1"/>
    <w:rsid w:val="004321E2"/>
    <w:rsid w:val="00432397"/>
    <w:rsid w:val="00432636"/>
    <w:rsid w:val="004332F3"/>
    <w:rsid w:val="004333E9"/>
    <w:rsid w:val="0043351D"/>
    <w:rsid w:val="00433EAB"/>
    <w:rsid w:val="00433EB0"/>
    <w:rsid w:val="004341E9"/>
    <w:rsid w:val="004355D3"/>
    <w:rsid w:val="00435C11"/>
    <w:rsid w:val="00435F6E"/>
    <w:rsid w:val="0043601B"/>
    <w:rsid w:val="00436164"/>
    <w:rsid w:val="00436178"/>
    <w:rsid w:val="00436461"/>
    <w:rsid w:val="00436462"/>
    <w:rsid w:val="00436F36"/>
    <w:rsid w:val="004377E7"/>
    <w:rsid w:val="00437A61"/>
    <w:rsid w:val="00440538"/>
    <w:rsid w:val="0044107A"/>
    <w:rsid w:val="004410A1"/>
    <w:rsid w:val="00441679"/>
    <w:rsid w:val="00441AED"/>
    <w:rsid w:val="004421B7"/>
    <w:rsid w:val="004422F4"/>
    <w:rsid w:val="00442E4D"/>
    <w:rsid w:val="00443351"/>
    <w:rsid w:val="00443CED"/>
    <w:rsid w:val="004441A3"/>
    <w:rsid w:val="004446CF"/>
    <w:rsid w:val="004449D5"/>
    <w:rsid w:val="00445DBF"/>
    <w:rsid w:val="00446135"/>
    <w:rsid w:val="004461EC"/>
    <w:rsid w:val="0044640A"/>
    <w:rsid w:val="004465B4"/>
    <w:rsid w:val="004469C5"/>
    <w:rsid w:val="00446A0F"/>
    <w:rsid w:val="00446A66"/>
    <w:rsid w:val="00446C2D"/>
    <w:rsid w:val="00446C6E"/>
    <w:rsid w:val="004471B2"/>
    <w:rsid w:val="004475CE"/>
    <w:rsid w:val="00447CDE"/>
    <w:rsid w:val="00450526"/>
    <w:rsid w:val="00450FCF"/>
    <w:rsid w:val="004510DD"/>
    <w:rsid w:val="00451417"/>
    <w:rsid w:val="00451805"/>
    <w:rsid w:val="00451A9C"/>
    <w:rsid w:val="00452369"/>
    <w:rsid w:val="00452539"/>
    <w:rsid w:val="0045280B"/>
    <w:rsid w:val="00452ADE"/>
    <w:rsid w:val="00452F77"/>
    <w:rsid w:val="00453511"/>
    <w:rsid w:val="00453716"/>
    <w:rsid w:val="004539DF"/>
    <w:rsid w:val="00453AB3"/>
    <w:rsid w:val="00453E3E"/>
    <w:rsid w:val="00454090"/>
    <w:rsid w:val="00454658"/>
    <w:rsid w:val="004548E6"/>
    <w:rsid w:val="00455299"/>
    <w:rsid w:val="0045679D"/>
    <w:rsid w:val="004568CE"/>
    <w:rsid w:val="0045712B"/>
    <w:rsid w:val="004578A1"/>
    <w:rsid w:val="00457A3B"/>
    <w:rsid w:val="00457A3D"/>
    <w:rsid w:val="00457AB1"/>
    <w:rsid w:val="00457F8A"/>
    <w:rsid w:val="004609CC"/>
    <w:rsid w:val="00461024"/>
    <w:rsid w:val="0046155C"/>
    <w:rsid w:val="00462669"/>
    <w:rsid w:val="00462D65"/>
    <w:rsid w:val="004630C3"/>
    <w:rsid w:val="0046500C"/>
    <w:rsid w:val="00465267"/>
    <w:rsid w:val="004652A8"/>
    <w:rsid w:val="00465432"/>
    <w:rsid w:val="00465841"/>
    <w:rsid w:val="00465B43"/>
    <w:rsid w:val="00465D8A"/>
    <w:rsid w:val="00467DBC"/>
    <w:rsid w:val="00467DF5"/>
    <w:rsid w:val="0047001D"/>
    <w:rsid w:val="0047017E"/>
    <w:rsid w:val="0047033A"/>
    <w:rsid w:val="00470572"/>
    <w:rsid w:val="004705DF"/>
    <w:rsid w:val="00470664"/>
    <w:rsid w:val="00470ACF"/>
    <w:rsid w:val="00470B8E"/>
    <w:rsid w:val="00470D89"/>
    <w:rsid w:val="00470F9D"/>
    <w:rsid w:val="00470FE8"/>
    <w:rsid w:val="004713AA"/>
    <w:rsid w:val="00471429"/>
    <w:rsid w:val="004717F3"/>
    <w:rsid w:val="00471803"/>
    <w:rsid w:val="00471830"/>
    <w:rsid w:val="004719D9"/>
    <w:rsid w:val="00471AF4"/>
    <w:rsid w:val="004721A2"/>
    <w:rsid w:val="00472773"/>
    <w:rsid w:val="00472A5C"/>
    <w:rsid w:val="00472BDB"/>
    <w:rsid w:val="00472CC6"/>
    <w:rsid w:val="00472ED1"/>
    <w:rsid w:val="00473AC2"/>
    <w:rsid w:val="00474CD2"/>
    <w:rsid w:val="004752D6"/>
    <w:rsid w:val="004757F8"/>
    <w:rsid w:val="00475D18"/>
    <w:rsid w:val="00476647"/>
    <w:rsid w:val="00476EB5"/>
    <w:rsid w:val="00477446"/>
    <w:rsid w:val="0047793A"/>
    <w:rsid w:val="00477B7F"/>
    <w:rsid w:val="00480230"/>
    <w:rsid w:val="0048025F"/>
    <w:rsid w:val="004805BE"/>
    <w:rsid w:val="00480C99"/>
    <w:rsid w:val="00480DA1"/>
    <w:rsid w:val="00480F30"/>
    <w:rsid w:val="00481608"/>
    <w:rsid w:val="004816B8"/>
    <w:rsid w:val="00481944"/>
    <w:rsid w:val="00481BEB"/>
    <w:rsid w:val="00481C6D"/>
    <w:rsid w:val="00481DDD"/>
    <w:rsid w:val="004823A9"/>
    <w:rsid w:val="004824B9"/>
    <w:rsid w:val="004830AA"/>
    <w:rsid w:val="0048332D"/>
    <w:rsid w:val="0048355A"/>
    <w:rsid w:val="00483DE2"/>
    <w:rsid w:val="00483F95"/>
    <w:rsid w:val="0048408C"/>
    <w:rsid w:val="00484190"/>
    <w:rsid w:val="004845F2"/>
    <w:rsid w:val="00484B03"/>
    <w:rsid w:val="00485365"/>
    <w:rsid w:val="004853F1"/>
    <w:rsid w:val="00485E7D"/>
    <w:rsid w:val="00486759"/>
    <w:rsid w:val="0048679D"/>
    <w:rsid w:val="00486C30"/>
    <w:rsid w:val="0048736E"/>
    <w:rsid w:val="00487C9B"/>
    <w:rsid w:val="00490A2D"/>
    <w:rsid w:val="00490D76"/>
    <w:rsid w:val="0049101B"/>
    <w:rsid w:val="0049116C"/>
    <w:rsid w:val="004911FE"/>
    <w:rsid w:val="004912BF"/>
    <w:rsid w:val="00491DCD"/>
    <w:rsid w:val="00491E2D"/>
    <w:rsid w:val="004926E5"/>
    <w:rsid w:val="00492812"/>
    <w:rsid w:val="00492846"/>
    <w:rsid w:val="00493103"/>
    <w:rsid w:val="00493498"/>
    <w:rsid w:val="00493915"/>
    <w:rsid w:val="004944B9"/>
    <w:rsid w:val="00494AAE"/>
    <w:rsid w:val="00495798"/>
    <w:rsid w:val="004959EF"/>
    <w:rsid w:val="00495BA2"/>
    <w:rsid w:val="00495E0C"/>
    <w:rsid w:val="00495F2D"/>
    <w:rsid w:val="0049632F"/>
    <w:rsid w:val="00496680"/>
    <w:rsid w:val="00496B97"/>
    <w:rsid w:val="00497438"/>
    <w:rsid w:val="004979BC"/>
    <w:rsid w:val="004A02EC"/>
    <w:rsid w:val="004A0315"/>
    <w:rsid w:val="004A04DF"/>
    <w:rsid w:val="004A07B4"/>
    <w:rsid w:val="004A1229"/>
    <w:rsid w:val="004A154A"/>
    <w:rsid w:val="004A1803"/>
    <w:rsid w:val="004A1E50"/>
    <w:rsid w:val="004A21F3"/>
    <w:rsid w:val="004A2285"/>
    <w:rsid w:val="004A24D2"/>
    <w:rsid w:val="004A2BE0"/>
    <w:rsid w:val="004A3061"/>
    <w:rsid w:val="004A348C"/>
    <w:rsid w:val="004A3C44"/>
    <w:rsid w:val="004A3C84"/>
    <w:rsid w:val="004A3D5B"/>
    <w:rsid w:val="004A3D89"/>
    <w:rsid w:val="004A4069"/>
    <w:rsid w:val="004A4127"/>
    <w:rsid w:val="004A456A"/>
    <w:rsid w:val="004A46E0"/>
    <w:rsid w:val="004A4C2B"/>
    <w:rsid w:val="004A4D7A"/>
    <w:rsid w:val="004A4F82"/>
    <w:rsid w:val="004A567A"/>
    <w:rsid w:val="004A5C0C"/>
    <w:rsid w:val="004A6863"/>
    <w:rsid w:val="004A6900"/>
    <w:rsid w:val="004A6E74"/>
    <w:rsid w:val="004A704D"/>
    <w:rsid w:val="004A748F"/>
    <w:rsid w:val="004A7C39"/>
    <w:rsid w:val="004B0272"/>
    <w:rsid w:val="004B1222"/>
    <w:rsid w:val="004B1425"/>
    <w:rsid w:val="004B15BA"/>
    <w:rsid w:val="004B2441"/>
    <w:rsid w:val="004B41F8"/>
    <w:rsid w:val="004B4D13"/>
    <w:rsid w:val="004B5282"/>
    <w:rsid w:val="004B6315"/>
    <w:rsid w:val="004B6316"/>
    <w:rsid w:val="004B6567"/>
    <w:rsid w:val="004B6D24"/>
    <w:rsid w:val="004B720B"/>
    <w:rsid w:val="004B78A7"/>
    <w:rsid w:val="004B79F7"/>
    <w:rsid w:val="004B7F3B"/>
    <w:rsid w:val="004C0340"/>
    <w:rsid w:val="004C064C"/>
    <w:rsid w:val="004C0CFA"/>
    <w:rsid w:val="004C1456"/>
    <w:rsid w:val="004C17AD"/>
    <w:rsid w:val="004C1950"/>
    <w:rsid w:val="004C22E7"/>
    <w:rsid w:val="004C266E"/>
    <w:rsid w:val="004C2B26"/>
    <w:rsid w:val="004C3149"/>
    <w:rsid w:val="004C3A03"/>
    <w:rsid w:val="004C4196"/>
    <w:rsid w:val="004C4662"/>
    <w:rsid w:val="004C46EF"/>
    <w:rsid w:val="004C47D6"/>
    <w:rsid w:val="004C5173"/>
    <w:rsid w:val="004C56AF"/>
    <w:rsid w:val="004C58C8"/>
    <w:rsid w:val="004C5901"/>
    <w:rsid w:val="004C59E4"/>
    <w:rsid w:val="004C5DE5"/>
    <w:rsid w:val="004C608F"/>
    <w:rsid w:val="004C64DA"/>
    <w:rsid w:val="004C6E1B"/>
    <w:rsid w:val="004C79CF"/>
    <w:rsid w:val="004C7B10"/>
    <w:rsid w:val="004C7D54"/>
    <w:rsid w:val="004C7D5A"/>
    <w:rsid w:val="004D00BA"/>
    <w:rsid w:val="004D0148"/>
    <w:rsid w:val="004D0345"/>
    <w:rsid w:val="004D050B"/>
    <w:rsid w:val="004D0523"/>
    <w:rsid w:val="004D0540"/>
    <w:rsid w:val="004D0F34"/>
    <w:rsid w:val="004D10D7"/>
    <w:rsid w:val="004D1D1C"/>
    <w:rsid w:val="004D24AB"/>
    <w:rsid w:val="004D2785"/>
    <w:rsid w:val="004D2988"/>
    <w:rsid w:val="004D2E8D"/>
    <w:rsid w:val="004D33E7"/>
    <w:rsid w:val="004D44E4"/>
    <w:rsid w:val="004D48E3"/>
    <w:rsid w:val="004D4FDA"/>
    <w:rsid w:val="004D512A"/>
    <w:rsid w:val="004D5572"/>
    <w:rsid w:val="004D6509"/>
    <w:rsid w:val="004D65C1"/>
    <w:rsid w:val="004D6CAC"/>
    <w:rsid w:val="004D7224"/>
    <w:rsid w:val="004D78BD"/>
    <w:rsid w:val="004E07D6"/>
    <w:rsid w:val="004E0F9B"/>
    <w:rsid w:val="004E1435"/>
    <w:rsid w:val="004E1554"/>
    <w:rsid w:val="004E1A1E"/>
    <w:rsid w:val="004E1BB4"/>
    <w:rsid w:val="004E1DA6"/>
    <w:rsid w:val="004E2082"/>
    <w:rsid w:val="004E2DBB"/>
    <w:rsid w:val="004E2FAD"/>
    <w:rsid w:val="004E3129"/>
    <w:rsid w:val="004E34A4"/>
    <w:rsid w:val="004E4098"/>
    <w:rsid w:val="004E51D0"/>
    <w:rsid w:val="004E54FA"/>
    <w:rsid w:val="004E55D2"/>
    <w:rsid w:val="004E5D6E"/>
    <w:rsid w:val="004E60BA"/>
    <w:rsid w:val="004E667C"/>
    <w:rsid w:val="004E6FDB"/>
    <w:rsid w:val="004E71B4"/>
    <w:rsid w:val="004E7DDE"/>
    <w:rsid w:val="004F00CA"/>
    <w:rsid w:val="004F0AA7"/>
    <w:rsid w:val="004F0D34"/>
    <w:rsid w:val="004F1462"/>
    <w:rsid w:val="004F1D3E"/>
    <w:rsid w:val="004F23BB"/>
    <w:rsid w:val="004F2A0A"/>
    <w:rsid w:val="004F2AB8"/>
    <w:rsid w:val="004F2F79"/>
    <w:rsid w:val="004F326C"/>
    <w:rsid w:val="004F3430"/>
    <w:rsid w:val="004F3A07"/>
    <w:rsid w:val="004F3B61"/>
    <w:rsid w:val="004F3B7A"/>
    <w:rsid w:val="004F453E"/>
    <w:rsid w:val="004F4606"/>
    <w:rsid w:val="004F46C0"/>
    <w:rsid w:val="004F4F47"/>
    <w:rsid w:val="004F5399"/>
    <w:rsid w:val="004F5D82"/>
    <w:rsid w:val="004F5DF7"/>
    <w:rsid w:val="004F5E94"/>
    <w:rsid w:val="004F6019"/>
    <w:rsid w:val="004F7540"/>
    <w:rsid w:val="004F78E0"/>
    <w:rsid w:val="0050041D"/>
    <w:rsid w:val="005004BF"/>
    <w:rsid w:val="00500626"/>
    <w:rsid w:val="0050063E"/>
    <w:rsid w:val="00500695"/>
    <w:rsid w:val="0050080B"/>
    <w:rsid w:val="00500F32"/>
    <w:rsid w:val="00500FC6"/>
    <w:rsid w:val="00501130"/>
    <w:rsid w:val="005014C1"/>
    <w:rsid w:val="005017F4"/>
    <w:rsid w:val="005019FF"/>
    <w:rsid w:val="00501AF0"/>
    <w:rsid w:val="0050213E"/>
    <w:rsid w:val="00502449"/>
    <w:rsid w:val="00502FB6"/>
    <w:rsid w:val="005032E7"/>
    <w:rsid w:val="00503814"/>
    <w:rsid w:val="0050399B"/>
    <w:rsid w:val="00503B50"/>
    <w:rsid w:val="005048A9"/>
    <w:rsid w:val="00504B91"/>
    <w:rsid w:val="00504D03"/>
    <w:rsid w:val="00505458"/>
    <w:rsid w:val="005055FA"/>
    <w:rsid w:val="00505656"/>
    <w:rsid w:val="00506A71"/>
    <w:rsid w:val="00506C26"/>
    <w:rsid w:val="00506DE8"/>
    <w:rsid w:val="00507AB2"/>
    <w:rsid w:val="00507C6D"/>
    <w:rsid w:val="005102E1"/>
    <w:rsid w:val="0051061C"/>
    <w:rsid w:val="00510C72"/>
    <w:rsid w:val="00510FC1"/>
    <w:rsid w:val="005112E3"/>
    <w:rsid w:val="00511984"/>
    <w:rsid w:val="00511E32"/>
    <w:rsid w:val="005122B2"/>
    <w:rsid w:val="00512D64"/>
    <w:rsid w:val="00513992"/>
    <w:rsid w:val="00514AD9"/>
    <w:rsid w:val="00514B92"/>
    <w:rsid w:val="00515106"/>
    <w:rsid w:val="005151FC"/>
    <w:rsid w:val="00515746"/>
    <w:rsid w:val="0051613C"/>
    <w:rsid w:val="005168F5"/>
    <w:rsid w:val="00516E29"/>
    <w:rsid w:val="005172F3"/>
    <w:rsid w:val="005175E5"/>
    <w:rsid w:val="005176A0"/>
    <w:rsid w:val="005179A0"/>
    <w:rsid w:val="00517C0E"/>
    <w:rsid w:val="00520E1D"/>
    <w:rsid w:val="00520F6A"/>
    <w:rsid w:val="00522A73"/>
    <w:rsid w:val="00523206"/>
    <w:rsid w:val="00523B94"/>
    <w:rsid w:val="00524E37"/>
    <w:rsid w:val="00524F33"/>
    <w:rsid w:val="005254BE"/>
    <w:rsid w:val="005256B8"/>
    <w:rsid w:val="00525762"/>
    <w:rsid w:val="00525900"/>
    <w:rsid w:val="005259EC"/>
    <w:rsid w:val="005264DC"/>
    <w:rsid w:val="005268E8"/>
    <w:rsid w:val="00526F53"/>
    <w:rsid w:val="005271F6"/>
    <w:rsid w:val="00527557"/>
    <w:rsid w:val="00527CBB"/>
    <w:rsid w:val="0053079B"/>
    <w:rsid w:val="00530872"/>
    <w:rsid w:val="00531A86"/>
    <w:rsid w:val="00531ACD"/>
    <w:rsid w:val="00531D73"/>
    <w:rsid w:val="0053210F"/>
    <w:rsid w:val="00532564"/>
    <w:rsid w:val="00532CFF"/>
    <w:rsid w:val="00532E15"/>
    <w:rsid w:val="00533280"/>
    <w:rsid w:val="00533778"/>
    <w:rsid w:val="0053378D"/>
    <w:rsid w:val="00534BE1"/>
    <w:rsid w:val="00535437"/>
    <w:rsid w:val="00535993"/>
    <w:rsid w:val="00535B3E"/>
    <w:rsid w:val="00535BFE"/>
    <w:rsid w:val="00535E62"/>
    <w:rsid w:val="005362E7"/>
    <w:rsid w:val="005369D7"/>
    <w:rsid w:val="0053739C"/>
    <w:rsid w:val="00537BDC"/>
    <w:rsid w:val="0054076E"/>
    <w:rsid w:val="00540B2D"/>
    <w:rsid w:val="00541333"/>
    <w:rsid w:val="00541379"/>
    <w:rsid w:val="00541382"/>
    <w:rsid w:val="005413B4"/>
    <w:rsid w:val="005413D1"/>
    <w:rsid w:val="005414EC"/>
    <w:rsid w:val="005414F2"/>
    <w:rsid w:val="00541F88"/>
    <w:rsid w:val="00543038"/>
    <w:rsid w:val="00543562"/>
    <w:rsid w:val="0054364B"/>
    <w:rsid w:val="005436BB"/>
    <w:rsid w:val="005436ED"/>
    <w:rsid w:val="0054398B"/>
    <w:rsid w:val="005444EB"/>
    <w:rsid w:val="005453B5"/>
    <w:rsid w:val="00545EA8"/>
    <w:rsid w:val="00545FAB"/>
    <w:rsid w:val="0054661E"/>
    <w:rsid w:val="00546674"/>
    <w:rsid w:val="00546835"/>
    <w:rsid w:val="00546B14"/>
    <w:rsid w:val="005470AE"/>
    <w:rsid w:val="005476F4"/>
    <w:rsid w:val="005478B0"/>
    <w:rsid w:val="00547A85"/>
    <w:rsid w:val="00547B78"/>
    <w:rsid w:val="00547BE1"/>
    <w:rsid w:val="00551027"/>
    <w:rsid w:val="00551B5B"/>
    <w:rsid w:val="00552B74"/>
    <w:rsid w:val="00553C70"/>
    <w:rsid w:val="00554541"/>
    <w:rsid w:val="00554AC7"/>
    <w:rsid w:val="00554BEE"/>
    <w:rsid w:val="00554BFA"/>
    <w:rsid w:val="00555042"/>
    <w:rsid w:val="005554A1"/>
    <w:rsid w:val="0055561B"/>
    <w:rsid w:val="005559D8"/>
    <w:rsid w:val="00555AA3"/>
    <w:rsid w:val="00555C75"/>
    <w:rsid w:val="00555E23"/>
    <w:rsid w:val="005562CE"/>
    <w:rsid w:val="0055634C"/>
    <w:rsid w:val="0055658E"/>
    <w:rsid w:val="00556853"/>
    <w:rsid w:val="00556879"/>
    <w:rsid w:val="00556BB5"/>
    <w:rsid w:val="00556DEB"/>
    <w:rsid w:val="0055722C"/>
    <w:rsid w:val="00557490"/>
    <w:rsid w:val="00557BC0"/>
    <w:rsid w:val="005601B2"/>
    <w:rsid w:val="00560550"/>
    <w:rsid w:val="005607DC"/>
    <w:rsid w:val="00560AE2"/>
    <w:rsid w:val="0056145C"/>
    <w:rsid w:val="005615E7"/>
    <w:rsid w:val="005617EA"/>
    <w:rsid w:val="00561D60"/>
    <w:rsid w:val="00561EBC"/>
    <w:rsid w:val="00562023"/>
    <w:rsid w:val="005622D3"/>
    <w:rsid w:val="0056254B"/>
    <w:rsid w:val="00563D0C"/>
    <w:rsid w:val="00564A2A"/>
    <w:rsid w:val="00565399"/>
    <w:rsid w:val="005655D4"/>
    <w:rsid w:val="0056591F"/>
    <w:rsid w:val="00565B05"/>
    <w:rsid w:val="00565FAC"/>
    <w:rsid w:val="00566425"/>
    <w:rsid w:val="005665F9"/>
    <w:rsid w:val="0056663C"/>
    <w:rsid w:val="00566A10"/>
    <w:rsid w:val="00566DAF"/>
    <w:rsid w:val="00567831"/>
    <w:rsid w:val="00570324"/>
    <w:rsid w:val="005706BE"/>
    <w:rsid w:val="00570A3F"/>
    <w:rsid w:val="00570FCF"/>
    <w:rsid w:val="00571000"/>
    <w:rsid w:val="005718F3"/>
    <w:rsid w:val="00571995"/>
    <w:rsid w:val="00571C1D"/>
    <w:rsid w:val="005720F0"/>
    <w:rsid w:val="00572603"/>
    <w:rsid w:val="005726F3"/>
    <w:rsid w:val="00572AD0"/>
    <w:rsid w:val="00572CE6"/>
    <w:rsid w:val="005747ED"/>
    <w:rsid w:val="00574A9E"/>
    <w:rsid w:val="00574E49"/>
    <w:rsid w:val="00574FAB"/>
    <w:rsid w:val="00575532"/>
    <w:rsid w:val="00575D76"/>
    <w:rsid w:val="00575E84"/>
    <w:rsid w:val="005760CE"/>
    <w:rsid w:val="00576C14"/>
    <w:rsid w:val="005770A7"/>
    <w:rsid w:val="00577126"/>
    <w:rsid w:val="0057718E"/>
    <w:rsid w:val="0058090B"/>
    <w:rsid w:val="00581FDD"/>
    <w:rsid w:val="005820F9"/>
    <w:rsid w:val="00582917"/>
    <w:rsid w:val="005834CD"/>
    <w:rsid w:val="005836B4"/>
    <w:rsid w:val="005836DF"/>
    <w:rsid w:val="005846D2"/>
    <w:rsid w:val="005849D4"/>
    <w:rsid w:val="005849F5"/>
    <w:rsid w:val="00584A02"/>
    <w:rsid w:val="00584B5E"/>
    <w:rsid w:val="00585179"/>
    <w:rsid w:val="0058550F"/>
    <w:rsid w:val="005856CB"/>
    <w:rsid w:val="005857FC"/>
    <w:rsid w:val="00585E93"/>
    <w:rsid w:val="00585EDF"/>
    <w:rsid w:val="00585F4F"/>
    <w:rsid w:val="005860F7"/>
    <w:rsid w:val="00586186"/>
    <w:rsid w:val="005864B3"/>
    <w:rsid w:val="005864FF"/>
    <w:rsid w:val="0058685B"/>
    <w:rsid w:val="00586998"/>
    <w:rsid w:val="00586ACC"/>
    <w:rsid w:val="00586C76"/>
    <w:rsid w:val="00586D91"/>
    <w:rsid w:val="00587792"/>
    <w:rsid w:val="005879FD"/>
    <w:rsid w:val="00587FF7"/>
    <w:rsid w:val="0059081A"/>
    <w:rsid w:val="00590C2F"/>
    <w:rsid w:val="0059146B"/>
    <w:rsid w:val="00591506"/>
    <w:rsid w:val="00591569"/>
    <w:rsid w:val="00591BE7"/>
    <w:rsid w:val="00592020"/>
    <w:rsid w:val="005921F8"/>
    <w:rsid w:val="005924A8"/>
    <w:rsid w:val="005926EB"/>
    <w:rsid w:val="00592BFD"/>
    <w:rsid w:val="00593B32"/>
    <w:rsid w:val="00593F23"/>
    <w:rsid w:val="00593F92"/>
    <w:rsid w:val="00593FA4"/>
    <w:rsid w:val="005940F2"/>
    <w:rsid w:val="00594376"/>
    <w:rsid w:val="005944ED"/>
    <w:rsid w:val="0059477E"/>
    <w:rsid w:val="00594871"/>
    <w:rsid w:val="0059492C"/>
    <w:rsid w:val="00595412"/>
    <w:rsid w:val="00595416"/>
    <w:rsid w:val="005955FE"/>
    <w:rsid w:val="00595E8E"/>
    <w:rsid w:val="00595FD0"/>
    <w:rsid w:val="00596508"/>
    <w:rsid w:val="00596BE1"/>
    <w:rsid w:val="00596F98"/>
    <w:rsid w:val="00597520"/>
    <w:rsid w:val="0059768E"/>
    <w:rsid w:val="005976CB"/>
    <w:rsid w:val="00597992"/>
    <w:rsid w:val="00597E20"/>
    <w:rsid w:val="00597E40"/>
    <w:rsid w:val="005A02D5"/>
    <w:rsid w:val="005A08BB"/>
    <w:rsid w:val="005A0973"/>
    <w:rsid w:val="005A0ABB"/>
    <w:rsid w:val="005A0B7F"/>
    <w:rsid w:val="005A1792"/>
    <w:rsid w:val="005A17DA"/>
    <w:rsid w:val="005A197D"/>
    <w:rsid w:val="005A1E63"/>
    <w:rsid w:val="005A2154"/>
    <w:rsid w:val="005A22E2"/>
    <w:rsid w:val="005A25DA"/>
    <w:rsid w:val="005A2637"/>
    <w:rsid w:val="005A26C6"/>
    <w:rsid w:val="005A316C"/>
    <w:rsid w:val="005A3F15"/>
    <w:rsid w:val="005A4578"/>
    <w:rsid w:val="005A45EA"/>
    <w:rsid w:val="005A4A95"/>
    <w:rsid w:val="005A4C52"/>
    <w:rsid w:val="005A534F"/>
    <w:rsid w:val="005A55BA"/>
    <w:rsid w:val="005A5DA7"/>
    <w:rsid w:val="005A741B"/>
    <w:rsid w:val="005A7454"/>
    <w:rsid w:val="005A7BE3"/>
    <w:rsid w:val="005B00D7"/>
    <w:rsid w:val="005B0105"/>
    <w:rsid w:val="005B0451"/>
    <w:rsid w:val="005B13E3"/>
    <w:rsid w:val="005B1411"/>
    <w:rsid w:val="005B1836"/>
    <w:rsid w:val="005B1889"/>
    <w:rsid w:val="005B1CFA"/>
    <w:rsid w:val="005B210C"/>
    <w:rsid w:val="005B238F"/>
    <w:rsid w:val="005B24B3"/>
    <w:rsid w:val="005B2970"/>
    <w:rsid w:val="005B2994"/>
    <w:rsid w:val="005B29C0"/>
    <w:rsid w:val="005B2B76"/>
    <w:rsid w:val="005B3194"/>
    <w:rsid w:val="005B3450"/>
    <w:rsid w:val="005B367F"/>
    <w:rsid w:val="005B3B04"/>
    <w:rsid w:val="005B3D9E"/>
    <w:rsid w:val="005B3EF5"/>
    <w:rsid w:val="005B3EF6"/>
    <w:rsid w:val="005B3F16"/>
    <w:rsid w:val="005B3F52"/>
    <w:rsid w:val="005B4CC0"/>
    <w:rsid w:val="005B544E"/>
    <w:rsid w:val="005B59FB"/>
    <w:rsid w:val="005B5A5E"/>
    <w:rsid w:val="005B5ACF"/>
    <w:rsid w:val="005B5E6F"/>
    <w:rsid w:val="005B5F70"/>
    <w:rsid w:val="005B5FB1"/>
    <w:rsid w:val="005B63BB"/>
    <w:rsid w:val="005B6A7C"/>
    <w:rsid w:val="005B7872"/>
    <w:rsid w:val="005B7961"/>
    <w:rsid w:val="005B7ED7"/>
    <w:rsid w:val="005C01FB"/>
    <w:rsid w:val="005C0B94"/>
    <w:rsid w:val="005C1175"/>
    <w:rsid w:val="005C1262"/>
    <w:rsid w:val="005C23A9"/>
    <w:rsid w:val="005C2FC9"/>
    <w:rsid w:val="005C2FD0"/>
    <w:rsid w:val="005C31BB"/>
    <w:rsid w:val="005C31D0"/>
    <w:rsid w:val="005C3458"/>
    <w:rsid w:val="005C39C6"/>
    <w:rsid w:val="005C39FF"/>
    <w:rsid w:val="005C4278"/>
    <w:rsid w:val="005C443F"/>
    <w:rsid w:val="005C479C"/>
    <w:rsid w:val="005C4880"/>
    <w:rsid w:val="005C4EF5"/>
    <w:rsid w:val="005C5116"/>
    <w:rsid w:val="005C5270"/>
    <w:rsid w:val="005C5E08"/>
    <w:rsid w:val="005C66F3"/>
    <w:rsid w:val="005C6A03"/>
    <w:rsid w:val="005C6D13"/>
    <w:rsid w:val="005C7122"/>
    <w:rsid w:val="005C72DC"/>
    <w:rsid w:val="005D034D"/>
    <w:rsid w:val="005D0566"/>
    <w:rsid w:val="005D0D05"/>
    <w:rsid w:val="005D101C"/>
    <w:rsid w:val="005D16AF"/>
    <w:rsid w:val="005D1AA4"/>
    <w:rsid w:val="005D24B9"/>
    <w:rsid w:val="005D2601"/>
    <w:rsid w:val="005D26F7"/>
    <w:rsid w:val="005D3866"/>
    <w:rsid w:val="005D3E0C"/>
    <w:rsid w:val="005D4160"/>
    <w:rsid w:val="005D433B"/>
    <w:rsid w:val="005D45CC"/>
    <w:rsid w:val="005D4E98"/>
    <w:rsid w:val="005D51E9"/>
    <w:rsid w:val="005D55DB"/>
    <w:rsid w:val="005D5A14"/>
    <w:rsid w:val="005D5D16"/>
    <w:rsid w:val="005D68E2"/>
    <w:rsid w:val="005D6E58"/>
    <w:rsid w:val="005D73F3"/>
    <w:rsid w:val="005D7601"/>
    <w:rsid w:val="005D774B"/>
    <w:rsid w:val="005D78A3"/>
    <w:rsid w:val="005D7C5C"/>
    <w:rsid w:val="005D7D48"/>
    <w:rsid w:val="005D7E1B"/>
    <w:rsid w:val="005E098C"/>
    <w:rsid w:val="005E0A79"/>
    <w:rsid w:val="005E0A98"/>
    <w:rsid w:val="005E0B5E"/>
    <w:rsid w:val="005E0D71"/>
    <w:rsid w:val="005E135A"/>
    <w:rsid w:val="005E2993"/>
    <w:rsid w:val="005E2A44"/>
    <w:rsid w:val="005E3400"/>
    <w:rsid w:val="005E3BD5"/>
    <w:rsid w:val="005E4380"/>
    <w:rsid w:val="005E4E6A"/>
    <w:rsid w:val="005E53C7"/>
    <w:rsid w:val="005E5435"/>
    <w:rsid w:val="005E5C37"/>
    <w:rsid w:val="005E5DDA"/>
    <w:rsid w:val="005E5DEB"/>
    <w:rsid w:val="005E61AB"/>
    <w:rsid w:val="005E6791"/>
    <w:rsid w:val="005E6B0E"/>
    <w:rsid w:val="005E6E11"/>
    <w:rsid w:val="005E6F6B"/>
    <w:rsid w:val="005E78E2"/>
    <w:rsid w:val="005E79AF"/>
    <w:rsid w:val="005E7E05"/>
    <w:rsid w:val="005E7FCA"/>
    <w:rsid w:val="005F0497"/>
    <w:rsid w:val="005F09FE"/>
    <w:rsid w:val="005F1805"/>
    <w:rsid w:val="005F1D5A"/>
    <w:rsid w:val="005F2353"/>
    <w:rsid w:val="005F2393"/>
    <w:rsid w:val="005F23ED"/>
    <w:rsid w:val="005F35F1"/>
    <w:rsid w:val="005F39D3"/>
    <w:rsid w:val="005F41C6"/>
    <w:rsid w:val="005F475D"/>
    <w:rsid w:val="005F5464"/>
    <w:rsid w:val="005F5981"/>
    <w:rsid w:val="005F65FA"/>
    <w:rsid w:val="005F6861"/>
    <w:rsid w:val="005F6F27"/>
    <w:rsid w:val="005F7241"/>
    <w:rsid w:val="005F7DAF"/>
    <w:rsid w:val="0060053F"/>
    <w:rsid w:val="0060077A"/>
    <w:rsid w:val="00601287"/>
    <w:rsid w:val="00601884"/>
    <w:rsid w:val="00601CFC"/>
    <w:rsid w:val="00602041"/>
    <w:rsid w:val="006027CD"/>
    <w:rsid w:val="00602A62"/>
    <w:rsid w:val="00602C89"/>
    <w:rsid w:val="0060359D"/>
    <w:rsid w:val="00603B08"/>
    <w:rsid w:val="00603FF7"/>
    <w:rsid w:val="006040E2"/>
    <w:rsid w:val="0060422C"/>
    <w:rsid w:val="006042D3"/>
    <w:rsid w:val="006044F3"/>
    <w:rsid w:val="00604681"/>
    <w:rsid w:val="00604A10"/>
    <w:rsid w:val="00604DF4"/>
    <w:rsid w:val="00605287"/>
    <w:rsid w:val="0060581C"/>
    <w:rsid w:val="00605F50"/>
    <w:rsid w:val="006069DE"/>
    <w:rsid w:val="00607220"/>
    <w:rsid w:val="006074BD"/>
    <w:rsid w:val="006075F3"/>
    <w:rsid w:val="006079B4"/>
    <w:rsid w:val="00607A60"/>
    <w:rsid w:val="00607FB8"/>
    <w:rsid w:val="00610DAA"/>
    <w:rsid w:val="00611992"/>
    <w:rsid w:val="00611BC0"/>
    <w:rsid w:val="0061289C"/>
    <w:rsid w:val="00612A13"/>
    <w:rsid w:val="00612AA6"/>
    <w:rsid w:val="00612B2E"/>
    <w:rsid w:val="006132A6"/>
    <w:rsid w:val="00613485"/>
    <w:rsid w:val="006135C9"/>
    <w:rsid w:val="00613A67"/>
    <w:rsid w:val="00613CE5"/>
    <w:rsid w:val="00614004"/>
    <w:rsid w:val="006156D4"/>
    <w:rsid w:val="00615B7C"/>
    <w:rsid w:val="00616087"/>
    <w:rsid w:val="006174F7"/>
    <w:rsid w:val="00617E58"/>
    <w:rsid w:val="00617F07"/>
    <w:rsid w:val="00620217"/>
    <w:rsid w:val="00620343"/>
    <w:rsid w:val="006207E9"/>
    <w:rsid w:val="00620A40"/>
    <w:rsid w:val="00620B6F"/>
    <w:rsid w:val="00620E8D"/>
    <w:rsid w:val="00621DB7"/>
    <w:rsid w:val="0062210B"/>
    <w:rsid w:val="00622196"/>
    <w:rsid w:val="00622515"/>
    <w:rsid w:val="0062369F"/>
    <w:rsid w:val="0062380A"/>
    <w:rsid w:val="00624198"/>
    <w:rsid w:val="00624D95"/>
    <w:rsid w:val="006253F7"/>
    <w:rsid w:val="00625766"/>
    <w:rsid w:val="006260E3"/>
    <w:rsid w:val="00626185"/>
    <w:rsid w:val="00626545"/>
    <w:rsid w:val="006265BF"/>
    <w:rsid w:val="00626AF1"/>
    <w:rsid w:val="00626F0E"/>
    <w:rsid w:val="006273C2"/>
    <w:rsid w:val="006274F5"/>
    <w:rsid w:val="00627C7F"/>
    <w:rsid w:val="00627CDF"/>
    <w:rsid w:val="00627D52"/>
    <w:rsid w:val="00627DAF"/>
    <w:rsid w:val="006301AA"/>
    <w:rsid w:val="006304F3"/>
    <w:rsid w:val="0063072B"/>
    <w:rsid w:val="0063100E"/>
    <w:rsid w:val="00631338"/>
    <w:rsid w:val="00631657"/>
    <w:rsid w:val="006316CC"/>
    <w:rsid w:val="00631797"/>
    <w:rsid w:val="00631A89"/>
    <w:rsid w:val="00631E3C"/>
    <w:rsid w:val="00631F58"/>
    <w:rsid w:val="0063270B"/>
    <w:rsid w:val="00632819"/>
    <w:rsid w:val="00633351"/>
    <w:rsid w:val="0063351D"/>
    <w:rsid w:val="00633E85"/>
    <w:rsid w:val="0063404B"/>
    <w:rsid w:val="006340FB"/>
    <w:rsid w:val="00634109"/>
    <w:rsid w:val="006342DC"/>
    <w:rsid w:val="006342EB"/>
    <w:rsid w:val="00634394"/>
    <w:rsid w:val="006343A1"/>
    <w:rsid w:val="00634D23"/>
    <w:rsid w:val="006352E2"/>
    <w:rsid w:val="006353A9"/>
    <w:rsid w:val="006355FD"/>
    <w:rsid w:val="0063583E"/>
    <w:rsid w:val="0063588E"/>
    <w:rsid w:val="0063701F"/>
    <w:rsid w:val="00637025"/>
    <w:rsid w:val="00637307"/>
    <w:rsid w:val="00637470"/>
    <w:rsid w:val="0063794C"/>
    <w:rsid w:val="00637AB9"/>
    <w:rsid w:val="00637DF8"/>
    <w:rsid w:val="00637DFC"/>
    <w:rsid w:val="00637E1E"/>
    <w:rsid w:val="00640920"/>
    <w:rsid w:val="00640BF0"/>
    <w:rsid w:val="0064126B"/>
    <w:rsid w:val="00642520"/>
    <w:rsid w:val="006425EC"/>
    <w:rsid w:val="00643218"/>
    <w:rsid w:val="006432C3"/>
    <w:rsid w:val="00643AEA"/>
    <w:rsid w:val="00643D63"/>
    <w:rsid w:val="00643E68"/>
    <w:rsid w:val="0064425E"/>
    <w:rsid w:val="00644A6B"/>
    <w:rsid w:val="00644B3B"/>
    <w:rsid w:val="00644C1A"/>
    <w:rsid w:val="00645418"/>
    <w:rsid w:val="00645487"/>
    <w:rsid w:val="006454DA"/>
    <w:rsid w:val="00645B29"/>
    <w:rsid w:val="00645C85"/>
    <w:rsid w:val="0064625C"/>
    <w:rsid w:val="00646539"/>
    <w:rsid w:val="0064664B"/>
    <w:rsid w:val="006469CF"/>
    <w:rsid w:val="00646C2B"/>
    <w:rsid w:val="00646C74"/>
    <w:rsid w:val="00647427"/>
    <w:rsid w:val="0064796D"/>
    <w:rsid w:val="0065015E"/>
    <w:rsid w:val="0065089E"/>
    <w:rsid w:val="00651260"/>
    <w:rsid w:val="0065168A"/>
    <w:rsid w:val="0065191C"/>
    <w:rsid w:val="00651975"/>
    <w:rsid w:val="00651AD0"/>
    <w:rsid w:val="00652485"/>
    <w:rsid w:val="006524AE"/>
    <w:rsid w:val="00652F57"/>
    <w:rsid w:val="00652F60"/>
    <w:rsid w:val="006537EF"/>
    <w:rsid w:val="00653893"/>
    <w:rsid w:val="00653E56"/>
    <w:rsid w:val="006544AA"/>
    <w:rsid w:val="006549A3"/>
    <w:rsid w:val="00654B71"/>
    <w:rsid w:val="00654E4C"/>
    <w:rsid w:val="006552A4"/>
    <w:rsid w:val="00655F6A"/>
    <w:rsid w:val="00655F96"/>
    <w:rsid w:val="00655F9C"/>
    <w:rsid w:val="0065606C"/>
    <w:rsid w:val="006563A5"/>
    <w:rsid w:val="00656EEE"/>
    <w:rsid w:val="00656F8F"/>
    <w:rsid w:val="006570D3"/>
    <w:rsid w:val="00657160"/>
    <w:rsid w:val="006572B4"/>
    <w:rsid w:val="006572F0"/>
    <w:rsid w:val="0065730B"/>
    <w:rsid w:val="00657946"/>
    <w:rsid w:val="00657D96"/>
    <w:rsid w:val="00657DF8"/>
    <w:rsid w:val="00660466"/>
    <w:rsid w:val="006607B9"/>
    <w:rsid w:val="00660B79"/>
    <w:rsid w:val="006610FA"/>
    <w:rsid w:val="0066130A"/>
    <w:rsid w:val="0066155E"/>
    <w:rsid w:val="00661B33"/>
    <w:rsid w:val="0066201C"/>
    <w:rsid w:val="0066246F"/>
    <w:rsid w:val="00662531"/>
    <w:rsid w:val="006628EE"/>
    <w:rsid w:val="00662EEC"/>
    <w:rsid w:val="00662F58"/>
    <w:rsid w:val="00663243"/>
    <w:rsid w:val="00663432"/>
    <w:rsid w:val="0066367E"/>
    <w:rsid w:val="00663D18"/>
    <w:rsid w:val="00663EAA"/>
    <w:rsid w:val="00664763"/>
    <w:rsid w:val="00664C57"/>
    <w:rsid w:val="00664F3F"/>
    <w:rsid w:val="006651B9"/>
    <w:rsid w:val="00665425"/>
    <w:rsid w:val="006666E8"/>
    <w:rsid w:val="0066672D"/>
    <w:rsid w:val="00666852"/>
    <w:rsid w:val="00666B1F"/>
    <w:rsid w:val="00666DEC"/>
    <w:rsid w:val="0066713A"/>
    <w:rsid w:val="0066717E"/>
    <w:rsid w:val="00667269"/>
    <w:rsid w:val="0066749D"/>
    <w:rsid w:val="00667E18"/>
    <w:rsid w:val="0067030F"/>
    <w:rsid w:val="00670379"/>
    <w:rsid w:val="006705D1"/>
    <w:rsid w:val="00671437"/>
    <w:rsid w:val="006717F3"/>
    <w:rsid w:val="006724D6"/>
    <w:rsid w:val="006736A6"/>
    <w:rsid w:val="00674088"/>
    <w:rsid w:val="0067424A"/>
    <w:rsid w:val="006742A8"/>
    <w:rsid w:val="00674796"/>
    <w:rsid w:val="00674978"/>
    <w:rsid w:val="00674DE8"/>
    <w:rsid w:val="00674F2D"/>
    <w:rsid w:val="00674FCF"/>
    <w:rsid w:val="006755F9"/>
    <w:rsid w:val="00675747"/>
    <w:rsid w:val="00675B31"/>
    <w:rsid w:val="00675C8E"/>
    <w:rsid w:val="0067608F"/>
    <w:rsid w:val="00676433"/>
    <w:rsid w:val="0067651E"/>
    <w:rsid w:val="00676B86"/>
    <w:rsid w:val="00677111"/>
    <w:rsid w:val="00677189"/>
    <w:rsid w:val="006773CD"/>
    <w:rsid w:val="006774A8"/>
    <w:rsid w:val="006774D9"/>
    <w:rsid w:val="00677E2C"/>
    <w:rsid w:val="00680119"/>
    <w:rsid w:val="0068060E"/>
    <w:rsid w:val="006808D8"/>
    <w:rsid w:val="00680A54"/>
    <w:rsid w:val="00681867"/>
    <w:rsid w:val="00681B5D"/>
    <w:rsid w:val="00681F60"/>
    <w:rsid w:val="006824F5"/>
    <w:rsid w:val="0068252B"/>
    <w:rsid w:val="00682E3B"/>
    <w:rsid w:val="00682EAB"/>
    <w:rsid w:val="0068321F"/>
    <w:rsid w:val="0068345F"/>
    <w:rsid w:val="0068361E"/>
    <w:rsid w:val="00683CE4"/>
    <w:rsid w:val="0068415B"/>
    <w:rsid w:val="006844B7"/>
    <w:rsid w:val="006846B6"/>
    <w:rsid w:val="006847B5"/>
    <w:rsid w:val="006848D8"/>
    <w:rsid w:val="00684902"/>
    <w:rsid w:val="00684984"/>
    <w:rsid w:val="006849FF"/>
    <w:rsid w:val="00684AB9"/>
    <w:rsid w:val="00684E44"/>
    <w:rsid w:val="006854B5"/>
    <w:rsid w:val="006854B8"/>
    <w:rsid w:val="00686E00"/>
    <w:rsid w:val="00687D47"/>
    <w:rsid w:val="00690B1F"/>
    <w:rsid w:val="00690B58"/>
    <w:rsid w:val="00690FBE"/>
    <w:rsid w:val="00691872"/>
    <w:rsid w:val="006924B6"/>
    <w:rsid w:val="00692596"/>
    <w:rsid w:val="006927DE"/>
    <w:rsid w:val="00692874"/>
    <w:rsid w:val="00692A5C"/>
    <w:rsid w:val="00692B7F"/>
    <w:rsid w:val="00692FB6"/>
    <w:rsid w:val="006930B4"/>
    <w:rsid w:val="00693721"/>
    <w:rsid w:val="0069376D"/>
    <w:rsid w:val="00693B12"/>
    <w:rsid w:val="00693BFC"/>
    <w:rsid w:val="00693EEA"/>
    <w:rsid w:val="006940C3"/>
    <w:rsid w:val="006941D1"/>
    <w:rsid w:val="006942CD"/>
    <w:rsid w:val="00694450"/>
    <w:rsid w:val="00694532"/>
    <w:rsid w:val="0069502C"/>
    <w:rsid w:val="0069513C"/>
    <w:rsid w:val="00695511"/>
    <w:rsid w:val="0069594C"/>
    <w:rsid w:val="0069596F"/>
    <w:rsid w:val="00696342"/>
    <w:rsid w:val="00696451"/>
    <w:rsid w:val="0069649E"/>
    <w:rsid w:val="00696598"/>
    <w:rsid w:val="00696748"/>
    <w:rsid w:val="00696D35"/>
    <w:rsid w:val="006975F6"/>
    <w:rsid w:val="00697C2D"/>
    <w:rsid w:val="00697DF4"/>
    <w:rsid w:val="006A048D"/>
    <w:rsid w:val="006A075A"/>
    <w:rsid w:val="006A15F5"/>
    <w:rsid w:val="006A171D"/>
    <w:rsid w:val="006A1DE6"/>
    <w:rsid w:val="006A24B0"/>
    <w:rsid w:val="006A26B6"/>
    <w:rsid w:val="006A2D20"/>
    <w:rsid w:val="006A342A"/>
    <w:rsid w:val="006A37A2"/>
    <w:rsid w:val="006A3840"/>
    <w:rsid w:val="006A5762"/>
    <w:rsid w:val="006A5BE3"/>
    <w:rsid w:val="006A5DE2"/>
    <w:rsid w:val="006A74ED"/>
    <w:rsid w:val="006A7C72"/>
    <w:rsid w:val="006B012A"/>
    <w:rsid w:val="006B04D8"/>
    <w:rsid w:val="006B0864"/>
    <w:rsid w:val="006B1514"/>
    <w:rsid w:val="006B1757"/>
    <w:rsid w:val="006B19BB"/>
    <w:rsid w:val="006B25E4"/>
    <w:rsid w:val="006B33C7"/>
    <w:rsid w:val="006B37EC"/>
    <w:rsid w:val="006B3D20"/>
    <w:rsid w:val="006B44C7"/>
    <w:rsid w:val="006B466B"/>
    <w:rsid w:val="006B49E0"/>
    <w:rsid w:val="006B4C27"/>
    <w:rsid w:val="006B5962"/>
    <w:rsid w:val="006B59F7"/>
    <w:rsid w:val="006B66F2"/>
    <w:rsid w:val="006B739A"/>
    <w:rsid w:val="006B73C0"/>
    <w:rsid w:val="006B7755"/>
    <w:rsid w:val="006B7E44"/>
    <w:rsid w:val="006C075D"/>
    <w:rsid w:val="006C0924"/>
    <w:rsid w:val="006C0FB8"/>
    <w:rsid w:val="006C1310"/>
    <w:rsid w:val="006C1764"/>
    <w:rsid w:val="006C1C82"/>
    <w:rsid w:val="006C1E06"/>
    <w:rsid w:val="006C273B"/>
    <w:rsid w:val="006C2948"/>
    <w:rsid w:val="006C2E7C"/>
    <w:rsid w:val="006C3209"/>
    <w:rsid w:val="006C346A"/>
    <w:rsid w:val="006C34DF"/>
    <w:rsid w:val="006C35F3"/>
    <w:rsid w:val="006C360B"/>
    <w:rsid w:val="006C398D"/>
    <w:rsid w:val="006C3C28"/>
    <w:rsid w:val="006C3E87"/>
    <w:rsid w:val="006C46CA"/>
    <w:rsid w:val="006C4D8B"/>
    <w:rsid w:val="006C4DCD"/>
    <w:rsid w:val="006C4E35"/>
    <w:rsid w:val="006C54EF"/>
    <w:rsid w:val="006C67FD"/>
    <w:rsid w:val="006C69D4"/>
    <w:rsid w:val="006C6B62"/>
    <w:rsid w:val="006C6C07"/>
    <w:rsid w:val="006C6D14"/>
    <w:rsid w:val="006C6EAB"/>
    <w:rsid w:val="006C746A"/>
    <w:rsid w:val="006C7576"/>
    <w:rsid w:val="006C7A4D"/>
    <w:rsid w:val="006C7ACD"/>
    <w:rsid w:val="006C7AD3"/>
    <w:rsid w:val="006C7B14"/>
    <w:rsid w:val="006C7D0F"/>
    <w:rsid w:val="006C7D75"/>
    <w:rsid w:val="006D001D"/>
    <w:rsid w:val="006D0213"/>
    <w:rsid w:val="006D0240"/>
    <w:rsid w:val="006D02D2"/>
    <w:rsid w:val="006D0932"/>
    <w:rsid w:val="006D0AA6"/>
    <w:rsid w:val="006D0D4D"/>
    <w:rsid w:val="006D0D83"/>
    <w:rsid w:val="006D0E39"/>
    <w:rsid w:val="006D1176"/>
    <w:rsid w:val="006D1256"/>
    <w:rsid w:val="006D138A"/>
    <w:rsid w:val="006D18A4"/>
    <w:rsid w:val="006D18F9"/>
    <w:rsid w:val="006D1A4F"/>
    <w:rsid w:val="006D23C1"/>
    <w:rsid w:val="006D2657"/>
    <w:rsid w:val="006D2687"/>
    <w:rsid w:val="006D277B"/>
    <w:rsid w:val="006D2A61"/>
    <w:rsid w:val="006D2B21"/>
    <w:rsid w:val="006D2DBA"/>
    <w:rsid w:val="006D39BB"/>
    <w:rsid w:val="006D40A1"/>
    <w:rsid w:val="006D411E"/>
    <w:rsid w:val="006D4790"/>
    <w:rsid w:val="006D4DD3"/>
    <w:rsid w:val="006D4E71"/>
    <w:rsid w:val="006D5D5F"/>
    <w:rsid w:val="006D6337"/>
    <w:rsid w:val="006D64C6"/>
    <w:rsid w:val="006D687E"/>
    <w:rsid w:val="006D6B38"/>
    <w:rsid w:val="006D6DC4"/>
    <w:rsid w:val="006D7635"/>
    <w:rsid w:val="006D7764"/>
    <w:rsid w:val="006D7BBC"/>
    <w:rsid w:val="006E0D0A"/>
    <w:rsid w:val="006E10A7"/>
    <w:rsid w:val="006E150C"/>
    <w:rsid w:val="006E1975"/>
    <w:rsid w:val="006E1C98"/>
    <w:rsid w:val="006E306E"/>
    <w:rsid w:val="006E3250"/>
    <w:rsid w:val="006E363B"/>
    <w:rsid w:val="006E426C"/>
    <w:rsid w:val="006E44A1"/>
    <w:rsid w:val="006E45F8"/>
    <w:rsid w:val="006E47D3"/>
    <w:rsid w:val="006E49B2"/>
    <w:rsid w:val="006E50BE"/>
    <w:rsid w:val="006E5E66"/>
    <w:rsid w:val="006E5F42"/>
    <w:rsid w:val="006E6559"/>
    <w:rsid w:val="006E6A6C"/>
    <w:rsid w:val="006E7204"/>
    <w:rsid w:val="006E7568"/>
    <w:rsid w:val="006E783D"/>
    <w:rsid w:val="006E7947"/>
    <w:rsid w:val="006E7AE3"/>
    <w:rsid w:val="006E7DF3"/>
    <w:rsid w:val="006E7FD3"/>
    <w:rsid w:val="006F0216"/>
    <w:rsid w:val="006F0A58"/>
    <w:rsid w:val="006F0D94"/>
    <w:rsid w:val="006F1135"/>
    <w:rsid w:val="006F14E6"/>
    <w:rsid w:val="006F1AB0"/>
    <w:rsid w:val="006F1B24"/>
    <w:rsid w:val="006F24C6"/>
    <w:rsid w:val="006F25E4"/>
    <w:rsid w:val="006F2E2B"/>
    <w:rsid w:val="006F35F3"/>
    <w:rsid w:val="006F3C2A"/>
    <w:rsid w:val="006F3F22"/>
    <w:rsid w:val="006F43E2"/>
    <w:rsid w:val="006F4ECA"/>
    <w:rsid w:val="006F531D"/>
    <w:rsid w:val="006F53B8"/>
    <w:rsid w:val="006F5716"/>
    <w:rsid w:val="006F5DE3"/>
    <w:rsid w:val="006F65EC"/>
    <w:rsid w:val="006F680E"/>
    <w:rsid w:val="006F6998"/>
    <w:rsid w:val="006F7000"/>
    <w:rsid w:val="006F76BD"/>
    <w:rsid w:val="006F7913"/>
    <w:rsid w:val="006F7974"/>
    <w:rsid w:val="006F7D53"/>
    <w:rsid w:val="006F7DB4"/>
    <w:rsid w:val="00700211"/>
    <w:rsid w:val="007004C5"/>
    <w:rsid w:val="00700C43"/>
    <w:rsid w:val="00700E97"/>
    <w:rsid w:val="00701162"/>
    <w:rsid w:val="00701A81"/>
    <w:rsid w:val="00701B01"/>
    <w:rsid w:val="00701B33"/>
    <w:rsid w:val="00701D08"/>
    <w:rsid w:val="00701EC0"/>
    <w:rsid w:val="00701EE1"/>
    <w:rsid w:val="007021F1"/>
    <w:rsid w:val="007023A7"/>
    <w:rsid w:val="007025D6"/>
    <w:rsid w:val="00702E26"/>
    <w:rsid w:val="00702F16"/>
    <w:rsid w:val="00703063"/>
    <w:rsid w:val="007033A0"/>
    <w:rsid w:val="007035F9"/>
    <w:rsid w:val="00703870"/>
    <w:rsid w:val="00703CCF"/>
    <w:rsid w:val="0070408B"/>
    <w:rsid w:val="007041B4"/>
    <w:rsid w:val="007049DD"/>
    <w:rsid w:val="00704A4E"/>
    <w:rsid w:val="0070516B"/>
    <w:rsid w:val="007057D5"/>
    <w:rsid w:val="00705CB1"/>
    <w:rsid w:val="00706636"/>
    <w:rsid w:val="007069A3"/>
    <w:rsid w:val="00706C9A"/>
    <w:rsid w:val="00707372"/>
    <w:rsid w:val="007073E2"/>
    <w:rsid w:val="00707409"/>
    <w:rsid w:val="0070741F"/>
    <w:rsid w:val="00707750"/>
    <w:rsid w:val="007078CF"/>
    <w:rsid w:val="00707C61"/>
    <w:rsid w:val="00707CF3"/>
    <w:rsid w:val="00710A21"/>
    <w:rsid w:val="00710BC5"/>
    <w:rsid w:val="0071104D"/>
    <w:rsid w:val="00711D20"/>
    <w:rsid w:val="00711FDD"/>
    <w:rsid w:val="0071260B"/>
    <w:rsid w:val="007128B9"/>
    <w:rsid w:val="0071295B"/>
    <w:rsid w:val="00712A9A"/>
    <w:rsid w:val="00712E95"/>
    <w:rsid w:val="00713593"/>
    <w:rsid w:val="00714506"/>
    <w:rsid w:val="007145CF"/>
    <w:rsid w:val="00714641"/>
    <w:rsid w:val="007147E4"/>
    <w:rsid w:val="007152D1"/>
    <w:rsid w:val="00715902"/>
    <w:rsid w:val="00715969"/>
    <w:rsid w:val="007164E7"/>
    <w:rsid w:val="00716626"/>
    <w:rsid w:val="0071669A"/>
    <w:rsid w:val="00716B4C"/>
    <w:rsid w:val="00716D5E"/>
    <w:rsid w:val="00716DFA"/>
    <w:rsid w:val="00717AE8"/>
    <w:rsid w:val="007201E0"/>
    <w:rsid w:val="00720255"/>
    <w:rsid w:val="0072028C"/>
    <w:rsid w:val="00720328"/>
    <w:rsid w:val="007204B5"/>
    <w:rsid w:val="007208D2"/>
    <w:rsid w:val="00720D13"/>
    <w:rsid w:val="00720F12"/>
    <w:rsid w:val="007210D9"/>
    <w:rsid w:val="007217EA"/>
    <w:rsid w:val="0072188B"/>
    <w:rsid w:val="00721A61"/>
    <w:rsid w:val="007223C4"/>
    <w:rsid w:val="00722408"/>
    <w:rsid w:val="00722D55"/>
    <w:rsid w:val="00722FA5"/>
    <w:rsid w:val="007230C3"/>
    <w:rsid w:val="0072357F"/>
    <w:rsid w:val="007236BF"/>
    <w:rsid w:val="0072398B"/>
    <w:rsid w:val="00723F59"/>
    <w:rsid w:val="00723FC7"/>
    <w:rsid w:val="00724072"/>
    <w:rsid w:val="00724205"/>
    <w:rsid w:val="007242F7"/>
    <w:rsid w:val="00724855"/>
    <w:rsid w:val="00724B65"/>
    <w:rsid w:val="00724BAE"/>
    <w:rsid w:val="00724D89"/>
    <w:rsid w:val="00725025"/>
    <w:rsid w:val="00725241"/>
    <w:rsid w:val="007253F8"/>
    <w:rsid w:val="00725436"/>
    <w:rsid w:val="00725BC9"/>
    <w:rsid w:val="00725CB5"/>
    <w:rsid w:val="00726044"/>
    <w:rsid w:val="007263A1"/>
    <w:rsid w:val="007268F3"/>
    <w:rsid w:val="0072785D"/>
    <w:rsid w:val="00727A0D"/>
    <w:rsid w:val="00727AB3"/>
    <w:rsid w:val="00730597"/>
    <w:rsid w:val="0073066E"/>
    <w:rsid w:val="00730857"/>
    <w:rsid w:val="00730CE5"/>
    <w:rsid w:val="00731159"/>
    <w:rsid w:val="00731282"/>
    <w:rsid w:val="007317B4"/>
    <w:rsid w:val="00732A2B"/>
    <w:rsid w:val="00732A6F"/>
    <w:rsid w:val="00732B9D"/>
    <w:rsid w:val="0073311C"/>
    <w:rsid w:val="00733568"/>
    <w:rsid w:val="007336D4"/>
    <w:rsid w:val="007338BA"/>
    <w:rsid w:val="00734512"/>
    <w:rsid w:val="007345B8"/>
    <w:rsid w:val="00734778"/>
    <w:rsid w:val="00734960"/>
    <w:rsid w:val="00734A64"/>
    <w:rsid w:val="007351AE"/>
    <w:rsid w:val="0073546B"/>
    <w:rsid w:val="00735791"/>
    <w:rsid w:val="007365B5"/>
    <w:rsid w:val="007365CD"/>
    <w:rsid w:val="00736934"/>
    <w:rsid w:val="00737000"/>
    <w:rsid w:val="007378F6"/>
    <w:rsid w:val="00737B77"/>
    <w:rsid w:val="00737C09"/>
    <w:rsid w:val="007400AA"/>
    <w:rsid w:val="0074057B"/>
    <w:rsid w:val="00740EDD"/>
    <w:rsid w:val="00740FF1"/>
    <w:rsid w:val="007412B1"/>
    <w:rsid w:val="00741A7D"/>
    <w:rsid w:val="00741DFF"/>
    <w:rsid w:val="007420D7"/>
    <w:rsid w:val="007422E7"/>
    <w:rsid w:val="00742C2F"/>
    <w:rsid w:val="00742EBA"/>
    <w:rsid w:val="00743130"/>
    <w:rsid w:val="00743BE1"/>
    <w:rsid w:val="00743D3E"/>
    <w:rsid w:val="00744052"/>
    <w:rsid w:val="00744229"/>
    <w:rsid w:val="00744394"/>
    <w:rsid w:val="00744834"/>
    <w:rsid w:val="0074484E"/>
    <w:rsid w:val="00744931"/>
    <w:rsid w:val="00745022"/>
    <w:rsid w:val="00745280"/>
    <w:rsid w:val="007453F2"/>
    <w:rsid w:val="007456C4"/>
    <w:rsid w:val="007456F6"/>
    <w:rsid w:val="007459FC"/>
    <w:rsid w:val="00745C76"/>
    <w:rsid w:val="00746732"/>
    <w:rsid w:val="00747510"/>
    <w:rsid w:val="007475F4"/>
    <w:rsid w:val="00747716"/>
    <w:rsid w:val="0074790E"/>
    <w:rsid w:val="00750419"/>
    <w:rsid w:val="007508E4"/>
    <w:rsid w:val="00750902"/>
    <w:rsid w:val="00750918"/>
    <w:rsid w:val="007509EE"/>
    <w:rsid w:val="00750ECD"/>
    <w:rsid w:val="00750F88"/>
    <w:rsid w:val="007510C4"/>
    <w:rsid w:val="007517B9"/>
    <w:rsid w:val="007518DE"/>
    <w:rsid w:val="007518F3"/>
    <w:rsid w:val="00751BCE"/>
    <w:rsid w:val="00751CA5"/>
    <w:rsid w:val="00751DED"/>
    <w:rsid w:val="007526E2"/>
    <w:rsid w:val="007526E9"/>
    <w:rsid w:val="0075279A"/>
    <w:rsid w:val="0075289F"/>
    <w:rsid w:val="00753818"/>
    <w:rsid w:val="00753820"/>
    <w:rsid w:val="00753C92"/>
    <w:rsid w:val="00753C9C"/>
    <w:rsid w:val="007544DC"/>
    <w:rsid w:val="00754CEB"/>
    <w:rsid w:val="0075508C"/>
    <w:rsid w:val="00755535"/>
    <w:rsid w:val="00755783"/>
    <w:rsid w:val="00755A1F"/>
    <w:rsid w:val="00755BD4"/>
    <w:rsid w:val="00756705"/>
    <w:rsid w:val="00756895"/>
    <w:rsid w:val="00756CAE"/>
    <w:rsid w:val="007575CA"/>
    <w:rsid w:val="00757B3C"/>
    <w:rsid w:val="00757C65"/>
    <w:rsid w:val="00760BB0"/>
    <w:rsid w:val="00760EB5"/>
    <w:rsid w:val="0076127E"/>
    <w:rsid w:val="007612AC"/>
    <w:rsid w:val="007614B4"/>
    <w:rsid w:val="00761AF2"/>
    <w:rsid w:val="00761CF9"/>
    <w:rsid w:val="00762669"/>
    <w:rsid w:val="00763197"/>
    <w:rsid w:val="0076320F"/>
    <w:rsid w:val="00763349"/>
    <w:rsid w:val="0076337F"/>
    <w:rsid w:val="007633BF"/>
    <w:rsid w:val="007633C2"/>
    <w:rsid w:val="00763624"/>
    <w:rsid w:val="00763F47"/>
    <w:rsid w:val="00764E79"/>
    <w:rsid w:val="00764F79"/>
    <w:rsid w:val="00764FED"/>
    <w:rsid w:val="00765102"/>
    <w:rsid w:val="0076529D"/>
    <w:rsid w:val="00765806"/>
    <w:rsid w:val="00765C3B"/>
    <w:rsid w:val="00765F85"/>
    <w:rsid w:val="00766050"/>
    <w:rsid w:val="007667B3"/>
    <w:rsid w:val="00766B46"/>
    <w:rsid w:val="00767258"/>
    <w:rsid w:val="007674D3"/>
    <w:rsid w:val="00767696"/>
    <w:rsid w:val="0076781A"/>
    <w:rsid w:val="007704C1"/>
    <w:rsid w:val="007707FA"/>
    <w:rsid w:val="0077089E"/>
    <w:rsid w:val="00770A15"/>
    <w:rsid w:val="00770AF2"/>
    <w:rsid w:val="007711C0"/>
    <w:rsid w:val="00771240"/>
    <w:rsid w:val="00771536"/>
    <w:rsid w:val="00771BF7"/>
    <w:rsid w:val="007728E4"/>
    <w:rsid w:val="00773416"/>
    <w:rsid w:val="007735F5"/>
    <w:rsid w:val="0077376F"/>
    <w:rsid w:val="007738D0"/>
    <w:rsid w:val="00773EA3"/>
    <w:rsid w:val="0077436F"/>
    <w:rsid w:val="00774AE3"/>
    <w:rsid w:val="00774B6B"/>
    <w:rsid w:val="00774CE1"/>
    <w:rsid w:val="00774D7C"/>
    <w:rsid w:val="0077539D"/>
    <w:rsid w:val="00775433"/>
    <w:rsid w:val="007754FC"/>
    <w:rsid w:val="00775657"/>
    <w:rsid w:val="00775D96"/>
    <w:rsid w:val="00775E4A"/>
    <w:rsid w:val="00776C99"/>
    <w:rsid w:val="00776F13"/>
    <w:rsid w:val="007772EA"/>
    <w:rsid w:val="007777EC"/>
    <w:rsid w:val="00777CB7"/>
    <w:rsid w:val="00777D14"/>
    <w:rsid w:val="0078016A"/>
    <w:rsid w:val="00780315"/>
    <w:rsid w:val="007803B4"/>
    <w:rsid w:val="0078046C"/>
    <w:rsid w:val="0078079E"/>
    <w:rsid w:val="00780A6E"/>
    <w:rsid w:val="00780AD2"/>
    <w:rsid w:val="00781119"/>
    <w:rsid w:val="0078115B"/>
    <w:rsid w:val="0078155B"/>
    <w:rsid w:val="00781854"/>
    <w:rsid w:val="0078187E"/>
    <w:rsid w:val="00781AEE"/>
    <w:rsid w:val="00781F2F"/>
    <w:rsid w:val="00781F4E"/>
    <w:rsid w:val="007820FF"/>
    <w:rsid w:val="0078216B"/>
    <w:rsid w:val="0078244A"/>
    <w:rsid w:val="00782686"/>
    <w:rsid w:val="0078279D"/>
    <w:rsid w:val="0078386C"/>
    <w:rsid w:val="0078403E"/>
    <w:rsid w:val="00784236"/>
    <w:rsid w:val="00784332"/>
    <w:rsid w:val="007845B5"/>
    <w:rsid w:val="00784884"/>
    <w:rsid w:val="0078490C"/>
    <w:rsid w:val="00784C30"/>
    <w:rsid w:val="0078545F"/>
    <w:rsid w:val="00785862"/>
    <w:rsid w:val="007866BF"/>
    <w:rsid w:val="0078715C"/>
    <w:rsid w:val="0078727B"/>
    <w:rsid w:val="007874A5"/>
    <w:rsid w:val="00787DC1"/>
    <w:rsid w:val="00790015"/>
    <w:rsid w:val="007906AA"/>
    <w:rsid w:val="00790CAF"/>
    <w:rsid w:val="00790E27"/>
    <w:rsid w:val="00791134"/>
    <w:rsid w:val="00791AE0"/>
    <w:rsid w:val="00791E3E"/>
    <w:rsid w:val="00792C69"/>
    <w:rsid w:val="00792CB4"/>
    <w:rsid w:val="00792DAA"/>
    <w:rsid w:val="007938B8"/>
    <w:rsid w:val="00793D1D"/>
    <w:rsid w:val="00793E15"/>
    <w:rsid w:val="007948D3"/>
    <w:rsid w:val="007948F0"/>
    <w:rsid w:val="00794DD7"/>
    <w:rsid w:val="00794F0A"/>
    <w:rsid w:val="00795974"/>
    <w:rsid w:val="00795BE5"/>
    <w:rsid w:val="00795C66"/>
    <w:rsid w:val="007965C7"/>
    <w:rsid w:val="00796B18"/>
    <w:rsid w:val="007976D4"/>
    <w:rsid w:val="00797900"/>
    <w:rsid w:val="00797B7E"/>
    <w:rsid w:val="00797C95"/>
    <w:rsid w:val="00797CF3"/>
    <w:rsid w:val="00797E8E"/>
    <w:rsid w:val="00797FE1"/>
    <w:rsid w:val="007A01CB"/>
    <w:rsid w:val="007A0334"/>
    <w:rsid w:val="007A04A6"/>
    <w:rsid w:val="007A0EAE"/>
    <w:rsid w:val="007A1E0E"/>
    <w:rsid w:val="007A2AA5"/>
    <w:rsid w:val="007A30CE"/>
    <w:rsid w:val="007A379F"/>
    <w:rsid w:val="007A39C4"/>
    <w:rsid w:val="007A3D1E"/>
    <w:rsid w:val="007A448B"/>
    <w:rsid w:val="007A4A74"/>
    <w:rsid w:val="007A501B"/>
    <w:rsid w:val="007A50FC"/>
    <w:rsid w:val="007A52B1"/>
    <w:rsid w:val="007A6062"/>
    <w:rsid w:val="007A6F41"/>
    <w:rsid w:val="007A70F6"/>
    <w:rsid w:val="007A71F7"/>
    <w:rsid w:val="007A7468"/>
    <w:rsid w:val="007A74A5"/>
    <w:rsid w:val="007A777D"/>
    <w:rsid w:val="007A78A2"/>
    <w:rsid w:val="007A7BDB"/>
    <w:rsid w:val="007B00C8"/>
    <w:rsid w:val="007B06DE"/>
    <w:rsid w:val="007B0D50"/>
    <w:rsid w:val="007B1095"/>
    <w:rsid w:val="007B10A9"/>
    <w:rsid w:val="007B1391"/>
    <w:rsid w:val="007B13B2"/>
    <w:rsid w:val="007B1639"/>
    <w:rsid w:val="007B1886"/>
    <w:rsid w:val="007B18B6"/>
    <w:rsid w:val="007B220F"/>
    <w:rsid w:val="007B29F9"/>
    <w:rsid w:val="007B2D35"/>
    <w:rsid w:val="007B2EFF"/>
    <w:rsid w:val="007B380B"/>
    <w:rsid w:val="007B3B01"/>
    <w:rsid w:val="007B3C71"/>
    <w:rsid w:val="007B40FD"/>
    <w:rsid w:val="007B4623"/>
    <w:rsid w:val="007B47CC"/>
    <w:rsid w:val="007B492A"/>
    <w:rsid w:val="007B4EA4"/>
    <w:rsid w:val="007B53A9"/>
    <w:rsid w:val="007B5753"/>
    <w:rsid w:val="007B59F3"/>
    <w:rsid w:val="007B5CF2"/>
    <w:rsid w:val="007B5E5D"/>
    <w:rsid w:val="007B601E"/>
    <w:rsid w:val="007B679B"/>
    <w:rsid w:val="007B6C00"/>
    <w:rsid w:val="007B6C93"/>
    <w:rsid w:val="007B6FC8"/>
    <w:rsid w:val="007B711E"/>
    <w:rsid w:val="007B75B7"/>
    <w:rsid w:val="007B79BF"/>
    <w:rsid w:val="007B7D6A"/>
    <w:rsid w:val="007C039D"/>
    <w:rsid w:val="007C041F"/>
    <w:rsid w:val="007C0CA4"/>
    <w:rsid w:val="007C10C3"/>
    <w:rsid w:val="007C1236"/>
    <w:rsid w:val="007C1516"/>
    <w:rsid w:val="007C1A14"/>
    <w:rsid w:val="007C1F40"/>
    <w:rsid w:val="007C214E"/>
    <w:rsid w:val="007C3ED5"/>
    <w:rsid w:val="007C3FC6"/>
    <w:rsid w:val="007C44A6"/>
    <w:rsid w:val="007C4624"/>
    <w:rsid w:val="007C46AE"/>
    <w:rsid w:val="007C49DB"/>
    <w:rsid w:val="007C528B"/>
    <w:rsid w:val="007C57C1"/>
    <w:rsid w:val="007C58F0"/>
    <w:rsid w:val="007C6058"/>
    <w:rsid w:val="007C6517"/>
    <w:rsid w:val="007C6A2A"/>
    <w:rsid w:val="007C6C21"/>
    <w:rsid w:val="007C6FF4"/>
    <w:rsid w:val="007C71CA"/>
    <w:rsid w:val="007C7295"/>
    <w:rsid w:val="007C75B8"/>
    <w:rsid w:val="007C786D"/>
    <w:rsid w:val="007C78EA"/>
    <w:rsid w:val="007D01D2"/>
    <w:rsid w:val="007D0594"/>
    <w:rsid w:val="007D0744"/>
    <w:rsid w:val="007D08D7"/>
    <w:rsid w:val="007D0996"/>
    <w:rsid w:val="007D249E"/>
    <w:rsid w:val="007D2ADC"/>
    <w:rsid w:val="007D2EC6"/>
    <w:rsid w:val="007D33DD"/>
    <w:rsid w:val="007D35B7"/>
    <w:rsid w:val="007D3611"/>
    <w:rsid w:val="007D37E5"/>
    <w:rsid w:val="007D3854"/>
    <w:rsid w:val="007D4244"/>
    <w:rsid w:val="007D4473"/>
    <w:rsid w:val="007D483B"/>
    <w:rsid w:val="007D5767"/>
    <w:rsid w:val="007D593D"/>
    <w:rsid w:val="007D5D82"/>
    <w:rsid w:val="007D6A06"/>
    <w:rsid w:val="007D751F"/>
    <w:rsid w:val="007D7989"/>
    <w:rsid w:val="007D7AB0"/>
    <w:rsid w:val="007D7BD5"/>
    <w:rsid w:val="007D7E24"/>
    <w:rsid w:val="007D7FAA"/>
    <w:rsid w:val="007E0509"/>
    <w:rsid w:val="007E07F8"/>
    <w:rsid w:val="007E0F11"/>
    <w:rsid w:val="007E1110"/>
    <w:rsid w:val="007E18AB"/>
    <w:rsid w:val="007E19BD"/>
    <w:rsid w:val="007E1ADE"/>
    <w:rsid w:val="007E1F05"/>
    <w:rsid w:val="007E2DAE"/>
    <w:rsid w:val="007E2F5D"/>
    <w:rsid w:val="007E2F89"/>
    <w:rsid w:val="007E381F"/>
    <w:rsid w:val="007E3BD5"/>
    <w:rsid w:val="007E3C7F"/>
    <w:rsid w:val="007E40FD"/>
    <w:rsid w:val="007E4346"/>
    <w:rsid w:val="007E48F7"/>
    <w:rsid w:val="007E4C2D"/>
    <w:rsid w:val="007E51BA"/>
    <w:rsid w:val="007E571E"/>
    <w:rsid w:val="007E603A"/>
    <w:rsid w:val="007E68C6"/>
    <w:rsid w:val="007E6B4C"/>
    <w:rsid w:val="007E7164"/>
    <w:rsid w:val="007E737F"/>
    <w:rsid w:val="007E74AE"/>
    <w:rsid w:val="007E74BE"/>
    <w:rsid w:val="007E7727"/>
    <w:rsid w:val="007E7914"/>
    <w:rsid w:val="007E7BF7"/>
    <w:rsid w:val="007F0269"/>
    <w:rsid w:val="007F030E"/>
    <w:rsid w:val="007F087D"/>
    <w:rsid w:val="007F0E2C"/>
    <w:rsid w:val="007F0F35"/>
    <w:rsid w:val="007F0F94"/>
    <w:rsid w:val="007F1056"/>
    <w:rsid w:val="007F217E"/>
    <w:rsid w:val="007F26BB"/>
    <w:rsid w:val="007F2BAB"/>
    <w:rsid w:val="007F2CDB"/>
    <w:rsid w:val="007F30BA"/>
    <w:rsid w:val="007F3BA4"/>
    <w:rsid w:val="007F40A7"/>
    <w:rsid w:val="007F62BA"/>
    <w:rsid w:val="007F6EA9"/>
    <w:rsid w:val="007F749B"/>
    <w:rsid w:val="007F7578"/>
    <w:rsid w:val="007F757B"/>
    <w:rsid w:val="007F7869"/>
    <w:rsid w:val="007F795C"/>
    <w:rsid w:val="007F799B"/>
    <w:rsid w:val="007F7C4E"/>
    <w:rsid w:val="007F7FB6"/>
    <w:rsid w:val="00800570"/>
    <w:rsid w:val="00800934"/>
    <w:rsid w:val="0080097B"/>
    <w:rsid w:val="00800AC6"/>
    <w:rsid w:val="00800E4E"/>
    <w:rsid w:val="008011C3"/>
    <w:rsid w:val="00801A99"/>
    <w:rsid w:val="00801BCB"/>
    <w:rsid w:val="00801CC9"/>
    <w:rsid w:val="00801CE5"/>
    <w:rsid w:val="00801D58"/>
    <w:rsid w:val="00801E47"/>
    <w:rsid w:val="00801E6B"/>
    <w:rsid w:val="00802728"/>
    <w:rsid w:val="00802919"/>
    <w:rsid w:val="00802B39"/>
    <w:rsid w:val="00802C82"/>
    <w:rsid w:val="00802D42"/>
    <w:rsid w:val="00803931"/>
    <w:rsid w:val="00804E89"/>
    <w:rsid w:val="008054FA"/>
    <w:rsid w:val="008058CA"/>
    <w:rsid w:val="00805C7B"/>
    <w:rsid w:val="00805E96"/>
    <w:rsid w:val="00806666"/>
    <w:rsid w:val="0080686C"/>
    <w:rsid w:val="00807034"/>
    <w:rsid w:val="0080761E"/>
    <w:rsid w:val="00807E00"/>
    <w:rsid w:val="008108EB"/>
    <w:rsid w:val="008109E9"/>
    <w:rsid w:val="00810E99"/>
    <w:rsid w:val="00811162"/>
    <w:rsid w:val="00811AA1"/>
    <w:rsid w:val="00811B28"/>
    <w:rsid w:val="00811B81"/>
    <w:rsid w:val="00811C5D"/>
    <w:rsid w:val="00811E94"/>
    <w:rsid w:val="00811F6B"/>
    <w:rsid w:val="008123CC"/>
    <w:rsid w:val="00812675"/>
    <w:rsid w:val="008128F8"/>
    <w:rsid w:val="00812F99"/>
    <w:rsid w:val="008138C5"/>
    <w:rsid w:val="00814349"/>
    <w:rsid w:val="00814D42"/>
    <w:rsid w:val="00815128"/>
    <w:rsid w:val="00815891"/>
    <w:rsid w:val="00815A01"/>
    <w:rsid w:val="008161DA"/>
    <w:rsid w:val="008162BA"/>
    <w:rsid w:val="00816549"/>
    <w:rsid w:val="008168C0"/>
    <w:rsid w:val="00816E74"/>
    <w:rsid w:val="00817427"/>
    <w:rsid w:val="00817721"/>
    <w:rsid w:val="008177F1"/>
    <w:rsid w:val="008178C1"/>
    <w:rsid w:val="00817904"/>
    <w:rsid w:val="00820046"/>
    <w:rsid w:val="00820082"/>
    <w:rsid w:val="008204AF"/>
    <w:rsid w:val="008204ED"/>
    <w:rsid w:val="008208A1"/>
    <w:rsid w:val="008208C7"/>
    <w:rsid w:val="00820946"/>
    <w:rsid w:val="008210FA"/>
    <w:rsid w:val="0082281C"/>
    <w:rsid w:val="008229ED"/>
    <w:rsid w:val="00822DF6"/>
    <w:rsid w:val="00823CE4"/>
    <w:rsid w:val="0082461A"/>
    <w:rsid w:val="008248B9"/>
    <w:rsid w:val="00824B49"/>
    <w:rsid w:val="00824E31"/>
    <w:rsid w:val="008251C8"/>
    <w:rsid w:val="008254F6"/>
    <w:rsid w:val="008257E2"/>
    <w:rsid w:val="00825811"/>
    <w:rsid w:val="008259D8"/>
    <w:rsid w:val="00825BEC"/>
    <w:rsid w:val="00825C70"/>
    <w:rsid w:val="00825F45"/>
    <w:rsid w:val="008264FA"/>
    <w:rsid w:val="0082662A"/>
    <w:rsid w:val="00826C2A"/>
    <w:rsid w:val="00827129"/>
    <w:rsid w:val="00827833"/>
    <w:rsid w:val="00827D1D"/>
    <w:rsid w:val="00827ECB"/>
    <w:rsid w:val="00827F5F"/>
    <w:rsid w:val="00830445"/>
    <w:rsid w:val="008305DE"/>
    <w:rsid w:val="008306C0"/>
    <w:rsid w:val="00830E17"/>
    <w:rsid w:val="00830E96"/>
    <w:rsid w:val="00830F66"/>
    <w:rsid w:val="008311B3"/>
    <w:rsid w:val="0083142E"/>
    <w:rsid w:val="00831824"/>
    <w:rsid w:val="00832054"/>
    <w:rsid w:val="00832227"/>
    <w:rsid w:val="00832369"/>
    <w:rsid w:val="00832454"/>
    <w:rsid w:val="00832838"/>
    <w:rsid w:val="00832CE8"/>
    <w:rsid w:val="00833113"/>
    <w:rsid w:val="008332F5"/>
    <w:rsid w:val="008334D8"/>
    <w:rsid w:val="0083391E"/>
    <w:rsid w:val="00833FE9"/>
    <w:rsid w:val="00834810"/>
    <w:rsid w:val="0083558A"/>
    <w:rsid w:val="008355C4"/>
    <w:rsid w:val="0083571F"/>
    <w:rsid w:val="00835C82"/>
    <w:rsid w:val="0083642E"/>
    <w:rsid w:val="008364D5"/>
    <w:rsid w:val="0083685E"/>
    <w:rsid w:val="00836D68"/>
    <w:rsid w:val="0083709D"/>
    <w:rsid w:val="00837127"/>
    <w:rsid w:val="00837466"/>
    <w:rsid w:val="00837E3B"/>
    <w:rsid w:val="00840288"/>
    <w:rsid w:val="00840295"/>
    <w:rsid w:val="0084033C"/>
    <w:rsid w:val="00840A06"/>
    <w:rsid w:val="00840DAE"/>
    <w:rsid w:val="0084157B"/>
    <w:rsid w:val="00841C92"/>
    <w:rsid w:val="0084204D"/>
    <w:rsid w:val="00842329"/>
    <w:rsid w:val="008430B5"/>
    <w:rsid w:val="008439EE"/>
    <w:rsid w:val="00843C6C"/>
    <w:rsid w:val="00843DC5"/>
    <w:rsid w:val="00843E45"/>
    <w:rsid w:val="008450FC"/>
    <w:rsid w:val="008452CB"/>
    <w:rsid w:val="008463EF"/>
    <w:rsid w:val="008471E9"/>
    <w:rsid w:val="00847C15"/>
    <w:rsid w:val="00847DBA"/>
    <w:rsid w:val="00850047"/>
    <w:rsid w:val="008506CD"/>
    <w:rsid w:val="00850C46"/>
    <w:rsid w:val="008514B3"/>
    <w:rsid w:val="008514C0"/>
    <w:rsid w:val="00851560"/>
    <w:rsid w:val="00851758"/>
    <w:rsid w:val="00851A59"/>
    <w:rsid w:val="00851EA4"/>
    <w:rsid w:val="008520BC"/>
    <w:rsid w:val="0085271E"/>
    <w:rsid w:val="0085281C"/>
    <w:rsid w:val="00852EA8"/>
    <w:rsid w:val="00853184"/>
    <w:rsid w:val="00853460"/>
    <w:rsid w:val="00853BD9"/>
    <w:rsid w:val="00853C21"/>
    <w:rsid w:val="008544FE"/>
    <w:rsid w:val="00854EC6"/>
    <w:rsid w:val="00855486"/>
    <w:rsid w:val="008554AA"/>
    <w:rsid w:val="00855AD4"/>
    <w:rsid w:val="00855B1D"/>
    <w:rsid w:val="00855DEA"/>
    <w:rsid w:val="0085601A"/>
    <w:rsid w:val="0085604D"/>
    <w:rsid w:val="00856714"/>
    <w:rsid w:val="00856AF2"/>
    <w:rsid w:val="0085740E"/>
    <w:rsid w:val="008577D0"/>
    <w:rsid w:val="00857BC6"/>
    <w:rsid w:val="00857C76"/>
    <w:rsid w:val="008601B4"/>
    <w:rsid w:val="0086042E"/>
    <w:rsid w:val="008609EC"/>
    <w:rsid w:val="00860CD7"/>
    <w:rsid w:val="0086135B"/>
    <w:rsid w:val="0086145B"/>
    <w:rsid w:val="00861714"/>
    <w:rsid w:val="00861F23"/>
    <w:rsid w:val="00862942"/>
    <w:rsid w:val="00863B76"/>
    <w:rsid w:val="00863DFD"/>
    <w:rsid w:val="00864238"/>
    <w:rsid w:val="00864DA4"/>
    <w:rsid w:val="008650C0"/>
    <w:rsid w:val="00865304"/>
    <w:rsid w:val="00865393"/>
    <w:rsid w:val="008655ED"/>
    <w:rsid w:val="008665AB"/>
    <w:rsid w:val="008669D5"/>
    <w:rsid w:val="00866D5B"/>
    <w:rsid w:val="008674CE"/>
    <w:rsid w:val="008677DD"/>
    <w:rsid w:val="00867805"/>
    <w:rsid w:val="00867AA9"/>
    <w:rsid w:val="00867FDE"/>
    <w:rsid w:val="00870576"/>
    <w:rsid w:val="008706A2"/>
    <w:rsid w:val="00870A3B"/>
    <w:rsid w:val="00870F2B"/>
    <w:rsid w:val="0087122D"/>
    <w:rsid w:val="00871306"/>
    <w:rsid w:val="00871458"/>
    <w:rsid w:val="00871A6C"/>
    <w:rsid w:val="00871B07"/>
    <w:rsid w:val="00872088"/>
    <w:rsid w:val="008720FA"/>
    <w:rsid w:val="0087211E"/>
    <w:rsid w:val="0087288A"/>
    <w:rsid w:val="00872A5A"/>
    <w:rsid w:val="00872E15"/>
    <w:rsid w:val="00873162"/>
    <w:rsid w:val="00873533"/>
    <w:rsid w:val="0087391B"/>
    <w:rsid w:val="00873A16"/>
    <w:rsid w:val="00873BAF"/>
    <w:rsid w:val="00873BB1"/>
    <w:rsid w:val="00873E50"/>
    <w:rsid w:val="00873F41"/>
    <w:rsid w:val="00874593"/>
    <w:rsid w:val="008745F9"/>
    <w:rsid w:val="008748F4"/>
    <w:rsid w:val="00874E48"/>
    <w:rsid w:val="008751C6"/>
    <w:rsid w:val="00875689"/>
    <w:rsid w:val="00875757"/>
    <w:rsid w:val="008757AE"/>
    <w:rsid w:val="008758A6"/>
    <w:rsid w:val="00875C8E"/>
    <w:rsid w:val="00875F6B"/>
    <w:rsid w:val="00875FC3"/>
    <w:rsid w:val="00876064"/>
    <w:rsid w:val="008760D7"/>
    <w:rsid w:val="008762C4"/>
    <w:rsid w:val="00876681"/>
    <w:rsid w:val="00876B3B"/>
    <w:rsid w:val="00876C96"/>
    <w:rsid w:val="0087704F"/>
    <w:rsid w:val="008774FE"/>
    <w:rsid w:val="00877888"/>
    <w:rsid w:val="00877C12"/>
    <w:rsid w:val="008801CD"/>
    <w:rsid w:val="00880A73"/>
    <w:rsid w:val="00880F8F"/>
    <w:rsid w:val="00880FA3"/>
    <w:rsid w:val="00881228"/>
    <w:rsid w:val="008812FF"/>
    <w:rsid w:val="008814CF"/>
    <w:rsid w:val="00881642"/>
    <w:rsid w:val="00881688"/>
    <w:rsid w:val="00881D3F"/>
    <w:rsid w:val="008824EF"/>
    <w:rsid w:val="00882A50"/>
    <w:rsid w:val="00882D7F"/>
    <w:rsid w:val="00882E64"/>
    <w:rsid w:val="00882EC7"/>
    <w:rsid w:val="00882FF6"/>
    <w:rsid w:val="0088354D"/>
    <w:rsid w:val="008836B4"/>
    <w:rsid w:val="008838DE"/>
    <w:rsid w:val="00883B64"/>
    <w:rsid w:val="00883BA3"/>
    <w:rsid w:val="00883F45"/>
    <w:rsid w:val="00884163"/>
    <w:rsid w:val="0088451B"/>
    <w:rsid w:val="00884611"/>
    <w:rsid w:val="008847CC"/>
    <w:rsid w:val="00886047"/>
    <w:rsid w:val="008860DB"/>
    <w:rsid w:val="00886430"/>
    <w:rsid w:val="00886781"/>
    <w:rsid w:val="00887031"/>
    <w:rsid w:val="008871E9"/>
    <w:rsid w:val="00890AB0"/>
    <w:rsid w:val="00891433"/>
    <w:rsid w:val="0089199B"/>
    <w:rsid w:val="00891CC8"/>
    <w:rsid w:val="008926EC"/>
    <w:rsid w:val="00892A5A"/>
    <w:rsid w:val="00892C56"/>
    <w:rsid w:val="00892EF4"/>
    <w:rsid w:val="008936A3"/>
    <w:rsid w:val="00893760"/>
    <w:rsid w:val="00893B36"/>
    <w:rsid w:val="00893BD9"/>
    <w:rsid w:val="008949B3"/>
    <w:rsid w:val="00895625"/>
    <w:rsid w:val="00895852"/>
    <w:rsid w:val="00896559"/>
    <w:rsid w:val="00896660"/>
    <w:rsid w:val="00897263"/>
    <w:rsid w:val="00897871"/>
    <w:rsid w:val="00897E55"/>
    <w:rsid w:val="008A016B"/>
    <w:rsid w:val="008A043B"/>
    <w:rsid w:val="008A0A0A"/>
    <w:rsid w:val="008A0AD1"/>
    <w:rsid w:val="008A1DD4"/>
    <w:rsid w:val="008A20A0"/>
    <w:rsid w:val="008A2374"/>
    <w:rsid w:val="008A31AA"/>
    <w:rsid w:val="008A338F"/>
    <w:rsid w:val="008A388E"/>
    <w:rsid w:val="008A44AD"/>
    <w:rsid w:val="008A44EA"/>
    <w:rsid w:val="008A4BD1"/>
    <w:rsid w:val="008A4F0E"/>
    <w:rsid w:val="008A54A9"/>
    <w:rsid w:val="008A568B"/>
    <w:rsid w:val="008A579B"/>
    <w:rsid w:val="008A5A72"/>
    <w:rsid w:val="008A5CC3"/>
    <w:rsid w:val="008A5F60"/>
    <w:rsid w:val="008A63F3"/>
    <w:rsid w:val="008A6413"/>
    <w:rsid w:val="008A65D6"/>
    <w:rsid w:val="008A7075"/>
    <w:rsid w:val="008A71C2"/>
    <w:rsid w:val="008A74C1"/>
    <w:rsid w:val="008A79B3"/>
    <w:rsid w:val="008B009F"/>
    <w:rsid w:val="008B02E5"/>
    <w:rsid w:val="008B073C"/>
    <w:rsid w:val="008B0EE5"/>
    <w:rsid w:val="008B16EE"/>
    <w:rsid w:val="008B17E7"/>
    <w:rsid w:val="008B1887"/>
    <w:rsid w:val="008B223B"/>
    <w:rsid w:val="008B2527"/>
    <w:rsid w:val="008B2DE8"/>
    <w:rsid w:val="008B31AB"/>
    <w:rsid w:val="008B325E"/>
    <w:rsid w:val="008B32CC"/>
    <w:rsid w:val="008B3551"/>
    <w:rsid w:val="008B4565"/>
    <w:rsid w:val="008B45F3"/>
    <w:rsid w:val="008B4974"/>
    <w:rsid w:val="008B4F8C"/>
    <w:rsid w:val="008B53A4"/>
    <w:rsid w:val="008B5EC6"/>
    <w:rsid w:val="008B62FD"/>
    <w:rsid w:val="008B66EA"/>
    <w:rsid w:val="008B676A"/>
    <w:rsid w:val="008B7116"/>
    <w:rsid w:val="008B7427"/>
    <w:rsid w:val="008B7514"/>
    <w:rsid w:val="008B7884"/>
    <w:rsid w:val="008B7A7B"/>
    <w:rsid w:val="008B7E28"/>
    <w:rsid w:val="008C007C"/>
    <w:rsid w:val="008C04E6"/>
    <w:rsid w:val="008C08A9"/>
    <w:rsid w:val="008C0C36"/>
    <w:rsid w:val="008C1180"/>
    <w:rsid w:val="008C1403"/>
    <w:rsid w:val="008C14DE"/>
    <w:rsid w:val="008C15F8"/>
    <w:rsid w:val="008C1BEA"/>
    <w:rsid w:val="008C1FC5"/>
    <w:rsid w:val="008C22FD"/>
    <w:rsid w:val="008C242B"/>
    <w:rsid w:val="008C2873"/>
    <w:rsid w:val="008C28D1"/>
    <w:rsid w:val="008C29A6"/>
    <w:rsid w:val="008C2BE3"/>
    <w:rsid w:val="008C2C1B"/>
    <w:rsid w:val="008C2CF5"/>
    <w:rsid w:val="008C3B9C"/>
    <w:rsid w:val="008C3D79"/>
    <w:rsid w:val="008C4A55"/>
    <w:rsid w:val="008C4DC6"/>
    <w:rsid w:val="008C55C7"/>
    <w:rsid w:val="008C5B51"/>
    <w:rsid w:val="008C5F60"/>
    <w:rsid w:val="008C66B1"/>
    <w:rsid w:val="008C72E1"/>
    <w:rsid w:val="008C7897"/>
    <w:rsid w:val="008C7AD6"/>
    <w:rsid w:val="008C7D53"/>
    <w:rsid w:val="008C7D59"/>
    <w:rsid w:val="008D089D"/>
    <w:rsid w:val="008D08A3"/>
    <w:rsid w:val="008D08BF"/>
    <w:rsid w:val="008D0B7D"/>
    <w:rsid w:val="008D0D91"/>
    <w:rsid w:val="008D14CE"/>
    <w:rsid w:val="008D153C"/>
    <w:rsid w:val="008D1734"/>
    <w:rsid w:val="008D173F"/>
    <w:rsid w:val="008D1800"/>
    <w:rsid w:val="008D1F53"/>
    <w:rsid w:val="008D1F57"/>
    <w:rsid w:val="008D206F"/>
    <w:rsid w:val="008D26A6"/>
    <w:rsid w:val="008D2C70"/>
    <w:rsid w:val="008D33E2"/>
    <w:rsid w:val="008D37F5"/>
    <w:rsid w:val="008D3EA5"/>
    <w:rsid w:val="008D3F8A"/>
    <w:rsid w:val="008D411E"/>
    <w:rsid w:val="008D461F"/>
    <w:rsid w:val="008D4780"/>
    <w:rsid w:val="008D479B"/>
    <w:rsid w:val="008D51AC"/>
    <w:rsid w:val="008D56A7"/>
    <w:rsid w:val="008D5933"/>
    <w:rsid w:val="008D5ED3"/>
    <w:rsid w:val="008D643D"/>
    <w:rsid w:val="008D6752"/>
    <w:rsid w:val="008D74C9"/>
    <w:rsid w:val="008D7546"/>
    <w:rsid w:val="008E066F"/>
    <w:rsid w:val="008E07AE"/>
    <w:rsid w:val="008E0B8E"/>
    <w:rsid w:val="008E0CF3"/>
    <w:rsid w:val="008E157C"/>
    <w:rsid w:val="008E16D5"/>
    <w:rsid w:val="008E23CA"/>
    <w:rsid w:val="008E2B4B"/>
    <w:rsid w:val="008E3268"/>
    <w:rsid w:val="008E3371"/>
    <w:rsid w:val="008E3C61"/>
    <w:rsid w:val="008E3FF3"/>
    <w:rsid w:val="008E41AD"/>
    <w:rsid w:val="008E420C"/>
    <w:rsid w:val="008E5125"/>
    <w:rsid w:val="008E5569"/>
    <w:rsid w:val="008E5A66"/>
    <w:rsid w:val="008E5BDB"/>
    <w:rsid w:val="008E5CEC"/>
    <w:rsid w:val="008E5E69"/>
    <w:rsid w:val="008E6A6F"/>
    <w:rsid w:val="008E6B7A"/>
    <w:rsid w:val="008E6BCC"/>
    <w:rsid w:val="008E6BEA"/>
    <w:rsid w:val="008E7170"/>
    <w:rsid w:val="008E72F2"/>
    <w:rsid w:val="008E7ABD"/>
    <w:rsid w:val="008E7D55"/>
    <w:rsid w:val="008E7D9C"/>
    <w:rsid w:val="008E7EBA"/>
    <w:rsid w:val="008F04BA"/>
    <w:rsid w:val="008F076A"/>
    <w:rsid w:val="008F12AA"/>
    <w:rsid w:val="008F1311"/>
    <w:rsid w:val="008F1314"/>
    <w:rsid w:val="008F173B"/>
    <w:rsid w:val="008F1B3D"/>
    <w:rsid w:val="008F1C11"/>
    <w:rsid w:val="008F1CB0"/>
    <w:rsid w:val="008F1E44"/>
    <w:rsid w:val="008F2A52"/>
    <w:rsid w:val="008F34C7"/>
    <w:rsid w:val="008F4240"/>
    <w:rsid w:val="008F426B"/>
    <w:rsid w:val="008F4362"/>
    <w:rsid w:val="008F4579"/>
    <w:rsid w:val="008F465F"/>
    <w:rsid w:val="008F4802"/>
    <w:rsid w:val="008F48F5"/>
    <w:rsid w:val="008F4B51"/>
    <w:rsid w:val="008F4DFE"/>
    <w:rsid w:val="008F5488"/>
    <w:rsid w:val="008F580C"/>
    <w:rsid w:val="008F63F4"/>
    <w:rsid w:val="008F6D38"/>
    <w:rsid w:val="008F7017"/>
    <w:rsid w:val="008F745D"/>
    <w:rsid w:val="00900015"/>
    <w:rsid w:val="009005BE"/>
    <w:rsid w:val="009005D8"/>
    <w:rsid w:val="00900DCC"/>
    <w:rsid w:val="009012AB"/>
    <w:rsid w:val="00901470"/>
    <w:rsid w:val="00901589"/>
    <w:rsid w:val="00901AD8"/>
    <w:rsid w:val="0090262C"/>
    <w:rsid w:val="00903072"/>
    <w:rsid w:val="00903DCC"/>
    <w:rsid w:val="00903FD8"/>
    <w:rsid w:val="00904C38"/>
    <w:rsid w:val="00904D29"/>
    <w:rsid w:val="00904F0B"/>
    <w:rsid w:val="00905579"/>
    <w:rsid w:val="00905CAE"/>
    <w:rsid w:val="0090624E"/>
    <w:rsid w:val="0090644D"/>
    <w:rsid w:val="009069E2"/>
    <w:rsid w:val="0090773A"/>
    <w:rsid w:val="00907DBF"/>
    <w:rsid w:val="00910BD1"/>
    <w:rsid w:val="009112ED"/>
    <w:rsid w:val="00911397"/>
    <w:rsid w:val="00911C8E"/>
    <w:rsid w:val="00911D2C"/>
    <w:rsid w:val="0091201F"/>
    <w:rsid w:val="0091250B"/>
    <w:rsid w:val="00912BA5"/>
    <w:rsid w:val="00912BEC"/>
    <w:rsid w:val="00912FFC"/>
    <w:rsid w:val="00913098"/>
    <w:rsid w:val="009138CB"/>
    <w:rsid w:val="00913BEE"/>
    <w:rsid w:val="009148DA"/>
    <w:rsid w:val="00916557"/>
    <w:rsid w:val="009167FD"/>
    <w:rsid w:val="009168C9"/>
    <w:rsid w:val="00916AF2"/>
    <w:rsid w:val="00916F9A"/>
    <w:rsid w:val="00917F0E"/>
    <w:rsid w:val="00920C65"/>
    <w:rsid w:val="00921283"/>
    <w:rsid w:val="0092150F"/>
    <w:rsid w:val="0092189B"/>
    <w:rsid w:val="00921AEC"/>
    <w:rsid w:val="009220E6"/>
    <w:rsid w:val="00922BF3"/>
    <w:rsid w:val="009231D8"/>
    <w:rsid w:val="009234A0"/>
    <w:rsid w:val="00923954"/>
    <w:rsid w:val="00923A0A"/>
    <w:rsid w:val="00923B02"/>
    <w:rsid w:val="0092427E"/>
    <w:rsid w:val="0092434C"/>
    <w:rsid w:val="00924917"/>
    <w:rsid w:val="00924E17"/>
    <w:rsid w:val="0092509E"/>
    <w:rsid w:val="009250BA"/>
    <w:rsid w:val="00925339"/>
    <w:rsid w:val="0092568D"/>
    <w:rsid w:val="009259BD"/>
    <w:rsid w:val="00925C81"/>
    <w:rsid w:val="00925FD5"/>
    <w:rsid w:val="0092609A"/>
    <w:rsid w:val="009260DD"/>
    <w:rsid w:val="00926174"/>
    <w:rsid w:val="0092646B"/>
    <w:rsid w:val="0092666A"/>
    <w:rsid w:val="009267D2"/>
    <w:rsid w:val="00926B1C"/>
    <w:rsid w:val="00926C09"/>
    <w:rsid w:val="00926ED4"/>
    <w:rsid w:val="00927688"/>
    <w:rsid w:val="00927EBA"/>
    <w:rsid w:val="0093023D"/>
    <w:rsid w:val="009302AB"/>
    <w:rsid w:val="00930857"/>
    <w:rsid w:val="00930D19"/>
    <w:rsid w:val="0093176C"/>
    <w:rsid w:val="009317F3"/>
    <w:rsid w:val="009317FF"/>
    <w:rsid w:val="00931973"/>
    <w:rsid w:val="00931D82"/>
    <w:rsid w:val="00931FB0"/>
    <w:rsid w:val="009321C9"/>
    <w:rsid w:val="00932211"/>
    <w:rsid w:val="00932D9C"/>
    <w:rsid w:val="00933299"/>
    <w:rsid w:val="009334C5"/>
    <w:rsid w:val="0093352F"/>
    <w:rsid w:val="009339D1"/>
    <w:rsid w:val="00933C0C"/>
    <w:rsid w:val="009341D9"/>
    <w:rsid w:val="009345C6"/>
    <w:rsid w:val="009346F3"/>
    <w:rsid w:val="0093508E"/>
    <w:rsid w:val="00935541"/>
    <w:rsid w:val="00935DD3"/>
    <w:rsid w:val="00935DF7"/>
    <w:rsid w:val="00935FE7"/>
    <w:rsid w:val="0093632C"/>
    <w:rsid w:val="0093633F"/>
    <w:rsid w:val="009364D6"/>
    <w:rsid w:val="00936EE8"/>
    <w:rsid w:val="00936FB4"/>
    <w:rsid w:val="009371E4"/>
    <w:rsid w:val="009374D9"/>
    <w:rsid w:val="0093782C"/>
    <w:rsid w:val="00937A86"/>
    <w:rsid w:val="009415D6"/>
    <w:rsid w:val="00941895"/>
    <w:rsid w:val="00941BB8"/>
    <w:rsid w:val="00942229"/>
    <w:rsid w:val="00942A72"/>
    <w:rsid w:val="00943091"/>
    <w:rsid w:val="00943509"/>
    <w:rsid w:val="009436F3"/>
    <w:rsid w:val="0094450A"/>
    <w:rsid w:val="0094480F"/>
    <w:rsid w:val="00944EBC"/>
    <w:rsid w:val="00945D9A"/>
    <w:rsid w:val="00945FCE"/>
    <w:rsid w:val="009467A1"/>
    <w:rsid w:val="00946A04"/>
    <w:rsid w:val="00946B01"/>
    <w:rsid w:val="00947153"/>
    <w:rsid w:val="009476A9"/>
    <w:rsid w:val="00947D93"/>
    <w:rsid w:val="009505E1"/>
    <w:rsid w:val="00950A31"/>
    <w:rsid w:val="00950A9E"/>
    <w:rsid w:val="00950D8C"/>
    <w:rsid w:val="00951031"/>
    <w:rsid w:val="00951693"/>
    <w:rsid w:val="00951C6A"/>
    <w:rsid w:val="00952253"/>
    <w:rsid w:val="009522FC"/>
    <w:rsid w:val="009524EA"/>
    <w:rsid w:val="00952D68"/>
    <w:rsid w:val="0095321D"/>
    <w:rsid w:val="009533F6"/>
    <w:rsid w:val="009538BA"/>
    <w:rsid w:val="00953F03"/>
    <w:rsid w:val="00954466"/>
    <w:rsid w:val="00954509"/>
    <w:rsid w:val="00954FD9"/>
    <w:rsid w:val="0095579E"/>
    <w:rsid w:val="00955FCB"/>
    <w:rsid w:val="009560DA"/>
    <w:rsid w:val="00956595"/>
    <w:rsid w:val="00956973"/>
    <w:rsid w:val="0095716F"/>
    <w:rsid w:val="0095743F"/>
    <w:rsid w:val="009576BB"/>
    <w:rsid w:val="00957CA3"/>
    <w:rsid w:val="00957D85"/>
    <w:rsid w:val="00957E8F"/>
    <w:rsid w:val="00957F4B"/>
    <w:rsid w:val="00960082"/>
    <w:rsid w:val="00960305"/>
    <w:rsid w:val="00960818"/>
    <w:rsid w:val="00961357"/>
    <w:rsid w:val="0096161F"/>
    <w:rsid w:val="0096166C"/>
    <w:rsid w:val="0096225C"/>
    <w:rsid w:val="00962B13"/>
    <w:rsid w:val="00963DD6"/>
    <w:rsid w:val="00963E01"/>
    <w:rsid w:val="009644DF"/>
    <w:rsid w:val="0096482E"/>
    <w:rsid w:val="00964AC8"/>
    <w:rsid w:val="00964B49"/>
    <w:rsid w:val="009654C5"/>
    <w:rsid w:val="00965D23"/>
    <w:rsid w:val="00965DAA"/>
    <w:rsid w:val="0096696E"/>
    <w:rsid w:val="00966F0E"/>
    <w:rsid w:val="00966F91"/>
    <w:rsid w:val="009670D9"/>
    <w:rsid w:val="00967192"/>
    <w:rsid w:val="009671AE"/>
    <w:rsid w:val="00967645"/>
    <w:rsid w:val="00967C80"/>
    <w:rsid w:val="00967E66"/>
    <w:rsid w:val="00967F13"/>
    <w:rsid w:val="00967FF6"/>
    <w:rsid w:val="00970923"/>
    <w:rsid w:val="00971079"/>
    <w:rsid w:val="00971B2D"/>
    <w:rsid w:val="00971D6B"/>
    <w:rsid w:val="00971E9A"/>
    <w:rsid w:val="009721D6"/>
    <w:rsid w:val="009722D7"/>
    <w:rsid w:val="00972447"/>
    <w:rsid w:val="00972503"/>
    <w:rsid w:val="0097284B"/>
    <w:rsid w:val="00973640"/>
    <w:rsid w:val="009736FD"/>
    <w:rsid w:val="00973DB9"/>
    <w:rsid w:val="00974013"/>
    <w:rsid w:val="009742BD"/>
    <w:rsid w:val="00974F06"/>
    <w:rsid w:val="0097531E"/>
    <w:rsid w:val="009758AA"/>
    <w:rsid w:val="00975B41"/>
    <w:rsid w:val="00975F03"/>
    <w:rsid w:val="009760C6"/>
    <w:rsid w:val="00976270"/>
    <w:rsid w:val="009764DE"/>
    <w:rsid w:val="009767EC"/>
    <w:rsid w:val="009768EE"/>
    <w:rsid w:val="009769A9"/>
    <w:rsid w:val="00976C99"/>
    <w:rsid w:val="0097716E"/>
    <w:rsid w:val="0097718A"/>
    <w:rsid w:val="00977AE3"/>
    <w:rsid w:val="0098030C"/>
    <w:rsid w:val="0098046F"/>
    <w:rsid w:val="009804BB"/>
    <w:rsid w:val="009805D6"/>
    <w:rsid w:val="00980A74"/>
    <w:rsid w:val="0098105B"/>
    <w:rsid w:val="00981C39"/>
    <w:rsid w:val="00981D8A"/>
    <w:rsid w:val="00981FB7"/>
    <w:rsid w:val="00982001"/>
    <w:rsid w:val="00982C77"/>
    <w:rsid w:val="00982DEF"/>
    <w:rsid w:val="00982E88"/>
    <w:rsid w:val="00983497"/>
    <w:rsid w:val="00983635"/>
    <w:rsid w:val="009836B3"/>
    <w:rsid w:val="0098444A"/>
    <w:rsid w:val="00984DF5"/>
    <w:rsid w:val="00984F01"/>
    <w:rsid w:val="00985155"/>
    <w:rsid w:val="009856BE"/>
    <w:rsid w:val="00985C02"/>
    <w:rsid w:val="00985E74"/>
    <w:rsid w:val="00985F38"/>
    <w:rsid w:val="00985F88"/>
    <w:rsid w:val="009863A0"/>
    <w:rsid w:val="009866A1"/>
    <w:rsid w:val="009867AF"/>
    <w:rsid w:val="00986839"/>
    <w:rsid w:val="00986F89"/>
    <w:rsid w:val="009870A0"/>
    <w:rsid w:val="009871C2"/>
    <w:rsid w:val="009873DE"/>
    <w:rsid w:val="00987BBC"/>
    <w:rsid w:val="00990124"/>
    <w:rsid w:val="009901EB"/>
    <w:rsid w:val="00990528"/>
    <w:rsid w:val="00990A46"/>
    <w:rsid w:val="00990B71"/>
    <w:rsid w:val="00990DD4"/>
    <w:rsid w:val="00991415"/>
    <w:rsid w:val="0099152F"/>
    <w:rsid w:val="009916F3"/>
    <w:rsid w:val="00991815"/>
    <w:rsid w:val="009918B0"/>
    <w:rsid w:val="00991B88"/>
    <w:rsid w:val="00991C1A"/>
    <w:rsid w:val="009923C4"/>
    <w:rsid w:val="009925EE"/>
    <w:rsid w:val="009927A6"/>
    <w:rsid w:val="00992D61"/>
    <w:rsid w:val="009939AF"/>
    <w:rsid w:val="00994379"/>
    <w:rsid w:val="00994B35"/>
    <w:rsid w:val="00994D64"/>
    <w:rsid w:val="009952D4"/>
    <w:rsid w:val="009956BA"/>
    <w:rsid w:val="00995931"/>
    <w:rsid w:val="00995A67"/>
    <w:rsid w:val="00995DD1"/>
    <w:rsid w:val="00995E51"/>
    <w:rsid w:val="009962B4"/>
    <w:rsid w:val="00996590"/>
    <w:rsid w:val="00996B31"/>
    <w:rsid w:val="009976F5"/>
    <w:rsid w:val="00997854"/>
    <w:rsid w:val="009A0564"/>
    <w:rsid w:val="009A0936"/>
    <w:rsid w:val="009A0A7A"/>
    <w:rsid w:val="009A0E6D"/>
    <w:rsid w:val="009A0F41"/>
    <w:rsid w:val="009A1768"/>
    <w:rsid w:val="009A17CC"/>
    <w:rsid w:val="009A187C"/>
    <w:rsid w:val="009A1920"/>
    <w:rsid w:val="009A224E"/>
    <w:rsid w:val="009A23F4"/>
    <w:rsid w:val="009A2C86"/>
    <w:rsid w:val="009A30F2"/>
    <w:rsid w:val="009A36C8"/>
    <w:rsid w:val="009A3C56"/>
    <w:rsid w:val="009A5E8B"/>
    <w:rsid w:val="009A6B4A"/>
    <w:rsid w:val="009A760B"/>
    <w:rsid w:val="009A7CC5"/>
    <w:rsid w:val="009B0066"/>
    <w:rsid w:val="009B01D9"/>
    <w:rsid w:val="009B0A72"/>
    <w:rsid w:val="009B0D78"/>
    <w:rsid w:val="009B1894"/>
    <w:rsid w:val="009B1C98"/>
    <w:rsid w:val="009B1CD9"/>
    <w:rsid w:val="009B23C4"/>
    <w:rsid w:val="009B27AC"/>
    <w:rsid w:val="009B2B38"/>
    <w:rsid w:val="009B2C41"/>
    <w:rsid w:val="009B3021"/>
    <w:rsid w:val="009B340F"/>
    <w:rsid w:val="009B352C"/>
    <w:rsid w:val="009B366D"/>
    <w:rsid w:val="009B3986"/>
    <w:rsid w:val="009B39F7"/>
    <w:rsid w:val="009B3A4B"/>
    <w:rsid w:val="009B3C02"/>
    <w:rsid w:val="009B401F"/>
    <w:rsid w:val="009B404B"/>
    <w:rsid w:val="009B411D"/>
    <w:rsid w:val="009B413E"/>
    <w:rsid w:val="009B487C"/>
    <w:rsid w:val="009B5176"/>
    <w:rsid w:val="009B5299"/>
    <w:rsid w:val="009B53B1"/>
    <w:rsid w:val="009B58A2"/>
    <w:rsid w:val="009B5F02"/>
    <w:rsid w:val="009B5F66"/>
    <w:rsid w:val="009B6210"/>
    <w:rsid w:val="009B6270"/>
    <w:rsid w:val="009B6A74"/>
    <w:rsid w:val="009B7120"/>
    <w:rsid w:val="009B7250"/>
    <w:rsid w:val="009B7649"/>
    <w:rsid w:val="009B774C"/>
    <w:rsid w:val="009B7803"/>
    <w:rsid w:val="009C00C0"/>
    <w:rsid w:val="009C0237"/>
    <w:rsid w:val="009C0A63"/>
    <w:rsid w:val="009C0B20"/>
    <w:rsid w:val="009C0C06"/>
    <w:rsid w:val="009C0E09"/>
    <w:rsid w:val="009C1B75"/>
    <w:rsid w:val="009C2001"/>
    <w:rsid w:val="009C20D0"/>
    <w:rsid w:val="009C2D08"/>
    <w:rsid w:val="009C3241"/>
    <w:rsid w:val="009C42BF"/>
    <w:rsid w:val="009C4975"/>
    <w:rsid w:val="009C4CEF"/>
    <w:rsid w:val="009C4F12"/>
    <w:rsid w:val="009C5032"/>
    <w:rsid w:val="009C5065"/>
    <w:rsid w:val="009C53B2"/>
    <w:rsid w:val="009C5791"/>
    <w:rsid w:val="009C5E1E"/>
    <w:rsid w:val="009C6AA9"/>
    <w:rsid w:val="009C6B00"/>
    <w:rsid w:val="009C6BBF"/>
    <w:rsid w:val="009C72E2"/>
    <w:rsid w:val="009C739B"/>
    <w:rsid w:val="009D03D5"/>
    <w:rsid w:val="009D03F5"/>
    <w:rsid w:val="009D0B89"/>
    <w:rsid w:val="009D0BF4"/>
    <w:rsid w:val="009D0F44"/>
    <w:rsid w:val="009D198E"/>
    <w:rsid w:val="009D1B4A"/>
    <w:rsid w:val="009D2C9F"/>
    <w:rsid w:val="009D396A"/>
    <w:rsid w:val="009D3AD8"/>
    <w:rsid w:val="009D3BC0"/>
    <w:rsid w:val="009D3EBF"/>
    <w:rsid w:val="009D431A"/>
    <w:rsid w:val="009D4737"/>
    <w:rsid w:val="009D4B00"/>
    <w:rsid w:val="009D4BAD"/>
    <w:rsid w:val="009D536C"/>
    <w:rsid w:val="009D58EE"/>
    <w:rsid w:val="009D5DAF"/>
    <w:rsid w:val="009D6217"/>
    <w:rsid w:val="009D65BC"/>
    <w:rsid w:val="009D692E"/>
    <w:rsid w:val="009D6CBB"/>
    <w:rsid w:val="009D747F"/>
    <w:rsid w:val="009D7637"/>
    <w:rsid w:val="009D7683"/>
    <w:rsid w:val="009D79D1"/>
    <w:rsid w:val="009E0441"/>
    <w:rsid w:val="009E11BC"/>
    <w:rsid w:val="009E1556"/>
    <w:rsid w:val="009E1566"/>
    <w:rsid w:val="009E1684"/>
    <w:rsid w:val="009E1883"/>
    <w:rsid w:val="009E1941"/>
    <w:rsid w:val="009E1EFD"/>
    <w:rsid w:val="009E22A0"/>
    <w:rsid w:val="009E2A0C"/>
    <w:rsid w:val="009E3ACE"/>
    <w:rsid w:val="009E3C80"/>
    <w:rsid w:val="009E40EA"/>
    <w:rsid w:val="009E4138"/>
    <w:rsid w:val="009E44D1"/>
    <w:rsid w:val="009E4818"/>
    <w:rsid w:val="009E4FBC"/>
    <w:rsid w:val="009E513E"/>
    <w:rsid w:val="009E52D9"/>
    <w:rsid w:val="009E5552"/>
    <w:rsid w:val="009E5BCE"/>
    <w:rsid w:val="009E6081"/>
    <w:rsid w:val="009E67D0"/>
    <w:rsid w:val="009E6C31"/>
    <w:rsid w:val="009E771E"/>
    <w:rsid w:val="009E7EA2"/>
    <w:rsid w:val="009F059A"/>
    <w:rsid w:val="009F0707"/>
    <w:rsid w:val="009F0773"/>
    <w:rsid w:val="009F0B52"/>
    <w:rsid w:val="009F0C53"/>
    <w:rsid w:val="009F0E4A"/>
    <w:rsid w:val="009F12DE"/>
    <w:rsid w:val="009F1587"/>
    <w:rsid w:val="009F1870"/>
    <w:rsid w:val="009F19E4"/>
    <w:rsid w:val="009F1D3A"/>
    <w:rsid w:val="009F2320"/>
    <w:rsid w:val="009F2369"/>
    <w:rsid w:val="009F2867"/>
    <w:rsid w:val="009F2E53"/>
    <w:rsid w:val="009F3F5F"/>
    <w:rsid w:val="009F45B6"/>
    <w:rsid w:val="009F47F7"/>
    <w:rsid w:val="009F4984"/>
    <w:rsid w:val="009F4CD4"/>
    <w:rsid w:val="009F5910"/>
    <w:rsid w:val="009F6FD9"/>
    <w:rsid w:val="009F720E"/>
    <w:rsid w:val="009F7604"/>
    <w:rsid w:val="009F7B5B"/>
    <w:rsid w:val="009F7E43"/>
    <w:rsid w:val="009F7E66"/>
    <w:rsid w:val="009F7EC7"/>
    <w:rsid w:val="00A008DC"/>
    <w:rsid w:val="00A00ADB"/>
    <w:rsid w:val="00A0115D"/>
    <w:rsid w:val="00A011B0"/>
    <w:rsid w:val="00A012D1"/>
    <w:rsid w:val="00A02283"/>
    <w:rsid w:val="00A02679"/>
    <w:rsid w:val="00A02783"/>
    <w:rsid w:val="00A03563"/>
    <w:rsid w:val="00A03665"/>
    <w:rsid w:val="00A0382A"/>
    <w:rsid w:val="00A03AE1"/>
    <w:rsid w:val="00A040DD"/>
    <w:rsid w:val="00A041E9"/>
    <w:rsid w:val="00A044EC"/>
    <w:rsid w:val="00A04CA4"/>
    <w:rsid w:val="00A04F41"/>
    <w:rsid w:val="00A05E87"/>
    <w:rsid w:val="00A0600F"/>
    <w:rsid w:val="00A06234"/>
    <w:rsid w:val="00A0652C"/>
    <w:rsid w:val="00A06A1C"/>
    <w:rsid w:val="00A06C99"/>
    <w:rsid w:val="00A07D9E"/>
    <w:rsid w:val="00A1022E"/>
    <w:rsid w:val="00A1060B"/>
    <w:rsid w:val="00A10FE8"/>
    <w:rsid w:val="00A115DA"/>
    <w:rsid w:val="00A1300C"/>
    <w:rsid w:val="00A132DF"/>
    <w:rsid w:val="00A133E1"/>
    <w:rsid w:val="00A134E1"/>
    <w:rsid w:val="00A13AB1"/>
    <w:rsid w:val="00A13E20"/>
    <w:rsid w:val="00A13E80"/>
    <w:rsid w:val="00A13FB0"/>
    <w:rsid w:val="00A14094"/>
    <w:rsid w:val="00A142B5"/>
    <w:rsid w:val="00A1433A"/>
    <w:rsid w:val="00A15B84"/>
    <w:rsid w:val="00A15F0F"/>
    <w:rsid w:val="00A1631C"/>
    <w:rsid w:val="00A1689C"/>
    <w:rsid w:val="00A16B02"/>
    <w:rsid w:val="00A16B74"/>
    <w:rsid w:val="00A173D4"/>
    <w:rsid w:val="00A17B37"/>
    <w:rsid w:val="00A17CC8"/>
    <w:rsid w:val="00A2003E"/>
    <w:rsid w:val="00A20058"/>
    <w:rsid w:val="00A20E49"/>
    <w:rsid w:val="00A20ED4"/>
    <w:rsid w:val="00A21006"/>
    <w:rsid w:val="00A219DD"/>
    <w:rsid w:val="00A21A97"/>
    <w:rsid w:val="00A21C18"/>
    <w:rsid w:val="00A22337"/>
    <w:rsid w:val="00A227D6"/>
    <w:rsid w:val="00A228DD"/>
    <w:rsid w:val="00A22F77"/>
    <w:rsid w:val="00A22F97"/>
    <w:rsid w:val="00A23997"/>
    <w:rsid w:val="00A23F50"/>
    <w:rsid w:val="00A24DBC"/>
    <w:rsid w:val="00A251D8"/>
    <w:rsid w:val="00A25959"/>
    <w:rsid w:val="00A25C89"/>
    <w:rsid w:val="00A265EC"/>
    <w:rsid w:val="00A26710"/>
    <w:rsid w:val="00A268FE"/>
    <w:rsid w:val="00A26DD3"/>
    <w:rsid w:val="00A26EFF"/>
    <w:rsid w:val="00A27344"/>
    <w:rsid w:val="00A27608"/>
    <w:rsid w:val="00A27905"/>
    <w:rsid w:val="00A27D8C"/>
    <w:rsid w:val="00A30089"/>
    <w:rsid w:val="00A301F5"/>
    <w:rsid w:val="00A302F5"/>
    <w:rsid w:val="00A30800"/>
    <w:rsid w:val="00A3108D"/>
    <w:rsid w:val="00A3132B"/>
    <w:rsid w:val="00A31518"/>
    <w:rsid w:val="00A31D4E"/>
    <w:rsid w:val="00A3228F"/>
    <w:rsid w:val="00A322DD"/>
    <w:rsid w:val="00A32D23"/>
    <w:rsid w:val="00A331A3"/>
    <w:rsid w:val="00A3338C"/>
    <w:rsid w:val="00A33710"/>
    <w:rsid w:val="00A33B92"/>
    <w:rsid w:val="00A34B55"/>
    <w:rsid w:val="00A3510E"/>
    <w:rsid w:val="00A35532"/>
    <w:rsid w:val="00A35A7C"/>
    <w:rsid w:val="00A35C37"/>
    <w:rsid w:val="00A35D00"/>
    <w:rsid w:val="00A365B4"/>
    <w:rsid w:val="00A368EA"/>
    <w:rsid w:val="00A36C20"/>
    <w:rsid w:val="00A36C84"/>
    <w:rsid w:val="00A36F1E"/>
    <w:rsid w:val="00A36F9A"/>
    <w:rsid w:val="00A3747C"/>
    <w:rsid w:val="00A3753C"/>
    <w:rsid w:val="00A37A64"/>
    <w:rsid w:val="00A37CD1"/>
    <w:rsid w:val="00A403FD"/>
    <w:rsid w:val="00A40927"/>
    <w:rsid w:val="00A40EDF"/>
    <w:rsid w:val="00A4132A"/>
    <w:rsid w:val="00A4135B"/>
    <w:rsid w:val="00A41740"/>
    <w:rsid w:val="00A41DD9"/>
    <w:rsid w:val="00A4245E"/>
    <w:rsid w:val="00A42562"/>
    <w:rsid w:val="00A42E41"/>
    <w:rsid w:val="00A42F14"/>
    <w:rsid w:val="00A42FDB"/>
    <w:rsid w:val="00A42FED"/>
    <w:rsid w:val="00A43601"/>
    <w:rsid w:val="00A4400F"/>
    <w:rsid w:val="00A453A8"/>
    <w:rsid w:val="00A459E1"/>
    <w:rsid w:val="00A460FB"/>
    <w:rsid w:val="00A46527"/>
    <w:rsid w:val="00A465AC"/>
    <w:rsid w:val="00A468E7"/>
    <w:rsid w:val="00A46E0C"/>
    <w:rsid w:val="00A46FED"/>
    <w:rsid w:val="00A472EF"/>
    <w:rsid w:val="00A4747D"/>
    <w:rsid w:val="00A501D4"/>
    <w:rsid w:val="00A5048A"/>
    <w:rsid w:val="00A50A16"/>
    <w:rsid w:val="00A51658"/>
    <w:rsid w:val="00A51CB5"/>
    <w:rsid w:val="00A5226A"/>
    <w:rsid w:val="00A52473"/>
    <w:rsid w:val="00A52950"/>
    <w:rsid w:val="00A52A10"/>
    <w:rsid w:val="00A52B7D"/>
    <w:rsid w:val="00A52D4C"/>
    <w:rsid w:val="00A531AF"/>
    <w:rsid w:val="00A536F4"/>
    <w:rsid w:val="00A53CA8"/>
    <w:rsid w:val="00A53CE4"/>
    <w:rsid w:val="00A53EE9"/>
    <w:rsid w:val="00A5458B"/>
    <w:rsid w:val="00A54A51"/>
    <w:rsid w:val="00A54F49"/>
    <w:rsid w:val="00A56502"/>
    <w:rsid w:val="00A5658C"/>
    <w:rsid w:val="00A566AB"/>
    <w:rsid w:val="00A5680E"/>
    <w:rsid w:val="00A56C8C"/>
    <w:rsid w:val="00A56CD5"/>
    <w:rsid w:val="00A572CB"/>
    <w:rsid w:val="00A604E5"/>
    <w:rsid w:val="00A614F0"/>
    <w:rsid w:val="00A6194F"/>
    <w:rsid w:val="00A61E5F"/>
    <w:rsid w:val="00A61ED9"/>
    <w:rsid w:val="00A6230C"/>
    <w:rsid w:val="00A623D8"/>
    <w:rsid w:val="00A624CB"/>
    <w:rsid w:val="00A6283C"/>
    <w:rsid w:val="00A62FA8"/>
    <w:rsid w:val="00A63397"/>
    <w:rsid w:val="00A63B6F"/>
    <w:rsid w:val="00A63FE4"/>
    <w:rsid w:val="00A643B4"/>
    <w:rsid w:val="00A643FC"/>
    <w:rsid w:val="00A64572"/>
    <w:rsid w:val="00A6493B"/>
    <w:rsid w:val="00A64CA3"/>
    <w:rsid w:val="00A64E51"/>
    <w:rsid w:val="00A65F16"/>
    <w:rsid w:val="00A6629C"/>
    <w:rsid w:val="00A668F2"/>
    <w:rsid w:val="00A66C7A"/>
    <w:rsid w:val="00A67265"/>
    <w:rsid w:val="00A67358"/>
    <w:rsid w:val="00A67401"/>
    <w:rsid w:val="00A67E89"/>
    <w:rsid w:val="00A70023"/>
    <w:rsid w:val="00A7019F"/>
    <w:rsid w:val="00A709F5"/>
    <w:rsid w:val="00A70E84"/>
    <w:rsid w:val="00A7139D"/>
    <w:rsid w:val="00A71B7C"/>
    <w:rsid w:val="00A71C3A"/>
    <w:rsid w:val="00A7212A"/>
    <w:rsid w:val="00A72622"/>
    <w:rsid w:val="00A732A0"/>
    <w:rsid w:val="00A73B07"/>
    <w:rsid w:val="00A73FF6"/>
    <w:rsid w:val="00A74CC9"/>
    <w:rsid w:val="00A74E3E"/>
    <w:rsid w:val="00A75BBE"/>
    <w:rsid w:val="00A75E86"/>
    <w:rsid w:val="00A761DE"/>
    <w:rsid w:val="00A7631F"/>
    <w:rsid w:val="00A764E1"/>
    <w:rsid w:val="00A768E1"/>
    <w:rsid w:val="00A76B98"/>
    <w:rsid w:val="00A76CF9"/>
    <w:rsid w:val="00A77335"/>
    <w:rsid w:val="00A77415"/>
    <w:rsid w:val="00A807B1"/>
    <w:rsid w:val="00A80C1B"/>
    <w:rsid w:val="00A80EC4"/>
    <w:rsid w:val="00A81183"/>
    <w:rsid w:val="00A81491"/>
    <w:rsid w:val="00A81744"/>
    <w:rsid w:val="00A82184"/>
    <w:rsid w:val="00A82294"/>
    <w:rsid w:val="00A82A02"/>
    <w:rsid w:val="00A831F2"/>
    <w:rsid w:val="00A8339E"/>
    <w:rsid w:val="00A83824"/>
    <w:rsid w:val="00A83A93"/>
    <w:rsid w:val="00A83BBB"/>
    <w:rsid w:val="00A83FE4"/>
    <w:rsid w:val="00A8401D"/>
    <w:rsid w:val="00A84179"/>
    <w:rsid w:val="00A8430C"/>
    <w:rsid w:val="00A8459F"/>
    <w:rsid w:val="00A84609"/>
    <w:rsid w:val="00A84A50"/>
    <w:rsid w:val="00A84DC0"/>
    <w:rsid w:val="00A85E0D"/>
    <w:rsid w:val="00A8669B"/>
    <w:rsid w:val="00A875DC"/>
    <w:rsid w:val="00A87BD5"/>
    <w:rsid w:val="00A87C5E"/>
    <w:rsid w:val="00A9005F"/>
    <w:rsid w:val="00A90288"/>
    <w:rsid w:val="00A906C3"/>
    <w:rsid w:val="00A90A63"/>
    <w:rsid w:val="00A913B0"/>
    <w:rsid w:val="00A91667"/>
    <w:rsid w:val="00A91689"/>
    <w:rsid w:val="00A9203E"/>
    <w:rsid w:val="00A92253"/>
    <w:rsid w:val="00A923E6"/>
    <w:rsid w:val="00A92549"/>
    <w:rsid w:val="00A92646"/>
    <w:rsid w:val="00A92A10"/>
    <w:rsid w:val="00A933EC"/>
    <w:rsid w:val="00A93DD6"/>
    <w:rsid w:val="00A94026"/>
    <w:rsid w:val="00A940C0"/>
    <w:rsid w:val="00A94DD6"/>
    <w:rsid w:val="00A94F09"/>
    <w:rsid w:val="00A95190"/>
    <w:rsid w:val="00A95535"/>
    <w:rsid w:val="00A95714"/>
    <w:rsid w:val="00A9580A"/>
    <w:rsid w:val="00A95C55"/>
    <w:rsid w:val="00A961A8"/>
    <w:rsid w:val="00A9695A"/>
    <w:rsid w:val="00A96ABF"/>
    <w:rsid w:val="00A96C8B"/>
    <w:rsid w:val="00A96DB8"/>
    <w:rsid w:val="00A973BD"/>
    <w:rsid w:val="00A97413"/>
    <w:rsid w:val="00A97BE1"/>
    <w:rsid w:val="00A97D48"/>
    <w:rsid w:val="00AA040F"/>
    <w:rsid w:val="00AA1CC0"/>
    <w:rsid w:val="00AA1CED"/>
    <w:rsid w:val="00AA20A8"/>
    <w:rsid w:val="00AA25E2"/>
    <w:rsid w:val="00AA2739"/>
    <w:rsid w:val="00AA2A65"/>
    <w:rsid w:val="00AA2A84"/>
    <w:rsid w:val="00AA2B0A"/>
    <w:rsid w:val="00AA3161"/>
    <w:rsid w:val="00AA32F6"/>
    <w:rsid w:val="00AA348E"/>
    <w:rsid w:val="00AA34F2"/>
    <w:rsid w:val="00AA37F3"/>
    <w:rsid w:val="00AA4150"/>
    <w:rsid w:val="00AA4275"/>
    <w:rsid w:val="00AA4425"/>
    <w:rsid w:val="00AA46B1"/>
    <w:rsid w:val="00AA4A3A"/>
    <w:rsid w:val="00AA4B54"/>
    <w:rsid w:val="00AA51F5"/>
    <w:rsid w:val="00AA539B"/>
    <w:rsid w:val="00AA5DAF"/>
    <w:rsid w:val="00AA5F8E"/>
    <w:rsid w:val="00AA675E"/>
    <w:rsid w:val="00AA6BF0"/>
    <w:rsid w:val="00AA77A2"/>
    <w:rsid w:val="00AA79C1"/>
    <w:rsid w:val="00AB0622"/>
    <w:rsid w:val="00AB0730"/>
    <w:rsid w:val="00AB0961"/>
    <w:rsid w:val="00AB1A89"/>
    <w:rsid w:val="00AB1ED7"/>
    <w:rsid w:val="00AB258A"/>
    <w:rsid w:val="00AB2AB7"/>
    <w:rsid w:val="00AB304A"/>
    <w:rsid w:val="00AB3899"/>
    <w:rsid w:val="00AB3A04"/>
    <w:rsid w:val="00AB3A69"/>
    <w:rsid w:val="00AB3C42"/>
    <w:rsid w:val="00AB3D5E"/>
    <w:rsid w:val="00AB4435"/>
    <w:rsid w:val="00AB4682"/>
    <w:rsid w:val="00AB4C84"/>
    <w:rsid w:val="00AB4F13"/>
    <w:rsid w:val="00AB5894"/>
    <w:rsid w:val="00AB5BE8"/>
    <w:rsid w:val="00AB5CE5"/>
    <w:rsid w:val="00AB5E14"/>
    <w:rsid w:val="00AB5F90"/>
    <w:rsid w:val="00AB5FB5"/>
    <w:rsid w:val="00AB600D"/>
    <w:rsid w:val="00AB668B"/>
    <w:rsid w:val="00AB6AFB"/>
    <w:rsid w:val="00AB6DB0"/>
    <w:rsid w:val="00AB6EAB"/>
    <w:rsid w:val="00AB7010"/>
    <w:rsid w:val="00AB744D"/>
    <w:rsid w:val="00AB7637"/>
    <w:rsid w:val="00AB7774"/>
    <w:rsid w:val="00AB78B2"/>
    <w:rsid w:val="00AB7B53"/>
    <w:rsid w:val="00AB7CFA"/>
    <w:rsid w:val="00AB7EAD"/>
    <w:rsid w:val="00AC0D8B"/>
    <w:rsid w:val="00AC0D9A"/>
    <w:rsid w:val="00AC1073"/>
    <w:rsid w:val="00AC1486"/>
    <w:rsid w:val="00AC14B0"/>
    <w:rsid w:val="00AC15F5"/>
    <w:rsid w:val="00AC16C2"/>
    <w:rsid w:val="00AC1F28"/>
    <w:rsid w:val="00AC2118"/>
    <w:rsid w:val="00AC2878"/>
    <w:rsid w:val="00AC2CBD"/>
    <w:rsid w:val="00AC2EAA"/>
    <w:rsid w:val="00AC3103"/>
    <w:rsid w:val="00AC39B0"/>
    <w:rsid w:val="00AC39C3"/>
    <w:rsid w:val="00AC3F6A"/>
    <w:rsid w:val="00AC4010"/>
    <w:rsid w:val="00AC40BB"/>
    <w:rsid w:val="00AC4133"/>
    <w:rsid w:val="00AC43FC"/>
    <w:rsid w:val="00AC4A16"/>
    <w:rsid w:val="00AC4F58"/>
    <w:rsid w:val="00AC5155"/>
    <w:rsid w:val="00AC54B2"/>
    <w:rsid w:val="00AC555F"/>
    <w:rsid w:val="00AC5CBF"/>
    <w:rsid w:val="00AC600F"/>
    <w:rsid w:val="00AC632F"/>
    <w:rsid w:val="00AC635F"/>
    <w:rsid w:val="00AC69E7"/>
    <w:rsid w:val="00AC6A85"/>
    <w:rsid w:val="00AC728D"/>
    <w:rsid w:val="00AC7295"/>
    <w:rsid w:val="00AC73A0"/>
    <w:rsid w:val="00AC7615"/>
    <w:rsid w:val="00AC7996"/>
    <w:rsid w:val="00AC7C5C"/>
    <w:rsid w:val="00AD0378"/>
    <w:rsid w:val="00AD0960"/>
    <w:rsid w:val="00AD12FA"/>
    <w:rsid w:val="00AD1CDD"/>
    <w:rsid w:val="00AD1D19"/>
    <w:rsid w:val="00AD1D5A"/>
    <w:rsid w:val="00AD226F"/>
    <w:rsid w:val="00AD22EF"/>
    <w:rsid w:val="00AD2697"/>
    <w:rsid w:val="00AD26CA"/>
    <w:rsid w:val="00AD28CD"/>
    <w:rsid w:val="00AD2A36"/>
    <w:rsid w:val="00AD2D72"/>
    <w:rsid w:val="00AD3077"/>
    <w:rsid w:val="00AD315E"/>
    <w:rsid w:val="00AD31CB"/>
    <w:rsid w:val="00AD3F49"/>
    <w:rsid w:val="00AD43ED"/>
    <w:rsid w:val="00AD50ED"/>
    <w:rsid w:val="00AD5138"/>
    <w:rsid w:val="00AD51BE"/>
    <w:rsid w:val="00AD54CE"/>
    <w:rsid w:val="00AD55F2"/>
    <w:rsid w:val="00AD58E3"/>
    <w:rsid w:val="00AD5920"/>
    <w:rsid w:val="00AD5F4F"/>
    <w:rsid w:val="00AD5FDE"/>
    <w:rsid w:val="00AD6111"/>
    <w:rsid w:val="00AD62F6"/>
    <w:rsid w:val="00AD6CD1"/>
    <w:rsid w:val="00AD7213"/>
    <w:rsid w:val="00AD7473"/>
    <w:rsid w:val="00AD785E"/>
    <w:rsid w:val="00AD78E2"/>
    <w:rsid w:val="00AD7C95"/>
    <w:rsid w:val="00AE0526"/>
    <w:rsid w:val="00AE088A"/>
    <w:rsid w:val="00AE0A2F"/>
    <w:rsid w:val="00AE124D"/>
    <w:rsid w:val="00AE17EA"/>
    <w:rsid w:val="00AE1992"/>
    <w:rsid w:val="00AE1AC8"/>
    <w:rsid w:val="00AE1C36"/>
    <w:rsid w:val="00AE1ED9"/>
    <w:rsid w:val="00AE1F7F"/>
    <w:rsid w:val="00AE20A9"/>
    <w:rsid w:val="00AE22A2"/>
    <w:rsid w:val="00AE2DE0"/>
    <w:rsid w:val="00AE3B73"/>
    <w:rsid w:val="00AE44E8"/>
    <w:rsid w:val="00AE4A47"/>
    <w:rsid w:val="00AE4BB2"/>
    <w:rsid w:val="00AE54C4"/>
    <w:rsid w:val="00AE59D1"/>
    <w:rsid w:val="00AE5A81"/>
    <w:rsid w:val="00AE5AF1"/>
    <w:rsid w:val="00AE5D34"/>
    <w:rsid w:val="00AE5F43"/>
    <w:rsid w:val="00AE625E"/>
    <w:rsid w:val="00AE66F5"/>
    <w:rsid w:val="00AE676F"/>
    <w:rsid w:val="00AE69C6"/>
    <w:rsid w:val="00AE6D2B"/>
    <w:rsid w:val="00AF11CC"/>
    <w:rsid w:val="00AF15CA"/>
    <w:rsid w:val="00AF1C67"/>
    <w:rsid w:val="00AF1E1D"/>
    <w:rsid w:val="00AF2580"/>
    <w:rsid w:val="00AF25ED"/>
    <w:rsid w:val="00AF27A8"/>
    <w:rsid w:val="00AF2888"/>
    <w:rsid w:val="00AF2BB4"/>
    <w:rsid w:val="00AF2F53"/>
    <w:rsid w:val="00AF3115"/>
    <w:rsid w:val="00AF351B"/>
    <w:rsid w:val="00AF366D"/>
    <w:rsid w:val="00AF3715"/>
    <w:rsid w:val="00AF43A5"/>
    <w:rsid w:val="00AF43C0"/>
    <w:rsid w:val="00AF43D8"/>
    <w:rsid w:val="00AF4750"/>
    <w:rsid w:val="00AF4B98"/>
    <w:rsid w:val="00AF4DD3"/>
    <w:rsid w:val="00AF5404"/>
    <w:rsid w:val="00AF63BE"/>
    <w:rsid w:val="00AF6C25"/>
    <w:rsid w:val="00AF702F"/>
    <w:rsid w:val="00AF7231"/>
    <w:rsid w:val="00AF7BEA"/>
    <w:rsid w:val="00AF7F2A"/>
    <w:rsid w:val="00B0006E"/>
    <w:rsid w:val="00B002E8"/>
    <w:rsid w:val="00B00B49"/>
    <w:rsid w:val="00B00E1E"/>
    <w:rsid w:val="00B0194C"/>
    <w:rsid w:val="00B022F7"/>
    <w:rsid w:val="00B02825"/>
    <w:rsid w:val="00B0286C"/>
    <w:rsid w:val="00B02ABE"/>
    <w:rsid w:val="00B02E31"/>
    <w:rsid w:val="00B030FC"/>
    <w:rsid w:val="00B0321D"/>
    <w:rsid w:val="00B03965"/>
    <w:rsid w:val="00B04004"/>
    <w:rsid w:val="00B04333"/>
    <w:rsid w:val="00B04AEA"/>
    <w:rsid w:val="00B04BFE"/>
    <w:rsid w:val="00B04DB0"/>
    <w:rsid w:val="00B052ED"/>
    <w:rsid w:val="00B057B9"/>
    <w:rsid w:val="00B0581B"/>
    <w:rsid w:val="00B05BC7"/>
    <w:rsid w:val="00B06360"/>
    <w:rsid w:val="00B073D2"/>
    <w:rsid w:val="00B07809"/>
    <w:rsid w:val="00B10057"/>
    <w:rsid w:val="00B10346"/>
    <w:rsid w:val="00B112A2"/>
    <w:rsid w:val="00B118BA"/>
    <w:rsid w:val="00B11B93"/>
    <w:rsid w:val="00B11C80"/>
    <w:rsid w:val="00B125F2"/>
    <w:rsid w:val="00B12669"/>
    <w:rsid w:val="00B13388"/>
    <w:rsid w:val="00B13A6B"/>
    <w:rsid w:val="00B13DEB"/>
    <w:rsid w:val="00B14459"/>
    <w:rsid w:val="00B144BD"/>
    <w:rsid w:val="00B14EF6"/>
    <w:rsid w:val="00B150B3"/>
    <w:rsid w:val="00B15337"/>
    <w:rsid w:val="00B1579B"/>
    <w:rsid w:val="00B15C9D"/>
    <w:rsid w:val="00B162DC"/>
    <w:rsid w:val="00B16318"/>
    <w:rsid w:val="00B167A3"/>
    <w:rsid w:val="00B16982"/>
    <w:rsid w:val="00B170C0"/>
    <w:rsid w:val="00B170EE"/>
    <w:rsid w:val="00B17288"/>
    <w:rsid w:val="00B17621"/>
    <w:rsid w:val="00B17BBC"/>
    <w:rsid w:val="00B17E58"/>
    <w:rsid w:val="00B20248"/>
    <w:rsid w:val="00B203C5"/>
    <w:rsid w:val="00B2087D"/>
    <w:rsid w:val="00B21AA6"/>
    <w:rsid w:val="00B21AF1"/>
    <w:rsid w:val="00B221B1"/>
    <w:rsid w:val="00B22202"/>
    <w:rsid w:val="00B223B7"/>
    <w:rsid w:val="00B22592"/>
    <w:rsid w:val="00B225D9"/>
    <w:rsid w:val="00B2294C"/>
    <w:rsid w:val="00B2331E"/>
    <w:rsid w:val="00B23893"/>
    <w:rsid w:val="00B23EB6"/>
    <w:rsid w:val="00B24FA4"/>
    <w:rsid w:val="00B25085"/>
    <w:rsid w:val="00B253AF"/>
    <w:rsid w:val="00B2545A"/>
    <w:rsid w:val="00B25ABB"/>
    <w:rsid w:val="00B25C9E"/>
    <w:rsid w:val="00B25FA5"/>
    <w:rsid w:val="00B26024"/>
    <w:rsid w:val="00B260B5"/>
    <w:rsid w:val="00B2611A"/>
    <w:rsid w:val="00B26E57"/>
    <w:rsid w:val="00B2734F"/>
    <w:rsid w:val="00B2765D"/>
    <w:rsid w:val="00B278AE"/>
    <w:rsid w:val="00B302E8"/>
    <w:rsid w:val="00B3098C"/>
    <w:rsid w:val="00B30B9D"/>
    <w:rsid w:val="00B311DA"/>
    <w:rsid w:val="00B320F7"/>
    <w:rsid w:val="00B3275F"/>
    <w:rsid w:val="00B3282A"/>
    <w:rsid w:val="00B32BFA"/>
    <w:rsid w:val="00B33648"/>
    <w:rsid w:val="00B33B34"/>
    <w:rsid w:val="00B33F94"/>
    <w:rsid w:val="00B34382"/>
    <w:rsid w:val="00B35A55"/>
    <w:rsid w:val="00B35BC3"/>
    <w:rsid w:val="00B36256"/>
    <w:rsid w:val="00B363A2"/>
    <w:rsid w:val="00B36FAF"/>
    <w:rsid w:val="00B371EB"/>
    <w:rsid w:val="00B37294"/>
    <w:rsid w:val="00B37682"/>
    <w:rsid w:val="00B3783F"/>
    <w:rsid w:val="00B37ACA"/>
    <w:rsid w:val="00B40402"/>
    <w:rsid w:val="00B4047A"/>
    <w:rsid w:val="00B40549"/>
    <w:rsid w:val="00B40CA2"/>
    <w:rsid w:val="00B40CFA"/>
    <w:rsid w:val="00B414F2"/>
    <w:rsid w:val="00B41938"/>
    <w:rsid w:val="00B4197C"/>
    <w:rsid w:val="00B4197D"/>
    <w:rsid w:val="00B424FB"/>
    <w:rsid w:val="00B42CEC"/>
    <w:rsid w:val="00B4329D"/>
    <w:rsid w:val="00B43390"/>
    <w:rsid w:val="00B43ADA"/>
    <w:rsid w:val="00B43C8F"/>
    <w:rsid w:val="00B441FD"/>
    <w:rsid w:val="00B4483B"/>
    <w:rsid w:val="00B44F81"/>
    <w:rsid w:val="00B4502F"/>
    <w:rsid w:val="00B45045"/>
    <w:rsid w:val="00B4505C"/>
    <w:rsid w:val="00B45721"/>
    <w:rsid w:val="00B45843"/>
    <w:rsid w:val="00B45C74"/>
    <w:rsid w:val="00B45D15"/>
    <w:rsid w:val="00B465CD"/>
    <w:rsid w:val="00B46631"/>
    <w:rsid w:val="00B47369"/>
    <w:rsid w:val="00B47F43"/>
    <w:rsid w:val="00B50680"/>
    <w:rsid w:val="00B507E3"/>
    <w:rsid w:val="00B5248A"/>
    <w:rsid w:val="00B52805"/>
    <w:rsid w:val="00B52B19"/>
    <w:rsid w:val="00B532DA"/>
    <w:rsid w:val="00B532FA"/>
    <w:rsid w:val="00B53599"/>
    <w:rsid w:val="00B53D2B"/>
    <w:rsid w:val="00B53D9D"/>
    <w:rsid w:val="00B54887"/>
    <w:rsid w:val="00B5502D"/>
    <w:rsid w:val="00B55252"/>
    <w:rsid w:val="00B5576F"/>
    <w:rsid w:val="00B558D5"/>
    <w:rsid w:val="00B55A8C"/>
    <w:rsid w:val="00B56665"/>
    <w:rsid w:val="00B5674F"/>
    <w:rsid w:val="00B56ADD"/>
    <w:rsid w:val="00B56D64"/>
    <w:rsid w:val="00B56E9D"/>
    <w:rsid w:val="00B579BE"/>
    <w:rsid w:val="00B57E97"/>
    <w:rsid w:val="00B6000F"/>
    <w:rsid w:val="00B602D8"/>
    <w:rsid w:val="00B61303"/>
    <w:rsid w:val="00B61552"/>
    <w:rsid w:val="00B6184D"/>
    <w:rsid w:val="00B61ED8"/>
    <w:rsid w:val="00B6243F"/>
    <w:rsid w:val="00B626AE"/>
    <w:rsid w:val="00B62C33"/>
    <w:rsid w:val="00B62D23"/>
    <w:rsid w:val="00B6398B"/>
    <w:rsid w:val="00B64385"/>
    <w:rsid w:val="00B64BE6"/>
    <w:rsid w:val="00B64F1E"/>
    <w:rsid w:val="00B6589C"/>
    <w:rsid w:val="00B65AF3"/>
    <w:rsid w:val="00B65F09"/>
    <w:rsid w:val="00B661F8"/>
    <w:rsid w:val="00B668BC"/>
    <w:rsid w:val="00B66DC6"/>
    <w:rsid w:val="00B6774C"/>
    <w:rsid w:val="00B67BE7"/>
    <w:rsid w:val="00B67C38"/>
    <w:rsid w:val="00B709CA"/>
    <w:rsid w:val="00B712A8"/>
    <w:rsid w:val="00B71BBC"/>
    <w:rsid w:val="00B72522"/>
    <w:rsid w:val="00B72654"/>
    <w:rsid w:val="00B727E5"/>
    <w:rsid w:val="00B72A73"/>
    <w:rsid w:val="00B73521"/>
    <w:rsid w:val="00B735FC"/>
    <w:rsid w:val="00B73D7A"/>
    <w:rsid w:val="00B742D1"/>
    <w:rsid w:val="00B750BD"/>
    <w:rsid w:val="00B750E4"/>
    <w:rsid w:val="00B754F8"/>
    <w:rsid w:val="00B756B7"/>
    <w:rsid w:val="00B75958"/>
    <w:rsid w:val="00B75E56"/>
    <w:rsid w:val="00B765B0"/>
    <w:rsid w:val="00B76659"/>
    <w:rsid w:val="00B76C46"/>
    <w:rsid w:val="00B76E64"/>
    <w:rsid w:val="00B76F37"/>
    <w:rsid w:val="00B7715F"/>
    <w:rsid w:val="00B7789E"/>
    <w:rsid w:val="00B80584"/>
    <w:rsid w:val="00B808D0"/>
    <w:rsid w:val="00B80CDE"/>
    <w:rsid w:val="00B81295"/>
    <w:rsid w:val="00B81528"/>
    <w:rsid w:val="00B816B8"/>
    <w:rsid w:val="00B81F76"/>
    <w:rsid w:val="00B82310"/>
    <w:rsid w:val="00B824AF"/>
    <w:rsid w:val="00B827E9"/>
    <w:rsid w:val="00B82A9F"/>
    <w:rsid w:val="00B831F6"/>
    <w:rsid w:val="00B83209"/>
    <w:rsid w:val="00B83A9F"/>
    <w:rsid w:val="00B84499"/>
    <w:rsid w:val="00B84A9C"/>
    <w:rsid w:val="00B84C8A"/>
    <w:rsid w:val="00B84D3B"/>
    <w:rsid w:val="00B856F3"/>
    <w:rsid w:val="00B8574F"/>
    <w:rsid w:val="00B85871"/>
    <w:rsid w:val="00B85884"/>
    <w:rsid w:val="00B86297"/>
    <w:rsid w:val="00B8698D"/>
    <w:rsid w:val="00B86B8D"/>
    <w:rsid w:val="00B87027"/>
    <w:rsid w:val="00B873A1"/>
    <w:rsid w:val="00B87B28"/>
    <w:rsid w:val="00B87DDA"/>
    <w:rsid w:val="00B90637"/>
    <w:rsid w:val="00B9088C"/>
    <w:rsid w:val="00B911C7"/>
    <w:rsid w:val="00B91511"/>
    <w:rsid w:val="00B9198A"/>
    <w:rsid w:val="00B923B4"/>
    <w:rsid w:val="00B9274B"/>
    <w:rsid w:val="00B927DE"/>
    <w:rsid w:val="00B930C2"/>
    <w:rsid w:val="00B931C4"/>
    <w:rsid w:val="00B93690"/>
    <w:rsid w:val="00B93718"/>
    <w:rsid w:val="00B93743"/>
    <w:rsid w:val="00B93D95"/>
    <w:rsid w:val="00B943C2"/>
    <w:rsid w:val="00B94706"/>
    <w:rsid w:val="00B94767"/>
    <w:rsid w:val="00B94D88"/>
    <w:rsid w:val="00B952C0"/>
    <w:rsid w:val="00B9532A"/>
    <w:rsid w:val="00B957AC"/>
    <w:rsid w:val="00B95A9F"/>
    <w:rsid w:val="00B95F7E"/>
    <w:rsid w:val="00B96230"/>
    <w:rsid w:val="00B9643E"/>
    <w:rsid w:val="00B9685B"/>
    <w:rsid w:val="00B96899"/>
    <w:rsid w:val="00B96BBF"/>
    <w:rsid w:val="00B96E83"/>
    <w:rsid w:val="00B971FB"/>
    <w:rsid w:val="00B975AD"/>
    <w:rsid w:val="00B97B55"/>
    <w:rsid w:val="00B97F14"/>
    <w:rsid w:val="00BA099E"/>
    <w:rsid w:val="00BA0B41"/>
    <w:rsid w:val="00BA131D"/>
    <w:rsid w:val="00BA18E4"/>
    <w:rsid w:val="00BA2025"/>
    <w:rsid w:val="00BA241A"/>
    <w:rsid w:val="00BA241B"/>
    <w:rsid w:val="00BA28E4"/>
    <w:rsid w:val="00BA2E7B"/>
    <w:rsid w:val="00BA36AF"/>
    <w:rsid w:val="00BA3710"/>
    <w:rsid w:val="00BA3F1A"/>
    <w:rsid w:val="00BA4494"/>
    <w:rsid w:val="00BA4687"/>
    <w:rsid w:val="00BA4A5A"/>
    <w:rsid w:val="00BA4EE8"/>
    <w:rsid w:val="00BA500C"/>
    <w:rsid w:val="00BA504A"/>
    <w:rsid w:val="00BA529F"/>
    <w:rsid w:val="00BA5451"/>
    <w:rsid w:val="00BA549F"/>
    <w:rsid w:val="00BA5661"/>
    <w:rsid w:val="00BA62DD"/>
    <w:rsid w:val="00BA6F0D"/>
    <w:rsid w:val="00BA6FEB"/>
    <w:rsid w:val="00BA6FFC"/>
    <w:rsid w:val="00BA7492"/>
    <w:rsid w:val="00BA794A"/>
    <w:rsid w:val="00BA7DA6"/>
    <w:rsid w:val="00BA7DA7"/>
    <w:rsid w:val="00BA7EFE"/>
    <w:rsid w:val="00BB0082"/>
    <w:rsid w:val="00BB012C"/>
    <w:rsid w:val="00BB04B1"/>
    <w:rsid w:val="00BB0967"/>
    <w:rsid w:val="00BB0B56"/>
    <w:rsid w:val="00BB0ED5"/>
    <w:rsid w:val="00BB15F8"/>
    <w:rsid w:val="00BB18B6"/>
    <w:rsid w:val="00BB1909"/>
    <w:rsid w:val="00BB24EF"/>
    <w:rsid w:val="00BB3AA0"/>
    <w:rsid w:val="00BB3E83"/>
    <w:rsid w:val="00BB3F30"/>
    <w:rsid w:val="00BB3F7F"/>
    <w:rsid w:val="00BB3FF7"/>
    <w:rsid w:val="00BB4087"/>
    <w:rsid w:val="00BB4338"/>
    <w:rsid w:val="00BB4509"/>
    <w:rsid w:val="00BB5184"/>
    <w:rsid w:val="00BB52E0"/>
    <w:rsid w:val="00BB535C"/>
    <w:rsid w:val="00BB5402"/>
    <w:rsid w:val="00BB5505"/>
    <w:rsid w:val="00BB57B0"/>
    <w:rsid w:val="00BB5F27"/>
    <w:rsid w:val="00BB64D5"/>
    <w:rsid w:val="00BB652B"/>
    <w:rsid w:val="00BB68F9"/>
    <w:rsid w:val="00BB6AF5"/>
    <w:rsid w:val="00BB6DED"/>
    <w:rsid w:val="00BB6F3F"/>
    <w:rsid w:val="00BB70A3"/>
    <w:rsid w:val="00BB724E"/>
    <w:rsid w:val="00BB75E7"/>
    <w:rsid w:val="00BB7A1E"/>
    <w:rsid w:val="00BB7DCE"/>
    <w:rsid w:val="00BC0026"/>
    <w:rsid w:val="00BC013A"/>
    <w:rsid w:val="00BC01A4"/>
    <w:rsid w:val="00BC06D2"/>
    <w:rsid w:val="00BC0A93"/>
    <w:rsid w:val="00BC0C59"/>
    <w:rsid w:val="00BC0D06"/>
    <w:rsid w:val="00BC1460"/>
    <w:rsid w:val="00BC14FE"/>
    <w:rsid w:val="00BC1BD4"/>
    <w:rsid w:val="00BC2278"/>
    <w:rsid w:val="00BC3251"/>
    <w:rsid w:val="00BC3286"/>
    <w:rsid w:val="00BC34BD"/>
    <w:rsid w:val="00BC35C1"/>
    <w:rsid w:val="00BC3C30"/>
    <w:rsid w:val="00BC4150"/>
    <w:rsid w:val="00BC4669"/>
    <w:rsid w:val="00BC466F"/>
    <w:rsid w:val="00BC4A30"/>
    <w:rsid w:val="00BC56E6"/>
    <w:rsid w:val="00BC59CD"/>
    <w:rsid w:val="00BC5DBE"/>
    <w:rsid w:val="00BC5E0C"/>
    <w:rsid w:val="00BC6019"/>
    <w:rsid w:val="00BC6135"/>
    <w:rsid w:val="00BC6BC0"/>
    <w:rsid w:val="00BC6FDA"/>
    <w:rsid w:val="00BC7371"/>
    <w:rsid w:val="00BC797C"/>
    <w:rsid w:val="00BC7D28"/>
    <w:rsid w:val="00BD01B5"/>
    <w:rsid w:val="00BD02DE"/>
    <w:rsid w:val="00BD0385"/>
    <w:rsid w:val="00BD0481"/>
    <w:rsid w:val="00BD124E"/>
    <w:rsid w:val="00BD1A5B"/>
    <w:rsid w:val="00BD1BF9"/>
    <w:rsid w:val="00BD1C77"/>
    <w:rsid w:val="00BD1FAB"/>
    <w:rsid w:val="00BD2275"/>
    <w:rsid w:val="00BD29C8"/>
    <w:rsid w:val="00BD2ACA"/>
    <w:rsid w:val="00BD2AEA"/>
    <w:rsid w:val="00BD2D96"/>
    <w:rsid w:val="00BD3935"/>
    <w:rsid w:val="00BD3ABD"/>
    <w:rsid w:val="00BD443B"/>
    <w:rsid w:val="00BD4F08"/>
    <w:rsid w:val="00BD57E0"/>
    <w:rsid w:val="00BD5814"/>
    <w:rsid w:val="00BD5EA2"/>
    <w:rsid w:val="00BD63F1"/>
    <w:rsid w:val="00BD65A0"/>
    <w:rsid w:val="00BD6B97"/>
    <w:rsid w:val="00BD73B6"/>
    <w:rsid w:val="00BD781C"/>
    <w:rsid w:val="00BD795D"/>
    <w:rsid w:val="00BD79CB"/>
    <w:rsid w:val="00BD7D84"/>
    <w:rsid w:val="00BD7F68"/>
    <w:rsid w:val="00BE0583"/>
    <w:rsid w:val="00BE06E5"/>
    <w:rsid w:val="00BE084E"/>
    <w:rsid w:val="00BE0CC1"/>
    <w:rsid w:val="00BE0EC3"/>
    <w:rsid w:val="00BE190C"/>
    <w:rsid w:val="00BE2099"/>
    <w:rsid w:val="00BE2363"/>
    <w:rsid w:val="00BE2FA2"/>
    <w:rsid w:val="00BE3166"/>
    <w:rsid w:val="00BE3348"/>
    <w:rsid w:val="00BE346D"/>
    <w:rsid w:val="00BE390C"/>
    <w:rsid w:val="00BE3B32"/>
    <w:rsid w:val="00BE4A3D"/>
    <w:rsid w:val="00BE52B1"/>
    <w:rsid w:val="00BE5620"/>
    <w:rsid w:val="00BE57EF"/>
    <w:rsid w:val="00BE5973"/>
    <w:rsid w:val="00BE5DBA"/>
    <w:rsid w:val="00BE6530"/>
    <w:rsid w:val="00BE6533"/>
    <w:rsid w:val="00BE67E5"/>
    <w:rsid w:val="00BE69FF"/>
    <w:rsid w:val="00BE6F2B"/>
    <w:rsid w:val="00BE6F5D"/>
    <w:rsid w:val="00BE7982"/>
    <w:rsid w:val="00BF0743"/>
    <w:rsid w:val="00BF0F18"/>
    <w:rsid w:val="00BF1865"/>
    <w:rsid w:val="00BF18AB"/>
    <w:rsid w:val="00BF1BE3"/>
    <w:rsid w:val="00BF1DE8"/>
    <w:rsid w:val="00BF21C4"/>
    <w:rsid w:val="00BF2366"/>
    <w:rsid w:val="00BF2E90"/>
    <w:rsid w:val="00BF3171"/>
    <w:rsid w:val="00BF3A85"/>
    <w:rsid w:val="00BF4DBF"/>
    <w:rsid w:val="00BF51A2"/>
    <w:rsid w:val="00BF52E1"/>
    <w:rsid w:val="00BF59A8"/>
    <w:rsid w:val="00BF5C4C"/>
    <w:rsid w:val="00BF6690"/>
    <w:rsid w:val="00BF71DC"/>
    <w:rsid w:val="00BF7558"/>
    <w:rsid w:val="00BF7D8C"/>
    <w:rsid w:val="00BF7FE0"/>
    <w:rsid w:val="00C00369"/>
    <w:rsid w:val="00C00637"/>
    <w:rsid w:val="00C01144"/>
    <w:rsid w:val="00C016F6"/>
    <w:rsid w:val="00C01A55"/>
    <w:rsid w:val="00C01FC2"/>
    <w:rsid w:val="00C028F7"/>
    <w:rsid w:val="00C03703"/>
    <w:rsid w:val="00C03E69"/>
    <w:rsid w:val="00C040C7"/>
    <w:rsid w:val="00C04260"/>
    <w:rsid w:val="00C0456C"/>
    <w:rsid w:val="00C0458F"/>
    <w:rsid w:val="00C046AE"/>
    <w:rsid w:val="00C04743"/>
    <w:rsid w:val="00C04838"/>
    <w:rsid w:val="00C04F2C"/>
    <w:rsid w:val="00C05445"/>
    <w:rsid w:val="00C0599A"/>
    <w:rsid w:val="00C05AC7"/>
    <w:rsid w:val="00C05B9F"/>
    <w:rsid w:val="00C05F1F"/>
    <w:rsid w:val="00C060F3"/>
    <w:rsid w:val="00C06101"/>
    <w:rsid w:val="00C061C1"/>
    <w:rsid w:val="00C07390"/>
    <w:rsid w:val="00C07562"/>
    <w:rsid w:val="00C076B1"/>
    <w:rsid w:val="00C076DB"/>
    <w:rsid w:val="00C0775F"/>
    <w:rsid w:val="00C1000F"/>
    <w:rsid w:val="00C10239"/>
    <w:rsid w:val="00C1031F"/>
    <w:rsid w:val="00C104A6"/>
    <w:rsid w:val="00C104C0"/>
    <w:rsid w:val="00C108B5"/>
    <w:rsid w:val="00C10E72"/>
    <w:rsid w:val="00C1106A"/>
    <w:rsid w:val="00C114EC"/>
    <w:rsid w:val="00C11602"/>
    <w:rsid w:val="00C117AA"/>
    <w:rsid w:val="00C117F8"/>
    <w:rsid w:val="00C11C27"/>
    <w:rsid w:val="00C12386"/>
    <w:rsid w:val="00C124B9"/>
    <w:rsid w:val="00C12810"/>
    <w:rsid w:val="00C128E6"/>
    <w:rsid w:val="00C129FD"/>
    <w:rsid w:val="00C12ACE"/>
    <w:rsid w:val="00C13329"/>
    <w:rsid w:val="00C13468"/>
    <w:rsid w:val="00C134D4"/>
    <w:rsid w:val="00C13509"/>
    <w:rsid w:val="00C13590"/>
    <w:rsid w:val="00C1505F"/>
    <w:rsid w:val="00C15468"/>
    <w:rsid w:val="00C1658A"/>
    <w:rsid w:val="00C1717E"/>
    <w:rsid w:val="00C179C9"/>
    <w:rsid w:val="00C17A00"/>
    <w:rsid w:val="00C20360"/>
    <w:rsid w:val="00C2057C"/>
    <w:rsid w:val="00C209C6"/>
    <w:rsid w:val="00C211D7"/>
    <w:rsid w:val="00C2124C"/>
    <w:rsid w:val="00C21AB0"/>
    <w:rsid w:val="00C22B05"/>
    <w:rsid w:val="00C22E4B"/>
    <w:rsid w:val="00C23369"/>
    <w:rsid w:val="00C23398"/>
    <w:rsid w:val="00C23556"/>
    <w:rsid w:val="00C23581"/>
    <w:rsid w:val="00C242F2"/>
    <w:rsid w:val="00C243E2"/>
    <w:rsid w:val="00C24D8E"/>
    <w:rsid w:val="00C25033"/>
    <w:rsid w:val="00C25A52"/>
    <w:rsid w:val="00C25B7F"/>
    <w:rsid w:val="00C261DB"/>
    <w:rsid w:val="00C2632B"/>
    <w:rsid w:val="00C26B63"/>
    <w:rsid w:val="00C26B89"/>
    <w:rsid w:val="00C26E7D"/>
    <w:rsid w:val="00C273B7"/>
    <w:rsid w:val="00C27468"/>
    <w:rsid w:val="00C27EE0"/>
    <w:rsid w:val="00C27FF8"/>
    <w:rsid w:val="00C30AFF"/>
    <w:rsid w:val="00C3101C"/>
    <w:rsid w:val="00C3106C"/>
    <w:rsid w:val="00C3144F"/>
    <w:rsid w:val="00C31501"/>
    <w:rsid w:val="00C315BE"/>
    <w:rsid w:val="00C31615"/>
    <w:rsid w:val="00C31853"/>
    <w:rsid w:val="00C31C5A"/>
    <w:rsid w:val="00C3289B"/>
    <w:rsid w:val="00C32D28"/>
    <w:rsid w:val="00C33E20"/>
    <w:rsid w:val="00C34AC8"/>
    <w:rsid w:val="00C34CE7"/>
    <w:rsid w:val="00C35569"/>
    <w:rsid w:val="00C35824"/>
    <w:rsid w:val="00C36325"/>
    <w:rsid w:val="00C3697E"/>
    <w:rsid w:val="00C36E56"/>
    <w:rsid w:val="00C37759"/>
    <w:rsid w:val="00C37839"/>
    <w:rsid w:val="00C4013C"/>
    <w:rsid w:val="00C405A5"/>
    <w:rsid w:val="00C40872"/>
    <w:rsid w:val="00C40C8D"/>
    <w:rsid w:val="00C412AB"/>
    <w:rsid w:val="00C41816"/>
    <w:rsid w:val="00C41865"/>
    <w:rsid w:val="00C424D0"/>
    <w:rsid w:val="00C4289D"/>
    <w:rsid w:val="00C42A3D"/>
    <w:rsid w:val="00C4323E"/>
    <w:rsid w:val="00C43A4B"/>
    <w:rsid w:val="00C44D27"/>
    <w:rsid w:val="00C44E90"/>
    <w:rsid w:val="00C45548"/>
    <w:rsid w:val="00C459CD"/>
    <w:rsid w:val="00C45A63"/>
    <w:rsid w:val="00C45BE1"/>
    <w:rsid w:val="00C45D33"/>
    <w:rsid w:val="00C45E76"/>
    <w:rsid w:val="00C462CB"/>
    <w:rsid w:val="00C47018"/>
    <w:rsid w:val="00C473F1"/>
    <w:rsid w:val="00C47531"/>
    <w:rsid w:val="00C4762D"/>
    <w:rsid w:val="00C47A9B"/>
    <w:rsid w:val="00C47C43"/>
    <w:rsid w:val="00C5079E"/>
    <w:rsid w:val="00C50808"/>
    <w:rsid w:val="00C50905"/>
    <w:rsid w:val="00C50B05"/>
    <w:rsid w:val="00C50BC9"/>
    <w:rsid w:val="00C50DBD"/>
    <w:rsid w:val="00C50FC2"/>
    <w:rsid w:val="00C51C8A"/>
    <w:rsid w:val="00C51E1E"/>
    <w:rsid w:val="00C52135"/>
    <w:rsid w:val="00C52523"/>
    <w:rsid w:val="00C52EBE"/>
    <w:rsid w:val="00C533E4"/>
    <w:rsid w:val="00C53A32"/>
    <w:rsid w:val="00C54206"/>
    <w:rsid w:val="00C54893"/>
    <w:rsid w:val="00C54D4B"/>
    <w:rsid w:val="00C5576E"/>
    <w:rsid w:val="00C55EF7"/>
    <w:rsid w:val="00C567E8"/>
    <w:rsid w:val="00C56C2D"/>
    <w:rsid w:val="00C573F7"/>
    <w:rsid w:val="00C601BE"/>
    <w:rsid w:val="00C60472"/>
    <w:rsid w:val="00C60662"/>
    <w:rsid w:val="00C60AB7"/>
    <w:rsid w:val="00C6110E"/>
    <w:rsid w:val="00C61938"/>
    <w:rsid w:val="00C621D5"/>
    <w:rsid w:val="00C62EA9"/>
    <w:rsid w:val="00C6338E"/>
    <w:rsid w:val="00C63434"/>
    <w:rsid w:val="00C63B91"/>
    <w:rsid w:val="00C63E47"/>
    <w:rsid w:val="00C648D2"/>
    <w:rsid w:val="00C650F5"/>
    <w:rsid w:val="00C6593C"/>
    <w:rsid w:val="00C659AE"/>
    <w:rsid w:val="00C65D09"/>
    <w:rsid w:val="00C65DF7"/>
    <w:rsid w:val="00C666BC"/>
    <w:rsid w:val="00C67CF9"/>
    <w:rsid w:val="00C700BC"/>
    <w:rsid w:val="00C70205"/>
    <w:rsid w:val="00C702AC"/>
    <w:rsid w:val="00C7079F"/>
    <w:rsid w:val="00C70833"/>
    <w:rsid w:val="00C7084A"/>
    <w:rsid w:val="00C70A64"/>
    <w:rsid w:val="00C70DE3"/>
    <w:rsid w:val="00C7134A"/>
    <w:rsid w:val="00C71442"/>
    <w:rsid w:val="00C714C5"/>
    <w:rsid w:val="00C716B4"/>
    <w:rsid w:val="00C71F9B"/>
    <w:rsid w:val="00C72685"/>
    <w:rsid w:val="00C72A8E"/>
    <w:rsid w:val="00C732C9"/>
    <w:rsid w:val="00C73438"/>
    <w:rsid w:val="00C73694"/>
    <w:rsid w:val="00C73FBC"/>
    <w:rsid w:val="00C7429B"/>
    <w:rsid w:val="00C74858"/>
    <w:rsid w:val="00C753D3"/>
    <w:rsid w:val="00C75666"/>
    <w:rsid w:val="00C757DF"/>
    <w:rsid w:val="00C75952"/>
    <w:rsid w:val="00C75DA0"/>
    <w:rsid w:val="00C75DF7"/>
    <w:rsid w:val="00C75F24"/>
    <w:rsid w:val="00C76741"/>
    <w:rsid w:val="00C768DB"/>
    <w:rsid w:val="00C76FF0"/>
    <w:rsid w:val="00C773B0"/>
    <w:rsid w:val="00C7740B"/>
    <w:rsid w:val="00C77520"/>
    <w:rsid w:val="00C7764C"/>
    <w:rsid w:val="00C77916"/>
    <w:rsid w:val="00C77BE4"/>
    <w:rsid w:val="00C77C6F"/>
    <w:rsid w:val="00C77D42"/>
    <w:rsid w:val="00C77EE1"/>
    <w:rsid w:val="00C812EA"/>
    <w:rsid w:val="00C81607"/>
    <w:rsid w:val="00C820E6"/>
    <w:rsid w:val="00C82462"/>
    <w:rsid w:val="00C82B2A"/>
    <w:rsid w:val="00C82D11"/>
    <w:rsid w:val="00C82DF6"/>
    <w:rsid w:val="00C83627"/>
    <w:rsid w:val="00C83860"/>
    <w:rsid w:val="00C83A76"/>
    <w:rsid w:val="00C83E38"/>
    <w:rsid w:val="00C84F78"/>
    <w:rsid w:val="00C852D7"/>
    <w:rsid w:val="00C85917"/>
    <w:rsid w:val="00C85C7E"/>
    <w:rsid w:val="00C86281"/>
    <w:rsid w:val="00C86813"/>
    <w:rsid w:val="00C8681A"/>
    <w:rsid w:val="00C86BB3"/>
    <w:rsid w:val="00C87445"/>
    <w:rsid w:val="00C875C4"/>
    <w:rsid w:val="00C87A86"/>
    <w:rsid w:val="00C90083"/>
    <w:rsid w:val="00C90614"/>
    <w:rsid w:val="00C90BFB"/>
    <w:rsid w:val="00C90E41"/>
    <w:rsid w:val="00C910C8"/>
    <w:rsid w:val="00C9127F"/>
    <w:rsid w:val="00C91E56"/>
    <w:rsid w:val="00C92089"/>
    <w:rsid w:val="00C9224E"/>
    <w:rsid w:val="00C92326"/>
    <w:rsid w:val="00C924A7"/>
    <w:rsid w:val="00C92947"/>
    <w:rsid w:val="00C93076"/>
    <w:rsid w:val="00C937F8"/>
    <w:rsid w:val="00C944B1"/>
    <w:rsid w:val="00C94D07"/>
    <w:rsid w:val="00C94E10"/>
    <w:rsid w:val="00C954E3"/>
    <w:rsid w:val="00C95784"/>
    <w:rsid w:val="00C959B6"/>
    <w:rsid w:val="00C95EF1"/>
    <w:rsid w:val="00C96A10"/>
    <w:rsid w:val="00C9701A"/>
    <w:rsid w:val="00C9705D"/>
    <w:rsid w:val="00C97405"/>
    <w:rsid w:val="00C97592"/>
    <w:rsid w:val="00C97C03"/>
    <w:rsid w:val="00CA0EAE"/>
    <w:rsid w:val="00CA10BC"/>
    <w:rsid w:val="00CA1656"/>
    <w:rsid w:val="00CA17C3"/>
    <w:rsid w:val="00CA1BA4"/>
    <w:rsid w:val="00CA1D95"/>
    <w:rsid w:val="00CA2ADC"/>
    <w:rsid w:val="00CA3182"/>
    <w:rsid w:val="00CA3317"/>
    <w:rsid w:val="00CA3411"/>
    <w:rsid w:val="00CA371D"/>
    <w:rsid w:val="00CA3A80"/>
    <w:rsid w:val="00CA3D96"/>
    <w:rsid w:val="00CA3F01"/>
    <w:rsid w:val="00CA4600"/>
    <w:rsid w:val="00CA4E34"/>
    <w:rsid w:val="00CA5977"/>
    <w:rsid w:val="00CA5993"/>
    <w:rsid w:val="00CA60E3"/>
    <w:rsid w:val="00CA616C"/>
    <w:rsid w:val="00CA6199"/>
    <w:rsid w:val="00CA64B4"/>
    <w:rsid w:val="00CA7008"/>
    <w:rsid w:val="00CA71B8"/>
    <w:rsid w:val="00CA74FD"/>
    <w:rsid w:val="00CA763F"/>
    <w:rsid w:val="00CA7A8A"/>
    <w:rsid w:val="00CA7B83"/>
    <w:rsid w:val="00CB06A2"/>
    <w:rsid w:val="00CB0A35"/>
    <w:rsid w:val="00CB0B44"/>
    <w:rsid w:val="00CB0C5D"/>
    <w:rsid w:val="00CB0E9F"/>
    <w:rsid w:val="00CB0F79"/>
    <w:rsid w:val="00CB14B4"/>
    <w:rsid w:val="00CB19A4"/>
    <w:rsid w:val="00CB1B48"/>
    <w:rsid w:val="00CB226A"/>
    <w:rsid w:val="00CB2723"/>
    <w:rsid w:val="00CB295E"/>
    <w:rsid w:val="00CB2B7D"/>
    <w:rsid w:val="00CB3166"/>
    <w:rsid w:val="00CB3626"/>
    <w:rsid w:val="00CB367D"/>
    <w:rsid w:val="00CB373C"/>
    <w:rsid w:val="00CB3FFB"/>
    <w:rsid w:val="00CB41FF"/>
    <w:rsid w:val="00CB4386"/>
    <w:rsid w:val="00CB44E2"/>
    <w:rsid w:val="00CB4609"/>
    <w:rsid w:val="00CB467D"/>
    <w:rsid w:val="00CB4DB0"/>
    <w:rsid w:val="00CB561F"/>
    <w:rsid w:val="00CB5730"/>
    <w:rsid w:val="00CB5C68"/>
    <w:rsid w:val="00CB62D9"/>
    <w:rsid w:val="00CB62F9"/>
    <w:rsid w:val="00CB673B"/>
    <w:rsid w:val="00CB68C6"/>
    <w:rsid w:val="00CB6A38"/>
    <w:rsid w:val="00CB6BC7"/>
    <w:rsid w:val="00CB752A"/>
    <w:rsid w:val="00CB75F6"/>
    <w:rsid w:val="00CB7728"/>
    <w:rsid w:val="00CB7AF3"/>
    <w:rsid w:val="00CC0100"/>
    <w:rsid w:val="00CC031C"/>
    <w:rsid w:val="00CC04D9"/>
    <w:rsid w:val="00CC0B85"/>
    <w:rsid w:val="00CC0DBE"/>
    <w:rsid w:val="00CC1BFB"/>
    <w:rsid w:val="00CC2744"/>
    <w:rsid w:val="00CC2C61"/>
    <w:rsid w:val="00CC3BFE"/>
    <w:rsid w:val="00CC415F"/>
    <w:rsid w:val="00CC424A"/>
    <w:rsid w:val="00CC47B9"/>
    <w:rsid w:val="00CC4C41"/>
    <w:rsid w:val="00CC4E61"/>
    <w:rsid w:val="00CC558E"/>
    <w:rsid w:val="00CC574D"/>
    <w:rsid w:val="00CC5DE6"/>
    <w:rsid w:val="00CC5F10"/>
    <w:rsid w:val="00CC6178"/>
    <w:rsid w:val="00CC6309"/>
    <w:rsid w:val="00CC6528"/>
    <w:rsid w:val="00CC65BF"/>
    <w:rsid w:val="00CC66F7"/>
    <w:rsid w:val="00CC67B2"/>
    <w:rsid w:val="00CC72B4"/>
    <w:rsid w:val="00CC79AD"/>
    <w:rsid w:val="00CC7B48"/>
    <w:rsid w:val="00CC7C31"/>
    <w:rsid w:val="00CD0418"/>
    <w:rsid w:val="00CD06CC"/>
    <w:rsid w:val="00CD18A2"/>
    <w:rsid w:val="00CD21AC"/>
    <w:rsid w:val="00CD2361"/>
    <w:rsid w:val="00CD289E"/>
    <w:rsid w:val="00CD31E7"/>
    <w:rsid w:val="00CD38CB"/>
    <w:rsid w:val="00CD393D"/>
    <w:rsid w:val="00CD3B44"/>
    <w:rsid w:val="00CD4292"/>
    <w:rsid w:val="00CD46C8"/>
    <w:rsid w:val="00CD4B07"/>
    <w:rsid w:val="00CD4B68"/>
    <w:rsid w:val="00CD4D5F"/>
    <w:rsid w:val="00CD4FBA"/>
    <w:rsid w:val="00CD534D"/>
    <w:rsid w:val="00CD54B2"/>
    <w:rsid w:val="00CD5627"/>
    <w:rsid w:val="00CD5680"/>
    <w:rsid w:val="00CD5D7A"/>
    <w:rsid w:val="00CD6542"/>
    <w:rsid w:val="00CD6E12"/>
    <w:rsid w:val="00CE0000"/>
    <w:rsid w:val="00CE0464"/>
    <w:rsid w:val="00CE08EF"/>
    <w:rsid w:val="00CE0BF7"/>
    <w:rsid w:val="00CE0F8D"/>
    <w:rsid w:val="00CE1288"/>
    <w:rsid w:val="00CE1746"/>
    <w:rsid w:val="00CE1A32"/>
    <w:rsid w:val="00CE2531"/>
    <w:rsid w:val="00CE26B5"/>
    <w:rsid w:val="00CE2A57"/>
    <w:rsid w:val="00CE2EDE"/>
    <w:rsid w:val="00CE362B"/>
    <w:rsid w:val="00CE3663"/>
    <w:rsid w:val="00CE3793"/>
    <w:rsid w:val="00CE3A29"/>
    <w:rsid w:val="00CE4038"/>
    <w:rsid w:val="00CE443C"/>
    <w:rsid w:val="00CE4E3F"/>
    <w:rsid w:val="00CE6578"/>
    <w:rsid w:val="00CE66C6"/>
    <w:rsid w:val="00CE6ACF"/>
    <w:rsid w:val="00CE6F05"/>
    <w:rsid w:val="00CE6FCB"/>
    <w:rsid w:val="00CE7669"/>
    <w:rsid w:val="00CE7722"/>
    <w:rsid w:val="00CE7789"/>
    <w:rsid w:val="00CE782F"/>
    <w:rsid w:val="00CE7F3B"/>
    <w:rsid w:val="00CF073F"/>
    <w:rsid w:val="00CF0C28"/>
    <w:rsid w:val="00CF0C7A"/>
    <w:rsid w:val="00CF0D70"/>
    <w:rsid w:val="00CF0FFD"/>
    <w:rsid w:val="00CF106D"/>
    <w:rsid w:val="00CF15A5"/>
    <w:rsid w:val="00CF162A"/>
    <w:rsid w:val="00CF1D94"/>
    <w:rsid w:val="00CF1EB9"/>
    <w:rsid w:val="00CF226B"/>
    <w:rsid w:val="00CF2504"/>
    <w:rsid w:val="00CF3969"/>
    <w:rsid w:val="00CF4776"/>
    <w:rsid w:val="00CF547F"/>
    <w:rsid w:val="00CF5646"/>
    <w:rsid w:val="00CF5DEC"/>
    <w:rsid w:val="00CF6265"/>
    <w:rsid w:val="00CF6459"/>
    <w:rsid w:val="00CF66DE"/>
    <w:rsid w:val="00CF6D5D"/>
    <w:rsid w:val="00CF7165"/>
    <w:rsid w:val="00CF757C"/>
    <w:rsid w:val="00CF7A19"/>
    <w:rsid w:val="00CF7E71"/>
    <w:rsid w:val="00D00E4E"/>
    <w:rsid w:val="00D00E6A"/>
    <w:rsid w:val="00D00E7E"/>
    <w:rsid w:val="00D00F3E"/>
    <w:rsid w:val="00D0193D"/>
    <w:rsid w:val="00D01C64"/>
    <w:rsid w:val="00D01CEA"/>
    <w:rsid w:val="00D01FFD"/>
    <w:rsid w:val="00D022DB"/>
    <w:rsid w:val="00D0232E"/>
    <w:rsid w:val="00D028C8"/>
    <w:rsid w:val="00D02B3F"/>
    <w:rsid w:val="00D02BEF"/>
    <w:rsid w:val="00D02F80"/>
    <w:rsid w:val="00D02FB6"/>
    <w:rsid w:val="00D03111"/>
    <w:rsid w:val="00D03851"/>
    <w:rsid w:val="00D03B94"/>
    <w:rsid w:val="00D03E89"/>
    <w:rsid w:val="00D03FB3"/>
    <w:rsid w:val="00D045A7"/>
    <w:rsid w:val="00D045FC"/>
    <w:rsid w:val="00D04727"/>
    <w:rsid w:val="00D049A1"/>
    <w:rsid w:val="00D055B3"/>
    <w:rsid w:val="00D05A91"/>
    <w:rsid w:val="00D05E63"/>
    <w:rsid w:val="00D06A60"/>
    <w:rsid w:val="00D06DFC"/>
    <w:rsid w:val="00D06E6A"/>
    <w:rsid w:val="00D06E6C"/>
    <w:rsid w:val="00D06F4D"/>
    <w:rsid w:val="00D071E9"/>
    <w:rsid w:val="00D071F5"/>
    <w:rsid w:val="00D076C3"/>
    <w:rsid w:val="00D07A1B"/>
    <w:rsid w:val="00D102CF"/>
    <w:rsid w:val="00D1061B"/>
    <w:rsid w:val="00D1073A"/>
    <w:rsid w:val="00D10805"/>
    <w:rsid w:val="00D108DA"/>
    <w:rsid w:val="00D109E2"/>
    <w:rsid w:val="00D10E08"/>
    <w:rsid w:val="00D10F8A"/>
    <w:rsid w:val="00D11023"/>
    <w:rsid w:val="00D1118C"/>
    <w:rsid w:val="00D11E1A"/>
    <w:rsid w:val="00D13408"/>
    <w:rsid w:val="00D13C15"/>
    <w:rsid w:val="00D13D62"/>
    <w:rsid w:val="00D143F5"/>
    <w:rsid w:val="00D14DA3"/>
    <w:rsid w:val="00D14E85"/>
    <w:rsid w:val="00D153E6"/>
    <w:rsid w:val="00D15767"/>
    <w:rsid w:val="00D15D0C"/>
    <w:rsid w:val="00D15E26"/>
    <w:rsid w:val="00D16127"/>
    <w:rsid w:val="00D16EA9"/>
    <w:rsid w:val="00D16FA8"/>
    <w:rsid w:val="00D1737C"/>
    <w:rsid w:val="00D1757D"/>
    <w:rsid w:val="00D20DC6"/>
    <w:rsid w:val="00D20F21"/>
    <w:rsid w:val="00D20FAD"/>
    <w:rsid w:val="00D21262"/>
    <w:rsid w:val="00D218E6"/>
    <w:rsid w:val="00D221AC"/>
    <w:rsid w:val="00D2225C"/>
    <w:rsid w:val="00D22976"/>
    <w:rsid w:val="00D22A57"/>
    <w:rsid w:val="00D22BAD"/>
    <w:rsid w:val="00D23099"/>
    <w:rsid w:val="00D230DF"/>
    <w:rsid w:val="00D2383A"/>
    <w:rsid w:val="00D238B4"/>
    <w:rsid w:val="00D238D9"/>
    <w:rsid w:val="00D23931"/>
    <w:rsid w:val="00D23BBD"/>
    <w:rsid w:val="00D23C02"/>
    <w:rsid w:val="00D23CC3"/>
    <w:rsid w:val="00D23F76"/>
    <w:rsid w:val="00D248E9"/>
    <w:rsid w:val="00D24974"/>
    <w:rsid w:val="00D24EFE"/>
    <w:rsid w:val="00D2585B"/>
    <w:rsid w:val="00D25D11"/>
    <w:rsid w:val="00D25F39"/>
    <w:rsid w:val="00D26148"/>
    <w:rsid w:val="00D26865"/>
    <w:rsid w:val="00D26AB4"/>
    <w:rsid w:val="00D26CC1"/>
    <w:rsid w:val="00D27777"/>
    <w:rsid w:val="00D27992"/>
    <w:rsid w:val="00D30656"/>
    <w:rsid w:val="00D30E03"/>
    <w:rsid w:val="00D30E78"/>
    <w:rsid w:val="00D3135A"/>
    <w:rsid w:val="00D31748"/>
    <w:rsid w:val="00D31764"/>
    <w:rsid w:val="00D3192E"/>
    <w:rsid w:val="00D31A33"/>
    <w:rsid w:val="00D31D75"/>
    <w:rsid w:val="00D31E10"/>
    <w:rsid w:val="00D31F15"/>
    <w:rsid w:val="00D31FCD"/>
    <w:rsid w:val="00D32170"/>
    <w:rsid w:val="00D32CFD"/>
    <w:rsid w:val="00D32D05"/>
    <w:rsid w:val="00D32D1C"/>
    <w:rsid w:val="00D34202"/>
    <w:rsid w:val="00D342F0"/>
    <w:rsid w:val="00D345A4"/>
    <w:rsid w:val="00D345C3"/>
    <w:rsid w:val="00D3461E"/>
    <w:rsid w:val="00D348F0"/>
    <w:rsid w:val="00D34CD7"/>
    <w:rsid w:val="00D350F3"/>
    <w:rsid w:val="00D356F2"/>
    <w:rsid w:val="00D35BC8"/>
    <w:rsid w:val="00D35C30"/>
    <w:rsid w:val="00D36EA6"/>
    <w:rsid w:val="00D3710A"/>
    <w:rsid w:val="00D37655"/>
    <w:rsid w:val="00D377DC"/>
    <w:rsid w:val="00D37D9A"/>
    <w:rsid w:val="00D37EE8"/>
    <w:rsid w:val="00D401C7"/>
    <w:rsid w:val="00D4080D"/>
    <w:rsid w:val="00D40E05"/>
    <w:rsid w:val="00D4145C"/>
    <w:rsid w:val="00D416D5"/>
    <w:rsid w:val="00D4182A"/>
    <w:rsid w:val="00D41A73"/>
    <w:rsid w:val="00D41B87"/>
    <w:rsid w:val="00D41BF2"/>
    <w:rsid w:val="00D41E69"/>
    <w:rsid w:val="00D426F8"/>
    <w:rsid w:val="00D429EC"/>
    <w:rsid w:val="00D42E82"/>
    <w:rsid w:val="00D437CE"/>
    <w:rsid w:val="00D439DB"/>
    <w:rsid w:val="00D43B65"/>
    <w:rsid w:val="00D44326"/>
    <w:rsid w:val="00D44568"/>
    <w:rsid w:val="00D448BE"/>
    <w:rsid w:val="00D44CD5"/>
    <w:rsid w:val="00D44FF0"/>
    <w:rsid w:val="00D451EE"/>
    <w:rsid w:val="00D457FF"/>
    <w:rsid w:val="00D4618C"/>
    <w:rsid w:val="00D4653E"/>
    <w:rsid w:val="00D46735"/>
    <w:rsid w:val="00D4675E"/>
    <w:rsid w:val="00D4713A"/>
    <w:rsid w:val="00D471AD"/>
    <w:rsid w:val="00D47471"/>
    <w:rsid w:val="00D47F3F"/>
    <w:rsid w:val="00D5010C"/>
    <w:rsid w:val="00D50434"/>
    <w:rsid w:val="00D513BB"/>
    <w:rsid w:val="00D51469"/>
    <w:rsid w:val="00D51D14"/>
    <w:rsid w:val="00D5251F"/>
    <w:rsid w:val="00D525BF"/>
    <w:rsid w:val="00D52EA0"/>
    <w:rsid w:val="00D52EF1"/>
    <w:rsid w:val="00D5302F"/>
    <w:rsid w:val="00D53649"/>
    <w:rsid w:val="00D54095"/>
    <w:rsid w:val="00D54327"/>
    <w:rsid w:val="00D543FE"/>
    <w:rsid w:val="00D54429"/>
    <w:rsid w:val="00D548FC"/>
    <w:rsid w:val="00D54B6D"/>
    <w:rsid w:val="00D55826"/>
    <w:rsid w:val="00D558AC"/>
    <w:rsid w:val="00D55F6F"/>
    <w:rsid w:val="00D5609A"/>
    <w:rsid w:val="00D56391"/>
    <w:rsid w:val="00D56568"/>
    <w:rsid w:val="00D57232"/>
    <w:rsid w:val="00D5725C"/>
    <w:rsid w:val="00D57B3F"/>
    <w:rsid w:val="00D57E54"/>
    <w:rsid w:val="00D60B4E"/>
    <w:rsid w:val="00D60CAE"/>
    <w:rsid w:val="00D60CDB"/>
    <w:rsid w:val="00D6175A"/>
    <w:rsid w:val="00D61B50"/>
    <w:rsid w:val="00D61B7C"/>
    <w:rsid w:val="00D61F6F"/>
    <w:rsid w:val="00D6273C"/>
    <w:rsid w:val="00D62831"/>
    <w:rsid w:val="00D634CF"/>
    <w:rsid w:val="00D63596"/>
    <w:rsid w:val="00D635B6"/>
    <w:rsid w:val="00D636B5"/>
    <w:rsid w:val="00D637CA"/>
    <w:rsid w:val="00D637DE"/>
    <w:rsid w:val="00D63B07"/>
    <w:rsid w:val="00D63F8D"/>
    <w:rsid w:val="00D64161"/>
    <w:rsid w:val="00D644EC"/>
    <w:rsid w:val="00D6488F"/>
    <w:rsid w:val="00D64F11"/>
    <w:rsid w:val="00D653C3"/>
    <w:rsid w:val="00D6552E"/>
    <w:rsid w:val="00D656F6"/>
    <w:rsid w:val="00D6583F"/>
    <w:rsid w:val="00D658A5"/>
    <w:rsid w:val="00D659C4"/>
    <w:rsid w:val="00D6626D"/>
    <w:rsid w:val="00D66AE0"/>
    <w:rsid w:val="00D66D06"/>
    <w:rsid w:val="00D66DE0"/>
    <w:rsid w:val="00D66EB5"/>
    <w:rsid w:val="00D66F52"/>
    <w:rsid w:val="00D670C3"/>
    <w:rsid w:val="00D70345"/>
    <w:rsid w:val="00D7093B"/>
    <w:rsid w:val="00D712C3"/>
    <w:rsid w:val="00D71A16"/>
    <w:rsid w:val="00D71BCF"/>
    <w:rsid w:val="00D71FD7"/>
    <w:rsid w:val="00D721D6"/>
    <w:rsid w:val="00D723C1"/>
    <w:rsid w:val="00D72768"/>
    <w:rsid w:val="00D72B08"/>
    <w:rsid w:val="00D737A3"/>
    <w:rsid w:val="00D7459C"/>
    <w:rsid w:val="00D74676"/>
    <w:rsid w:val="00D74918"/>
    <w:rsid w:val="00D749A3"/>
    <w:rsid w:val="00D74AC1"/>
    <w:rsid w:val="00D75B43"/>
    <w:rsid w:val="00D7661C"/>
    <w:rsid w:val="00D7683E"/>
    <w:rsid w:val="00D76B9B"/>
    <w:rsid w:val="00D76BD0"/>
    <w:rsid w:val="00D76D85"/>
    <w:rsid w:val="00D76DE6"/>
    <w:rsid w:val="00D7717A"/>
    <w:rsid w:val="00D775F8"/>
    <w:rsid w:val="00D7797E"/>
    <w:rsid w:val="00D77D87"/>
    <w:rsid w:val="00D77F25"/>
    <w:rsid w:val="00D80030"/>
    <w:rsid w:val="00D81A1E"/>
    <w:rsid w:val="00D81E3E"/>
    <w:rsid w:val="00D824FC"/>
    <w:rsid w:val="00D82B2F"/>
    <w:rsid w:val="00D82B64"/>
    <w:rsid w:val="00D8346B"/>
    <w:rsid w:val="00D83D7D"/>
    <w:rsid w:val="00D84126"/>
    <w:rsid w:val="00D845C1"/>
    <w:rsid w:val="00D846FC"/>
    <w:rsid w:val="00D847FB"/>
    <w:rsid w:val="00D84DDF"/>
    <w:rsid w:val="00D84FF6"/>
    <w:rsid w:val="00D85F7A"/>
    <w:rsid w:val="00D861DE"/>
    <w:rsid w:val="00D8721D"/>
    <w:rsid w:val="00D87914"/>
    <w:rsid w:val="00D8791B"/>
    <w:rsid w:val="00D87A1C"/>
    <w:rsid w:val="00D90766"/>
    <w:rsid w:val="00D90E40"/>
    <w:rsid w:val="00D91C8E"/>
    <w:rsid w:val="00D925A3"/>
    <w:rsid w:val="00D92849"/>
    <w:rsid w:val="00D92A1F"/>
    <w:rsid w:val="00D938EF"/>
    <w:rsid w:val="00D93B33"/>
    <w:rsid w:val="00D93BAB"/>
    <w:rsid w:val="00D93C48"/>
    <w:rsid w:val="00D94234"/>
    <w:rsid w:val="00D94563"/>
    <w:rsid w:val="00D94880"/>
    <w:rsid w:val="00D94CB0"/>
    <w:rsid w:val="00D94E8B"/>
    <w:rsid w:val="00D95759"/>
    <w:rsid w:val="00D9599E"/>
    <w:rsid w:val="00D95F15"/>
    <w:rsid w:val="00D95F95"/>
    <w:rsid w:val="00D969C7"/>
    <w:rsid w:val="00D96A54"/>
    <w:rsid w:val="00D96E46"/>
    <w:rsid w:val="00D96EB6"/>
    <w:rsid w:val="00D97095"/>
    <w:rsid w:val="00D9740D"/>
    <w:rsid w:val="00D97451"/>
    <w:rsid w:val="00DA052A"/>
    <w:rsid w:val="00DA066C"/>
    <w:rsid w:val="00DA0AA0"/>
    <w:rsid w:val="00DA11EC"/>
    <w:rsid w:val="00DA16C5"/>
    <w:rsid w:val="00DA172E"/>
    <w:rsid w:val="00DA1DF8"/>
    <w:rsid w:val="00DA1E6E"/>
    <w:rsid w:val="00DA1FC8"/>
    <w:rsid w:val="00DA1FDE"/>
    <w:rsid w:val="00DA28E6"/>
    <w:rsid w:val="00DA2A0A"/>
    <w:rsid w:val="00DA2BA1"/>
    <w:rsid w:val="00DA390C"/>
    <w:rsid w:val="00DA3C68"/>
    <w:rsid w:val="00DA3D00"/>
    <w:rsid w:val="00DA3F64"/>
    <w:rsid w:val="00DA3F90"/>
    <w:rsid w:val="00DA49ED"/>
    <w:rsid w:val="00DA4B3B"/>
    <w:rsid w:val="00DA521E"/>
    <w:rsid w:val="00DA5486"/>
    <w:rsid w:val="00DA5931"/>
    <w:rsid w:val="00DA5E71"/>
    <w:rsid w:val="00DA6746"/>
    <w:rsid w:val="00DA6D2B"/>
    <w:rsid w:val="00DA7085"/>
    <w:rsid w:val="00DA7227"/>
    <w:rsid w:val="00DA72D7"/>
    <w:rsid w:val="00DA78C8"/>
    <w:rsid w:val="00DA7A7E"/>
    <w:rsid w:val="00DB0D26"/>
    <w:rsid w:val="00DB0E05"/>
    <w:rsid w:val="00DB0E27"/>
    <w:rsid w:val="00DB0E45"/>
    <w:rsid w:val="00DB0EA4"/>
    <w:rsid w:val="00DB1419"/>
    <w:rsid w:val="00DB1A03"/>
    <w:rsid w:val="00DB1C56"/>
    <w:rsid w:val="00DB2914"/>
    <w:rsid w:val="00DB32A3"/>
    <w:rsid w:val="00DB3D10"/>
    <w:rsid w:val="00DB3D63"/>
    <w:rsid w:val="00DB4421"/>
    <w:rsid w:val="00DB4553"/>
    <w:rsid w:val="00DB4AEE"/>
    <w:rsid w:val="00DB4B93"/>
    <w:rsid w:val="00DB4D45"/>
    <w:rsid w:val="00DB4D7C"/>
    <w:rsid w:val="00DB4DE5"/>
    <w:rsid w:val="00DB4FD6"/>
    <w:rsid w:val="00DB503C"/>
    <w:rsid w:val="00DB57D1"/>
    <w:rsid w:val="00DB6374"/>
    <w:rsid w:val="00DB6A3F"/>
    <w:rsid w:val="00DB6D48"/>
    <w:rsid w:val="00DB7749"/>
    <w:rsid w:val="00DB7799"/>
    <w:rsid w:val="00DB78D2"/>
    <w:rsid w:val="00DB7B0C"/>
    <w:rsid w:val="00DB7CB4"/>
    <w:rsid w:val="00DB7DA6"/>
    <w:rsid w:val="00DB7E8E"/>
    <w:rsid w:val="00DC0096"/>
    <w:rsid w:val="00DC00AB"/>
    <w:rsid w:val="00DC056B"/>
    <w:rsid w:val="00DC0A41"/>
    <w:rsid w:val="00DC0D4E"/>
    <w:rsid w:val="00DC1CF8"/>
    <w:rsid w:val="00DC2020"/>
    <w:rsid w:val="00DC246B"/>
    <w:rsid w:val="00DC2764"/>
    <w:rsid w:val="00DC2CB0"/>
    <w:rsid w:val="00DC2EC7"/>
    <w:rsid w:val="00DC2FAE"/>
    <w:rsid w:val="00DC3002"/>
    <w:rsid w:val="00DC3A55"/>
    <w:rsid w:val="00DC4272"/>
    <w:rsid w:val="00DC42A2"/>
    <w:rsid w:val="00DC431A"/>
    <w:rsid w:val="00DC4B03"/>
    <w:rsid w:val="00DC4C0B"/>
    <w:rsid w:val="00DC4F24"/>
    <w:rsid w:val="00DC5138"/>
    <w:rsid w:val="00DC5295"/>
    <w:rsid w:val="00DC53E0"/>
    <w:rsid w:val="00DC5A72"/>
    <w:rsid w:val="00DC5C48"/>
    <w:rsid w:val="00DC637A"/>
    <w:rsid w:val="00DC672D"/>
    <w:rsid w:val="00DC744E"/>
    <w:rsid w:val="00DC7458"/>
    <w:rsid w:val="00DC7530"/>
    <w:rsid w:val="00DC7A77"/>
    <w:rsid w:val="00DD06C0"/>
    <w:rsid w:val="00DD09E6"/>
    <w:rsid w:val="00DD0B4F"/>
    <w:rsid w:val="00DD12C0"/>
    <w:rsid w:val="00DD15BE"/>
    <w:rsid w:val="00DD3008"/>
    <w:rsid w:val="00DD34E0"/>
    <w:rsid w:val="00DD3548"/>
    <w:rsid w:val="00DD3E15"/>
    <w:rsid w:val="00DD3FA2"/>
    <w:rsid w:val="00DD40C4"/>
    <w:rsid w:val="00DD4BE3"/>
    <w:rsid w:val="00DD5CA0"/>
    <w:rsid w:val="00DD5FE9"/>
    <w:rsid w:val="00DD6017"/>
    <w:rsid w:val="00DD6123"/>
    <w:rsid w:val="00DD6B32"/>
    <w:rsid w:val="00DD75CF"/>
    <w:rsid w:val="00DE0364"/>
    <w:rsid w:val="00DE0A3E"/>
    <w:rsid w:val="00DE0C42"/>
    <w:rsid w:val="00DE0DC0"/>
    <w:rsid w:val="00DE116A"/>
    <w:rsid w:val="00DE1327"/>
    <w:rsid w:val="00DE168C"/>
    <w:rsid w:val="00DE177B"/>
    <w:rsid w:val="00DE1912"/>
    <w:rsid w:val="00DE1D5E"/>
    <w:rsid w:val="00DE2CD6"/>
    <w:rsid w:val="00DE3458"/>
    <w:rsid w:val="00DE38B8"/>
    <w:rsid w:val="00DE4862"/>
    <w:rsid w:val="00DE48A4"/>
    <w:rsid w:val="00DE49A1"/>
    <w:rsid w:val="00DE5229"/>
    <w:rsid w:val="00DE65A1"/>
    <w:rsid w:val="00DE6654"/>
    <w:rsid w:val="00DE7160"/>
    <w:rsid w:val="00DE7853"/>
    <w:rsid w:val="00DE7ADF"/>
    <w:rsid w:val="00DE7B61"/>
    <w:rsid w:val="00DE7B79"/>
    <w:rsid w:val="00DE7BB9"/>
    <w:rsid w:val="00DF0147"/>
    <w:rsid w:val="00DF0733"/>
    <w:rsid w:val="00DF0C1F"/>
    <w:rsid w:val="00DF0F2F"/>
    <w:rsid w:val="00DF108B"/>
    <w:rsid w:val="00DF174A"/>
    <w:rsid w:val="00DF197C"/>
    <w:rsid w:val="00DF1BBF"/>
    <w:rsid w:val="00DF25A8"/>
    <w:rsid w:val="00DF3A08"/>
    <w:rsid w:val="00DF3B83"/>
    <w:rsid w:val="00DF41E0"/>
    <w:rsid w:val="00DF454F"/>
    <w:rsid w:val="00DF45B2"/>
    <w:rsid w:val="00DF46D5"/>
    <w:rsid w:val="00DF4773"/>
    <w:rsid w:val="00DF4938"/>
    <w:rsid w:val="00DF4C38"/>
    <w:rsid w:val="00DF4C9F"/>
    <w:rsid w:val="00DF5390"/>
    <w:rsid w:val="00DF5536"/>
    <w:rsid w:val="00DF57AE"/>
    <w:rsid w:val="00DF59E4"/>
    <w:rsid w:val="00DF5B3E"/>
    <w:rsid w:val="00DF5DC7"/>
    <w:rsid w:val="00DF5ED5"/>
    <w:rsid w:val="00DF62B2"/>
    <w:rsid w:val="00DF6720"/>
    <w:rsid w:val="00DF6C34"/>
    <w:rsid w:val="00DF6C92"/>
    <w:rsid w:val="00DF7890"/>
    <w:rsid w:val="00E00780"/>
    <w:rsid w:val="00E01005"/>
    <w:rsid w:val="00E01186"/>
    <w:rsid w:val="00E01350"/>
    <w:rsid w:val="00E0137C"/>
    <w:rsid w:val="00E01A25"/>
    <w:rsid w:val="00E01ABF"/>
    <w:rsid w:val="00E01BAE"/>
    <w:rsid w:val="00E01BFB"/>
    <w:rsid w:val="00E01F5C"/>
    <w:rsid w:val="00E01F9F"/>
    <w:rsid w:val="00E01FE8"/>
    <w:rsid w:val="00E02000"/>
    <w:rsid w:val="00E02A61"/>
    <w:rsid w:val="00E02E8D"/>
    <w:rsid w:val="00E02F0F"/>
    <w:rsid w:val="00E03073"/>
    <w:rsid w:val="00E030A9"/>
    <w:rsid w:val="00E030FE"/>
    <w:rsid w:val="00E03102"/>
    <w:rsid w:val="00E03143"/>
    <w:rsid w:val="00E0395C"/>
    <w:rsid w:val="00E04187"/>
    <w:rsid w:val="00E042F3"/>
    <w:rsid w:val="00E044FA"/>
    <w:rsid w:val="00E04781"/>
    <w:rsid w:val="00E04989"/>
    <w:rsid w:val="00E04C24"/>
    <w:rsid w:val="00E053F4"/>
    <w:rsid w:val="00E0550B"/>
    <w:rsid w:val="00E059C0"/>
    <w:rsid w:val="00E065D0"/>
    <w:rsid w:val="00E066B3"/>
    <w:rsid w:val="00E06848"/>
    <w:rsid w:val="00E06AFA"/>
    <w:rsid w:val="00E06EE9"/>
    <w:rsid w:val="00E06F70"/>
    <w:rsid w:val="00E07289"/>
    <w:rsid w:val="00E07458"/>
    <w:rsid w:val="00E077DC"/>
    <w:rsid w:val="00E10506"/>
    <w:rsid w:val="00E10A58"/>
    <w:rsid w:val="00E10CCA"/>
    <w:rsid w:val="00E10E45"/>
    <w:rsid w:val="00E115C5"/>
    <w:rsid w:val="00E11B08"/>
    <w:rsid w:val="00E11BA2"/>
    <w:rsid w:val="00E1264F"/>
    <w:rsid w:val="00E13009"/>
    <w:rsid w:val="00E13096"/>
    <w:rsid w:val="00E131BB"/>
    <w:rsid w:val="00E13356"/>
    <w:rsid w:val="00E13463"/>
    <w:rsid w:val="00E135D7"/>
    <w:rsid w:val="00E13749"/>
    <w:rsid w:val="00E13B4B"/>
    <w:rsid w:val="00E14443"/>
    <w:rsid w:val="00E1449D"/>
    <w:rsid w:val="00E14F23"/>
    <w:rsid w:val="00E155B6"/>
    <w:rsid w:val="00E164BD"/>
    <w:rsid w:val="00E167F2"/>
    <w:rsid w:val="00E17607"/>
    <w:rsid w:val="00E1765D"/>
    <w:rsid w:val="00E17B0B"/>
    <w:rsid w:val="00E20AEB"/>
    <w:rsid w:val="00E20EEC"/>
    <w:rsid w:val="00E20F4A"/>
    <w:rsid w:val="00E21A5D"/>
    <w:rsid w:val="00E21E46"/>
    <w:rsid w:val="00E222A1"/>
    <w:rsid w:val="00E22579"/>
    <w:rsid w:val="00E2267D"/>
    <w:rsid w:val="00E2289E"/>
    <w:rsid w:val="00E2290B"/>
    <w:rsid w:val="00E23573"/>
    <w:rsid w:val="00E239D9"/>
    <w:rsid w:val="00E2445B"/>
    <w:rsid w:val="00E24A42"/>
    <w:rsid w:val="00E24A47"/>
    <w:rsid w:val="00E24E57"/>
    <w:rsid w:val="00E252E9"/>
    <w:rsid w:val="00E255CA"/>
    <w:rsid w:val="00E258D2"/>
    <w:rsid w:val="00E25E9B"/>
    <w:rsid w:val="00E26375"/>
    <w:rsid w:val="00E26716"/>
    <w:rsid w:val="00E267C9"/>
    <w:rsid w:val="00E26820"/>
    <w:rsid w:val="00E26AEC"/>
    <w:rsid w:val="00E27694"/>
    <w:rsid w:val="00E279CD"/>
    <w:rsid w:val="00E3042C"/>
    <w:rsid w:val="00E3064C"/>
    <w:rsid w:val="00E30867"/>
    <w:rsid w:val="00E30D36"/>
    <w:rsid w:val="00E3107E"/>
    <w:rsid w:val="00E31273"/>
    <w:rsid w:val="00E31361"/>
    <w:rsid w:val="00E317B3"/>
    <w:rsid w:val="00E318FF"/>
    <w:rsid w:val="00E31922"/>
    <w:rsid w:val="00E31AB6"/>
    <w:rsid w:val="00E31BCB"/>
    <w:rsid w:val="00E31C5B"/>
    <w:rsid w:val="00E31E7F"/>
    <w:rsid w:val="00E32B30"/>
    <w:rsid w:val="00E32FB2"/>
    <w:rsid w:val="00E3371F"/>
    <w:rsid w:val="00E337F6"/>
    <w:rsid w:val="00E33FCF"/>
    <w:rsid w:val="00E34003"/>
    <w:rsid w:val="00E34482"/>
    <w:rsid w:val="00E347F3"/>
    <w:rsid w:val="00E34A93"/>
    <w:rsid w:val="00E3577D"/>
    <w:rsid w:val="00E35DF4"/>
    <w:rsid w:val="00E35E1A"/>
    <w:rsid w:val="00E36450"/>
    <w:rsid w:val="00E3661F"/>
    <w:rsid w:val="00E36C1C"/>
    <w:rsid w:val="00E371E1"/>
    <w:rsid w:val="00E37322"/>
    <w:rsid w:val="00E37502"/>
    <w:rsid w:val="00E37B13"/>
    <w:rsid w:val="00E37BB3"/>
    <w:rsid w:val="00E40787"/>
    <w:rsid w:val="00E408CA"/>
    <w:rsid w:val="00E41622"/>
    <w:rsid w:val="00E416FB"/>
    <w:rsid w:val="00E42040"/>
    <w:rsid w:val="00E42172"/>
    <w:rsid w:val="00E421A9"/>
    <w:rsid w:val="00E42D5B"/>
    <w:rsid w:val="00E432B2"/>
    <w:rsid w:val="00E43984"/>
    <w:rsid w:val="00E43DA6"/>
    <w:rsid w:val="00E43E90"/>
    <w:rsid w:val="00E442D8"/>
    <w:rsid w:val="00E446CE"/>
    <w:rsid w:val="00E45496"/>
    <w:rsid w:val="00E45564"/>
    <w:rsid w:val="00E45591"/>
    <w:rsid w:val="00E45805"/>
    <w:rsid w:val="00E45BA5"/>
    <w:rsid w:val="00E4600F"/>
    <w:rsid w:val="00E46B9F"/>
    <w:rsid w:val="00E47C16"/>
    <w:rsid w:val="00E507C0"/>
    <w:rsid w:val="00E50AA2"/>
    <w:rsid w:val="00E51512"/>
    <w:rsid w:val="00E51D69"/>
    <w:rsid w:val="00E52256"/>
    <w:rsid w:val="00E529D5"/>
    <w:rsid w:val="00E534BD"/>
    <w:rsid w:val="00E53A0E"/>
    <w:rsid w:val="00E53FE2"/>
    <w:rsid w:val="00E54156"/>
    <w:rsid w:val="00E54B3E"/>
    <w:rsid w:val="00E54BA0"/>
    <w:rsid w:val="00E54FA3"/>
    <w:rsid w:val="00E552F9"/>
    <w:rsid w:val="00E55C9F"/>
    <w:rsid w:val="00E55D2D"/>
    <w:rsid w:val="00E5620A"/>
    <w:rsid w:val="00E56A22"/>
    <w:rsid w:val="00E56ED7"/>
    <w:rsid w:val="00E56F1A"/>
    <w:rsid w:val="00E56FF8"/>
    <w:rsid w:val="00E57305"/>
    <w:rsid w:val="00E57322"/>
    <w:rsid w:val="00E60137"/>
    <w:rsid w:val="00E605EC"/>
    <w:rsid w:val="00E609A4"/>
    <w:rsid w:val="00E61018"/>
    <w:rsid w:val="00E61185"/>
    <w:rsid w:val="00E618C1"/>
    <w:rsid w:val="00E61B26"/>
    <w:rsid w:val="00E61B67"/>
    <w:rsid w:val="00E6207A"/>
    <w:rsid w:val="00E62C35"/>
    <w:rsid w:val="00E62C74"/>
    <w:rsid w:val="00E630C9"/>
    <w:rsid w:val="00E632B0"/>
    <w:rsid w:val="00E63516"/>
    <w:rsid w:val="00E63879"/>
    <w:rsid w:val="00E63A9F"/>
    <w:rsid w:val="00E64223"/>
    <w:rsid w:val="00E64258"/>
    <w:rsid w:val="00E64A8F"/>
    <w:rsid w:val="00E64E39"/>
    <w:rsid w:val="00E64EF2"/>
    <w:rsid w:val="00E65330"/>
    <w:rsid w:val="00E66146"/>
    <w:rsid w:val="00E661CD"/>
    <w:rsid w:val="00E662C5"/>
    <w:rsid w:val="00E66473"/>
    <w:rsid w:val="00E666CF"/>
    <w:rsid w:val="00E666D2"/>
    <w:rsid w:val="00E66818"/>
    <w:rsid w:val="00E6700B"/>
    <w:rsid w:val="00E6728D"/>
    <w:rsid w:val="00E675DC"/>
    <w:rsid w:val="00E677E6"/>
    <w:rsid w:val="00E67BA3"/>
    <w:rsid w:val="00E67C2B"/>
    <w:rsid w:val="00E67E19"/>
    <w:rsid w:val="00E67F58"/>
    <w:rsid w:val="00E70BA2"/>
    <w:rsid w:val="00E71496"/>
    <w:rsid w:val="00E72231"/>
    <w:rsid w:val="00E73363"/>
    <w:rsid w:val="00E73369"/>
    <w:rsid w:val="00E733BA"/>
    <w:rsid w:val="00E73404"/>
    <w:rsid w:val="00E7345D"/>
    <w:rsid w:val="00E7384A"/>
    <w:rsid w:val="00E73997"/>
    <w:rsid w:val="00E73D70"/>
    <w:rsid w:val="00E740E6"/>
    <w:rsid w:val="00E743E5"/>
    <w:rsid w:val="00E74493"/>
    <w:rsid w:val="00E7498B"/>
    <w:rsid w:val="00E74ECE"/>
    <w:rsid w:val="00E7500B"/>
    <w:rsid w:val="00E7583B"/>
    <w:rsid w:val="00E75F6F"/>
    <w:rsid w:val="00E76354"/>
    <w:rsid w:val="00E76AF5"/>
    <w:rsid w:val="00E76BC9"/>
    <w:rsid w:val="00E76DC1"/>
    <w:rsid w:val="00E772A2"/>
    <w:rsid w:val="00E774D9"/>
    <w:rsid w:val="00E77A38"/>
    <w:rsid w:val="00E77F7D"/>
    <w:rsid w:val="00E8032E"/>
    <w:rsid w:val="00E80760"/>
    <w:rsid w:val="00E80AEA"/>
    <w:rsid w:val="00E80F52"/>
    <w:rsid w:val="00E811EA"/>
    <w:rsid w:val="00E81D71"/>
    <w:rsid w:val="00E81D87"/>
    <w:rsid w:val="00E81E76"/>
    <w:rsid w:val="00E82149"/>
    <w:rsid w:val="00E8299B"/>
    <w:rsid w:val="00E82FCB"/>
    <w:rsid w:val="00E83615"/>
    <w:rsid w:val="00E83E6B"/>
    <w:rsid w:val="00E8444A"/>
    <w:rsid w:val="00E84874"/>
    <w:rsid w:val="00E84A02"/>
    <w:rsid w:val="00E85477"/>
    <w:rsid w:val="00E8570E"/>
    <w:rsid w:val="00E86661"/>
    <w:rsid w:val="00E868E0"/>
    <w:rsid w:val="00E87439"/>
    <w:rsid w:val="00E87ACA"/>
    <w:rsid w:val="00E87FD5"/>
    <w:rsid w:val="00E90042"/>
    <w:rsid w:val="00E90411"/>
    <w:rsid w:val="00E906C9"/>
    <w:rsid w:val="00E90DD4"/>
    <w:rsid w:val="00E91681"/>
    <w:rsid w:val="00E916DE"/>
    <w:rsid w:val="00E91C7D"/>
    <w:rsid w:val="00E91E29"/>
    <w:rsid w:val="00E925D7"/>
    <w:rsid w:val="00E92AEB"/>
    <w:rsid w:val="00E93FAF"/>
    <w:rsid w:val="00E93FD4"/>
    <w:rsid w:val="00E948A6"/>
    <w:rsid w:val="00E94A9B"/>
    <w:rsid w:val="00E94AAE"/>
    <w:rsid w:val="00E94F24"/>
    <w:rsid w:val="00E94F5B"/>
    <w:rsid w:val="00E95582"/>
    <w:rsid w:val="00E9568B"/>
    <w:rsid w:val="00E95FF0"/>
    <w:rsid w:val="00E9627D"/>
    <w:rsid w:val="00E96E23"/>
    <w:rsid w:val="00E976D1"/>
    <w:rsid w:val="00E9783E"/>
    <w:rsid w:val="00EA053D"/>
    <w:rsid w:val="00EA05D4"/>
    <w:rsid w:val="00EA06A0"/>
    <w:rsid w:val="00EA06E9"/>
    <w:rsid w:val="00EA0B00"/>
    <w:rsid w:val="00EA0DCE"/>
    <w:rsid w:val="00EA0F16"/>
    <w:rsid w:val="00EA1425"/>
    <w:rsid w:val="00EA1F3B"/>
    <w:rsid w:val="00EA27A1"/>
    <w:rsid w:val="00EA2CC7"/>
    <w:rsid w:val="00EA30D1"/>
    <w:rsid w:val="00EA35AB"/>
    <w:rsid w:val="00EA3888"/>
    <w:rsid w:val="00EA3D6A"/>
    <w:rsid w:val="00EA3F7F"/>
    <w:rsid w:val="00EA45BA"/>
    <w:rsid w:val="00EA4844"/>
    <w:rsid w:val="00EA505E"/>
    <w:rsid w:val="00EA5077"/>
    <w:rsid w:val="00EA5447"/>
    <w:rsid w:val="00EA6A33"/>
    <w:rsid w:val="00EA6BD3"/>
    <w:rsid w:val="00EA7A0B"/>
    <w:rsid w:val="00EB09F1"/>
    <w:rsid w:val="00EB0BFF"/>
    <w:rsid w:val="00EB0E0A"/>
    <w:rsid w:val="00EB0FC3"/>
    <w:rsid w:val="00EB1036"/>
    <w:rsid w:val="00EB150A"/>
    <w:rsid w:val="00EB16DB"/>
    <w:rsid w:val="00EB1736"/>
    <w:rsid w:val="00EB1C54"/>
    <w:rsid w:val="00EB1E10"/>
    <w:rsid w:val="00EB1F36"/>
    <w:rsid w:val="00EB220D"/>
    <w:rsid w:val="00EB3031"/>
    <w:rsid w:val="00EB347B"/>
    <w:rsid w:val="00EB3E44"/>
    <w:rsid w:val="00EB3F4B"/>
    <w:rsid w:val="00EB3FB1"/>
    <w:rsid w:val="00EB42A6"/>
    <w:rsid w:val="00EB46EF"/>
    <w:rsid w:val="00EB4856"/>
    <w:rsid w:val="00EB4A37"/>
    <w:rsid w:val="00EB53B3"/>
    <w:rsid w:val="00EB53EF"/>
    <w:rsid w:val="00EB5F71"/>
    <w:rsid w:val="00EB643C"/>
    <w:rsid w:val="00EB69E5"/>
    <w:rsid w:val="00EB7104"/>
    <w:rsid w:val="00EB74A6"/>
    <w:rsid w:val="00EB7AD5"/>
    <w:rsid w:val="00EB7C2B"/>
    <w:rsid w:val="00EB7F49"/>
    <w:rsid w:val="00EC013B"/>
    <w:rsid w:val="00EC0186"/>
    <w:rsid w:val="00EC06E6"/>
    <w:rsid w:val="00EC0EC8"/>
    <w:rsid w:val="00EC1562"/>
    <w:rsid w:val="00EC19BB"/>
    <w:rsid w:val="00EC1D61"/>
    <w:rsid w:val="00EC206F"/>
    <w:rsid w:val="00EC21AE"/>
    <w:rsid w:val="00EC2278"/>
    <w:rsid w:val="00EC22B8"/>
    <w:rsid w:val="00EC2B05"/>
    <w:rsid w:val="00EC2CB0"/>
    <w:rsid w:val="00EC36EC"/>
    <w:rsid w:val="00EC3CD8"/>
    <w:rsid w:val="00EC455D"/>
    <w:rsid w:val="00EC4D4C"/>
    <w:rsid w:val="00EC4FA7"/>
    <w:rsid w:val="00EC5765"/>
    <w:rsid w:val="00EC5ED7"/>
    <w:rsid w:val="00EC606B"/>
    <w:rsid w:val="00EC61B1"/>
    <w:rsid w:val="00EC67E8"/>
    <w:rsid w:val="00EC6878"/>
    <w:rsid w:val="00EC6B7A"/>
    <w:rsid w:val="00EC73BB"/>
    <w:rsid w:val="00EC74AB"/>
    <w:rsid w:val="00EC787D"/>
    <w:rsid w:val="00EC79AE"/>
    <w:rsid w:val="00EC7FBA"/>
    <w:rsid w:val="00ED0018"/>
    <w:rsid w:val="00ED02DF"/>
    <w:rsid w:val="00ED069A"/>
    <w:rsid w:val="00ED09C6"/>
    <w:rsid w:val="00ED0F31"/>
    <w:rsid w:val="00ED0FED"/>
    <w:rsid w:val="00ED11CB"/>
    <w:rsid w:val="00ED18AE"/>
    <w:rsid w:val="00ED1C12"/>
    <w:rsid w:val="00ED1E82"/>
    <w:rsid w:val="00ED20B8"/>
    <w:rsid w:val="00ED28C9"/>
    <w:rsid w:val="00ED2DCB"/>
    <w:rsid w:val="00ED2DEE"/>
    <w:rsid w:val="00ED41C2"/>
    <w:rsid w:val="00ED42A1"/>
    <w:rsid w:val="00ED4862"/>
    <w:rsid w:val="00ED4EC2"/>
    <w:rsid w:val="00ED5A0F"/>
    <w:rsid w:val="00ED5A90"/>
    <w:rsid w:val="00ED5C19"/>
    <w:rsid w:val="00ED5C2A"/>
    <w:rsid w:val="00ED60AC"/>
    <w:rsid w:val="00ED6315"/>
    <w:rsid w:val="00ED6341"/>
    <w:rsid w:val="00ED66DF"/>
    <w:rsid w:val="00ED7748"/>
    <w:rsid w:val="00ED7CCA"/>
    <w:rsid w:val="00EE16CD"/>
    <w:rsid w:val="00EE17F4"/>
    <w:rsid w:val="00EE2032"/>
    <w:rsid w:val="00EE20D6"/>
    <w:rsid w:val="00EE22F9"/>
    <w:rsid w:val="00EE23BA"/>
    <w:rsid w:val="00EE2A98"/>
    <w:rsid w:val="00EE2D8A"/>
    <w:rsid w:val="00EE2F96"/>
    <w:rsid w:val="00EE31D2"/>
    <w:rsid w:val="00EE3736"/>
    <w:rsid w:val="00EE384C"/>
    <w:rsid w:val="00EE38CA"/>
    <w:rsid w:val="00EE39C9"/>
    <w:rsid w:val="00EE48D3"/>
    <w:rsid w:val="00EE4D85"/>
    <w:rsid w:val="00EE5353"/>
    <w:rsid w:val="00EE6513"/>
    <w:rsid w:val="00EE6A4F"/>
    <w:rsid w:val="00EE6D93"/>
    <w:rsid w:val="00EE70CB"/>
    <w:rsid w:val="00EE7250"/>
    <w:rsid w:val="00EE7D64"/>
    <w:rsid w:val="00EF03EC"/>
    <w:rsid w:val="00EF09D2"/>
    <w:rsid w:val="00EF0BA4"/>
    <w:rsid w:val="00EF0D4D"/>
    <w:rsid w:val="00EF1411"/>
    <w:rsid w:val="00EF17FE"/>
    <w:rsid w:val="00EF19C0"/>
    <w:rsid w:val="00EF216C"/>
    <w:rsid w:val="00EF2902"/>
    <w:rsid w:val="00EF2AFA"/>
    <w:rsid w:val="00EF2B52"/>
    <w:rsid w:val="00EF2D18"/>
    <w:rsid w:val="00EF36AA"/>
    <w:rsid w:val="00EF3A08"/>
    <w:rsid w:val="00EF3B92"/>
    <w:rsid w:val="00EF48BA"/>
    <w:rsid w:val="00EF4B8E"/>
    <w:rsid w:val="00EF4D62"/>
    <w:rsid w:val="00EF54BF"/>
    <w:rsid w:val="00EF598F"/>
    <w:rsid w:val="00EF602B"/>
    <w:rsid w:val="00EF625B"/>
    <w:rsid w:val="00EF65FF"/>
    <w:rsid w:val="00EF6A2E"/>
    <w:rsid w:val="00EF6D95"/>
    <w:rsid w:val="00EF76E8"/>
    <w:rsid w:val="00EF7ED6"/>
    <w:rsid w:val="00F00258"/>
    <w:rsid w:val="00F002DD"/>
    <w:rsid w:val="00F00788"/>
    <w:rsid w:val="00F0083F"/>
    <w:rsid w:val="00F009AE"/>
    <w:rsid w:val="00F00EEB"/>
    <w:rsid w:val="00F01369"/>
    <w:rsid w:val="00F01AF1"/>
    <w:rsid w:val="00F01B8E"/>
    <w:rsid w:val="00F01BDE"/>
    <w:rsid w:val="00F0207E"/>
    <w:rsid w:val="00F024CB"/>
    <w:rsid w:val="00F0282A"/>
    <w:rsid w:val="00F02AA8"/>
    <w:rsid w:val="00F02C5C"/>
    <w:rsid w:val="00F03137"/>
    <w:rsid w:val="00F0319E"/>
    <w:rsid w:val="00F0320C"/>
    <w:rsid w:val="00F032AA"/>
    <w:rsid w:val="00F033D0"/>
    <w:rsid w:val="00F039FD"/>
    <w:rsid w:val="00F03FD0"/>
    <w:rsid w:val="00F04674"/>
    <w:rsid w:val="00F04A5A"/>
    <w:rsid w:val="00F04CED"/>
    <w:rsid w:val="00F04E90"/>
    <w:rsid w:val="00F0533F"/>
    <w:rsid w:val="00F05703"/>
    <w:rsid w:val="00F05A5A"/>
    <w:rsid w:val="00F06654"/>
    <w:rsid w:val="00F069B6"/>
    <w:rsid w:val="00F10082"/>
    <w:rsid w:val="00F1020C"/>
    <w:rsid w:val="00F10ADF"/>
    <w:rsid w:val="00F10D80"/>
    <w:rsid w:val="00F1108C"/>
    <w:rsid w:val="00F11522"/>
    <w:rsid w:val="00F1156C"/>
    <w:rsid w:val="00F11C33"/>
    <w:rsid w:val="00F128B3"/>
    <w:rsid w:val="00F12F17"/>
    <w:rsid w:val="00F1306C"/>
    <w:rsid w:val="00F1353A"/>
    <w:rsid w:val="00F1360A"/>
    <w:rsid w:val="00F13FF8"/>
    <w:rsid w:val="00F1468E"/>
    <w:rsid w:val="00F157D6"/>
    <w:rsid w:val="00F1582B"/>
    <w:rsid w:val="00F161C8"/>
    <w:rsid w:val="00F16363"/>
    <w:rsid w:val="00F16AD1"/>
    <w:rsid w:val="00F16E24"/>
    <w:rsid w:val="00F174ED"/>
    <w:rsid w:val="00F205A3"/>
    <w:rsid w:val="00F2098E"/>
    <w:rsid w:val="00F20C47"/>
    <w:rsid w:val="00F20D7A"/>
    <w:rsid w:val="00F213D7"/>
    <w:rsid w:val="00F21729"/>
    <w:rsid w:val="00F2173B"/>
    <w:rsid w:val="00F219FA"/>
    <w:rsid w:val="00F21E3F"/>
    <w:rsid w:val="00F22163"/>
    <w:rsid w:val="00F224A6"/>
    <w:rsid w:val="00F227B5"/>
    <w:rsid w:val="00F22F8B"/>
    <w:rsid w:val="00F2330F"/>
    <w:rsid w:val="00F2347E"/>
    <w:rsid w:val="00F239E5"/>
    <w:rsid w:val="00F23D2E"/>
    <w:rsid w:val="00F242F1"/>
    <w:rsid w:val="00F24530"/>
    <w:rsid w:val="00F2501A"/>
    <w:rsid w:val="00F251DD"/>
    <w:rsid w:val="00F25327"/>
    <w:rsid w:val="00F253B2"/>
    <w:rsid w:val="00F254E4"/>
    <w:rsid w:val="00F2591D"/>
    <w:rsid w:val="00F25C00"/>
    <w:rsid w:val="00F25EEE"/>
    <w:rsid w:val="00F25F81"/>
    <w:rsid w:val="00F263A0"/>
    <w:rsid w:val="00F263D0"/>
    <w:rsid w:val="00F264F7"/>
    <w:rsid w:val="00F26505"/>
    <w:rsid w:val="00F26578"/>
    <w:rsid w:val="00F26D06"/>
    <w:rsid w:val="00F2728E"/>
    <w:rsid w:val="00F272C3"/>
    <w:rsid w:val="00F277E7"/>
    <w:rsid w:val="00F27ABA"/>
    <w:rsid w:val="00F27B3B"/>
    <w:rsid w:val="00F30A80"/>
    <w:rsid w:val="00F31D0D"/>
    <w:rsid w:val="00F31F19"/>
    <w:rsid w:val="00F322C0"/>
    <w:rsid w:val="00F324EB"/>
    <w:rsid w:val="00F32D6F"/>
    <w:rsid w:val="00F32DAB"/>
    <w:rsid w:val="00F32F70"/>
    <w:rsid w:val="00F33021"/>
    <w:rsid w:val="00F35837"/>
    <w:rsid w:val="00F358E9"/>
    <w:rsid w:val="00F35C61"/>
    <w:rsid w:val="00F35C64"/>
    <w:rsid w:val="00F360E4"/>
    <w:rsid w:val="00F365A9"/>
    <w:rsid w:val="00F36C06"/>
    <w:rsid w:val="00F36E15"/>
    <w:rsid w:val="00F36E53"/>
    <w:rsid w:val="00F375DA"/>
    <w:rsid w:val="00F37C67"/>
    <w:rsid w:val="00F40178"/>
    <w:rsid w:val="00F4071B"/>
    <w:rsid w:val="00F40D06"/>
    <w:rsid w:val="00F41253"/>
    <w:rsid w:val="00F433A2"/>
    <w:rsid w:val="00F4398B"/>
    <w:rsid w:val="00F43A3C"/>
    <w:rsid w:val="00F43B55"/>
    <w:rsid w:val="00F43CE6"/>
    <w:rsid w:val="00F43CEA"/>
    <w:rsid w:val="00F43DF7"/>
    <w:rsid w:val="00F440E7"/>
    <w:rsid w:val="00F44281"/>
    <w:rsid w:val="00F443BD"/>
    <w:rsid w:val="00F44E90"/>
    <w:rsid w:val="00F45248"/>
    <w:rsid w:val="00F4548D"/>
    <w:rsid w:val="00F45AC1"/>
    <w:rsid w:val="00F45BD7"/>
    <w:rsid w:val="00F460AB"/>
    <w:rsid w:val="00F4627E"/>
    <w:rsid w:val="00F463B8"/>
    <w:rsid w:val="00F46C3F"/>
    <w:rsid w:val="00F4719B"/>
    <w:rsid w:val="00F474F5"/>
    <w:rsid w:val="00F47609"/>
    <w:rsid w:val="00F477D6"/>
    <w:rsid w:val="00F4787C"/>
    <w:rsid w:val="00F47A1C"/>
    <w:rsid w:val="00F500FD"/>
    <w:rsid w:val="00F501D8"/>
    <w:rsid w:val="00F50690"/>
    <w:rsid w:val="00F50B2A"/>
    <w:rsid w:val="00F50C06"/>
    <w:rsid w:val="00F50D92"/>
    <w:rsid w:val="00F5164E"/>
    <w:rsid w:val="00F52290"/>
    <w:rsid w:val="00F5313F"/>
    <w:rsid w:val="00F53212"/>
    <w:rsid w:val="00F53840"/>
    <w:rsid w:val="00F53C8F"/>
    <w:rsid w:val="00F53F54"/>
    <w:rsid w:val="00F5405E"/>
    <w:rsid w:val="00F54076"/>
    <w:rsid w:val="00F54A0F"/>
    <w:rsid w:val="00F553AD"/>
    <w:rsid w:val="00F5567D"/>
    <w:rsid w:val="00F556F7"/>
    <w:rsid w:val="00F557BB"/>
    <w:rsid w:val="00F55906"/>
    <w:rsid w:val="00F559DC"/>
    <w:rsid w:val="00F559F4"/>
    <w:rsid w:val="00F55ECB"/>
    <w:rsid w:val="00F55F32"/>
    <w:rsid w:val="00F577A5"/>
    <w:rsid w:val="00F57FC3"/>
    <w:rsid w:val="00F601EB"/>
    <w:rsid w:val="00F602F1"/>
    <w:rsid w:val="00F60808"/>
    <w:rsid w:val="00F60BBE"/>
    <w:rsid w:val="00F60C94"/>
    <w:rsid w:val="00F61569"/>
    <w:rsid w:val="00F618B7"/>
    <w:rsid w:val="00F61EDB"/>
    <w:rsid w:val="00F625B7"/>
    <w:rsid w:val="00F629B1"/>
    <w:rsid w:val="00F629C9"/>
    <w:rsid w:val="00F62A43"/>
    <w:rsid w:val="00F62AA0"/>
    <w:rsid w:val="00F62EF5"/>
    <w:rsid w:val="00F63FC8"/>
    <w:rsid w:val="00F6406D"/>
    <w:rsid w:val="00F6439D"/>
    <w:rsid w:val="00F64523"/>
    <w:rsid w:val="00F64B35"/>
    <w:rsid w:val="00F64C2B"/>
    <w:rsid w:val="00F65103"/>
    <w:rsid w:val="00F657B0"/>
    <w:rsid w:val="00F6604D"/>
    <w:rsid w:val="00F662A0"/>
    <w:rsid w:val="00F6636D"/>
    <w:rsid w:val="00F666C8"/>
    <w:rsid w:val="00F66896"/>
    <w:rsid w:val="00F66CF8"/>
    <w:rsid w:val="00F66FCE"/>
    <w:rsid w:val="00F6754E"/>
    <w:rsid w:val="00F67703"/>
    <w:rsid w:val="00F67CEA"/>
    <w:rsid w:val="00F700D2"/>
    <w:rsid w:val="00F703A6"/>
    <w:rsid w:val="00F707FC"/>
    <w:rsid w:val="00F70E8C"/>
    <w:rsid w:val="00F70FBF"/>
    <w:rsid w:val="00F71669"/>
    <w:rsid w:val="00F71A6F"/>
    <w:rsid w:val="00F722B0"/>
    <w:rsid w:val="00F7277B"/>
    <w:rsid w:val="00F73794"/>
    <w:rsid w:val="00F73F2B"/>
    <w:rsid w:val="00F73FDB"/>
    <w:rsid w:val="00F74672"/>
    <w:rsid w:val="00F747B0"/>
    <w:rsid w:val="00F74887"/>
    <w:rsid w:val="00F75393"/>
    <w:rsid w:val="00F757DA"/>
    <w:rsid w:val="00F759FA"/>
    <w:rsid w:val="00F759FB"/>
    <w:rsid w:val="00F75A28"/>
    <w:rsid w:val="00F75C12"/>
    <w:rsid w:val="00F75DD8"/>
    <w:rsid w:val="00F75F16"/>
    <w:rsid w:val="00F76898"/>
    <w:rsid w:val="00F7738E"/>
    <w:rsid w:val="00F800D8"/>
    <w:rsid w:val="00F802B4"/>
    <w:rsid w:val="00F809D0"/>
    <w:rsid w:val="00F80E17"/>
    <w:rsid w:val="00F8191C"/>
    <w:rsid w:val="00F81BAA"/>
    <w:rsid w:val="00F81EB8"/>
    <w:rsid w:val="00F8244E"/>
    <w:rsid w:val="00F82DC5"/>
    <w:rsid w:val="00F82E70"/>
    <w:rsid w:val="00F83370"/>
    <w:rsid w:val="00F83904"/>
    <w:rsid w:val="00F8405A"/>
    <w:rsid w:val="00F84A2E"/>
    <w:rsid w:val="00F84CFE"/>
    <w:rsid w:val="00F8530F"/>
    <w:rsid w:val="00F8544B"/>
    <w:rsid w:val="00F857B8"/>
    <w:rsid w:val="00F85C57"/>
    <w:rsid w:val="00F86359"/>
    <w:rsid w:val="00F86F48"/>
    <w:rsid w:val="00F87F52"/>
    <w:rsid w:val="00F914EB"/>
    <w:rsid w:val="00F91B81"/>
    <w:rsid w:val="00F922BD"/>
    <w:rsid w:val="00F92362"/>
    <w:rsid w:val="00F923F1"/>
    <w:rsid w:val="00F92AF4"/>
    <w:rsid w:val="00F930A6"/>
    <w:rsid w:val="00F93591"/>
    <w:rsid w:val="00F93841"/>
    <w:rsid w:val="00F948A9"/>
    <w:rsid w:val="00F953F9"/>
    <w:rsid w:val="00F958DB"/>
    <w:rsid w:val="00F95AA7"/>
    <w:rsid w:val="00F962DC"/>
    <w:rsid w:val="00F96349"/>
    <w:rsid w:val="00F96753"/>
    <w:rsid w:val="00F96B74"/>
    <w:rsid w:val="00F97160"/>
    <w:rsid w:val="00F97789"/>
    <w:rsid w:val="00F97E68"/>
    <w:rsid w:val="00FA0FC5"/>
    <w:rsid w:val="00FA117F"/>
    <w:rsid w:val="00FA1335"/>
    <w:rsid w:val="00FA13F5"/>
    <w:rsid w:val="00FA168D"/>
    <w:rsid w:val="00FA178C"/>
    <w:rsid w:val="00FA1964"/>
    <w:rsid w:val="00FA1D41"/>
    <w:rsid w:val="00FA2EF1"/>
    <w:rsid w:val="00FA3C36"/>
    <w:rsid w:val="00FA439A"/>
    <w:rsid w:val="00FA444B"/>
    <w:rsid w:val="00FA4586"/>
    <w:rsid w:val="00FA48DA"/>
    <w:rsid w:val="00FA51E2"/>
    <w:rsid w:val="00FA5F81"/>
    <w:rsid w:val="00FA6237"/>
    <w:rsid w:val="00FA6242"/>
    <w:rsid w:val="00FA65D3"/>
    <w:rsid w:val="00FA660D"/>
    <w:rsid w:val="00FA727C"/>
    <w:rsid w:val="00FA7BE4"/>
    <w:rsid w:val="00FA7EE1"/>
    <w:rsid w:val="00FA7F2B"/>
    <w:rsid w:val="00FB00F3"/>
    <w:rsid w:val="00FB09D2"/>
    <w:rsid w:val="00FB0B48"/>
    <w:rsid w:val="00FB1405"/>
    <w:rsid w:val="00FB18F9"/>
    <w:rsid w:val="00FB1DFD"/>
    <w:rsid w:val="00FB1F7E"/>
    <w:rsid w:val="00FB1FD3"/>
    <w:rsid w:val="00FB26F4"/>
    <w:rsid w:val="00FB2837"/>
    <w:rsid w:val="00FB2877"/>
    <w:rsid w:val="00FB2BE8"/>
    <w:rsid w:val="00FB3096"/>
    <w:rsid w:val="00FB3CB4"/>
    <w:rsid w:val="00FB4D98"/>
    <w:rsid w:val="00FB5125"/>
    <w:rsid w:val="00FB593A"/>
    <w:rsid w:val="00FB5E9E"/>
    <w:rsid w:val="00FB6488"/>
    <w:rsid w:val="00FB660F"/>
    <w:rsid w:val="00FB6644"/>
    <w:rsid w:val="00FB6C5C"/>
    <w:rsid w:val="00FB7101"/>
    <w:rsid w:val="00FB772A"/>
    <w:rsid w:val="00FB77BA"/>
    <w:rsid w:val="00FB7802"/>
    <w:rsid w:val="00FB79E0"/>
    <w:rsid w:val="00FB7EFE"/>
    <w:rsid w:val="00FB7F3A"/>
    <w:rsid w:val="00FC0541"/>
    <w:rsid w:val="00FC062F"/>
    <w:rsid w:val="00FC0703"/>
    <w:rsid w:val="00FC075B"/>
    <w:rsid w:val="00FC1188"/>
    <w:rsid w:val="00FC129D"/>
    <w:rsid w:val="00FC1386"/>
    <w:rsid w:val="00FC13BB"/>
    <w:rsid w:val="00FC1A6C"/>
    <w:rsid w:val="00FC1ACF"/>
    <w:rsid w:val="00FC1E1C"/>
    <w:rsid w:val="00FC2354"/>
    <w:rsid w:val="00FC23EE"/>
    <w:rsid w:val="00FC28F5"/>
    <w:rsid w:val="00FC2EE9"/>
    <w:rsid w:val="00FC30C2"/>
    <w:rsid w:val="00FC354C"/>
    <w:rsid w:val="00FC40B9"/>
    <w:rsid w:val="00FC50EB"/>
    <w:rsid w:val="00FC53EA"/>
    <w:rsid w:val="00FC55A0"/>
    <w:rsid w:val="00FC60A5"/>
    <w:rsid w:val="00FC612F"/>
    <w:rsid w:val="00FC61C7"/>
    <w:rsid w:val="00FC6368"/>
    <w:rsid w:val="00FC64C9"/>
    <w:rsid w:val="00FC65DD"/>
    <w:rsid w:val="00FC6A83"/>
    <w:rsid w:val="00FC73FE"/>
    <w:rsid w:val="00FC757D"/>
    <w:rsid w:val="00FC7FD4"/>
    <w:rsid w:val="00FD00DE"/>
    <w:rsid w:val="00FD01C5"/>
    <w:rsid w:val="00FD0607"/>
    <w:rsid w:val="00FD0986"/>
    <w:rsid w:val="00FD0AD2"/>
    <w:rsid w:val="00FD1119"/>
    <w:rsid w:val="00FD1BBD"/>
    <w:rsid w:val="00FD1D5C"/>
    <w:rsid w:val="00FD1E4F"/>
    <w:rsid w:val="00FD1F66"/>
    <w:rsid w:val="00FD2F3B"/>
    <w:rsid w:val="00FD2F59"/>
    <w:rsid w:val="00FD3176"/>
    <w:rsid w:val="00FD34F7"/>
    <w:rsid w:val="00FD37A6"/>
    <w:rsid w:val="00FD3988"/>
    <w:rsid w:val="00FD463A"/>
    <w:rsid w:val="00FD4B1F"/>
    <w:rsid w:val="00FD4B43"/>
    <w:rsid w:val="00FD4BC5"/>
    <w:rsid w:val="00FD4D2C"/>
    <w:rsid w:val="00FD4E84"/>
    <w:rsid w:val="00FD4FC5"/>
    <w:rsid w:val="00FD5048"/>
    <w:rsid w:val="00FD522F"/>
    <w:rsid w:val="00FD53A1"/>
    <w:rsid w:val="00FD5491"/>
    <w:rsid w:val="00FD5FDD"/>
    <w:rsid w:val="00FD5FFE"/>
    <w:rsid w:val="00FD643E"/>
    <w:rsid w:val="00FD64E7"/>
    <w:rsid w:val="00FD66BD"/>
    <w:rsid w:val="00FD682C"/>
    <w:rsid w:val="00FD6B7D"/>
    <w:rsid w:val="00FD7014"/>
    <w:rsid w:val="00FD7511"/>
    <w:rsid w:val="00FD7A8D"/>
    <w:rsid w:val="00FE0910"/>
    <w:rsid w:val="00FE0C5D"/>
    <w:rsid w:val="00FE11B0"/>
    <w:rsid w:val="00FE120E"/>
    <w:rsid w:val="00FE18BE"/>
    <w:rsid w:val="00FE223C"/>
    <w:rsid w:val="00FE28CB"/>
    <w:rsid w:val="00FE3822"/>
    <w:rsid w:val="00FE3B8C"/>
    <w:rsid w:val="00FE428A"/>
    <w:rsid w:val="00FE44E8"/>
    <w:rsid w:val="00FE455F"/>
    <w:rsid w:val="00FE49AF"/>
    <w:rsid w:val="00FE4FB7"/>
    <w:rsid w:val="00FE50D4"/>
    <w:rsid w:val="00FE58CB"/>
    <w:rsid w:val="00FE677F"/>
    <w:rsid w:val="00FE755B"/>
    <w:rsid w:val="00FF0889"/>
    <w:rsid w:val="00FF0EEE"/>
    <w:rsid w:val="00FF127B"/>
    <w:rsid w:val="00FF237C"/>
    <w:rsid w:val="00FF279C"/>
    <w:rsid w:val="00FF2CC7"/>
    <w:rsid w:val="00FF2EC0"/>
    <w:rsid w:val="00FF31E8"/>
    <w:rsid w:val="00FF3517"/>
    <w:rsid w:val="00FF3D4D"/>
    <w:rsid w:val="00FF3DE2"/>
    <w:rsid w:val="00FF4158"/>
    <w:rsid w:val="00FF4317"/>
    <w:rsid w:val="00FF4545"/>
    <w:rsid w:val="00FF48BB"/>
    <w:rsid w:val="00FF4F0A"/>
    <w:rsid w:val="00FF59B9"/>
    <w:rsid w:val="00FF5A91"/>
    <w:rsid w:val="00FF60E5"/>
    <w:rsid w:val="00FF7176"/>
    <w:rsid w:val="00FF7749"/>
    <w:rsid w:val="00FF77C3"/>
    <w:rsid w:val="00FF7E2D"/>
    <w:rsid w:val="00FF7E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574446"/>
  <w15:docId w15:val="{55FA74BA-B103-40F6-8ACD-4A8C05AA87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qFormat="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7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162BA"/>
    <w:rPr>
      <w:rFonts w:ascii="Times New Roman" w:eastAsia="Times New Roman" w:hAnsi="Times New Roman" w:cs="Times New Roman"/>
    </w:rPr>
  </w:style>
  <w:style w:type="paragraph" w:styleId="1">
    <w:name w:val="heading 1"/>
    <w:basedOn w:val="a"/>
    <w:next w:val="a"/>
    <w:link w:val="10"/>
    <w:uiPriority w:val="9"/>
    <w:qFormat/>
    <w:rsid w:val="00364B40"/>
    <w:pPr>
      <w:keepNext/>
      <w:numPr>
        <w:numId w:val="1"/>
      </w:numPr>
      <w:spacing w:before="240" w:after="80"/>
      <w:jc w:val="center"/>
      <w:outlineLvl w:val="0"/>
    </w:pPr>
    <w:rPr>
      <w:rFonts w:eastAsia="宋体"/>
      <w:smallCaps/>
      <w:kern w:val="28"/>
      <w:sz w:val="20"/>
      <w:szCs w:val="20"/>
      <w:lang w:eastAsia="en-US"/>
    </w:rPr>
  </w:style>
  <w:style w:type="paragraph" w:styleId="2">
    <w:name w:val="heading 2"/>
    <w:basedOn w:val="a"/>
    <w:next w:val="a"/>
    <w:link w:val="20"/>
    <w:uiPriority w:val="9"/>
    <w:qFormat/>
    <w:rsid w:val="00364B40"/>
    <w:pPr>
      <w:keepNext/>
      <w:numPr>
        <w:ilvl w:val="1"/>
        <w:numId w:val="1"/>
      </w:numPr>
      <w:spacing w:before="120" w:after="60"/>
      <w:outlineLvl w:val="1"/>
    </w:pPr>
    <w:rPr>
      <w:rFonts w:eastAsia="宋体"/>
      <w:i/>
      <w:iCs/>
      <w:sz w:val="20"/>
      <w:szCs w:val="20"/>
      <w:lang w:eastAsia="en-US"/>
    </w:rPr>
  </w:style>
  <w:style w:type="paragraph" w:styleId="3">
    <w:name w:val="heading 3"/>
    <w:basedOn w:val="a"/>
    <w:next w:val="a"/>
    <w:link w:val="30"/>
    <w:uiPriority w:val="9"/>
    <w:qFormat/>
    <w:rsid w:val="00364B40"/>
    <w:pPr>
      <w:keepNext/>
      <w:numPr>
        <w:ilvl w:val="2"/>
        <w:numId w:val="1"/>
      </w:numPr>
      <w:outlineLvl w:val="2"/>
    </w:pPr>
    <w:rPr>
      <w:rFonts w:eastAsia="宋体"/>
      <w:i/>
      <w:iCs/>
      <w:sz w:val="20"/>
      <w:szCs w:val="20"/>
      <w:lang w:eastAsia="en-US"/>
    </w:rPr>
  </w:style>
  <w:style w:type="paragraph" w:styleId="4">
    <w:name w:val="heading 4"/>
    <w:basedOn w:val="a"/>
    <w:next w:val="a"/>
    <w:link w:val="40"/>
    <w:uiPriority w:val="9"/>
    <w:qFormat/>
    <w:rsid w:val="00364B40"/>
    <w:pPr>
      <w:keepNext/>
      <w:numPr>
        <w:ilvl w:val="3"/>
        <w:numId w:val="1"/>
      </w:numPr>
      <w:spacing w:before="240" w:after="60"/>
      <w:outlineLvl w:val="3"/>
    </w:pPr>
    <w:rPr>
      <w:rFonts w:eastAsia="宋体"/>
      <w:i/>
      <w:iCs/>
      <w:sz w:val="18"/>
      <w:szCs w:val="18"/>
      <w:lang w:eastAsia="en-US"/>
    </w:rPr>
  </w:style>
  <w:style w:type="paragraph" w:styleId="5">
    <w:name w:val="heading 5"/>
    <w:basedOn w:val="a"/>
    <w:next w:val="a"/>
    <w:link w:val="50"/>
    <w:uiPriority w:val="9"/>
    <w:qFormat/>
    <w:rsid w:val="00364B40"/>
    <w:pPr>
      <w:numPr>
        <w:ilvl w:val="4"/>
        <w:numId w:val="1"/>
      </w:numPr>
      <w:spacing w:before="240" w:after="60"/>
      <w:outlineLvl w:val="4"/>
    </w:pPr>
    <w:rPr>
      <w:rFonts w:eastAsia="宋体"/>
      <w:sz w:val="18"/>
      <w:szCs w:val="18"/>
      <w:lang w:eastAsia="en-US"/>
    </w:rPr>
  </w:style>
  <w:style w:type="paragraph" w:styleId="6">
    <w:name w:val="heading 6"/>
    <w:basedOn w:val="a"/>
    <w:next w:val="a"/>
    <w:link w:val="60"/>
    <w:uiPriority w:val="9"/>
    <w:qFormat/>
    <w:rsid w:val="00364B40"/>
    <w:pPr>
      <w:numPr>
        <w:ilvl w:val="5"/>
        <w:numId w:val="1"/>
      </w:numPr>
      <w:spacing w:before="240" w:after="60"/>
      <w:outlineLvl w:val="5"/>
    </w:pPr>
    <w:rPr>
      <w:rFonts w:eastAsia="宋体"/>
      <w:i/>
      <w:iCs/>
      <w:sz w:val="16"/>
      <w:szCs w:val="16"/>
      <w:lang w:eastAsia="en-US"/>
    </w:rPr>
  </w:style>
  <w:style w:type="paragraph" w:styleId="7">
    <w:name w:val="heading 7"/>
    <w:basedOn w:val="a"/>
    <w:next w:val="a"/>
    <w:link w:val="70"/>
    <w:uiPriority w:val="9"/>
    <w:qFormat/>
    <w:rsid w:val="00364B40"/>
    <w:pPr>
      <w:numPr>
        <w:ilvl w:val="6"/>
        <w:numId w:val="1"/>
      </w:numPr>
      <w:spacing w:before="240" w:after="60"/>
      <w:outlineLvl w:val="6"/>
    </w:pPr>
    <w:rPr>
      <w:rFonts w:eastAsia="宋体"/>
      <w:sz w:val="16"/>
      <w:szCs w:val="16"/>
      <w:lang w:eastAsia="en-US"/>
    </w:rPr>
  </w:style>
  <w:style w:type="paragraph" w:styleId="8">
    <w:name w:val="heading 8"/>
    <w:basedOn w:val="a"/>
    <w:next w:val="a"/>
    <w:link w:val="80"/>
    <w:uiPriority w:val="9"/>
    <w:qFormat/>
    <w:rsid w:val="00364B40"/>
    <w:pPr>
      <w:numPr>
        <w:ilvl w:val="7"/>
        <w:numId w:val="1"/>
      </w:numPr>
      <w:spacing w:before="240" w:after="60"/>
      <w:outlineLvl w:val="7"/>
    </w:pPr>
    <w:rPr>
      <w:rFonts w:eastAsia="宋体"/>
      <w:i/>
      <w:iCs/>
      <w:sz w:val="16"/>
      <w:szCs w:val="16"/>
      <w:lang w:eastAsia="en-US"/>
    </w:rPr>
  </w:style>
  <w:style w:type="paragraph" w:styleId="9">
    <w:name w:val="heading 9"/>
    <w:basedOn w:val="a"/>
    <w:next w:val="a"/>
    <w:link w:val="90"/>
    <w:uiPriority w:val="9"/>
    <w:qFormat/>
    <w:rsid w:val="00364B40"/>
    <w:pPr>
      <w:numPr>
        <w:ilvl w:val="8"/>
        <w:numId w:val="1"/>
      </w:numPr>
      <w:spacing w:before="240" w:after="60"/>
      <w:outlineLvl w:val="8"/>
    </w:pPr>
    <w:rPr>
      <w:rFonts w:eastAsia="宋体"/>
      <w:sz w:val="16"/>
      <w:szCs w:val="16"/>
      <w:lang w:eastAsia="en-U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64B40"/>
    <w:rPr>
      <w:rFonts w:ascii="Times New Roman" w:eastAsia="宋体" w:hAnsi="Times New Roman" w:cs="Times New Roman"/>
      <w:smallCaps/>
      <w:kern w:val="28"/>
      <w:sz w:val="20"/>
      <w:szCs w:val="20"/>
      <w:lang w:eastAsia="en-US"/>
    </w:rPr>
  </w:style>
  <w:style w:type="character" w:customStyle="1" w:styleId="20">
    <w:name w:val="标题 2 字符"/>
    <w:basedOn w:val="a0"/>
    <w:link w:val="2"/>
    <w:uiPriority w:val="9"/>
    <w:rsid w:val="00364B40"/>
    <w:rPr>
      <w:rFonts w:ascii="Times New Roman" w:eastAsia="宋体" w:hAnsi="Times New Roman" w:cs="Times New Roman"/>
      <w:i/>
      <w:iCs/>
      <w:sz w:val="20"/>
      <w:szCs w:val="20"/>
      <w:lang w:eastAsia="en-US"/>
    </w:rPr>
  </w:style>
  <w:style w:type="character" w:customStyle="1" w:styleId="30">
    <w:name w:val="标题 3 字符"/>
    <w:basedOn w:val="a0"/>
    <w:link w:val="3"/>
    <w:uiPriority w:val="9"/>
    <w:rsid w:val="00364B40"/>
    <w:rPr>
      <w:rFonts w:ascii="Times New Roman" w:eastAsia="宋体" w:hAnsi="Times New Roman" w:cs="Times New Roman"/>
      <w:i/>
      <w:iCs/>
      <w:sz w:val="20"/>
      <w:szCs w:val="20"/>
      <w:lang w:eastAsia="en-US"/>
    </w:rPr>
  </w:style>
  <w:style w:type="character" w:customStyle="1" w:styleId="40">
    <w:name w:val="标题 4 字符"/>
    <w:basedOn w:val="a0"/>
    <w:link w:val="4"/>
    <w:uiPriority w:val="9"/>
    <w:rsid w:val="00364B40"/>
    <w:rPr>
      <w:rFonts w:ascii="Times New Roman" w:eastAsia="宋体" w:hAnsi="Times New Roman" w:cs="Times New Roman"/>
      <w:i/>
      <w:iCs/>
      <w:sz w:val="18"/>
      <w:szCs w:val="18"/>
      <w:lang w:eastAsia="en-US"/>
    </w:rPr>
  </w:style>
  <w:style w:type="character" w:customStyle="1" w:styleId="50">
    <w:name w:val="标题 5 字符"/>
    <w:basedOn w:val="a0"/>
    <w:link w:val="5"/>
    <w:uiPriority w:val="9"/>
    <w:rsid w:val="00364B40"/>
    <w:rPr>
      <w:rFonts w:ascii="Times New Roman" w:eastAsia="宋体" w:hAnsi="Times New Roman" w:cs="Times New Roman"/>
      <w:sz w:val="18"/>
      <w:szCs w:val="18"/>
      <w:lang w:eastAsia="en-US"/>
    </w:rPr>
  </w:style>
  <w:style w:type="character" w:customStyle="1" w:styleId="60">
    <w:name w:val="标题 6 字符"/>
    <w:basedOn w:val="a0"/>
    <w:link w:val="6"/>
    <w:uiPriority w:val="9"/>
    <w:rsid w:val="00364B40"/>
    <w:rPr>
      <w:rFonts w:ascii="Times New Roman" w:eastAsia="宋体" w:hAnsi="Times New Roman" w:cs="Times New Roman"/>
      <w:i/>
      <w:iCs/>
      <w:sz w:val="16"/>
      <w:szCs w:val="16"/>
      <w:lang w:eastAsia="en-US"/>
    </w:rPr>
  </w:style>
  <w:style w:type="character" w:customStyle="1" w:styleId="70">
    <w:name w:val="标题 7 字符"/>
    <w:basedOn w:val="a0"/>
    <w:link w:val="7"/>
    <w:uiPriority w:val="9"/>
    <w:rsid w:val="00364B40"/>
    <w:rPr>
      <w:rFonts w:ascii="Times New Roman" w:eastAsia="宋体" w:hAnsi="Times New Roman" w:cs="Times New Roman"/>
      <w:sz w:val="16"/>
      <w:szCs w:val="16"/>
      <w:lang w:eastAsia="en-US"/>
    </w:rPr>
  </w:style>
  <w:style w:type="character" w:customStyle="1" w:styleId="80">
    <w:name w:val="标题 8 字符"/>
    <w:basedOn w:val="a0"/>
    <w:link w:val="8"/>
    <w:uiPriority w:val="9"/>
    <w:rsid w:val="00364B40"/>
    <w:rPr>
      <w:rFonts w:ascii="Times New Roman" w:eastAsia="宋体" w:hAnsi="Times New Roman" w:cs="Times New Roman"/>
      <w:i/>
      <w:iCs/>
      <w:sz w:val="16"/>
      <w:szCs w:val="16"/>
      <w:lang w:eastAsia="en-US"/>
    </w:rPr>
  </w:style>
  <w:style w:type="character" w:customStyle="1" w:styleId="90">
    <w:name w:val="标题 9 字符"/>
    <w:basedOn w:val="a0"/>
    <w:link w:val="9"/>
    <w:uiPriority w:val="9"/>
    <w:rsid w:val="00364B40"/>
    <w:rPr>
      <w:rFonts w:ascii="Times New Roman" w:eastAsia="宋体" w:hAnsi="Times New Roman" w:cs="Times New Roman"/>
      <w:sz w:val="16"/>
      <w:szCs w:val="16"/>
      <w:lang w:eastAsia="en-US"/>
    </w:rPr>
  </w:style>
  <w:style w:type="paragraph" w:customStyle="1" w:styleId="Abstract">
    <w:name w:val="Abstract"/>
    <w:basedOn w:val="a"/>
    <w:next w:val="a"/>
    <w:rsid w:val="00364B40"/>
    <w:pPr>
      <w:spacing w:before="20"/>
      <w:ind w:firstLine="202"/>
      <w:jc w:val="both"/>
    </w:pPr>
    <w:rPr>
      <w:rFonts w:eastAsia="宋体"/>
      <w:b/>
      <w:bCs/>
      <w:sz w:val="18"/>
      <w:szCs w:val="18"/>
      <w:lang w:eastAsia="en-US"/>
    </w:rPr>
  </w:style>
  <w:style w:type="paragraph" w:customStyle="1" w:styleId="Authors">
    <w:name w:val="Authors"/>
    <w:basedOn w:val="a"/>
    <w:next w:val="a"/>
    <w:rsid w:val="00364B40"/>
    <w:pPr>
      <w:framePr w:w="9072" w:hSpace="187" w:vSpace="187" w:wrap="notBeside" w:vAnchor="text" w:hAnchor="page" w:xAlign="center" w:y="1"/>
      <w:spacing w:after="320"/>
      <w:jc w:val="center"/>
    </w:pPr>
    <w:rPr>
      <w:rFonts w:eastAsia="宋体"/>
      <w:sz w:val="22"/>
      <w:szCs w:val="22"/>
      <w:lang w:eastAsia="en-US"/>
    </w:rPr>
  </w:style>
  <w:style w:type="character" w:customStyle="1" w:styleId="MemberType">
    <w:name w:val="MemberType"/>
    <w:rsid w:val="00364B40"/>
    <w:rPr>
      <w:rFonts w:ascii="Times New Roman" w:hAnsi="Times New Roman" w:cs="Times New Roman"/>
      <w:i/>
      <w:iCs/>
      <w:sz w:val="22"/>
      <w:szCs w:val="22"/>
    </w:rPr>
  </w:style>
  <w:style w:type="paragraph" w:styleId="a3">
    <w:name w:val="Title"/>
    <w:basedOn w:val="a"/>
    <w:next w:val="a"/>
    <w:link w:val="a4"/>
    <w:qFormat/>
    <w:rsid w:val="00364B40"/>
    <w:pPr>
      <w:framePr w:w="9360" w:hSpace="187" w:vSpace="187" w:wrap="notBeside" w:vAnchor="text" w:hAnchor="page" w:xAlign="center" w:y="1"/>
      <w:jc w:val="center"/>
    </w:pPr>
    <w:rPr>
      <w:rFonts w:eastAsia="宋体"/>
      <w:kern w:val="28"/>
      <w:sz w:val="48"/>
      <w:szCs w:val="48"/>
      <w:lang w:eastAsia="en-US"/>
    </w:rPr>
  </w:style>
  <w:style w:type="character" w:customStyle="1" w:styleId="a4">
    <w:name w:val="标题 字符"/>
    <w:basedOn w:val="a0"/>
    <w:link w:val="a3"/>
    <w:rsid w:val="00364B40"/>
    <w:rPr>
      <w:rFonts w:ascii="Times New Roman" w:eastAsia="宋体" w:hAnsi="Times New Roman" w:cs="Times New Roman"/>
      <w:kern w:val="28"/>
      <w:sz w:val="48"/>
      <w:szCs w:val="48"/>
      <w:lang w:eastAsia="en-US"/>
    </w:rPr>
  </w:style>
  <w:style w:type="paragraph" w:styleId="a5">
    <w:name w:val="footnote text"/>
    <w:basedOn w:val="a"/>
    <w:link w:val="a6"/>
    <w:semiHidden/>
    <w:rsid w:val="00364B40"/>
    <w:pPr>
      <w:ind w:firstLine="202"/>
      <w:jc w:val="both"/>
    </w:pPr>
    <w:rPr>
      <w:rFonts w:eastAsia="宋体"/>
      <w:sz w:val="16"/>
      <w:szCs w:val="16"/>
      <w:lang w:eastAsia="en-US"/>
    </w:rPr>
  </w:style>
  <w:style w:type="character" w:customStyle="1" w:styleId="a6">
    <w:name w:val="脚注文本 字符"/>
    <w:basedOn w:val="a0"/>
    <w:link w:val="a5"/>
    <w:semiHidden/>
    <w:rsid w:val="00364B40"/>
    <w:rPr>
      <w:rFonts w:ascii="Times New Roman" w:eastAsia="宋体" w:hAnsi="Times New Roman" w:cs="Times New Roman"/>
      <w:sz w:val="16"/>
      <w:szCs w:val="16"/>
      <w:lang w:eastAsia="en-US"/>
    </w:rPr>
  </w:style>
  <w:style w:type="paragraph" w:customStyle="1" w:styleId="References">
    <w:name w:val="References"/>
    <w:basedOn w:val="a"/>
    <w:rsid w:val="00364B40"/>
    <w:pPr>
      <w:numPr>
        <w:numId w:val="2"/>
      </w:numPr>
      <w:jc w:val="both"/>
    </w:pPr>
    <w:rPr>
      <w:rFonts w:eastAsia="宋体"/>
      <w:sz w:val="16"/>
      <w:szCs w:val="16"/>
      <w:lang w:eastAsia="en-US"/>
    </w:rPr>
  </w:style>
  <w:style w:type="paragraph" w:customStyle="1" w:styleId="IndexTerms">
    <w:name w:val="IndexTerms"/>
    <w:basedOn w:val="a"/>
    <w:next w:val="a"/>
    <w:rsid w:val="00364B40"/>
    <w:pPr>
      <w:ind w:firstLine="202"/>
      <w:jc w:val="both"/>
    </w:pPr>
    <w:rPr>
      <w:rFonts w:eastAsia="宋体"/>
      <w:b/>
      <w:bCs/>
      <w:sz w:val="18"/>
      <w:szCs w:val="18"/>
      <w:lang w:eastAsia="en-US"/>
    </w:rPr>
  </w:style>
  <w:style w:type="character" w:styleId="a7">
    <w:name w:val="footnote reference"/>
    <w:semiHidden/>
    <w:rsid w:val="00364B40"/>
    <w:rPr>
      <w:vertAlign w:val="superscript"/>
    </w:rPr>
  </w:style>
  <w:style w:type="paragraph" w:styleId="a8">
    <w:name w:val="footer"/>
    <w:basedOn w:val="a"/>
    <w:link w:val="a9"/>
    <w:uiPriority w:val="99"/>
    <w:rsid w:val="00364B40"/>
    <w:pPr>
      <w:tabs>
        <w:tab w:val="center" w:pos="4320"/>
        <w:tab w:val="right" w:pos="8640"/>
      </w:tabs>
    </w:pPr>
    <w:rPr>
      <w:rFonts w:eastAsia="宋体"/>
      <w:sz w:val="20"/>
      <w:szCs w:val="20"/>
      <w:lang w:eastAsia="en-US"/>
    </w:rPr>
  </w:style>
  <w:style w:type="character" w:customStyle="1" w:styleId="a9">
    <w:name w:val="页脚 字符"/>
    <w:basedOn w:val="a0"/>
    <w:link w:val="a8"/>
    <w:uiPriority w:val="99"/>
    <w:rsid w:val="00364B40"/>
    <w:rPr>
      <w:rFonts w:ascii="Times New Roman" w:eastAsia="宋体" w:hAnsi="Times New Roman" w:cs="Times New Roman"/>
      <w:sz w:val="20"/>
      <w:szCs w:val="20"/>
      <w:lang w:eastAsia="en-US"/>
    </w:rPr>
  </w:style>
  <w:style w:type="paragraph" w:customStyle="1" w:styleId="Text">
    <w:name w:val="Text"/>
    <w:basedOn w:val="a"/>
    <w:rsid w:val="00364B40"/>
    <w:pPr>
      <w:widowControl w:val="0"/>
      <w:spacing w:line="252" w:lineRule="auto"/>
      <w:ind w:firstLine="202"/>
      <w:jc w:val="both"/>
    </w:pPr>
    <w:rPr>
      <w:rFonts w:eastAsia="宋体"/>
      <w:sz w:val="20"/>
      <w:szCs w:val="20"/>
      <w:lang w:eastAsia="en-US"/>
    </w:rPr>
  </w:style>
  <w:style w:type="paragraph" w:customStyle="1" w:styleId="FigureCaption">
    <w:name w:val="Figure Caption"/>
    <w:basedOn w:val="a"/>
    <w:rsid w:val="00364B40"/>
    <w:pPr>
      <w:jc w:val="both"/>
    </w:pPr>
    <w:rPr>
      <w:rFonts w:eastAsia="宋体"/>
      <w:sz w:val="16"/>
      <w:szCs w:val="16"/>
      <w:lang w:eastAsia="en-US"/>
    </w:rPr>
  </w:style>
  <w:style w:type="paragraph" w:customStyle="1" w:styleId="TableTitle">
    <w:name w:val="Table Title"/>
    <w:basedOn w:val="a"/>
    <w:rsid w:val="00364B40"/>
    <w:pPr>
      <w:jc w:val="center"/>
    </w:pPr>
    <w:rPr>
      <w:rFonts w:eastAsia="宋体"/>
      <w:smallCaps/>
      <w:sz w:val="16"/>
      <w:szCs w:val="16"/>
      <w:lang w:eastAsia="en-US"/>
    </w:rPr>
  </w:style>
  <w:style w:type="paragraph" w:customStyle="1" w:styleId="ReferenceHead">
    <w:name w:val="Reference Head"/>
    <w:basedOn w:val="1"/>
    <w:link w:val="ReferenceHeadChar"/>
    <w:rsid w:val="00364B40"/>
    <w:pPr>
      <w:numPr>
        <w:numId w:val="0"/>
      </w:numPr>
    </w:pPr>
  </w:style>
  <w:style w:type="paragraph" w:styleId="aa">
    <w:name w:val="header"/>
    <w:basedOn w:val="a"/>
    <w:link w:val="ab"/>
    <w:rsid w:val="00364B40"/>
    <w:pPr>
      <w:tabs>
        <w:tab w:val="center" w:pos="4320"/>
        <w:tab w:val="right" w:pos="8640"/>
      </w:tabs>
    </w:pPr>
    <w:rPr>
      <w:rFonts w:eastAsia="宋体"/>
      <w:sz w:val="20"/>
      <w:szCs w:val="20"/>
      <w:lang w:eastAsia="en-US"/>
    </w:rPr>
  </w:style>
  <w:style w:type="character" w:customStyle="1" w:styleId="ab">
    <w:name w:val="页眉 字符"/>
    <w:basedOn w:val="a0"/>
    <w:link w:val="aa"/>
    <w:rsid w:val="00364B40"/>
    <w:rPr>
      <w:rFonts w:ascii="Times New Roman" w:eastAsia="宋体" w:hAnsi="Times New Roman" w:cs="Times New Roman"/>
      <w:sz w:val="20"/>
      <w:szCs w:val="20"/>
      <w:lang w:eastAsia="en-US"/>
    </w:rPr>
  </w:style>
  <w:style w:type="paragraph" w:customStyle="1" w:styleId="Equation">
    <w:name w:val="Equation"/>
    <w:basedOn w:val="a"/>
    <w:next w:val="a"/>
    <w:rsid w:val="00364B40"/>
    <w:pPr>
      <w:widowControl w:val="0"/>
      <w:tabs>
        <w:tab w:val="right" w:pos="5040"/>
      </w:tabs>
      <w:spacing w:line="252" w:lineRule="auto"/>
      <w:jc w:val="both"/>
    </w:pPr>
    <w:rPr>
      <w:rFonts w:eastAsia="宋体"/>
      <w:sz w:val="20"/>
      <w:szCs w:val="20"/>
      <w:lang w:eastAsia="en-US"/>
    </w:rPr>
  </w:style>
  <w:style w:type="character" w:styleId="ac">
    <w:name w:val="Hyperlink"/>
    <w:uiPriority w:val="99"/>
    <w:rsid w:val="00364B40"/>
    <w:rPr>
      <w:color w:val="0000FF"/>
      <w:u w:val="single"/>
    </w:rPr>
  </w:style>
  <w:style w:type="character" w:styleId="ad">
    <w:name w:val="FollowedHyperlink"/>
    <w:rsid w:val="00364B40"/>
    <w:rPr>
      <w:color w:val="800080"/>
      <w:u w:val="single"/>
    </w:rPr>
  </w:style>
  <w:style w:type="paragraph" w:styleId="ae">
    <w:name w:val="Body Text Indent"/>
    <w:basedOn w:val="a"/>
    <w:link w:val="af"/>
    <w:rsid w:val="00364B40"/>
    <w:pPr>
      <w:ind w:left="630" w:hanging="630"/>
    </w:pPr>
    <w:rPr>
      <w:rFonts w:eastAsia="宋体"/>
      <w:sz w:val="20"/>
      <w:lang w:eastAsia="en-US"/>
    </w:rPr>
  </w:style>
  <w:style w:type="character" w:customStyle="1" w:styleId="af">
    <w:name w:val="正文文本缩进 字符"/>
    <w:basedOn w:val="a0"/>
    <w:link w:val="ae"/>
    <w:rsid w:val="00364B40"/>
    <w:rPr>
      <w:rFonts w:ascii="Times New Roman" w:eastAsia="宋体" w:hAnsi="Times New Roman" w:cs="Times New Roman"/>
      <w:sz w:val="20"/>
      <w:lang w:eastAsia="en-US"/>
    </w:rPr>
  </w:style>
  <w:style w:type="paragraph" w:styleId="af0">
    <w:name w:val="Document Map"/>
    <w:basedOn w:val="a"/>
    <w:link w:val="af1"/>
    <w:semiHidden/>
    <w:rsid w:val="00364B40"/>
    <w:pPr>
      <w:shd w:val="clear" w:color="auto" w:fill="000080"/>
    </w:pPr>
    <w:rPr>
      <w:rFonts w:ascii="Tahoma" w:hAnsi="Tahoma" w:cs="Tahoma"/>
      <w:sz w:val="20"/>
      <w:szCs w:val="20"/>
    </w:rPr>
  </w:style>
  <w:style w:type="character" w:customStyle="1" w:styleId="af1">
    <w:name w:val="文档结构图 字符"/>
    <w:basedOn w:val="a0"/>
    <w:link w:val="af0"/>
    <w:semiHidden/>
    <w:rsid w:val="00364B40"/>
    <w:rPr>
      <w:rFonts w:ascii="Tahoma" w:eastAsia="宋体" w:hAnsi="Tahoma" w:cs="Tahoma"/>
      <w:sz w:val="20"/>
      <w:szCs w:val="20"/>
      <w:shd w:val="clear" w:color="auto" w:fill="000080"/>
      <w:lang w:eastAsia="en-US"/>
    </w:rPr>
  </w:style>
  <w:style w:type="paragraph" w:customStyle="1" w:styleId="Pa0">
    <w:name w:val="Pa0"/>
    <w:basedOn w:val="a"/>
    <w:next w:val="a"/>
    <w:rsid w:val="00364B40"/>
    <w:pPr>
      <w:widowControl w:val="0"/>
      <w:adjustRightInd w:val="0"/>
      <w:spacing w:line="241" w:lineRule="atLeast"/>
    </w:pPr>
    <w:rPr>
      <w:rFonts w:ascii="Baskerville" w:eastAsia="宋体" w:hAnsi="Baskerville"/>
      <w:lang w:eastAsia="en-US"/>
    </w:rPr>
  </w:style>
  <w:style w:type="character" w:customStyle="1" w:styleId="A50">
    <w:name w:val="A5"/>
    <w:rsid w:val="00364B40"/>
    <w:rPr>
      <w:color w:val="00529F"/>
      <w:sz w:val="20"/>
      <w:szCs w:val="20"/>
    </w:rPr>
  </w:style>
  <w:style w:type="paragraph" w:styleId="af2">
    <w:name w:val="Balloon Text"/>
    <w:basedOn w:val="a"/>
    <w:link w:val="af3"/>
    <w:rsid w:val="00364B40"/>
    <w:rPr>
      <w:rFonts w:ascii="Tahoma" w:eastAsia="宋体" w:hAnsi="Tahoma" w:cs="Tahoma"/>
      <w:sz w:val="16"/>
      <w:szCs w:val="16"/>
      <w:lang w:eastAsia="en-US"/>
    </w:rPr>
  </w:style>
  <w:style w:type="character" w:customStyle="1" w:styleId="af3">
    <w:name w:val="批注框文本 字符"/>
    <w:basedOn w:val="a0"/>
    <w:link w:val="af2"/>
    <w:rsid w:val="00364B40"/>
    <w:rPr>
      <w:rFonts w:ascii="Tahoma" w:eastAsia="宋体" w:hAnsi="Tahoma" w:cs="Tahoma"/>
      <w:sz w:val="16"/>
      <w:szCs w:val="16"/>
      <w:lang w:eastAsia="en-US"/>
    </w:rPr>
  </w:style>
  <w:style w:type="character" w:customStyle="1" w:styleId="MediumGrid11">
    <w:name w:val="Medium Grid 11"/>
    <w:uiPriority w:val="99"/>
    <w:semiHidden/>
    <w:rsid w:val="00364B40"/>
    <w:rPr>
      <w:color w:val="808080"/>
    </w:rPr>
  </w:style>
  <w:style w:type="paragraph" w:customStyle="1" w:styleId="ParagraphStyle1">
    <w:name w:val="Paragraph Style 1"/>
    <w:basedOn w:val="a"/>
    <w:uiPriority w:val="99"/>
    <w:rsid w:val="00364B40"/>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364B40"/>
    <w:rPr>
      <w:rFonts w:ascii="Verdana" w:hAnsi="Verdana" w:cs="Verdana"/>
      <w:color w:val="000000"/>
      <w:sz w:val="22"/>
      <w:szCs w:val="22"/>
    </w:rPr>
  </w:style>
  <w:style w:type="character" w:customStyle="1" w:styleId="bodytype">
    <w:name w:val="body type"/>
    <w:uiPriority w:val="99"/>
    <w:rsid w:val="00364B40"/>
    <w:rPr>
      <w:rFonts w:ascii="Formata-Regular" w:hAnsi="Formata-Regular" w:cs="Formata-Regular"/>
      <w:color w:val="000000"/>
      <w:sz w:val="22"/>
      <w:szCs w:val="22"/>
    </w:rPr>
  </w:style>
  <w:style w:type="paragraph" w:customStyle="1" w:styleId="Style1">
    <w:name w:val="Style1"/>
    <w:basedOn w:val="ReferenceHead"/>
    <w:link w:val="Style1Char"/>
    <w:qFormat/>
    <w:rsid w:val="00364B40"/>
  </w:style>
  <w:style w:type="character" w:customStyle="1" w:styleId="ReferenceHeadChar">
    <w:name w:val="Reference Head Char"/>
    <w:link w:val="ReferenceHead"/>
    <w:rsid w:val="00364B40"/>
    <w:rPr>
      <w:rFonts w:ascii="Times New Roman" w:eastAsia="宋体" w:hAnsi="Times New Roman" w:cs="Times New Roman"/>
      <w:smallCaps/>
      <w:kern w:val="28"/>
      <w:sz w:val="20"/>
      <w:szCs w:val="20"/>
      <w:lang w:eastAsia="en-US"/>
    </w:rPr>
  </w:style>
  <w:style w:type="character" w:customStyle="1" w:styleId="Style1Char">
    <w:name w:val="Style1 Char"/>
    <w:link w:val="Style1"/>
    <w:rsid w:val="00364B40"/>
    <w:rPr>
      <w:rFonts w:ascii="Times New Roman" w:eastAsia="宋体" w:hAnsi="Times New Roman" w:cs="Times New Roman"/>
      <w:smallCaps/>
      <w:kern w:val="28"/>
      <w:sz w:val="20"/>
      <w:szCs w:val="20"/>
      <w:lang w:eastAsia="en-US"/>
    </w:rPr>
  </w:style>
  <w:style w:type="paragraph" w:customStyle="1" w:styleId="ColorfulShading-Accent11">
    <w:name w:val="Colorful Shading - Accent 11"/>
    <w:hidden/>
    <w:uiPriority w:val="99"/>
    <w:semiHidden/>
    <w:rsid w:val="00364B40"/>
    <w:rPr>
      <w:rFonts w:ascii="Times New Roman" w:eastAsia="宋体" w:hAnsi="Times New Roman" w:cs="Times New Roman"/>
      <w:sz w:val="20"/>
      <w:szCs w:val="20"/>
      <w:lang w:eastAsia="en-US"/>
    </w:rPr>
  </w:style>
  <w:style w:type="character" w:customStyle="1" w:styleId="BodyText2">
    <w:name w:val="Body Text2"/>
    <w:uiPriority w:val="99"/>
    <w:rsid w:val="00364B40"/>
    <w:rPr>
      <w:rFonts w:ascii="Verdana" w:hAnsi="Verdana" w:cs="Verdana"/>
      <w:color w:val="000000"/>
      <w:sz w:val="22"/>
      <w:szCs w:val="22"/>
    </w:rPr>
  </w:style>
  <w:style w:type="paragraph" w:customStyle="1" w:styleId="TextL-MAG">
    <w:name w:val="Text L-MAG"/>
    <w:basedOn w:val="a"/>
    <w:link w:val="TextL-MAGChar"/>
    <w:qFormat/>
    <w:rsid w:val="00364B40"/>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364B40"/>
    <w:rPr>
      <w:rFonts w:ascii="Arial" w:eastAsia="MS Mincho" w:hAnsi="Arial" w:cs="Times New Roman"/>
      <w:sz w:val="18"/>
      <w:szCs w:val="22"/>
      <w:lang w:eastAsia="ja-JP"/>
    </w:rPr>
  </w:style>
  <w:style w:type="character" w:customStyle="1" w:styleId="m5113501246024331607m-6864882937387638336gmail-il">
    <w:name w:val="m_5113501246024331607m_-6864882937387638336gmail-il"/>
    <w:basedOn w:val="a0"/>
    <w:rsid w:val="00364B40"/>
  </w:style>
  <w:style w:type="paragraph" w:customStyle="1" w:styleId="ColorfulList-Accent11">
    <w:name w:val="Colorful List - Accent 11"/>
    <w:basedOn w:val="a"/>
    <w:uiPriority w:val="34"/>
    <w:qFormat/>
    <w:rsid w:val="00364B40"/>
    <w:pPr>
      <w:ind w:left="720"/>
      <w:contextualSpacing/>
    </w:pPr>
    <w:rPr>
      <w:rFonts w:eastAsia="宋体"/>
      <w:sz w:val="20"/>
      <w:szCs w:val="20"/>
      <w:lang w:eastAsia="en-US"/>
    </w:rPr>
  </w:style>
  <w:style w:type="character" w:customStyle="1" w:styleId="apple-converted-space">
    <w:name w:val="apple-converted-space"/>
    <w:basedOn w:val="a0"/>
    <w:rsid w:val="00364B40"/>
  </w:style>
  <w:style w:type="paragraph" w:customStyle="1" w:styleId="Newparagraph">
    <w:name w:val="New paragraph"/>
    <w:basedOn w:val="a"/>
    <w:qFormat/>
    <w:rsid w:val="00364B40"/>
    <w:pPr>
      <w:spacing w:line="480" w:lineRule="auto"/>
      <w:ind w:firstLine="720"/>
    </w:pPr>
    <w:rPr>
      <w:rFonts w:eastAsiaTheme="minorEastAsia"/>
      <w:lang w:val="en-GB" w:eastAsia="en-GB"/>
    </w:rPr>
  </w:style>
  <w:style w:type="paragraph" w:customStyle="1" w:styleId="Paragraph">
    <w:name w:val="Paragraph"/>
    <w:basedOn w:val="a"/>
    <w:next w:val="Newparagraph"/>
    <w:qFormat/>
    <w:rsid w:val="00364B40"/>
    <w:pPr>
      <w:widowControl w:val="0"/>
      <w:spacing w:before="240" w:line="480" w:lineRule="auto"/>
    </w:pPr>
    <w:rPr>
      <w:rFonts w:eastAsiaTheme="minorEastAsia"/>
      <w:lang w:val="en-GB" w:eastAsia="en-GB"/>
    </w:rPr>
  </w:style>
  <w:style w:type="paragraph" w:customStyle="1" w:styleId="Displayedequation">
    <w:name w:val="Displayed equation"/>
    <w:basedOn w:val="a"/>
    <w:next w:val="Paragraph"/>
    <w:qFormat/>
    <w:rsid w:val="00364B40"/>
    <w:pPr>
      <w:tabs>
        <w:tab w:val="center" w:pos="4253"/>
        <w:tab w:val="right" w:pos="8222"/>
      </w:tabs>
      <w:spacing w:before="240" w:after="240" w:line="480" w:lineRule="auto"/>
      <w:jc w:val="center"/>
    </w:pPr>
    <w:rPr>
      <w:rFonts w:eastAsiaTheme="minorEastAsia"/>
      <w:lang w:val="en-GB" w:eastAsia="en-GB"/>
    </w:rPr>
  </w:style>
  <w:style w:type="character" w:styleId="af4">
    <w:name w:val="Placeholder Text"/>
    <w:basedOn w:val="a0"/>
    <w:uiPriority w:val="99"/>
    <w:qFormat/>
    <w:rsid w:val="00364B40"/>
    <w:rPr>
      <w:color w:val="808080"/>
    </w:rPr>
  </w:style>
  <w:style w:type="paragraph" w:customStyle="1" w:styleId="Tabletitle0">
    <w:name w:val="Table title"/>
    <w:basedOn w:val="a"/>
    <w:next w:val="a"/>
    <w:qFormat/>
    <w:rsid w:val="00364B40"/>
    <w:pPr>
      <w:spacing w:before="240" w:line="360" w:lineRule="auto"/>
    </w:pPr>
    <w:rPr>
      <w:rFonts w:eastAsiaTheme="minorEastAsia"/>
      <w:lang w:val="en-GB" w:eastAsia="en-GB"/>
    </w:rPr>
  </w:style>
  <w:style w:type="table" w:styleId="af5">
    <w:name w:val="Table Grid"/>
    <w:basedOn w:val="a1"/>
    <w:rsid w:val="00364B40"/>
    <w:rPr>
      <w:rFonts w:ascii="Times New Roman" w:hAnsi="Times New Roman"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annotation reference"/>
    <w:basedOn w:val="a0"/>
    <w:uiPriority w:val="99"/>
    <w:unhideWhenUsed/>
    <w:qFormat/>
    <w:rsid w:val="00364B40"/>
    <w:rPr>
      <w:sz w:val="16"/>
      <w:szCs w:val="16"/>
    </w:rPr>
  </w:style>
  <w:style w:type="paragraph" w:styleId="af7">
    <w:name w:val="annotation text"/>
    <w:basedOn w:val="a"/>
    <w:link w:val="af8"/>
    <w:uiPriority w:val="99"/>
    <w:unhideWhenUsed/>
    <w:qFormat/>
    <w:rsid w:val="00364B40"/>
    <w:rPr>
      <w:rFonts w:eastAsia="宋体"/>
      <w:sz w:val="20"/>
      <w:szCs w:val="20"/>
      <w:lang w:eastAsia="en-US"/>
    </w:rPr>
  </w:style>
  <w:style w:type="character" w:customStyle="1" w:styleId="af8">
    <w:name w:val="批注文字 字符"/>
    <w:basedOn w:val="a0"/>
    <w:link w:val="af7"/>
    <w:uiPriority w:val="99"/>
    <w:qFormat/>
    <w:rsid w:val="00364B40"/>
    <w:rPr>
      <w:rFonts w:ascii="Times New Roman" w:eastAsia="宋体" w:hAnsi="Times New Roman" w:cs="Times New Roman"/>
      <w:sz w:val="20"/>
      <w:szCs w:val="20"/>
      <w:lang w:eastAsia="en-US"/>
    </w:rPr>
  </w:style>
  <w:style w:type="paragraph" w:styleId="af9">
    <w:name w:val="List Paragraph"/>
    <w:basedOn w:val="a"/>
    <w:uiPriority w:val="34"/>
    <w:qFormat/>
    <w:rsid w:val="00364B40"/>
    <w:pPr>
      <w:widowControl w:val="0"/>
      <w:ind w:left="720"/>
      <w:contextualSpacing/>
      <w:jc w:val="both"/>
    </w:pPr>
    <w:rPr>
      <w:rFonts w:asciiTheme="minorHAnsi" w:eastAsiaTheme="minorEastAsia" w:hAnsiTheme="minorHAnsi" w:cstheme="minorBidi"/>
      <w:kern w:val="2"/>
      <w:lang w:eastAsia="en-US"/>
    </w:rPr>
  </w:style>
  <w:style w:type="character" w:customStyle="1" w:styleId="js-separator">
    <w:name w:val="js-separator"/>
    <w:basedOn w:val="a0"/>
    <w:rsid w:val="00364B40"/>
  </w:style>
  <w:style w:type="paragraph" w:styleId="afa">
    <w:name w:val="annotation subject"/>
    <w:basedOn w:val="af7"/>
    <w:next w:val="af7"/>
    <w:link w:val="afb"/>
    <w:rsid w:val="00364B40"/>
    <w:rPr>
      <w:b/>
      <w:bCs/>
    </w:rPr>
  </w:style>
  <w:style w:type="character" w:customStyle="1" w:styleId="afb">
    <w:name w:val="批注主题 字符"/>
    <w:basedOn w:val="af8"/>
    <w:link w:val="afa"/>
    <w:rsid w:val="00364B40"/>
    <w:rPr>
      <w:rFonts w:ascii="Times New Roman" w:eastAsia="宋体" w:hAnsi="Times New Roman" w:cs="Times New Roman"/>
      <w:b/>
      <w:bCs/>
      <w:sz w:val="20"/>
      <w:szCs w:val="20"/>
      <w:lang w:eastAsia="en-US"/>
    </w:rPr>
  </w:style>
  <w:style w:type="paragraph" w:styleId="afc">
    <w:name w:val="Revision"/>
    <w:hidden/>
    <w:uiPriority w:val="71"/>
    <w:rsid w:val="00364B40"/>
    <w:rPr>
      <w:rFonts w:ascii="Times New Roman" w:eastAsia="宋体" w:hAnsi="Times New Roman" w:cs="Times New Roman"/>
      <w:lang w:eastAsia="en-US"/>
    </w:rPr>
  </w:style>
  <w:style w:type="paragraph" w:styleId="afd">
    <w:name w:val="Normal (Web)"/>
    <w:basedOn w:val="a"/>
    <w:uiPriority w:val="99"/>
    <w:unhideWhenUsed/>
    <w:rsid w:val="00364B40"/>
    <w:pPr>
      <w:spacing w:before="100" w:beforeAutospacing="1" w:after="100" w:afterAutospacing="1"/>
    </w:pPr>
  </w:style>
  <w:style w:type="character" w:styleId="afe">
    <w:name w:val="Strong"/>
    <w:basedOn w:val="a0"/>
    <w:uiPriority w:val="22"/>
    <w:qFormat/>
    <w:rsid w:val="00875FC3"/>
    <w:rPr>
      <w:b/>
      <w:bCs/>
    </w:rPr>
  </w:style>
  <w:style w:type="character" w:styleId="aff">
    <w:name w:val="Emphasis"/>
    <w:basedOn w:val="a0"/>
    <w:uiPriority w:val="20"/>
    <w:qFormat/>
    <w:rsid w:val="00875FC3"/>
    <w:rPr>
      <w:i/>
      <w:iCs/>
    </w:rPr>
  </w:style>
  <w:style w:type="character" w:styleId="aff0">
    <w:name w:val="Unresolved Mention"/>
    <w:basedOn w:val="a0"/>
    <w:uiPriority w:val="99"/>
    <w:semiHidden/>
    <w:unhideWhenUsed/>
    <w:rsid w:val="00403242"/>
    <w:rPr>
      <w:color w:val="605E5C"/>
      <w:shd w:val="clear" w:color="auto" w:fill="E1DFDD"/>
    </w:rPr>
  </w:style>
  <w:style w:type="paragraph" w:styleId="aff1">
    <w:name w:val="Bibliography"/>
    <w:basedOn w:val="a"/>
    <w:next w:val="a"/>
    <w:uiPriority w:val="37"/>
    <w:unhideWhenUsed/>
    <w:rsid w:val="00E6700B"/>
    <w:pPr>
      <w:tabs>
        <w:tab w:val="left" w:pos="384"/>
      </w:tabs>
      <w:ind w:left="384" w:hanging="384"/>
    </w:pPr>
  </w:style>
  <w:style w:type="character" w:styleId="aff2">
    <w:name w:val="endnote reference"/>
    <w:basedOn w:val="a0"/>
    <w:uiPriority w:val="99"/>
    <w:semiHidden/>
    <w:unhideWhenUsed/>
    <w:rsid w:val="00297698"/>
    <w:rPr>
      <w:vertAlign w:val="superscript"/>
    </w:rPr>
  </w:style>
  <w:style w:type="table" w:customStyle="1" w:styleId="11">
    <w:name w:val="网格型1"/>
    <w:basedOn w:val="a1"/>
    <w:next w:val="af5"/>
    <w:rsid w:val="009B0A72"/>
    <w:rPr>
      <w:rFonts w:ascii="Times New Roman" w:hAnsi="Times New Roman"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8677">
      <w:bodyDiv w:val="1"/>
      <w:marLeft w:val="0"/>
      <w:marRight w:val="0"/>
      <w:marTop w:val="0"/>
      <w:marBottom w:val="0"/>
      <w:divBdr>
        <w:top w:val="none" w:sz="0" w:space="0" w:color="auto"/>
        <w:left w:val="none" w:sz="0" w:space="0" w:color="auto"/>
        <w:bottom w:val="none" w:sz="0" w:space="0" w:color="auto"/>
        <w:right w:val="none" w:sz="0" w:space="0" w:color="auto"/>
      </w:divBdr>
      <w:divsChild>
        <w:div w:id="243493777">
          <w:marLeft w:val="0"/>
          <w:marRight w:val="0"/>
          <w:marTop w:val="0"/>
          <w:marBottom w:val="0"/>
          <w:divBdr>
            <w:top w:val="none" w:sz="0" w:space="0" w:color="auto"/>
            <w:left w:val="none" w:sz="0" w:space="0" w:color="auto"/>
            <w:bottom w:val="none" w:sz="0" w:space="0" w:color="auto"/>
            <w:right w:val="none" w:sz="0" w:space="0" w:color="auto"/>
          </w:divBdr>
        </w:div>
        <w:div w:id="1226986231">
          <w:marLeft w:val="0"/>
          <w:marRight w:val="0"/>
          <w:marTop w:val="0"/>
          <w:marBottom w:val="0"/>
          <w:divBdr>
            <w:top w:val="none" w:sz="0" w:space="0" w:color="auto"/>
            <w:left w:val="none" w:sz="0" w:space="0" w:color="auto"/>
            <w:bottom w:val="none" w:sz="0" w:space="0" w:color="auto"/>
            <w:right w:val="none" w:sz="0" w:space="0" w:color="auto"/>
          </w:divBdr>
          <w:divsChild>
            <w:div w:id="1331177543">
              <w:marLeft w:val="0"/>
              <w:marRight w:val="0"/>
              <w:marTop w:val="0"/>
              <w:marBottom w:val="0"/>
              <w:divBdr>
                <w:top w:val="none" w:sz="0" w:space="0" w:color="auto"/>
                <w:left w:val="none" w:sz="0" w:space="0" w:color="auto"/>
                <w:bottom w:val="none" w:sz="0" w:space="0" w:color="auto"/>
                <w:right w:val="none" w:sz="0" w:space="0" w:color="auto"/>
              </w:divBdr>
              <w:divsChild>
                <w:div w:id="554699745">
                  <w:marLeft w:val="0"/>
                  <w:marRight w:val="0"/>
                  <w:marTop w:val="0"/>
                  <w:marBottom w:val="0"/>
                  <w:divBdr>
                    <w:top w:val="none" w:sz="0" w:space="0" w:color="auto"/>
                    <w:left w:val="none" w:sz="0" w:space="0" w:color="auto"/>
                    <w:bottom w:val="none" w:sz="0" w:space="0" w:color="auto"/>
                    <w:right w:val="none" w:sz="0" w:space="0" w:color="auto"/>
                  </w:divBdr>
                  <w:divsChild>
                    <w:div w:id="644432278">
                      <w:marLeft w:val="0"/>
                      <w:marRight w:val="0"/>
                      <w:marTop w:val="0"/>
                      <w:marBottom w:val="0"/>
                      <w:divBdr>
                        <w:top w:val="none" w:sz="0" w:space="0" w:color="auto"/>
                        <w:left w:val="none" w:sz="0" w:space="0" w:color="auto"/>
                        <w:bottom w:val="none" w:sz="0" w:space="0" w:color="auto"/>
                        <w:right w:val="none" w:sz="0" w:space="0" w:color="auto"/>
                      </w:divBdr>
                    </w:div>
                  </w:divsChild>
                </w:div>
                <w:div w:id="101885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5463">
      <w:bodyDiv w:val="1"/>
      <w:marLeft w:val="0"/>
      <w:marRight w:val="0"/>
      <w:marTop w:val="0"/>
      <w:marBottom w:val="0"/>
      <w:divBdr>
        <w:top w:val="none" w:sz="0" w:space="0" w:color="auto"/>
        <w:left w:val="none" w:sz="0" w:space="0" w:color="auto"/>
        <w:bottom w:val="none" w:sz="0" w:space="0" w:color="auto"/>
        <w:right w:val="none" w:sz="0" w:space="0" w:color="auto"/>
      </w:divBdr>
      <w:divsChild>
        <w:div w:id="868638299">
          <w:marLeft w:val="0"/>
          <w:marRight w:val="0"/>
          <w:marTop w:val="0"/>
          <w:marBottom w:val="0"/>
          <w:divBdr>
            <w:top w:val="none" w:sz="0" w:space="0" w:color="auto"/>
            <w:left w:val="none" w:sz="0" w:space="0" w:color="auto"/>
            <w:bottom w:val="none" w:sz="0" w:space="0" w:color="auto"/>
            <w:right w:val="none" w:sz="0" w:space="0" w:color="auto"/>
          </w:divBdr>
          <w:divsChild>
            <w:div w:id="1143890625">
              <w:marLeft w:val="0"/>
              <w:marRight w:val="0"/>
              <w:marTop w:val="0"/>
              <w:marBottom w:val="0"/>
              <w:divBdr>
                <w:top w:val="none" w:sz="0" w:space="0" w:color="auto"/>
                <w:left w:val="none" w:sz="0" w:space="0" w:color="auto"/>
                <w:bottom w:val="none" w:sz="0" w:space="0" w:color="auto"/>
                <w:right w:val="none" w:sz="0" w:space="0" w:color="auto"/>
              </w:divBdr>
              <w:divsChild>
                <w:div w:id="35207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43765">
      <w:bodyDiv w:val="1"/>
      <w:marLeft w:val="0"/>
      <w:marRight w:val="0"/>
      <w:marTop w:val="0"/>
      <w:marBottom w:val="0"/>
      <w:divBdr>
        <w:top w:val="none" w:sz="0" w:space="0" w:color="auto"/>
        <w:left w:val="none" w:sz="0" w:space="0" w:color="auto"/>
        <w:bottom w:val="none" w:sz="0" w:space="0" w:color="auto"/>
        <w:right w:val="none" w:sz="0" w:space="0" w:color="auto"/>
      </w:divBdr>
      <w:divsChild>
        <w:div w:id="928930329">
          <w:marLeft w:val="0"/>
          <w:marRight w:val="0"/>
          <w:marTop w:val="0"/>
          <w:marBottom w:val="0"/>
          <w:divBdr>
            <w:top w:val="none" w:sz="0" w:space="0" w:color="auto"/>
            <w:left w:val="none" w:sz="0" w:space="0" w:color="auto"/>
            <w:bottom w:val="none" w:sz="0" w:space="0" w:color="auto"/>
            <w:right w:val="none" w:sz="0" w:space="0" w:color="auto"/>
          </w:divBdr>
          <w:divsChild>
            <w:div w:id="1373268747">
              <w:marLeft w:val="0"/>
              <w:marRight w:val="0"/>
              <w:marTop w:val="0"/>
              <w:marBottom w:val="0"/>
              <w:divBdr>
                <w:top w:val="none" w:sz="0" w:space="0" w:color="auto"/>
                <w:left w:val="none" w:sz="0" w:space="0" w:color="auto"/>
                <w:bottom w:val="none" w:sz="0" w:space="0" w:color="auto"/>
                <w:right w:val="none" w:sz="0" w:space="0" w:color="auto"/>
              </w:divBdr>
              <w:divsChild>
                <w:div w:id="892617861">
                  <w:marLeft w:val="0"/>
                  <w:marRight w:val="0"/>
                  <w:marTop w:val="0"/>
                  <w:marBottom w:val="0"/>
                  <w:divBdr>
                    <w:top w:val="none" w:sz="0" w:space="0" w:color="auto"/>
                    <w:left w:val="none" w:sz="0" w:space="0" w:color="auto"/>
                    <w:bottom w:val="none" w:sz="0" w:space="0" w:color="auto"/>
                    <w:right w:val="none" w:sz="0" w:space="0" w:color="auto"/>
                  </w:divBdr>
                  <w:divsChild>
                    <w:div w:id="1646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464724">
      <w:bodyDiv w:val="1"/>
      <w:marLeft w:val="0"/>
      <w:marRight w:val="0"/>
      <w:marTop w:val="0"/>
      <w:marBottom w:val="0"/>
      <w:divBdr>
        <w:top w:val="none" w:sz="0" w:space="0" w:color="auto"/>
        <w:left w:val="none" w:sz="0" w:space="0" w:color="auto"/>
        <w:bottom w:val="none" w:sz="0" w:space="0" w:color="auto"/>
        <w:right w:val="none" w:sz="0" w:space="0" w:color="auto"/>
      </w:divBdr>
      <w:divsChild>
        <w:div w:id="1200362210">
          <w:marLeft w:val="0"/>
          <w:marRight w:val="0"/>
          <w:marTop w:val="0"/>
          <w:marBottom w:val="0"/>
          <w:divBdr>
            <w:top w:val="none" w:sz="0" w:space="0" w:color="auto"/>
            <w:left w:val="none" w:sz="0" w:space="0" w:color="auto"/>
            <w:bottom w:val="none" w:sz="0" w:space="0" w:color="auto"/>
            <w:right w:val="none" w:sz="0" w:space="0" w:color="auto"/>
          </w:divBdr>
          <w:divsChild>
            <w:div w:id="55402905">
              <w:marLeft w:val="0"/>
              <w:marRight w:val="0"/>
              <w:marTop w:val="0"/>
              <w:marBottom w:val="0"/>
              <w:divBdr>
                <w:top w:val="none" w:sz="0" w:space="0" w:color="auto"/>
                <w:left w:val="none" w:sz="0" w:space="0" w:color="auto"/>
                <w:bottom w:val="none" w:sz="0" w:space="0" w:color="auto"/>
                <w:right w:val="none" w:sz="0" w:space="0" w:color="auto"/>
              </w:divBdr>
              <w:divsChild>
                <w:div w:id="150439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32090">
      <w:bodyDiv w:val="1"/>
      <w:marLeft w:val="0"/>
      <w:marRight w:val="0"/>
      <w:marTop w:val="0"/>
      <w:marBottom w:val="0"/>
      <w:divBdr>
        <w:top w:val="none" w:sz="0" w:space="0" w:color="auto"/>
        <w:left w:val="none" w:sz="0" w:space="0" w:color="auto"/>
        <w:bottom w:val="none" w:sz="0" w:space="0" w:color="auto"/>
        <w:right w:val="none" w:sz="0" w:space="0" w:color="auto"/>
      </w:divBdr>
    </w:div>
    <w:div w:id="115102434">
      <w:bodyDiv w:val="1"/>
      <w:marLeft w:val="0"/>
      <w:marRight w:val="0"/>
      <w:marTop w:val="0"/>
      <w:marBottom w:val="0"/>
      <w:divBdr>
        <w:top w:val="none" w:sz="0" w:space="0" w:color="auto"/>
        <w:left w:val="none" w:sz="0" w:space="0" w:color="auto"/>
        <w:bottom w:val="none" w:sz="0" w:space="0" w:color="auto"/>
        <w:right w:val="none" w:sz="0" w:space="0" w:color="auto"/>
      </w:divBdr>
      <w:divsChild>
        <w:div w:id="1898084981">
          <w:marLeft w:val="0"/>
          <w:marRight w:val="0"/>
          <w:marTop w:val="0"/>
          <w:marBottom w:val="0"/>
          <w:divBdr>
            <w:top w:val="none" w:sz="0" w:space="0" w:color="auto"/>
            <w:left w:val="none" w:sz="0" w:space="0" w:color="auto"/>
            <w:bottom w:val="none" w:sz="0" w:space="0" w:color="auto"/>
            <w:right w:val="none" w:sz="0" w:space="0" w:color="auto"/>
          </w:divBdr>
          <w:divsChild>
            <w:div w:id="649596268">
              <w:marLeft w:val="0"/>
              <w:marRight w:val="0"/>
              <w:marTop w:val="0"/>
              <w:marBottom w:val="0"/>
              <w:divBdr>
                <w:top w:val="none" w:sz="0" w:space="0" w:color="auto"/>
                <w:left w:val="none" w:sz="0" w:space="0" w:color="auto"/>
                <w:bottom w:val="none" w:sz="0" w:space="0" w:color="auto"/>
                <w:right w:val="none" w:sz="0" w:space="0" w:color="auto"/>
              </w:divBdr>
              <w:divsChild>
                <w:div w:id="1971856624">
                  <w:marLeft w:val="0"/>
                  <w:marRight w:val="0"/>
                  <w:marTop w:val="0"/>
                  <w:marBottom w:val="0"/>
                  <w:divBdr>
                    <w:top w:val="none" w:sz="0" w:space="0" w:color="auto"/>
                    <w:left w:val="none" w:sz="0" w:space="0" w:color="auto"/>
                    <w:bottom w:val="none" w:sz="0" w:space="0" w:color="auto"/>
                    <w:right w:val="none" w:sz="0" w:space="0" w:color="auto"/>
                  </w:divBdr>
                  <w:divsChild>
                    <w:div w:id="14250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133470">
      <w:bodyDiv w:val="1"/>
      <w:marLeft w:val="0"/>
      <w:marRight w:val="0"/>
      <w:marTop w:val="0"/>
      <w:marBottom w:val="0"/>
      <w:divBdr>
        <w:top w:val="none" w:sz="0" w:space="0" w:color="auto"/>
        <w:left w:val="none" w:sz="0" w:space="0" w:color="auto"/>
        <w:bottom w:val="none" w:sz="0" w:space="0" w:color="auto"/>
        <w:right w:val="none" w:sz="0" w:space="0" w:color="auto"/>
      </w:divBdr>
      <w:divsChild>
        <w:div w:id="2006856110">
          <w:marLeft w:val="0"/>
          <w:marRight w:val="0"/>
          <w:marTop w:val="0"/>
          <w:marBottom w:val="0"/>
          <w:divBdr>
            <w:top w:val="none" w:sz="0" w:space="0" w:color="auto"/>
            <w:left w:val="none" w:sz="0" w:space="0" w:color="auto"/>
            <w:bottom w:val="none" w:sz="0" w:space="0" w:color="auto"/>
            <w:right w:val="none" w:sz="0" w:space="0" w:color="auto"/>
          </w:divBdr>
          <w:divsChild>
            <w:div w:id="1647734274">
              <w:marLeft w:val="0"/>
              <w:marRight w:val="0"/>
              <w:marTop w:val="0"/>
              <w:marBottom w:val="0"/>
              <w:divBdr>
                <w:top w:val="none" w:sz="0" w:space="0" w:color="auto"/>
                <w:left w:val="none" w:sz="0" w:space="0" w:color="auto"/>
                <w:bottom w:val="none" w:sz="0" w:space="0" w:color="auto"/>
                <w:right w:val="none" w:sz="0" w:space="0" w:color="auto"/>
              </w:divBdr>
              <w:divsChild>
                <w:div w:id="17650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63655">
      <w:bodyDiv w:val="1"/>
      <w:marLeft w:val="0"/>
      <w:marRight w:val="0"/>
      <w:marTop w:val="0"/>
      <w:marBottom w:val="0"/>
      <w:divBdr>
        <w:top w:val="none" w:sz="0" w:space="0" w:color="auto"/>
        <w:left w:val="none" w:sz="0" w:space="0" w:color="auto"/>
        <w:bottom w:val="none" w:sz="0" w:space="0" w:color="auto"/>
        <w:right w:val="none" w:sz="0" w:space="0" w:color="auto"/>
      </w:divBdr>
      <w:divsChild>
        <w:div w:id="1079398869">
          <w:marLeft w:val="0"/>
          <w:marRight w:val="0"/>
          <w:marTop w:val="0"/>
          <w:marBottom w:val="0"/>
          <w:divBdr>
            <w:top w:val="none" w:sz="0" w:space="0" w:color="auto"/>
            <w:left w:val="none" w:sz="0" w:space="0" w:color="auto"/>
            <w:bottom w:val="none" w:sz="0" w:space="0" w:color="auto"/>
            <w:right w:val="none" w:sz="0" w:space="0" w:color="auto"/>
          </w:divBdr>
          <w:divsChild>
            <w:div w:id="1914049139">
              <w:marLeft w:val="0"/>
              <w:marRight w:val="0"/>
              <w:marTop w:val="0"/>
              <w:marBottom w:val="0"/>
              <w:divBdr>
                <w:top w:val="none" w:sz="0" w:space="0" w:color="auto"/>
                <w:left w:val="none" w:sz="0" w:space="0" w:color="auto"/>
                <w:bottom w:val="none" w:sz="0" w:space="0" w:color="auto"/>
                <w:right w:val="none" w:sz="0" w:space="0" w:color="auto"/>
              </w:divBdr>
              <w:divsChild>
                <w:div w:id="144090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79121">
      <w:bodyDiv w:val="1"/>
      <w:marLeft w:val="0"/>
      <w:marRight w:val="0"/>
      <w:marTop w:val="0"/>
      <w:marBottom w:val="0"/>
      <w:divBdr>
        <w:top w:val="none" w:sz="0" w:space="0" w:color="auto"/>
        <w:left w:val="none" w:sz="0" w:space="0" w:color="auto"/>
        <w:bottom w:val="none" w:sz="0" w:space="0" w:color="auto"/>
        <w:right w:val="none" w:sz="0" w:space="0" w:color="auto"/>
      </w:divBdr>
      <w:divsChild>
        <w:div w:id="474764905">
          <w:marLeft w:val="0"/>
          <w:marRight w:val="0"/>
          <w:marTop w:val="0"/>
          <w:marBottom w:val="0"/>
          <w:divBdr>
            <w:top w:val="none" w:sz="0" w:space="0" w:color="auto"/>
            <w:left w:val="none" w:sz="0" w:space="0" w:color="auto"/>
            <w:bottom w:val="none" w:sz="0" w:space="0" w:color="auto"/>
            <w:right w:val="none" w:sz="0" w:space="0" w:color="auto"/>
          </w:divBdr>
          <w:divsChild>
            <w:div w:id="805009394">
              <w:marLeft w:val="0"/>
              <w:marRight w:val="0"/>
              <w:marTop w:val="0"/>
              <w:marBottom w:val="0"/>
              <w:divBdr>
                <w:top w:val="none" w:sz="0" w:space="0" w:color="auto"/>
                <w:left w:val="none" w:sz="0" w:space="0" w:color="auto"/>
                <w:bottom w:val="none" w:sz="0" w:space="0" w:color="auto"/>
                <w:right w:val="none" w:sz="0" w:space="0" w:color="auto"/>
              </w:divBdr>
              <w:divsChild>
                <w:div w:id="47796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43465">
      <w:bodyDiv w:val="1"/>
      <w:marLeft w:val="0"/>
      <w:marRight w:val="0"/>
      <w:marTop w:val="0"/>
      <w:marBottom w:val="0"/>
      <w:divBdr>
        <w:top w:val="none" w:sz="0" w:space="0" w:color="auto"/>
        <w:left w:val="none" w:sz="0" w:space="0" w:color="auto"/>
        <w:bottom w:val="none" w:sz="0" w:space="0" w:color="auto"/>
        <w:right w:val="none" w:sz="0" w:space="0" w:color="auto"/>
      </w:divBdr>
    </w:div>
    <w:div w:id="196545259">
      <w:bodyDiv w:val="1"/>
      <w:marLeft w:val="0"/>
      <w:marRight w:val="0"/>
      <w:marTop w:val="0"/>
      <w:marBottom w:val="0"/>
      <w:divBdr>
        <w:top w:val="none" w:sz="0" w:space="0" w:color="auto"/>
        <w:left w:val="none" w:sz="0" w:space="0" w:color="auto"/>
        <w:bottom w:val="none" w:sz="0" w:space="0" w:color="auto"/>
        <w:right w:val="none" w:sz="0" w:space="0" w:color="auto"/>
      </w:divBdr>
      <w:divsChild>
        <w:div w:id="1900706151">
          <w:marLeft w:val="0"/>
          <w:marRight w:val="0"/>
          <w:marTop w:val="0"/>
          <w:marBottom w:val="0"/>
          <w:divBdr>
            <w:top w:val="none" w:sz="0" w:space="0" w:color="auto"/>
            <w:left w:val="none" w:sz="0" w:space="0" w:color="auto"/>
            <w:bottom w:val="none" w:sz="0" w:space="0" w:color="auto"/>
            <w:right w:val="none" w:sz="0" w:space="0" w:color="auto"/>
          </w:divBdr>
          <w:divsChild>
            <w:div w:id="765885251">
              <w:marLeft w:val="0"/>
              <w:marRight w:val="0"/>
              <w:marTop w:val="0"/>
              <w:marBottom w:val="0"/>
              <w:divBdr>
                <w:top w:val="none" w:sz="0" w:space="0" w:color="auto"/>
                <w:left w:val="none" w:sz="0" w:space="0" w:color="auto"/>
                <w:bottom w:val="none" w:sz="0" w:space="0" w:color="auto"/>
                <w:right w:val="none" w:sz="0" w:space="0" w:color="auto"/>
              </w:divBdr>
              <w:divsChild>
                <w:div w:id="199317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56566">
      <w:bodyDiv w:val="1"/>
      <w:marLeft w:val="0"/>
      <w:marRight w:val="0"/>
      <w:marTop w:val="0"/>
      <w:marBottom w:val="0"/>
      <w:divBdr>
        <w:top w:val="none" w:sz="0" w:space="0" w:color="auto"/>
        <w:left w:val="none" w:sz="0" w:space="0" w:color="auto"/>
        <w:bottom w:val="none" w:sz="0" w:space="0" w:color="auto"/>
        <w:right w:val="none" w:sz="0" w:space="0" w:color="auto"/>
      </w:divBdr>
      <w:divsChild>
        <w:div w:id="208156079">
          <w:marLeft w:val="0"/>
          <w:marRight w:val="0"/>
          <w:marTop w:val="0"/>
          <w:marBottom w:val="0"/>
          <w:divBdr>
            <w:top w:val="none" w:sz="0" w:space="0" w:color="auto"/>
            <w:left w:val="none" w:sz="0" w:space="0" w:color="auto"/>
            <w:bottom w:val="none" w:sz="0" w:space="0" w:color="auto"/>
            <w:right w:val="none" w:sz="0" w:space="0" w:color="auto"/>
          </w:divBdr>
          <w:divsChild>
            <w:div w:id="365713054">
              <w:marLeft w:val="0"/>
              <w:marRight w:val="0"/>
              <w:marTop w:val="0"/>
              <w:marBottom w:val="0"/>
              <w:divBdr>
                <w:top w:val="none" w:sz="0" w:space="0" w:color="auto"/>
                <w:left w:val="none" w:sz="0" w:space="0" w:color="auto"/>
                <w:bottom w:val="none" w:sz="0" w:space="0" w:color="auto"/>
                <w:right w:val="none" w:sz="0" w:space="0" w:color="auto"/>
              </w:divBdr>
              <w:divsChild>
                <w:div w:id="97310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58805">
      <w:bodyDiv w:val="1"/>
      <w:marLeft w:val="0"/>
      <w:marRight w:val="0"/>
      <w:marTop w:val="0"/>
      <w:marBottom w:val="0"/>
      <w:divBdr>
        <w:top w:val="none" w:sz="0" w:space="0" w:color="auto"/>
        <w:left w:val="none" w:sz="0" w:space="0" w:color="auto"/>
        <w:bottom w:val="none" w:sz="0" w:space="0" w:color="auto"/>
        <w:right w:val="none" w:sz="0" w:space="0" w:color="auto"/>
      </w:divBdr>
    </w:div>
    <w:div w:id="289286571">
      <w:bodyDiv w:val="1"/>
      <w:marLeft w:val="0"/>
      <w:marRight w:val="0"/>
      <w:marTop w:val="0"/>
      <w:marBottom w:val="0"/>
      <w:divBdr>
        <w:top w:val="none" w:sz="0" w:space="0" w:color="auto"/>
        <w:left w:val="none" w:sz="0" w:space="0" w:color="auto"/>
        <w:bottom w:val="none" w:sz="0" w:space="0" w:color="auto"/>
        <w:right w:val="none" w:sz="0" w:space="0" w:color="auto"/>
      </w:divBdr>
    </w:div>
    <w:div w:id="317080859">
      <w:bodyDiv w:val="1"/>
      <w:marLeft w:val="0"/>
      <w:marRight w:val="0"/>
      <w:marTop w:val="0"/>
      <w:marBottom w:val="0"/>
      <w:divBdr>
        <w:top w:val="none" w:sz="0" w:space="0" w:color="auto"/>
        <w:left w:val="none" w:sz="0" w:space="0" w:color="auto"/>
        <w:bottom w:val="none" w:sz="0" w:space="0" w:color="auto"/>
        <w:right w:val="none" w:sz="0" w:space="0" w:color="auto"/>
      </w:divBdr>
    </w:div>
    <w:div w:id="329649278">
      <w:bodyDiv w:val="1"/>
      <w:marLeft w:val="0"/>
      <w:marRight w:val="0"/>
      <w:marTop w:val="0"/>
      <w:marBottom w:val="0"/>
      <w:divBdr>
        <w:top w:val="none" w:sz="0" w:space="0" w:color="auto"/>
        <w:left w:val="none" w:sz="0" w:space="0" w:color="auto"/>
        <w:bottom w:val="none" w:sz="0" w:space="0" w:color="auto"/>
        <w:right w:val="none" w:sz="0" w:space="0" w:color="auto"/>
      </w:divBdr>
    </w:div>
    <w:div w:id="345639065">
      <w:bodyDiv w:val="1"/>
      <w:marLeft w:val="0"/>
      <w:marRight w:val="0"/>
      <w:marTop w:val="0"/>
      <w:marBottom w:val="0"/>
      <w:divBdr>
        <w:top w:val="none" w:sz="0" w:space="0" w:color="auto"/>
        <w:left w:val="none" w:sz="0" w:space="0" w:color="auto"/>
        <w:bottom w:val="none" w:sz="0" w:space="0" w:color="auto"/>
        <w:right w:val="none" w:sz="0" w:space="0" w:color="auto"/>
      </w:divBdr>
      <w:divsChild>
        <w:div w:id="1151018674">
          <w:marLeft w:val="0"/>
          <w:marRight w:val="0"/>
          <w:marTop w:val="0"/>
          <w:marBottom w:val="0"/>
          <w:divBdr>
            <w:top w:val="none" w:sz="0" w:space="0" w:color="auto"/>
            <w:left w:val="none" w:sz="0" w:space="0" w:color="auto"/>
            <w:bottom w:val="none" w:sz="0" w:space="0" w:color="auto"/>
            <w:right w:val="none" w:sz="0" w:space="0" w:color="auto"/>
          </w:divBdr>
          <w:divsChild>
            <w:div w:id="2116292761">
              <w:marLeft w:val="0"/>
              <w:marRight w:val="0"/>
              <w:marTop w:val="0"/>
              <w:marBottom w:val="0"/>
              <w:divBdr>
                <w:top w:val="none" w:sz="0" w:space="0" w:color="auto"/>
                <w:left w:val="none" w:sz="0" w:space="0" w:color="auto"/>
                <w:bottom w:val="none" w:sz="0" w:space="0" w:color="auto"/>
                <w:right w:val="none" w:sz="0" w:space="0" w:color="auto"/>
              </w:divBdr>
              <w:divsChild>
                <w:div w:id="110395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749545">
      <w:bodyDiv w:val="1"/>
      <w:marLeft w:val="0"/>
      <w:marRight w:val="0"/>
      <w:marTop w:val="0"/>
      <w:marBottom w:val="0"/>
      <w:divBdr>
        <w:top w:val="none" w:sz="0" w:space="0" w:color="auto"/>
        <w:left w:val="none" w:sz="0" w:space="0" w:color="auto"/>
        <w:bottom w:val="none" w:sz="0" w:space="0" w:color="auto"/>
        <w:right w:val="none" w:sz="0" w:space="0" w:color="auto"/>
      </w:divBdr>
    </w:div>
    <w:div w:id="480462580">
      <w:bodyDiv w:val="1"/>
      <w:marLeft w:val="0"/>
      <w:marRight w:val="0"/>
      <w:marTop w:val="0"/>
      <w:marBottom w:val="0"/>
      <w:divBdr>
        <w:top w:val="none" w:sz="0" w:space="0" w:color="auto"/>
        <w:left w:val="none" w:sz="0" w:space="0" w:color="auto"/>
        <w:bottom w:val="none" w:sz="0" w:space="0" w:color="auto"/>
        <w:right w:val="none" w:sz="0" w:space="0" w:color="auto"/>
      </w:divBdr>
    </w:div>
    <w:div w:id="497116879">
      <w:bodyDiv w:val="1"/>
      <w:marLeft w:val="0"/>
      <w:marRight w:val="0"/>
      <w:marTop w:val="0"/>
      <w:marBottom w:val="0"/>
      <w:divBdr>
        <w:top w:val="none" w:sz="0" w:space="0" w:color="auto"/>
        <w:left w:val="none" w:sz="0" w:space="0" w:color="auto"/>
        <w:bottom w:val="none" w:sz="0" w:space="0" w:color="auto"/>
        <w:right w:val="none" w:sz="0" w:space="0" w:color="auto"/>
      </w:divBdr>
      <w:divsChild>
        <w:div w:id="1692489928">
          <w:marLeft w:val="0"/>
          <w:marRight w:val="0"/>
          <w:marTop w:val="0"/>
          <w:marBottom w:val="0"/>
          <w:divBdr>
            <w:top w:val="none" w:sz="0" w:space="0" w:color="auto"/>
            <w:left w:val="none" w:sz="0" w:space="0" w:color="auto"/>
            <w:bottom w:val="none" w:sz="0" w:space="0" w:color="auto"/>
            <w:right w:val="none" w:sz="0" w:space="0" w:color="auto"/>
          </w:divBdr>
          <w:divsChild>
            <w:div w:id="1611162150">
              <w:marLeft w:val="0"/>
              <w:marRight w:val="0"/>
              <w:marTop w:val="0"/>
              <w:marBottom w:val="0"/>
              <w:divBdr>
                <w:top w:val="none" w:sz="0" w:space="0" w:color="auto"/>
                <w:left w:val="none" w:sz="0" w:space="0" w:color="auto"/>
                <w:bottom w:val="none" w:sz="0" w:space="0" w:color="auto"/>
                <w:right w:val="none" w:sz="0" w:space="0" w:color="auto"/>
              </w:divBdr>
              <w:divsChild>
                <w:div w:id="53230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321429">
      <w:bodyDiv w:val="1"/>
      <w:marLeft w:val="0"/>
      <w:marRight w:val="0"/>
      <w:marTop w:val="0"/>
      <w:marBottom w:val="0"/>
      <w:divBdr>
        <w:top w:val="none" w:sz="0" w:space="0" w:color="auto"/>
        <w:left w:val="none" w:sz="0" w:space="0" w:color="auto"/>
        <w:bottom w:val="none" w:sz="0" w:space="0" w:color="auto"/>
        <w:right w:val="none" w:sz="0" w:space="0" w:color="auto"/>
      </w:divBdr>
    </w:div>
    <w:div w:id="517045454">
      <w:bodyDiv w:val="1"/>
      <w:marLeft w:val="0"/>
      <w:marRight w:val="0"/>
      <w:marTop w:val="0"/>
      <w:marBottom w:val="0"/>
      <w:divBdr>
        <w:top w:val="none" w:sz="0" w:space="0" w:color="auto"/>
        <w:left w:val="none" w:sz="0" w:space="0" w:color="auto"/>
        <w:bottom w:val="none" w:sz="0" w:space="0" w:color="auto"/>
        <w:right w:val="none" w:sz="0" w:space="0" w:color="auto"/>
      </w:divBdr>
      <w:divsChild>
        <w:div w:id="452097220">
          <w:marLeft w:val="0"/>
          <w:marRight w:val="0"/>
          <w:marTop w:val="0"/>
          <w:marBottom w:val="0"/>
          <w:divBdr>
            <w:top w:val="none" w:sz="0" w:space="0" w:color="auto"/>
            <w:left w:val="none" w:sz="0" w:space="0" w:color="auto"/>
            <w:bottom w:val="none" w:sz="0" w:space="0" w:color="auto"/>
            <w:right w:val="none" w:sz="0" w:space="0" w:color="auto"/>
          </w:divBdr>
          <w:divsChild>
            <w:div w:id="1510675832">
              <w:marLeft w:val="0"/>
              <w:marRight w:val="0"/>
              <w:marTop w:val="0"/>
              <w:marBottom w:val="0"/>
              <w:divBdr>
                <w:top w:val="none" w:sz="0" w:space="0" w:color="auto"/>
                <w:left w:val="none" w:sz="0" w:space="0" w:color="auto"/>
                <w:bottom w:val="none" w:sz="0" w:space="0" w:color="auto"/>
                <w:right w:val="none" w:sz="0" w:space="0" w:color="auto"/>
              </w:divBdr>
              <w:divsChild>
                <w:div w:id="29074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624071">
      <w:bodyDiv w:val="1"/>
      <w:marLeft w:val="0"/>
      <w:marRight w:val="0"/>
      <w:marTop w:val="0"/>
      <w:marBottom w:val="0"/>
      <w:divBdr>
        <w:top w:val="none" w:sz="0" w:space="0" w:color="auto"/>
        <w:left w:val="none" w:sz="0" w:space="0" w:color="auto"/>
        <w:bottom w:val="none" w:sz="0" w:space="0" w:color="auto"/>
        <w:right w:val="none" w:sz="0" w:space="0" w:color="auto"/>
      </w:divBdr>
      <w:divsChild>
        <w:div w:id="1893157654">
          <w:marLeft w:val="0"/>
          <w:marRight w:val="0"/>
          <w:marTop w:val="0"/>
          <w:marBottom w:val="0"/>
          <w:divBdr>
            <w:top w:val="none" w:sz="0" w:space="0" w:color="auto"/>
            <w:left w:val="none" w:sz="0" w:space="0" w:color="auto"/>
            <w:bottom w:val="none" w:sz="0" w:space="0" w:color="auto"/>
            <w:right w:val="none" w:sz="0" w:space="0" w:color="auto"/>
          </w:divBdr>
          <w:divsChild>
            <w:div w:id="1377466403">
              <w:marLeft w:val="0"/>
              <w:marRight w:val="0"/>
              <w:marTop w:val="0"/>
              <w:marBottom w:val="0"/>
              <w:divBdr>
                <w:top w:val="none" w:sz="0" w:space="0" w:color="auto"/>
                <w:left w:val="none" w:sz="0" w:space="0" w:color="auto"/>
                <w:bottom w:val="none" w:sz="0" w:space="0" w:color="auto"/>
                <w:right w:val="none" w:sz="0" w:space="0" w:color="auto"/>
              </w:divBdr>
              <w:divsChild>
                <w:div w:id="93837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052863">
      <w:bodyDiv w:val="1"/>
      <w:marLeft w:val="0"/>
      <w:marRight w:val="0"/>
      <w:marTop w:val="0"/>
      <w:marBottom w:val="0"/>
      <w:divBdr>
        <w:top w:val="none" w:sz="0" w:space="0" w:color="auto"/>
        <w:left w:val="none" w:sz="0" w:space="0" w:color="auto"/>
        <w:bottom w:val="none" w:sz="0" w:space="0" w:color="auto"/>
        <w:right w:val="none" w:sz="0" w:space="0" w:color="auto"/>
      </w:divBdr>
      <w:divsChild>
        <w:div w:id="857424675">
          <w:marLeft w:val="0"/>
          <w:marRight w:val="0"/>
          <w:marTop w:val="0"/>
          <w:marBottom w:val="0"/>
          <w:divBdr>
            <w:top w:val="none" w:sz="0" w:space="0" w:color="auto"/>
            <w:left w:val="none" w:sz="0" w:space="0" w:color="auto"/>
            <w:bottom w:val="none" w:sz="0" w:space="0" w:color="auto"/>
            <w:right w:val="none" w:sz="0" w:space="0" w:color="auto"/>
          </w:divBdr>
          <w:divsChild>
            <w:div w:id="1602954581">
              <w:marLeft w:val="0"/>
              <w:marRight w:val="0"/>
              <w:marTop w:val="0"/>
              <w:marBottom w:val="0"/>
              <w:divBdr>
                <w:top w:val="none" w:sz="0" w:space="0" w:color="auto"/>
                <w:left w:val="none" w:sz="0" w:space="0" w:color="auto"/>
                <w:bottom w:val="none" w:sz="0" w:space="0" w:color="auto"/>
                <w:right w:val="none" w:sz="0" w:space="0" w:color="auto"/>
              </w:divBdr>
              <w:divsChild>
                <w:div w:id="188266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949774">
      <w:bodyDiv w:val="1"/>
      <w:marLeft w:val="0"/>
      <w:marRight w:val="0"/>
      <w:marTop w:val="0"/>
      <w:marBottom w:val="0"/>
      <w:divBdr>
        <w:top w:val="none" w:sz="0" w:space="0" w:color="auto"/>
        <w:left w:val="none" w:sz="0" w:space="0" w:color="auto"/>
        <w:bottom w:val="none" w:sz="0" w:space="0" w:color="auto"/>
        <w:right w:val="none" w:sz="0" w:space="0" w:color="auto"/>
      </w:divBdr>
      <w:divsChild>
        <w:div w:id="2066562660">
          <w:marLeft w:val="0"/>
          <w:marRight w:val="0"/>
          <w:marTop w:val="0"/>
          <w:marBottom w:val="0"/>
          <w:divBdr>
            <w:top w:val="none" w:sz="0" w:space="0" w:color="auto"/>
            <w:left w:val="none" w:sz="0" w:space="0" w:color="auto"/>
            <w:bottom w:val="none" w:sz="0" w:space="0" w:color="auto"/>
            <w:right w:val="none" w:sz="0" w:space="0" w:color="auto"/>
          </w:divBdr>
          <w:divsChild>
            <w:div w:id="1328946458">
              <w:marLeft w:val="0"/>
              <w:marRight w:val="0"/>
              <w:marTop w:val="0"/>
              <w:marBottom w:val="0"/>
              <w:divBdr>
                <w:top w:val="none" w:sz="0" w:space="0" w:color="auto"/>
                <w:left w:val="none" w:sz="0" w:space="0" w:color="auto"/>
                <w:bottom w:val="none" w:sz="0" w:space="0" w:color="auto"/>
                <w:right w:val="none" w:sz="0" w:space="0" w:color="auto"/>
              </w:divBdr>
              <w:divsChild>
                <w:div w:id="111983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421366">
      <w:bodyDiv w:val="1"/>
      <w:marLeft w:val="0"/>
      <w:marRight w:val="0"/>
      <w:marTop w:val="0"/>
      <w:marBottom w:val="0"/>
      <w:divBdr>
        <w:top w:val="none" w:sz="0" w:space="0" w:color="auto"/>
        <w:left w:val="none" w:sz="0" w:space="0" w:color="auto"/>
        <w:bottom w:val="none" w:sz="0" w:space="0" w:color="auto"/>
        <w:right w:val="none" w:sz="0" w:space="0" w:color="auto"/>
      </w:divBdr>
      <w:divsChild>
        <w:div w:id="977032679">
          <w:marLeft w:val="0"/>
          <w:marRight w:val="0"/>
          <w:marTop w:val="0"/>
          <w:marBottom w:val="0"/>
          <w:divBdr>
            <w:top w:val="none" w:sz="0" w:space="0" w:color="auto"/>
            <w:left w:val="none" w:sz="0" w:space="0" w:color="auto"/>
            <w:bottom w:val="none" w:sz="0" w:space="0" w:color="auto"/>
            <w:right w:val="none" w:sz="0" w:space="0" w:color="auto"/>
          </w:divBdr>
          <w:divsChild>
            <w:div w:id="291986406">
              <w:marLeft w:val="0"/>
              <w:marRight w:val="0"/>
              <w:marTop w:val="0"/>
              <w:marBottom w:val="0"/>
              <w:divBdr>
                <w:top w:val="none" w:sz="0" w:space="0" w:color="auto"/>
                <w:left w:val="none" w:sz="0" w:space="0" w:color="auto"/>
                <w:bottom w:val="none" w:sz="0" w:space="0" w:color="auto"/>
                <w:right w:val="none" w:sz="0" w:space="0" w:color="auto"/>
              </w:divBdr>
              <w:divsChild>
                <w:div w:id="126839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4512617">
      <w:bodyDiv w:val="1"/>
      <w:marLeft w:val="0"/>
      <w:marRight w:val="0"/>
      <w:marTop w:val="0"/>
      <w:marBottom w:val="0"/>
      <w:divBdr>
        <w:top w:val="none" w:sz="0" w:space="0" w:color="auto"/>
        <w:left w:val="none" w:sz="0" w:space="0" w:color="auto"/>
        <w:bottom w:val="none" w:sz="0" w:space="0" w:color="auto"/>
        <w:right w:val="none" w:sz="0" w:space="0" w:color="auto"/>
      </w:divBdr>
      <w:divsChild>
        <w:div w:id="111173222">
          <w:marLeft w:val="0"/>
          <w:marRight w:val="0"/>
          <w:marTop w:val="0"/>
          <w:marBottom w:val="0"/>
          <w:divBdr>
            <w:top w:val="none" w:sz="0" w:space="0" w:color="auto"/>
            <w:left w:val="none" w:sz="0" w:space="0" w:color="auto"/>
            <w:bottom w:val="none" w:sz="0" w:space="0" w:color="auto"/>
            <w:right w:val="none" w:sz="0" w:space="0" w:color="auto"/>
          </w:divBdr>
          <w:divsChild>
            <w:div w:id="1020275815">
              <w:marLeft w:val="0"/>
              <w:marRight w:val="0"/>
              <w:marTop w:val="0"/>
              <w:marBottom w:val="0"/>
              <w:divBdr>
                <w:top w:val="none" w:sz="0" w:space="0" w:color="auto"/>
                <w:left w:val="none" w:sz="0" w:space="0" w:color="auto"/>
                <w:bottom w:val="none" w:sz="0" w:space="0" w:color="auto"/>
                <w:right w:val="none" w:sz="0" w:space="0" w:color="auto"/>
              </w:divBdr>
              <w:divsChild>
                <w:div w:id="199302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409131">
      <w:bodyDiv w:val="1"/>
      <w:marLeft w:val="0"/>
      <w:marRight w:val="0"/>
      <w:marTop w:val="0"/>
      <w:marBottom w:val="0"/>
      <w:divBdr>
        <w:top w:val="none" w:sz="0" w:space="0" w:color="auto"/>
        <w:left w:val="none" w:sz="0" w:space="0" w:color="auto"/>
        <w:bottom w:val="none" w:sz="0" w:space="0" w:color="auto"/>
        <w:right w:val="none" w:sz="0" w:space="0" w:color="auto"/>
      </w:divBdr>
      <w:divsChild>
        <w:div w:id="1974944790">
          <w:marLeft w:val="0"/>
          <w:marRight w:val="0"/>
          <w:marTop w:val="0"/>
          <w:marBottom w:val="0"/>
          <w:divBdr>
            <w:top w:val="none" w:sz="0" w:space="0" w:color="auto"/>
            <w:left w:val="none" w:sz="0" w:space="0" w:color="auto"/>
            <w:bottom w:val="none" w:sz="0" w:space="0" w:color="auto"/>
            <w:right w:val="none" w:sz="0" w:space="0" w:color="auto"/>
          </w:divBdr>
          <w:divsChild>
            <w:div w:id="428545499">
              <w:marLeft w:val="0"/>
              <w:marRight w:val="0"/>
              <w:marTop w:val="0"/>
              <w:marBottom w:val="0"/>
              <w:divBdr>
                <w:top w:val="none" w:sz="0" w:space="0" w:color="auto"/>
                <w:left w:val="none" w:sz="0" w:space="0" w:color="auto"/>
                <w:bottom w:val="none" w:sz="0" w:space="0" w:color="auto"/>
                <w:right w:val="none" w:sz="0" w:space="0" w:color="auto"/>
              </w:divBdr>
              <w:divsChild>
                <w:div w:id="160754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335236">
      <w:bodyDiv w:val="1"/>
      <w:marLeft w:val="0"/>
      <w:marRight w:val="0"/>
      <w:marTop w:val="0"/>
      <w:marBottom w:val="0"/>
      <w:divBdr>
        <w:top w:val="none" w:sz="0" w:space="0" w:color="auto"/>
        <w:left w:val="none" w:sz="0" w:space="0" w:color="auto"/>
        <w:bottom w:val="none" w:sz="0" w:space="0" w:color="auto"/>
        <w:right w:val="none" w:sz="0" w:space="0" w:color="auto"/>
      </w:divBdr>
      <w:divsChild>
        <w:div w:id="305862195">
          <w:marLeft w:val="0"/>
          <w:marRight w:val="0"/>
          <w:marTop w:val="0"/>
          <w:marBottom w:val="0"/>
          <w:divBdr>
            <w:top w:val="none" w:sz="0" w:space="0" w:color="auto"/>
            <w:left w:val="none" w:sz="0" w:space="0" w:color="auto"/>
            <w:bottom w:val="none" w:sz="0" w:space="0" w:color="auto"/>
            <w:right w:val="none" w:sz="0" w:space="0" w:color="auto"/>
          </w:divBdr>
          <w:divsChild>
            <w:div w:id="1922525272">
              <w:marLeft w:val="0"/>
              <w:marRight w:val="0"/>
              <w:marTop w:val="0"/>
              <w:marBottom w:val="0"/>
              <w:divBdr>
                <w:top w:val="none" w:sz="0" w:space="0" w:color="auto"/>
                <w:left w:val="none" w:sz="0" w:space="0" w:color="auto"/>
                <w:bottom w:val="none" w:sz="0" w:space="0" w:color="auto"/>
                <w:right w:val="none" w:sz="0" w:space="0" w:color="auto"/>
              </w:divBdr>
              <w:divsChild>
                <w:div w:id="43197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306305">
      <w:bodyDiv w:val="1"/>
      <w:marLeft w:val="0"/>
      <w:marRight w:val="0"/>
      <w:marTop w:val="0"/>
      <w:marBottom w:val="0"/>
      <w:divBdr>
        <w:top w:val="none" w:sz="0" w:space="0" w:color="auto"/>
        <w:left w:val="none" w:sz="0" w:space="0" w:color="auto"/>
        <w:bottom w:val="none" w:sz="0" w:space="0" w:color="auto"/>
        <w:right w:val="none" w:sz="0" w:space="0" w:color="auto"/>
      </w:divBdr>
      <w:divsChild>
        <w:div w:id="1577085190">
          <w:marLeft w:val="0"/>
          <w:marRight w:val="0"/>
          <w:marTop w:val="0"/>
          <w:marBottom w:val="0"/>
          <w:divBdr>
            <w:top w:val="none" w:sz="0" w:space="0" w:color="auto"/>
            <w:left w:val="none" w:sz="0" w:space="0" w:color="auto"/>
            <w:bottom w:val="none" w:sz="0" w:space="0" w:color="auto"/>
            <w:right w:val="none" w:sz="0" w:space="0" w:color="auto"/>
          </w:divBdr>
          <w:divsChild>
            <w:div w:id="528375610">
              <w:marLeft w:val="0"/>
              <w:marRight w:val="0"/>
              <w:marTop w:val="0"/>
              <w:marBottom w:val="0"/>
              <w:divBdr>
                <w:top w:val="none" w:sz="0" w:space="0" w:color="auto"/>
                <w:left w:val="none" w:sz="0" w:space="0" w:color="auto"/>
                <w:bottom w:val="none" w:sz="0" w:space="0" w:color="auto"/>
                <w:right w:val="none" w:sz="0" w:space="0" w:color="auto"/>
              </w:divBdr>
              <w:divsChild>
                <w:div w:id="23555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352661">
      <w:bodyDiv w:val="1"/>
      <w:marLeft w:val="0"/>
      <w:marRight w:val="0"/>
      <w:marTop w:val="0"/>
      <w:marBottom w:val="0"/>
      <w:divBdr>
        <w:top w:val="none" w:sz="0" w:space="0" w:color="auto"/>
        <w:left w:val="none" w:sz="0" w:space="0" w:color="auto"/>
        <w:bottom w:val="none" w:sz="0" w:space="0" w:color="auto"/>
        <w:right w:val="none" w:sz="0" w:space="0" w:color="auto"/>
      </w:divBdr>
      <w:divsChild>
        <w:div w:id="1371566643">
          <w:marLeft w:val="0"/>
          <w:marRight w:val="0"/>
          <w:marTop w:val="0"/>
          <w:marBottom w:val="0"/>
          <w:divBdr>
            <w:top w:val="none" w:sz="0" w:space="0" w:color="auto"/>
            <w:left w:val="none" w:sz="0" w:space="0" w:color="auto"/>
            <w:bottom w:val="none" w:sz="0" w:space="0" w:color="auto"/>
            <w:right w:val="none" w:sz="0" w:space="0" w:color="auto"/>
          </w:divBdr>
          <w:divsChild>
            <w:div w:id="1637877482">
              <w:marLeft w:val="0"/>
              <w:marRight w:val="0"/>
              <w:marTop w:val="0"/>
              <w:marBottom w:val="0"/>
              <w:divBdr>
                <w:top w:val="none" w:sz="0" w:space="0" w:color="auto"/>
                <w:left w:val="none" w:sz="0" w:space="0" w:color="auto"/>
                <w:bottom w:val="none" w:sz="0" w:space="0" w:color="auto"/>
                <w:right w:val="none" w:sz="0" w:space="0" w:color="auto"/>
              </w:divBdr>
              <w:divsChild>
                <w:div w:id="201746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677851">
      <w:bodyDiv w:val="1"/>
      <w:marLeft w:val="0"/>
      <w:marRight w:val="0"/>
      <w:marTop w:val="0"/>
      <w:marBottom w:val="0"/>
      <w:divBdr>
        <w:top w:val="none" w:sz="0" w:space="0" w:color="auto"/>
        <w:left w:val="none" w:sz="0" w:space="0" w:color="auto"/>
        <w:bottom w:val="none" w:sz="0" w:space="0" w:color="auto"/>
        <w:right w:val="none" w:sz="0" w:space="0" w:color="auto"/>
      </w:divBdr>
      <w:divsChild>
        <w:div w:id="1342197128">
          <w:marLeft w:val="0"/>
          <w:marRight w:val="0"/>
          <w:marTop w:val="0"/>
          <w:marBottom w:val="0"/>
          <w:divBdr>
            <w:top w:val="none" w:sz="0" w:space="0" w:color="auto"/>
            <w:left w:val="none" w:sz="0" w:space="0" w:color="auto"/>
            <w:bottom w:val="none" w:sz="0" w:space="0" w:color="auto"/>
            <w:right w:val="none" w:sz="0" w:space="0" w:color="auto"/>
          </w:divBdr>
        </w:div>
        <w:div w:id="1411465909">
          <w:marLeft w:val="0"/>
          <w:marRight w:val="0"/>
          <w:marTop w:val="0"/>
          <w:marBottom w:val="0"/>
          <w:divBdr>
            <w:top w:val="none" w:sz="0" w:space="0" w:color="auto"/>
            <w:left w:val="none" w:sz="0" w:space="0" w:color="auto"/>
            <w:bottom w:val="none" w:sz="0" w:space="0" w:color="auto"/>
            <w:right w:val="none" w:sz="0" w:space="0" w:color="auto"/>
          </w:divBdr>
          <w:divsChild>
            <w:div w:id="1005598759">
              <w:marLeft w:val="0"/>
              <w:marRight w:val="0"/>
              <w:marTop w:val="0"/>
              <w:marBottom w:val="0"/>
              <w:divBdr>
                <w:top w:val="none" w:sz="0" w:space="0" w:color="auto"/>
                <w:left w:val="none" w:sz="0" w:space="0" w:color="auto"/>
                <w:bottom w:val="none" w:sz="0" w:space="0" w:color="auto"/>
                <w:right w:val="none" w:sz="0" w:space="0" w:color="auto"/>
              </w:divBdr>
              <w:divsChild>
                <w:div w:id="910966453">
                  <w:marLeft w:val="0"/>
                  <w:marRight w:val="0"/>
                  <w:marTop w:val="0"/>
                  <w:marBottom w:val="0"/>
                  <w:divBdr>
                    <w:top w:val="none" w:sz="0" w:space="0" w:color="auto"/>
                    <w:left w:val="none" w:sz="0" w:space="0" w:color="auto"/>
                    <w:bottom w:val="none" w:sz="0" w:space="0" w:color="auto"/>
                    <w:right w:val="none" w:sz="0" w:space="0" w:color="auto"/>
                  </w:divBdr>
                  <w:divsChild>
                    <w:div w:id="1492019816">
                      <w:marLeft w:val="0"/>
                      <w:marRight w:val="0"/>
                      <w:marTop w:val="0"/>
                      <w:marBottom w:val="0"/>
                      <w:divBdr>
                        <w:top w:val="none" w:sz="0" w:space="0" w:color="auto"/>
                        <w:left w:val="none" w:sz="0" w:space="0" w:color="auto"/>
                        <w:bottom w:val="none" w:sz="0" w:space="0" w:color="auto"/>
                        <w:right w:val="none" w:sz="0" w:space="0" w:color="auto"/>
                      </w:divBdr>
                    </w:div>
                  </w:divsChild>
                </w:div>
                <w:div w:id="175374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212914">
      <w:bodyDiv w:val="1"/>
      <w:marLeft w:val="0"/>
      <w:marRight w:val="0"/>
      <w:marTop w:val="0"/>
      <w:marBottom w:val="0"/>
      <w:divBdr>
        <w:top w:val="none" w:sz="0" w:space="0" w:color="auto"/>
        <w:left w:val="none" w:sz="0" w:space="0" w:color="auto"/>
        <w:bottom w:val="none" w:sz="0" w:space="0" w:color="auto"/>
        <w:right w:val="none" w:sz="0" w:space="0" w:color="auto"/>
      </w:divBdr>
    </w:div>
    <w:div w:id="691079785">
      <w:bodyDiv w:val="1"/>
      <w:marLeft w:val="0"/>
      <w:marRight w:val="0"/>
      <w:marTop w:val="0"/>
      <w:marBottom w:val="0"/>
      <w:divBdr>
        <w:top w:val="none" w:sz="0" w:space="0" w:color="auto"/>
        <w:left w:val="none" w:sz="0" w:space="0" w:color="auto"/>
        <w:bottom w:val="none" w:sz="0" w:space="0" w:color="auto"/>
        <w:right w:val="none" w:sz="0" w:space="0" w:color="auto"/>
      </w:divBdr>
    </w:div>
    <w:div w:id="692802718">
      <w:bodyDiv w:val="1"/>
      <w:marLeft w:val="0"/>
      <w:marRight w:val="0"/>
      <w:marTop w:val="0"/>
      <w:marBottom w:val="0"/>
      <w:divBdr>
        <w:top w:val="none" w:sz="0" w:space="0" w:color="auto"/>
        <w:left w:val="none" w:sz="0" w:space="0" w:color="auto"/>
        <w:bottom w:val="none" w:sz="0" w:space="0" w:color="auto"/>
        <w:right w:val="none" w:sz="0" w:space="0" w:color="auto"/>
      </w:divBdr>
      <w:divsChild>
        <w:div w:id="337969497">
          <w:marLeft w:val="0"/>
          <w:marRight w:val="0"/>
          <w:marTop w:val="0"/>
          <w:marBottom w:val="0"/>
          <w:divBdr>
            <w:top w:val="none" w:sz="0" w:space="0" w:color="auto"/>
            <w:left w:val="none" w:sz="0" w:space="0" w:color="auto"/>
            <w:bottom w:val="none" w:sz="0" w:space="0" w:color="auto"/>
            <w:right w:val="none" w:sz="0" w:space="0" w:color="auto"/>
          </w:divBdr>
          <w:divsChild>
            <w:div w:id="64307869">
              <w:marLeft w:val="0"/>
              <w:marRight w:val="0"/>
              <w:marTop w:val="0"/>
              <w:marBottom w:val="0"/>
              <w:divBdr>
                <w:top w:val="none" w:sz="0" w:space="0" w:color="auto"/>
                <w:left w:val="none" w:sz="0" w:space="0" w:color="auto"/>
                <w:bottom w:val="none" w:sz="0" w:space="0" w:color="auto"/>
                <w:right w:val="none" w:sz="0" w:space="0" w:color="auto"/>
              </w:divBdr>
              <w:divsChild>
                <w:div w:id="88414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202228">
      <w:bodyDiv w:val="1"/>
      <w:marLeft w:val="0"/>
      <w:marRight w:val="0"/>
      <w:marTop w:val="0"/>
      <w:marBottom w:val="0"/>
      <w:divBdr>
        <w:top w:val="none" w:sz="0" w:space="0" w:color="auto"/>
        <w:left w:val="none" w:sz="0" w:space="0" w:color="auto"/>
        <w:bottom w:val="none" w:sz="0" w:space="0" w:color="auto"/>
        <w:right w:val="none" w:sz="0" w:space="0" w:color="auto"/>
      </w:divBdr>
      <w:divsChild>
        <w:div w:id="876311671">
          <w:marLeft w:val="0"/>
          <w:marRight w:val="0"/>
          <w:marTop w:val="0"/>
          <w:marBottom w:val="0"/>
          <w:divBdr>
            <w:top w:val="none" w:sz="0" w:space="0" w:color="auto"/>
            <w:left w:val="none" w:sz="0" w:space="0" w:color="auto"/>
            <w:bottom w:val="none" w:sz="0" w:space="0" w:color="auto"/>
            <w:right w:val="none" w:sz="0" w:space="0" w:color="auto"/>
          </w:divBdr>
          <w:divsChild>
            <w:div w:id="1610236844">
              <w:marLeft w:val="0"/>
              <w:marRight w:val="0"/>
              <w:marTop w:val="0"/>
              <w:marBottom w:val="0"/>
              <w:divBdr>
                <w:top w:val="none" w:sz="0" w:space="0" w:color="auto"/>
                <w:left w:val="none" w:sz="0" w:space="0" w:color="auto"/>
                <w:bottom w:val="none" w:sz="0" w:space="0" w:color="auto"/>
                <w:right w:val="none" w:sz="0" w:space="0" w:color="auto"/>
              </w:divBdr>
              <w:divsChild>
                <w:div w:id="26164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936678">
      <w:bodyDiv w:val="1"/>
      <w:marLeft w:val="0"/>
      <w:marRight w:val="0"/>
      <w:marTop w:val="0"/>
      <w:marBottom w:val="0"/>
      <w:divBdr>
        <w:top w:val="none" w:sz="0" w:space="0" w:color="auto"/>
        <w:left w:val="none" w:sz="0" w:space="0" w:color="auto"/>
        <w:bottom w:val="none" w:sz="0" w:space="0" w:color="auto"/>
        <w:right w:val="none" w:sz="0" w:space="0" w:color="auto"/>
      </w:divBdr>
    </w:div>
    <w:div w:id="734739944">
      <w:bodyDiv w:val="1"/>
      <w:marLeft w:val="0"/>
      <w:marRight w:val="0"/>
      <w:marTop w:val="0"/>
      <w:marBottom w:val="0"/>
      <w:divBdr>
        <w:top w:val="none" w:sz="0" w:space="0" w:color="auto"/>
        <w:left w:val="none" w:sz="0" w:space="0" w:color="auto"/>
        <w:bottom w:val="none" w:sz="0" w:space="0" w:color="auto"/>
        <w:right w:val="none" w:sz="0" w:space="0" w:color="auto"/>
      </w:divBdr>
      <w:divsChild>
        <w:div w:id="30149414">
          <w:marLeft w:val="0"/>
          <w:marRight w:val="0"/>
          <w:marTop w:val="0"/>
          <w:marBottom w:val="0"/>
          <w:divBdr>
            <w:top w:val="none" w:sz="0" w:space="0" w:color="auto"/>
            <w:left w:val="none" w:sz="0" w:space="0" w:color="auto"/>
            <w:bottom w:val="none" w:sz="0" w:space="0" w:color="auto"/>
            <w:right w:val="none" w:sz="0" w:space="0" w:color="auto"/>
          </w:divBdr>
          <w:divsChild>
            <w:div w:id="1289046355">
              <w:marLeft w:val="0"/>
              <w:marRight w:val="0"/>
              <w:marTop w:val="0"/>
              <w:marBottom w:val="0"/>
              <w:divBdr>
                <w:top w:val="none" w:sz="0" w:space="0" w:color="auto"/>
                <w:left w:val="none" w:sz="0" w:space="0" w:color="auto"/>
                <w:bottom w:val="none" w:sz="0" w:space="0" w:color="auto"/>
                <w:right w:val="none" w:sz="0" w:space="0" w:color="auto"/>
              </w:divBdr>
              <w:divsChild>
                <w:div w:id="89404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981904">
      <w:bodyDiv w:val="1"/>
      <w:marLeft w:val="0"/>
      <w:marRight w:val="0"/>
      <w:marTop w:val="0"/>
      <w:marBottom w:val="0"/>
      <w:divBdr>
        <w:top w:val="none" w:sz="0" w:space="0" w:color="auto"/>
        <w:left w:val="none" w:sz="0" w:space="0" w:color="auto"/>
        <w:bottom w:val="none" w:sz="0" w:space="0" w:color="auto"/>
        <w:right w:val="none" w:sz="0" w:space="0" w:color="auto"/>
      </w:divBdr>
      <w:divsChild>
        <w:div w:id="553583807">
          <w:marLeft w:val="0"/>
          <w:marRight w:val="0"/>
          <w:marTop w:val="0"/>
          <w:marBottom w:val="0"/>
          <w:divBdr>
            <w:top w:val="none" w:sz="0" w:space="0" w:color="auto"/>
            <w:left w:val="none" w:sz="0" w:space="0" w:color="auto"/>
            <w:bottom w:val="none" w:sz="0" w:space="0" w:color="auto"/>
            <w:right w:val="none" w:sz="0" w:space="0" w:color="auto"/>
          </w:divBdr>
          <w:divsChild>
            <w:div w:id="796528191">
              <w:marLeft w:val="0"/>
              <w:marRight w:val="0"/>
              <w:marTop w:val="0"/>
              <w:marBottom w:val="0"/>
              <w:divBdr>
                <w:top w:val="none" w:sz="0" w:space="0" w:color="auto"/>
                <w:left w:val="none" w:sz="0" w:space="0" w:color="auto"/>
                <w:bottom w:val="none" w:sz="0" w:space="0" w:color="auto"/>
                <w:right w:val="none" w:sz="0" w:space="0" w:color="auto"/>
              </w:divBdr>
              <w:divsChild>
                <w:div w:id="9255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184459">
      <w:bodyDiv w:val="1"/>
      <w:marLeft w:val="0"/>
      <w:marRight w:val="0"/>
      <w:marTop w:val="0"/>
      <w:marBottom w:val="0"/>
      <w:divBdr>
        <w:top w:val="none" w:sz="0" w:space="0" w:color="auto"/>
        <w:left w:val="none" w:sz="0" w:space="0" w:color="auto"/>
        <w:bottom w:val="none" w:sz="0" w:space="0" w:color="auto"/>
        <w:right w:val="none" w:sz="0" w:space="0" w:color="auto"/>
      </w:divBdr>
      <w:divsChild>
        <w:div w:id="1746489798">
          <w:marLeft w:val="0"/>
          <w:marRight w:val="0"/>
          <w:marTop w:val="0"/>
          <w:marBottom w:val="0"/>
          <w:divBdr>
            <w:top w:val="none" w:sz="0" w:space="0" w:color="auto"/>
            <w:left w:val="none" w:sz="0" w:space="0" w:color="auto"/>
            <w:bottom w:val="none" w:sz="0" w:space="0" w:color="auto"/>
            <w:right w:val="none" w:sz="0" w:space="0" w:color="auto"/>
          </w:divBdr>
          <w:divsChild>
            <w:div w:id="918099395">
              <w:marLeft w:val="0"/>
              <w:marRight w:val="0"/>
              <w:marTop w:val="0"/>
              <w:marBottom w:val="0"/>
              <w:divBdr>
                <w:top w:val="none" w:sz="0" w:space="0" w:color="auto"/>
                <w:left w:val="none" w:sz="0" w:space="0" w:color="auto"/>
                <w:bottom w:val="none" w:sz="0" w:space="0" w:color="auto"/>
                <w:right w:val="none" w:sz="0" w:space="0" w:color="auto"/>
              </w:divBdr>
              <w:divsChild>
                <w:div w:id="174602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496132">
      <w:bodyDiv w:val="1"/>
      <w:marLeft w:val="0"/>
      <w:marRight w:val="0"/>
      <w:marTop w:val="0"/>
      <w:marBottom w:val="0"/>
      <w:divBdr>
        <w:top w:val="none" w:sz="0" w:space="0" w:color="auto"/>
        <w:left w:val="none" w:sz="0" w:space="0" w:color="auto"/>
        <w:bottom w:val="none" w:sz="0" w:space="0" w:color="auto"/>
        <w:right w:val="none" w:sz="0" w:space="0" w:color="auto"/>
      </w:divBdr>
    </w:div>
    <w:div w:id="783428995">
      <w:bodyDiv w:val="1"/>
      <w:marLeft w:val="0"/>
      <w:marRight w:val="0"/>
      <w:marTop w:val="0"/>
      <w:marBottom w:val="0"/>
      <w:divBdr>
        <w:top w:val="none" w:sz="0" w:space="0" w:color="auto"/>
        <w:left w:val="none" w:sz="0" w:space="0" w:color="auto"/>
        <w:bottom w:val="none" w:sz="0" w:space="0" w:color="auto"/>
        <w:right w:val="none" w:sz="0" w:space="0" w:color="auto"/>
      </w:divBdr>
    </w:div>
    <w:div w:id="817652355">
      <w:bodyDiv w:val="1"/>
      <w:marLeft w:val="0"/>
      <w:marRight w:val="0"/>
      <w:marTop w:val="0"/>
      <w:marBottom w:val="0"/>
      <w:divBdr>
        <w:top w:val="none" w:sz="0" w:space="0" w:color="auto"/>
        <w:left w:val="none" w:sz="0" w:space="0" w:color="auto"/>
        <w:bottom w:val="none" w:sz="0" w:space="0" w:color="auto"/>
        <w:right w:val="none" w:sz="0" w:space="0" w:color="auto"/>
      </w:divBdr>
    </w:div>
    <w:div w:id="847909229">
      <w:bodyDiv w:val="1"/>
      <w:marLeft w:val="0"/>
      <w:marRight w:val="0"/>
      <w:marTop w:val="0"/>
      <w:marBottom w:val="0"/>
      <w:divBdr>
        <w:top w:val="none" w:sz="0" w:space="0" w:color="auto"/>
        <w:left w:val="none" w:sz="0" w:space="0" w:color="auto"/>
        <w:bottom w:val="none" w:sz="0" w:space="0" w:color="auto"/>
        <w:right w:val="none" w:sz="0" w:space="0" w:color="auto"/>
      </w:divBdr>
    </w:div>
    <w:div w:id="857767212">
      <w:bodyDiv w:val="1"/>
      <w:marLeft w:val="0"/>
      <w:marRight w:val="0"/>
      <w:marTop w:val="0"/>
      <w:marBottom w:val="0"/>
      <w:divBdr>
        <w:top w:val="none" w:sz="0" w:space="0" w:color="auto"/>
        <w:left w:val="none" w:sz="0" w:space="0" w:color="auto"/>
        <w:bottom w:val="none" w:sz="0" w:space="0" w:color="auto"/>
        <w:right w:val="none" w:sz="0" w:space="0" w:color="auto"/>
      </w:divBdr>
    </w:div>
    <w:div w:id="877081312">
      <w:bodyDiv w:val="1"/>
      <w:marLeft w:val="0"/>
      <w:marRight w:val="0"/>
      <w:marTop w:val="0"/>
      <w:marBottom w:val="0"/>
      <w:divBdr>
        <w:top w:val="none" w:sz="0" w:space="0" w:color="auto"/>
        <w:left w:val="none" w:sz="0" w:space="0" w:color="auto"/>
        <w:bottom w:val="none" w:sz="0" w:space="0" w:color="auto"/>
        <w:right w:val="none" w:sz="0" w:space="0" w:color="auto"/>
      </w:divBdr>
      <w:divsChild>
        <w:div w:id="615063455">
          <w:marLeft w:val="0"/>
          <w:marRight w:val="0"/>
          <w:marTop w:val="0"/>
          <w:marBottom w:val="0"/>
          <w:divBdr>
            <w:top w:val="none" w:sz="0" w:space="0" w:color="auto"/>
            <w:left w:val="none" w:sz="0" w:space="0" w:color="auto"/>
            <w:bottom w:val="none" w:sz="0" w:space="0" w:color="auto"/>
            <w:right w:val="none" w:sz="0" w:space="0" w:color="auto"/>
          </w:divBdr>
          <w:divsChild>
            <w:div w:id="349375596">
              <w:marLeft w:val="0"/>
              <w:marRight w:val="0"/>
              <w:marTop w:val="0"/>
              <w:marBottom w:val="0"/>
              <w:divBdr>
                <w:top w:val="none" w:sz="0" w:space="0" w:color="auto"/>
                <w:left w:val="none" w:sz="0" w:space="0" w:color="auto"/>
                <w:bottom w:val="none" w:sz="0" w:space="0" w:color="auto"/>
                <w:right w:val="none" w:sz="0" w:space="0" w:color="auto"/>
              </w:divBdr>
              <w:divsChild>
                <w:div w:id="175874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669450">
      <w:bodyDiv w:val="1"/>
      <w:marLeft w:val="0"/>
      <w:marRight w:val="0"/>
      <w:marTop w:val="0"/>
      <w:marBottom w:val="0"/>
      <w:divBdr>
        <w:top w:val="none" w:sz="0" w:space="0" w:color="auto"/>
        <w:left w:val="none" w:sz="0" w:space="0" w:color="auto"/>
        <w:bottom w:val="none" w:sz="0" w:space="0" w:color="auto"/>
        <w:right w:val="none" w:sz="0" w:space="0" w:color="auto"/>
      </w:divBdr>
      <w:divsChild>
        <w:div w:id="1151363431">
          <w:marLeft w:val="0"/>
          <w:marRight w:val="0"/>
          <w:marTop w:val="0"/>
          <w:marBottom w:val="0"/>
          <w:divBdr>
            <w:top w:val="none" w:sz="0" w:space="0" w:color="auto"/>
            <w:left w:val="none" w:sz="0" w:space="0" w:color="auto"/>
            <w:bottom w:val="none" w:sz="0" w:space="0" w:color="auto"/>
            <w:right w:val="none" w:sz="0" w:space="0" w:color="auto"/>
          </w:divBdr>
          <w:divsChild>
            <w:div w:id="1801655339">
              <w:marLeft w:val="0"/>
              <w:marRight w:val="0"/>
              <w:marTop w:val="0"/>
              <w:marBottom w:val="0"/>
              <w:divBdr>
                <w:top w:val="none" w:sz="0" w:space="0" w:color="auto"/>
                <w:left w:val="none" w:sz="0" w:space="0" w:color="auto"/>
                <w:bottom w:val="none" w:sz="0" w:space="0" w:color="auto"/>
                <w:right w:val="none" w:sz="0" w:space="0" w:color="auto"/>
              </w:divBdr>
              <w:divsChild>
                <w:div w:id="88737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725276">
      <w:bodyDiv w:val="1"/>
      <w:marLeft w:val="0"/>
      <w:marRight w:val="0"/>
      <w:marTop w:val="0"/>
      <w:marBottom w:val="0"/>
      <w:divBdr>
        <w:top w:val="none" w:sz="0" w:space="0" w:color="auto"/>
        <w:left w:val="none" w:sz="0" w:space="0" w:color="auto"/>
        <w:bottom w:val="none" w:sz="0" w:space="0" w:color="auto"/>
        <w:right w:val="none" w:sz="0" w:space="0" w:color="auto"/>
      </w:divBdr>
      <w:divsChild>
        <w:div w:id="113408827">
          <w:marLeft w:val="0"/>
          <w:marRight w:val="0"/>
          <w:marTop w:val="0"/>
          <w:marBottom w:val="0"/>
          <w:divBdr>
            <w:top w:val="none" w:sz="0" w:space="0" w:color="auto"/>
            <w:left w:val="none" w:sz="0" w:space="0" w:color="auto"/>
            <w:bottom w:val="none" w:sz="0" w:space="0" w:color="auto"/>
            <w:right w:val="none" w:sz="0" w:space="0" w:color="auto"/>
          </w:divBdr>
          <w:divsChild>
            <w:div w:id="1417244343">
              <w:marLeft w:val="0"/>
              <w:marRight w:val="0"/>
              <w:marTop w:val="0"/>
              <w:marBottom w:val="0"/>
              <w:divBdr>
                <w:top w:val="none" w:sz="0" w:space="0" w:color="auto"/>
                <w:left w:val="none" w:sz="0" w:space="0" w:color="auto"/>
                <w:bottom w:val="none" w:sz="0" w:space="0" w:color="auto"/>
                <w:right w:val="none" w:sz="0" w:space="0" w:color="auto"/>
              </w:divBdr>
              <w:divsChild>
                <w:div w:id="22715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123291">
      <w:bodyDiv w:val="1"/>
      <w:marLeft w:val="0"/>
      <w:marRight w:val="0"/>
      <w:marTop w:val="0"/>
      <w:marBottom w:val="0"/>
      <w:divBdr>
        <w:top w:val="none" w:sz="0" w:space="0" w:color="auto"/>
        <w:left w:val="none" w:sz="0" w:space="0" w:color="auto"/>
        <w:bottom w:val="none" w:sz="0" w:space="0" w:color="auto"/>
        <w:right w:val="none" w:sz="0" w:space="0" w:color="auto"/>
      </w:divBdr>
    </w:div>
    <w:div w:id="985205216">
      <w:bodyDiv w:val="1"/>
      <w:marLeft w:val="0"/>
      <w:marRight w:val="0"/>
      <w:marTop w:val="0"/>
      <w:marBottom w:val="0"/>
      <w:divBdr>
        <w:top w:val="none" w:sz="0" w:space="0" w:color="auto"/>
        <w:left w:val="none" w:sz="0" w:space="0" w:color="auto"/>
        <w:bottom w:val="none" w:sz="0" w:space="0" w:color="auto"/>
        <w:right w:val="none" w:sz="0" w:space="0" w:color="auto"/>
      </w:divBdr>
      <w:divsChild>
        <w:div w:id="2011178608">
          <w:marLeft w:val="0"/>
          <w:marRight w:val="0"/>
          <w:marTop w:val="0"/>
          <w:marBottom w:val="0"/>
          <w:divBdr>
            <w:top w:val="none" w:sz="0" w:space="0" w:color="auto"/>
            <w:left w:val="none" w:sz="0" w:space="0" w:color="auto"/>
            <w:bottom w:val="none" w:sz="0" w:space="0" w:color="auto"/>
            <w:right w:val="none" w:sz="0" w:space="0" w:color="auto"/>
          </w:divBdr>
          <w:divsChild>
            <w:div w:id="811944014">
              <w:marLeft w:val="0"/>
              <w:marRight w:val="0"/>
              <w:marTop w:val="0"/>
              <w:marBottom w:val="0"/>
              <w:divBdr>
                <w:top w:val="none" w:sz="0" w:space="0" w:color="auto"/>
                <w:left w:val="none" w:sz="0" w:space="0" w:color="auto"/>
                <w:bottom w:val="none" w:sz="0" w:space="0" w:color="auto"/>
                <w:right w:val="none" w:sz="0" w:space="0" w:color="auto"/>
              </w:divBdr>
              <w:divsChild>
                <w:div w:id="60268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577787">
      <w:bodyDiv w:val="1"/>
      <w:marLeft w:val="0"/>
      <w:marRight w:val="0"/>
      <w:marTop w:val="0"/>
      <w:marBottom w:val="0"/>
      <w:divBdr>
        <w:top w:val="none" w:sz="0" w:space="0" w:color="auto"/>
        <w:left w:val="none" w:sz="0" w:space="0" w:color="auto"/>
        <w:bottom w:val="none" w:sz="0" w:space="0" w:color="auto"/>
        <w:right w:val="none" w:sz="0" w:space="0" w:color="auto"/>
      </w:divBdr>
      <w:divsChild>
        <w:div w:id="1331368699">
          <w:marLeft w:val="0"/>
          <w:marRight w:val="0"/>
          <w:marTop w:val="0"/>
          <w:marBottom w:val="0"/>
          <w:divBdr>
            <w:top w:val="none" w:sz="0" w:space="0" w:color="auto"/>
            <w:left w:val="none" w:sz="0" w:space="0" w:color="auto"/>
            <w:bottom w:val="none" w:sz="0" w:space="0" w:color="auto"/>
            <w:right w:val="none" w:sz="0" w:space="0" w:color="auto"/>
          </w:divBdr>
          <w:divsChild>
            <w:div w:id="461115522">
              <w:marLeft w:val="0"/>
              <w:marRight w:val="0"/>
              <w:marTop w:val="0"/>
              <w:marBottom w:val="0"/>
              <w:divBdr>
                <w:top w:val="none" w:sz="0" w:space="0" w:color="auto"/>
                <w:left w:val="none" w:sz="0" w:space="0" w:color="auto"/>
                <w:bottom w:val="none" w:sz="0" w:space="0" w:color="auto"/>
                <w:right w:val="none" w:sz="0" w:space="0" w:color="auto"/>
              </w:divBdr>
              <w:divsChild>
                <w:div w:id="174721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778171">
      <w:bodyDiv w:val="1"/>
      <w:marLeft w:val="0"/>
      <w:marRight w:val="0"/>
      <w:marTop w:val="0"/>
      <w:marBottom w:val="0"/>
      <w:divBdr>
        <w:top w:val="none" w:sz="0" w:space="0" w:color="auto"/>
        <w:left w:val="none" w:sz="0" w:space="0" w:color="auto"/>
        <w:bottom w:val="none" w:sz="0" w:space="0" w:color="auto"/>
        <w:right w:val="none" w:sz="0" w:space="0" w:color="auto"/>
      </w:divBdr>
      <w:divsChild>
        <w:div w:id="1545562971">
          <w:marLeft w:val="0"/>
          <w:marRight w:val="0"/>
          <w:marTop w:val="0"/>
          <w:marBottom w:val="0"/>
          <w:divBdr>
            <w:top w:val="none" w:sz="0" w:space="0" w:color="auto"/>
            <w:left w:val="none" w:sz="0" w:space="0" w:color="auto"/>
            <w:bottom w:val="none" w:sz="0" w:space="0" w:color="auto"/>
            <w:right w:val="none" w:sz="0" w:space="0" w:color="auto"/>
          </w:divBdr>
          <w:divsChild>
            <w:div w:id="553590768">
              <w:marLeft w:val="0"/>
              <w:marRight w:val="0"/>
              <w:marTop w:val="0"/>
              <w:marBottom w:val="0"/>
              <w:divBdr>
                <w:top w:val="none" w:sz="0" w:space="0" w:color="auto"/>
                <w:left w:val="none" w:sz="0" w:space="0" w:color="auto"/>
                <w:bottom w:val="none" w:sz="0" w:space="0" w:color="auto"/>
                <w:right w:val="none" w:sz="0" w:space="0" w:color="auto"/>
              </w:divBdr>
              <w:divsChild>
                <w:div w:id="161952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367556">
      <w:bodyDiv w:val="1"/>
      <w:marLeft w:val="0"/>
      <w:marRight w:val="0"/>
      <w:marTop w:val="0"/>
      <w:marBottom w:val="0"/>
      <w:divBdr>
        <w:top w:val="none" w:sz="0" w:space="0" w:color="auto"/>
        <w:left w:val="none" w:sz="0" w:space="0" w:color="auto"/>
        <w:bottom w:val="none" w:sz="0" w:space="0" w:color="auto"/>
        <w:right w:val="none" w:sz="0" w:space="0" w:color="auto"/>
      </w:divBdr>
      <w:divsChild>
        <w:div w:id="12348155">
          <w:marLeft w:val="0"/>
          <w:marRight w:val="0"/>
          <w:marTop w:val="0"/>
          <w:marBottom w:val="0"/>
          <w:divBdr>
            <w:top w:val="none" w:sz="0" w:space="0" w:color="auto"/>
            <w:left w:val="none" w:sz="0" w:space="0" w:color="auto"/>
            <w:bottom w:val="none" w:sz="0" w:space="0" w:color="auto"/>
            <w:right w:val="none" w:sz="0" w:space="0" w:color="auto"/>
          </w:divBdr>
          <w:divsChild>
            <w:div w:id="511722020">
              <w:marLeft w:val="0"/>
              <w:marRight w:val="0"/>
              <w:marTop w:val="0"/>
              <w:marBottom w:val="0"/>
              <w:divBdr>
                <w:top w:val="none" w:sz="0" w:space="0" w:color="auto"/>
                <w:left w:val="none" w:sz="0" w:space="0" w:color="auto"/>
                <w:bottom w:val="none" w:sz="0" w:space="0" w:color="auto"/>
                <w:right w:val="none" w:sz="0" w:space="0" w:color="auto"/>
              </w:divBdr>
              <w:divsChild>
                <w:div w:id="204736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956887">
      <w:bodyDiv w:val="1"/>
      <w:marLeft w:val="0"/>
      <w:marRight w:val="0"/>
      <w:marTop w:val="0"/>
      <w:marBottom w:val="0"/>
      <w:divBdr>
        <w:top w:val="none" w:sz="0" w:space="0" w:color="auto"/>
        <w:left w:val="none" w:sz="0" w:space="0" w:color="auto"/>
        <w:bottom w:val="none" w:sz="0" w:space="0" w:color="auto"/>
        <w:right w:val="none" w:sz="0" w:space="0" w:color="auto"/>
      </w:divBdr>
    </w:div>
    <w:div w:id="1124733654">
      <w:bodyDiv w:val="1"/>
      <w:marLeft w:val="0"/>
      <w:marRight w:val="0"/>
      <w:marTop w:val="0"/>
      <w:marBottom w:val="0"/>
      <w:divBdr>
        <w:top w:val="none" w:sz="0" w:space="0" w:color="auto"/>
        <w:left w:val="none" w:sz="0" w:space="0" w:color="auto"/>
        <w:bottom w:val="none" w:sz="0" w:space="0" w:color="auto"/>
        <w:right w:val="none" w:sz="0" w:space="0" w:color="auto"/>
      </w:divBdr>
      <w:divsChild>
        <w:div w:id="1911846845">
          <w:marLeft w:val="0"/>
          <w:marRight w:val="0"/>
          <w:marTop w:val="0"/>
          <w:marBottom w:val="0"/>
          <w:divBdr>
            <w:top w:val="none" w:sz="0" w:space="0" w:color="auto"/>
            <w:left w:val="none" w:sz="0" w:space="0" w:color="auto"/>
            <w:bottom w:val="none" w:sz="0" w:space="0" w:color="auto"/>
            <w:right w:val="none" w:sz="0" w:space="0" w:color="auto"/>
          </w:divBdr>
          <w:divsChild>
            <w:div w:id="1098479597">
              <w:marLeft w:val="0"/>
              <w:marRight w:val="0"/>
              <w:marTop w:val="0"/>
              <w:marBottom w:val="0"/>
              <w:divBdr>
                <w:top w:val="none" w:sz="0" w:space="0" w:color="auto"/>
                <w:left w:val="none" w:sz="0" w:space="0" w:color="auto"/>
                <w:bottom w:val="none" w:sz="0" w:space="0" w:color="auto"/>
                <w:right w:val="none" w:sz="0" w:space="0" w:color="auto"/>
              </w:divBdr>
              <w:divsChild>
                <w:div w:id="147031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620423">
      <w:bodyDiv w:val="1"/>
      <w:marLeft w:val="0"/>
      <w:marRight w:val="0"/>
      <w:marTop w:val="0"/>
      <w:marBottom w:val="0"/>
      <w:divBdr>
        <w:top w:val="none" w:sz="0" w:space="0" w:color="auto"/>
        <w:left w:val="none" w:sz="0" w:space="0" w:color="auto"/>
        <w:bottom w:val="none" w:sz="0" w:space="0" w:color="auto"/>
        <w:right w:val="none" w:sz="0" w:space="0" w:color="auto"/>
      </w:divBdr>
      <w:divsChild>
        <w:div w:id="418478974">
          <w:marLeft w:val="0"/>
          <w:marRight w:val="0"/>
          <w:marTop w:val="0"/>
          <w:marBottom w:val="0"/>
          <w:divBdr>
            <w:top w:val="none" w:sz="0" w:space="0" w:color="auto"/>
            <w:left w:val="none" w:sz="0" w:space="0" w:color="auto"/>
            <w:bottom w:val="none" w:sz="0" w:space="0" w:color="auto"/>
            <w:right w:val="none" w:sz="0" w:space="0" w:color="auto"/>
          </w:divBdr>
          <w:divsChild>
            <w:div w:id="758671665">
              <w:marLeft w:val="0"/>
              <w:marRight w:val="0"/>
              <w:marTop w:val="0"/>
              <w:marBottom w:val="0"/>
              <w:divBdr>
                <w:top w:val="none" w:sz="0" w:space="0" w:color="auto"/>
                <w:left w:val="none" w:sz="0" w:space="0" w:color="auto"/>
                <w:bottom w:val="none" w:sz="0" w:space="0" w:color="auto"/>
                <w:right w:val="none" w:sz="0" w:space="0" w:color="auto"/>
              </w:divBdr>
              <w:divsChild>
                <w:div w:id="37061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762102">
      <w:bodyDiv w:val="1"/>
      <w:marLeft w:val="0"/>
      <w:marRight w:val="0"/>
      <w:marTop w:val="0"/>
      <w:marBottom w:val="0"/>
      <w:divBdr>
        <w:top w:val="none" w:sz="0" w:space="0" w:color="auto"/>
        <w:left w:val="none" w:sz="0" w:space="0" w:color="auto"/>
        <w:bottom w:val="none" w:sz="0" w:space="0" w:color="auto"/>
        <w:right w:val="none" w:sz="0" w:space="0" w:color="auto"/>
      </w:divBdr>
      <w:divsChild>
        <w:div w:id="71893527">
          <w:marLeft w:val="0"/>
          <w:marRight w:val="0"/>
          <w:marTop w:val="0"/>
          <w:marBottom w:val="0"/>
          <w:divBdr>
            <w:top w:val="none" w:sz="0" w:space="0" w:color="auto"/>
            <w:left w:val="none" w:sz="0" w:space="0" w:color="auto"/>
            <w:bottom w:val="none" w:sz="0" w:space="0" w:color="auto"/>
            <w:right w:val="none" w:sz="0" w:space="0" w:color="auto"/>
          </w:divBdr>
          <w:divsChild>
            <w:div w:id="599459437">
              <w:marLeft w:val="0"/>
              <w:marRight w:val="0"/>
              <w:marTop w:val="0"/>
              <w:marBottom w:val="0"/>
              <w:divBdr>
                <w:top w:val="none" w:sz="0" w:space="0" w:color="auto"/>
                <w:left w:val="none" w:sz="0" w:space="0" w:color="auto"/>
                <w:bottom w:val="none" w:sz="0" w:space="0" w:color="auto"/>
                <w:right w:val="none" w:sz="0" w:space="0" w:color="auto"/>
              </w:divBdr>
              <w:divsChild>
                <w:div w:id="72210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249407">
      <w:bodyDiv w:val="1"/>
      <w:marLeft w:val="0"/>
      <w:marRight w:val="0"/>
      <w:marTop w:val="0"/>
      <w:marBottom w:val="0"/>
      <w:divBdr>
        <w:top w:val="none" w:sz="0" w:space="0" w:color="auto"/>
        <w:left w:val="none" w:sz="0" w:space="0" w:color="auto"/>
        <w:bottom w:val="none" w:sz="0" w:space="0" w:color="auto"/>
        <w:right w:val="none" w:sz="0" w:space="0" w:color="auto"/>
      </w:divBdr>
      <w:divsChild>
        <w:div w:id="1550804354">
          <w:marLeft w:val="0"/>
          <w:marRight w:val="0"/>
          <w:marTop w:val="0"/>
          <w:marBottom w:val="0"/>
          <w:divBdr>
            <w:top w:val="none" w:sz="0" w:space="0" w:color="auto"/>
            <w:left w:val="none" w:sz="0" w:space="0" w:color="auto"/>
            <w:bottom w:val="none" w:sz="0" w:space="0" w:color="auto"/>
            <w:right w:val="none" w:sz="0" w:space="0" w:color="auto"/>
          </w:divBdr>
          <w:divsChild>
            <w:div w:id="519859176">
              <w:marLeft w:val="0"/>
              <w:marRight w:val="0"/>
              <w:marTop w:val="0"/>
              <w:marBottom w:val="0"/>
              <w:divBdr>
                <w:top w:val="none" w:sz="0" w:space="0" w:color="auto"/>
                <w:left w:val="none" w:sz="0" w:space="0" w:color="auto"/>
                <w:bottom w:val="none" w:sz="0" w:space="0" w:color="auto"/>
                <w:right w:val="none" w:sz="0" w:space="0" w:color="auto"/>
              </w:divBdr>
              <w:divsChild>
                <w:div w:id="37338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886832">
      <w:bodyDiv w:val="1"/>
      <w:marLeft w:val="0"/>
      <w:marRight w:val="0"/>
      <w:marTop w:val="0"/>
      <w:marBottom w:val="0"/>
      <w:divBdr>
        <w:top w:val="none" w:sz="0" w:space="0" w:color="auto"/>
        <w:left w:val="none" w:sz="0" w:space="0" w:color="auto"/>
        <w:bottom w:val="none" w:sz="0" w:space="0" w:color="auto"/>
        <w:right w:val="none" w:sz="0" w:space="0" w:color="auto"/>
      </w:divBdr>
      <w:divsChild>
        <w:div w:id="480003285">
          <w:marLeft w:val="0"/>
          <w:marRight w:val="0"/>
          <w:marTop w:val="0"/>
          <w:marBottom w:val="0"/>
          <w:divBdr>
            <w:top w:val="none" w:sz="0" w:space="0" w:color="auto"/>
            <w:left w:val="none" w:sz="0" w:space="0" w:color="auto"/>
            <w:bottom w:val="none" w:sz="0" w:space="0" w:color="auto"/>
            <w:right w:val="none" w:sz="0" w:space="0" w:color="auto"/>
          </w:divBdr>
          <w:divsChild>
            <w:div w:id="1804687383">
              <w:marLeft w:val="0"/>
              <w:marRight w:val="0"/>
              <w:marTop w:val="0"/>
              <w:marBottom w:val="0"/>
              <w:divBdr>
                <w:top w:val="none" w:sz="0" w:space="0" w:color="auto"/>
                <w:left w:val="none" w:sz="0" w:space="0" w:color="auto"/>
                <w:bottom w:val="none" w:sz="0" w:space="0" w:color="auto"/>
                <w:right w:val="none" w:sz="0" w:space="0" w:color="auto"/>
              </w:divBdr>
              <w:divsChild>
                <w:div w:id="164126182">
                  <w:marLeft w:val="0"/>
                  <w:marRight w:val="0"/>
                  <w:marTop w:val="0"/>
                  <w:marBottom w:val="0"/>
                  <w:divBdr>
                    <w:top w:val="none" w:sz="0" w:space="0" w:color="auto"/>
                    <w:left w:val="none" w:sz="0" w:space="0" w:color="auto"/>
                    <w:bottom w:val="none" w:sz="0" w:space="0" w:color="auto"/>
                    <w:right w:val="none" w:sz="0" w:space="0" w:color="auto"/>
                  </w:divBdr>
                  <w:divsChild>
                    <w:div w:id="149252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029600">
      <w:bodyDiv w:val="1"/>
      <w:marLeft w:val="0"/>
      <w:marRight w:val="0"/>
      <w:marTop w:val="0"/>
      <w:marBottom w:val="0"/>
      <w:divBdr>
        <w:top w:val="none" w:sz="0" w:space="0" w:color="auto"/>
        <w:left w:val="none" w:sz="0" w:space="0" w:color="auto"/>
        <w:bottom w:val="none" w:sz="0" w:space="0" w:color="auto"/>
        <w:right w:val="none" w:sz="0" w:space="0" w:color="auto"/>
      </w:divBdr>
      <w:divsChild>
        <w:div w:id="197592813">
          <w:marLeft w:val="0"/>
          <w:marRight w:val="0"/>
          <w:marTop w:val="0"/>
          <w:marBottom w:val="0"/>
          <w:divBdr>
            <w:top w:val="none" w:sz="0" w:space="0" w:color="auto"/>
            <w:left w:val="none" w:sz="0" w:space="0" w:color="auto"/>
            <w:bottom w:val="none" w:sz="0" w:space="0" w:color="auto"/>
            <w:right w:val="none" w:sz="0" w:space="0" w:color="auto"/>
          </w:divBdr>
          <w:divsChild>
            <w:div w:id="487405849">
              <w:marLeft w:val="0"/>
              <w:marRight w:val="0"/>
              <w:marTop w:val="0"/>
              <w:marBottom w:val="0"/>
              <w:divBdr>
                <w:top w:val="none" w:sz="0" w:space="0" w:color="auto"/>
                <w:left w:val="none" w:sz="0" w:space="0" w:color="auto"/>
                <w:bottom w:val="none" w:sz="0" w:space="0" w:color="auto"/>
                <w:right w:val="none" w:sz="0" w:space="0" w:color="auto"/>
              </w:divBdr>
              <w:divsChild>
                <w:div w:id="167425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582153">
      <w:bodyDiv w:val="1"/>
      <w:marLeft w:val="0"/>
      <w:marRight w:val="0"/>
      <w:marTop w:val="0"/>
      <w:marBottom w:val="0"/>
      <w:divBdr>
        <w:top w:val="none" w:sz="0" w:space="0" w:color="auto"/>
        <w:left w:val="none" w:sz="0" w:space="0" w:color="auto"/>
        <w:bottom w:val="none" w:sz="0" w:space="0" w:color="auto"/>
        <w:right w:val="none" w:sz="0" w:space="0" w:color="auto"/>
      </w:divBdr>
    </w:div>
    <w:div w:id="1288119691">
      <w:bodyDiv w:val="1"/>
      <w:marLeft w:val="0"/>
      <w:marRight w:val="0"/>
      <w:marTop w:val="0"/>
      <w:marBottom w:val="0"/>
      <w:divBdr>
        <w:top w:val="none" w:sz="0" w:space="0" w:color="auto"/>
        <w:left w:val="none" w:sz="0" w:space="0" w:color="auto"/>
        <w:bottom w:val="none" w:sz="0" w:space="0" w:color="auto"/>
        <w:right w:val="none" w:sz="0" w:space="0" w:color="auto"/>
      </w:divBdr>
    </w:div>
    <w:div w:id="1345401173">
      <w:bodyDiv w:val="1"/>
      <w:marLeft w:val="0"/>
      <w:marRight w:val="0"/>
      <w:marTop w:val="0"/>
      <w:marBottom w:val="0"/>
      <w:divBdr>
        <w:top w:val="none" w:sz="0" w:space="0" w:color="auto"/>
        <w:left w:val="none" w:sz="0" w:space="0" w:color="auto"/>
        <w:bottom w:val="none" w:sz="0" w:space="0" w:color="auto"/>
        <w:right w:val="none" w:sz="0" w:space="0" w:color="auto"/>
      </w:divBdr>
    </w:div>
    <w:div w:id="1402799815">
      <w:bodyDiv w:val="1"/>
      <w:marLeft w:val="0"/>
      <w:marRight w:val="0"/>
      <w:marTop w:val="0"/>
      <w:marBottom w:val="0"/>
      <w:divBdr>
        <w:top w:val="none" w:sz="0" w:space="0" w:color="auto"/>
        <w:left w:val="none" w:sz="0" w:space="0" w:color="auto"/>
        <w:bottom w:val="none" w:sz="0" w:space="0" w:color="auto"/>
        <w:right w:val="none" w:sz="0" w:space="0" w:color="auto"/>
      </w:divBdr>
      <w:divsChild>
        <w:div w:id="1510562698">
          <w:marLeft w:val="0"/>
          <w:marRight w:val="0"/>
          <w:marTop w:val="0"/>
          <w:marBottom w:val="0"/>
          <w:divBdr>
            <w:top w:val="none" w:sz="0" w:space="0" w:color="auto"/>
            <w:left w:val="none" w:sz="0" w:space="0" w:color="auto"/>
            <w:bottom w:val="none" w:sz="0" w:space="0" w:color="auto"/>
            <w:right w:val="none" w:sz="0" w:space="0" w:color="auto"/>
          </w:divBdr>
          <w:divsChild>
            <w:div w:id="1011227195">
              <w:marLeft w:val="0"/>
              <w:marRight w:val="0"/>
              <w:marTop w:val="0"/>
              <w:marBottom w:val="0"/>
              <w:divBdr>
                <w:top w:val="none" w:sz="0" w:space="0" w:color="auto"/>
                <w:left w:val="none" w:sz="0" w:space="0" w:color="auto"/>
                <w:bottom w:val="none" w:sz="0" w:space="0" w:color="auto"/>
                <w:right w:val="none" w:sz="0" w:space="0" w:color="auto"/>
              </w:divBdr>
              <w:divsChild>
                <w:div w:id="177651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212138">
      <w:bodyDiv w:val="1"/>
      <w:marLeft w:val="0"/>
      <w:marRight w:val="0"/>
      <w:marTop w:val="0"/>
      <w:marBottom w:val="0"/>
      <w:divBdr>
        <w:top w:val="none" w:sz="0" w:space="0" w:color="auto"/>
        <w:left w:val="none" w:sz="0" w:space="0" w:color="auto"/>
        <w:bottom w:val="none" w:sz="0" w:space="0" w:color="auto"/>
        <w:right w:val="none" w:sz="0" w:space="0" w:color="auto"/>
      </w:divBdr>
    </w:div>
    <w:div w:id="1436100235">
      <w:bodyDiv w:val="1"/>
      <w:marLeft w:val="0"/>
      <w:marRight w:val="0"/>
      <w:marTop w:val="0"/>
      <w:marBottom w:val="0"/>
      <w:divBdr>
        <w:top w:val="none" w:sz="0" w:space="0" w:color="auto"/>
        <w:left w:val="none" w:sz="0" w:space="0" w:color="auto"/>
        <w:bottom w:val="none" w:sz="0" w:space="0" w:color="auto"/>
        <w:right w:val="none" w:sz="0" w:space="0" w:color="auto"/>
      </w:divBdr>
    </w:div>
    <w:div w:id="1438329591">
      <w:bodyDiv w:val="1"/>
      <w:marLeft w:val="0"/>
      <w:marRight w:val="0"/>
      <w:marTop w:val="0"/>
      <w:marBottom w:val="0"/>
      <w:divBdr>
        <w:top w:val="none" w:sz="0" w:space="0" w:color="auto"/>
        <w:left w:val="none" w:sz="0" w:space="0" w:color="auto"/>
        <w:bottom w:val="none" w:sz="0" w:space="0" w:color="auto"/>
        <w:right w:val="none" w:sz="0" w:space="0" w:color="auto"/>
      </w:divBdr>
    </w:div>
    <w:div w:id="1441948353">
      <w:bodyDiv w:val="1"/>
      <w:marLeft w:val="0"/>
      <w:marRight w:val="0"/>
      <w:marTop w:val="0"/>
      <w:marBottom w:val="0"/>
      <w:divBdr>
        <w:top w:val="none" w:sz="0" w:space="0" w:color="auto"/>
        <w:left w:val="none" w:sz="0" w:space="0" w:color="auto"/>
        <w:bottom w:val="none" w:sz="0" w:space="0" w:color="auto"/>
        <w:right w:val="none" w:sz="0" w:space="0" w:color="auto"/>
      </w:divBdr>
    </w:div>
    <w:div w:id="1444765734">
      <w:bodyDiv w:val="1"/>
      <w:marLeft w:val="0"/>
      <w:marRight w:val="0"/>
      <w:marTop w:val="0"/>
      <w:marBottom w:val="0"/>
      <w:divBdr>
        <w:top w:val="none" w:sz="0" w:space="0" w:color="auto"/>
        <w:left w:val="none" w:sz="0" w:space="0" w:color="auto"/>
        <w:bottom w:val="none" w:sz="0" w:space="0" w:color="auto"/>
        <w:right w:val="none" w:sz="0" w:space="0" w:color="auto"/>
      </w:divBdr>
    </w:div>
    <w:div w:id="1448620362">
      <w:bodyDiv w:val="1"/>
      <w:marLeft w:val="0"/>
      <w:marRight w:val="0"/>
      <w:marTop w:val="0"/>
      <w:marBottom w:val="0"/>
      <w:divBdr>
        <w:top w:val="none" w:sz="0" w:space="0" w:color="auto"/>
        <w:left w:val="none" w:sz="0" w:space="0" w:color="auto"/>
        <w:bottom w:val="none" w:sz="0" w:space="0" w:color="auto"/>
        <w:right w:val="none" w:sz="0" w:space="0" w:color="auto"/>
      </w:divBdr>
      <w:divsChild>
        <w:div w:id="568687033">
          <w:marLeft w:val="0"/>
          <w:marRight w:val="0"/>
          <w:marTop w:val="0"/>
          <w:marBottom w:val="0"/>
          <w:divBdr>
            <w:top w:val="none" w:sz="0" w:space="0" w:color="auto"/>
            <w:left w:val="none" w:sz="0" w:space="0" w:color="auto"/>
            <w:bottom w:val="none" w:sz="0" w:space="0" w:color="auto"/>
            <w:right w:val="none" w:sz="0" w:space="0" w:color="auto"/>
          </w:divBdr>
          <w:divsChild>
            <w:div w:id="1404641697">
              <w:marLeft w:val="0"/>
              <w:marRight w:val="0"/>
              <w:marTop w:val="0"/>
              <w:marBottom w:val="0"/>
              <w:divBdr>
                <w:top w:val="none" w:sz="0" w:space="0" w:color="auto"/>
                <w:left w:val="none" w:sz="0" w:space="0" w:color="auto"/>
                <w:bottom w:val="none" w:sz="0" w:space="0" w:color="auto"/>
                <w:right w:val="none" w:sz="0" w:space="0" w:color="auto"/>
              </w:divBdr>
              <w:divsChild>
                <w:div w:id="73613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711333">
      <w:bodyDiv w:val="1"/>
      <w:marLeft w:val="0"/>
      <w:marRight w:val="0"/>
      <w:marTop w:val="0"/>
      <w:marBottom w:val="0"/>
      <w:divBdr>
        <w:top w:val="none" w:sz="0" w:space="0" w:color="auto"/>
        <w:left w:val="none" w:sz="0" w:space="0" w:color="auto"/>
        <w:bottom w:val="none" w:sz="0" w:space="0" w:color="auto"/>
        <w:right w:val="none" w:sz="0" w:space="0" w:color="auto"/>
      </w:divBdr>
      <w:divsChild>
        <w:div w:id="1323583512">
          <w:marLeft w:val="0"/>
          <w:marRight w:val="0"/>
          <w:marTop w:val="0"/>
          <w:marBottom w:val="0"/>
          <w:divBdr>
            <w:top w:val="none" w:sz="0" w:space="0" w:color="auto"/>
            <w:left w:val="none" w:sz="0" w:space="0" w:color="auto"/>
            <w:bottom w:val="none" w:sz="0" w:space="0" w:color="auto"/>
            <w:right w:val="none" w:sz="0" w:space="0" w:color="auto"/>
          </w:divBdr>
          <w:divsChild>
            <w:div w:id="45642048">
              <w:marLeft w:val="0"/>
              <w:marRight w:val="0"/>
              <w:marTop w:val="0"/>
              <w:marBottom w:val="0"/>
              <w:divBdr>
                <w:top w:val="none" w:sz="0" w:space="0" w:color="auto"/>
                <w:left w:val="none" w:sz="0" w:space="0" w:color="auto"/>
                <w:bottom w:val="none" w:sz="0" w:space="0" w:color="auto"/>
                <w:right w:val="none" w:sz="0" w:space="0" w:color="auto"/>
              </w:divBdr>
              <w:divsChild>
                <w:div w:id="63715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020113">
      <w:bodyDiv w:val="1"/>
      <w:marLeft w:val="0"/>
      <w:marRight w:val="0"/>
      <w:marTop w:val="0"/>
      <w:marBottom w:val="0"/>
      <w:divBdr>
        <w:top w:val="none" w:sz="0" w:space="0" w:color="auto"/>
        <w:left w:val="none" w:sz="0" w:space="0" w:color="auto"/>
        <w:bottom w:val="none" w:sz="0" w:space="0" w:color="auto"/>
        <w:right w:val="none" w:sz="0" w:space="0" w:color="auto"/>
      </w:divBdr>
      <w:divsChild>
        <w:div w:id="1086464278">
          <w:marLeft w:val="0"/>
          <w:marRight w:val="0"/>
          <w:marTop w:val="0"/>
          <w:marBottom w:val="0"/>
          <w:divBdr>
            <w:top w:val="none" w:sz="0" w:space="0" w:color="auto"/>
            <w:left w:val="none" w:sz="0" w:space="0" w:color="auto"/>
            <w:bottom w:val="none" w:sz="0" w:space="0" w:color="auto"/>
            <w:right w:val="none" w:sz="0" w:space="0" w:color="auto"/>
          </w:divBdr>
          <w:divsChild>
            <w:div w:id="1674256081">
              <w:marLeft w:val="0"/>
              <w:marRight w:val="0"/>
              <w:marTop w:val="0"/>
              <w:marBottom w:val="0"/>
              <w:divBdr>
                <w:top w:val="none" w:sz="0" w:space="0" w:color="auto"/>
                <w:left w:val="none" w:sz="0" w:space="0" w:color="auto"/>
                <w:bottom w:val="none" w:sz="0" w:space="0" w:color="auto"/>
                <w:right w:val="none" w:sz="0" w:space="0" w:color="auto"/>
              </w:divBdr>
              <w:divsChild>
                <w:div w:id="59968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141577">
      <w:bodyDiv w:val="1"/>
      <w:marLeft w:val="0"/>
      <w:marRight w:val="0"/>
      <w:marTop w:val="0"/>
      <w:marBottom w:val="0"/>
      <w:divBdr>
        <w:top w:val="none" w:sz="0" w:space="0" w:color="auto"/>
        <w:left w:val="none" w:sz="0" w:space="0" w:color="auto"/>
        <w:bottom w:val="none" w:sz="0" w:space="0" w:color="auto"/>
        <w:right w:val="none" w:sz="0" w:space="0" w:color="auto"/>
      </w:divBdr>
      <w:divsChild>
        <w:div w:id="1702632899">
          <w:marLeft w:val="0"/>
          <w:marRight w:val="0"/>
          <w:marTop w:val="0"/>
          <w:marBottom w:val="0"/>
          <w:divBdr>
            <w:top w:val="none" w:sz="0" w:space="0" w:color="auto"/>
            <w:left w:val="none" w:sz="0" w:space="0" w:color="auto"/>
            <w:bottom w:val="none" w:sz="0" w:space="0" w:color="auto"/>
            <w:right w:val="none" w:sz="0" w:space="0" w:color="auto"/>
          </w:divBdr>
          <w:divsChild>
            <w:div w:id="1723678800">
              <w:marLeft w:val="0"/>
              <w:marRight w:val="0"/>
              <w:marTop w:val="0"/>
              <w:marBottom w:val="0"/>
              <w:divBdr>
                <w:top w:val="none" w:sz="0" w:space="0" w:color="auto"/>
                <w:left w:val="none" w:sz="0" w:space="0" w:color="auto"/>
                <w:bottom w:val="none" w:sz="0" w:space="0" w:color="auto"/>
                <w:right w:val="none" w:sz="0" w:space="0" w:color="auto"/>
              </w:divBdr>
              <w:divsChild>
                <w:div w:id="101052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518489">
      <w:bodyDiv w:val="1"/>
      <w:marLeft w:val="0"/>
      <w:marRight w:val="0"/>
      <w:marTop w:val="0"/>
      <w:marBottom w:val="0"/>
      <w:divBdr>
        <w:top w:val="none" w:sz="0" w:space="0" w:color="auto"/>
        <w:left w:val="none" w:sz="0" w:space="0" w:color="auto"/>
        <w:bottom w:val="none" w:sz="0" w:space="0" w:color="auto"/>
        <w:right w:val="none" w:sz="0" w:space="0" w:color="auto"/>
      </w:divBdr>
    </w:div>
    <w:div w:id="1579561974">
      <w:bodyDiv w:val="1"/>
      <w:marLeft w:val="0"/>
      <w:marRight w:val="0"/>
      <w:marTop w:val="0"/>
      <w:marBottom w:val="0"/>
      <w:divBdr>
        <w:top w:val="none" w:sz="0" w:space="0" w:color="auto"/>
        <w:left w:val="none" w:sz="0" w:space="0" w:color="auto"/>
        <w:bottom w:val="none" w:sz="0" w:space="0" w:color="auto"/>
        <w:right w:val="none" w:sz="0" w:space="0" w:color="auto"/>
      </w:divBdr>
      <w:divsChild>
        <w:div w:id="1493519281">
          <w:marLeft w:val="0"/>
          <w:marRight w:val="0"/>
          <w:marTop w:val="0"/>
          <w:marBottom w:val="0"/>
          <w:divBdr>
            <w:top w:val="none" w:sz="0" w:space="0" w:color="auto"/>
            <w:left w:val="none" w:sz="0" w:space="0" w:color="auto"/>
            <w:bottom w:val="none" w:sz="0" w:space="0" w:color="auto"/>
            <w:right w:val="none" w:sz="0" w:space="0" w:color="auto"/>
          </w:divBdr>
          <w:divsChild>
            <w:div w:id="1576552896">
              <w:marLeft w:val="0"/>
              <w:marRight w:val="0"/>
              <w:marTop w:val="0"/>
              <w:marBottom w:val="0"/>
              <w:divBdr>
                <w:top w:val="none" w:sz="0" w:space="0" w:color="auto"/>
                <w:left w:val="none" w:sz="0" w:space="0" w:color="auto"/>
                <w:bottom w:val="none" w:sz="0" w:space="0" w:color="auto"/>
                <w:right w:val="none" w:sz="0" w:space="0" w:color="auto"/>
              </w:divBdr>
              <w:divsChild>
                <w:div w:id="592738104">
                  <w:marLeft w:val="0"/>
                  <w:marRight w:val="0"/>
                  <w:marTop w:val="0"/>
                  <w:marBottom w:val="0"/>
                  <w:divBdr>
                    <w:top w:val="none" w:sz="0" w:space="0" w:color="auto"/>
                    <w:left w:val="none" w:sz="0" w:space="0" w:color="auto"/>
                    <w:bottom w:val="none" w:sz="0" w:space="0" w:color="auto"/>
                    <w:right w:val="none" w:sz="0" w:space="0" w:color="auto"/>
                  </w:divBdr>
                  <w:divsChild>
                    <w:div w:id="170092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977172">
      <w:bodyDiv w:val="1"/>
      <w:marLeft w:val="0"/>
      <w:marRight w:val="0"/>
      <w:marTop w:val="0"/>
      <w:marBottom w:val="0"/>
      <w:divBdr>
        <w:top w:val="none" w:sz="0" w:space="0" w:color="auto"/>
        <w:left w:val="none" w:sz="0" w:space="0" w:color="auto"/>
        <w:bottom w:val="none" w:sz="0" w:space="0" w:color="auto"/>
        <w:right w:val="none" w:sz="0" w:space="0" w:color="auto"/>
      </w:divBdr>
    </w:div>
    <w:div w:id="1598445056">
      <w:bodyDiv w:val="1"/>
      <w:marLeft w:val="0"/>
      <w:marRight w:val="0"/>
      <w:marTop w:val="0"/>
      <w:marBottom w:val="0"/>
      <w:divBdr>
        <w:top w:val="none" w:sz="0" w:space="0" w:color="auto"/>
        <w:left w:val="none" w:sz="0" w:space="0" w:color="auto"/>
        <w:bottom w:val="none" w:sz="0" w:space="0" w:color="auto"/>
        <w:right w:val="none" w:sz="0" w:space="0" w:color="auto"/>
      </w:divBdr>
      <w:divsChild>
        <w:div w:id="1452557489">
          <w:marLeft w:val="0"/>
          <w:marRight w:val="0"/>
          <w:marTop w:val="0"/>
          <w:marBottom w:val="0"/>
          <w:divBdr>
            <w:top w:val="none" w:sz="0" w:space="0" w:color="auto"/>
            <w:left w:val="none" w:sz="0" w:space="0" w:color="auto"/>
            <w:bottom w:val="none" w:sz="0" w:space="0" w:color="auto"/>
            <w:right w:val="none" w:sz="0" w:space="0" w:color="auto"/>
          </w:divBdr>
          <w:divsChild>
            <w:div w:id="1917324258">
              <w:marLeft w:val="0"/>
              <w:marRight w:val="0"/>
              <w:marTop w:val="0"/>
              <w:marBottom w:val="0"/>
              <w:divBdr>
                <w:top w:val="none" w:sz="0" w:space="0" w:color="auto"/>
                <w:left w:val="none" w:sz="0" w:space="0" w:color="auto"/>
                <w:bottom w:val="none" w:sz="0" w:space="0" w:color="auto"/>
                <w:right w:val="none" w:sz="0" w:space="0" w:color="auto"/>
              </w:divBdr>
              <w:divsChild>
                <w:div w:id="1893420824">
                  <w:marLeft w:val="0"/>
                  <w:marRight w:val="0"/>
                  <w:marTop w:val="0"/>
                  <w:marBottom w:val="0"/>
                  <w:divBdr>
                    <w:top w:val="none" w:sz="0" w:space="0" w:color="auto"/>
                    <w:left w:val="none" w:sz="0" w:space="0" w:color="auto"/>
                    <w:bottom w:val="none" w:sz="0" w:space="0" w:color="auto"/>
                    <w:right w:val="none" w:sz="0" w:space="0" w:color="auto"/>
                  </w:divBdr>
                  <w:divsChild>
                    <w:div w:id="188169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056701">
      <w:bodyDiv w:val="1"/>
      <w:marLeft w:val="0"/>
      <w:marRight w:val="0"/>
      <w:marTop w:val="0"/>
      <w:marBottom w:val="0"/>
      <w:divBdr>
        <w:top w:val="none" w:sz="0" w:space="0" w:color="auto"/>
        <w:left w:val="none" w:sz="0" w:space="0" w:color="auto"/>
        <w:bottom w:val="none" w:sz="0" w:space="0" w:color="auto"/>
        <w:right w:val="none" w:sz="0" w:space="0" w:color="auto"/>
      </w:divBdr>
      <w:divsChild>
        <w:div w:id="1550145321">
          <w:marLeft w:val="0"/>
          <w:marRight w:val="0"/>
          <w:marTop w:val="0"/>
          <w:marBottom w:val="0"/>
          <w:divBdr>
            <w:top w:val="none" w:sz="0" w:space="0" w:color="auto"/>
            <w:left w:val="none" w:sz="0" w:space="0" w:color="auto"/>
            <w:bottom w:val="none" w:sz="0" w:space="0" w:color="auto"/>
            <w:right w:val="none" w:sz="0" w:space="0" w:color="auto"/>
          </w:divBdr>
          <w:divsChild>
            <w:div w:id="1974482937">
              <w:marLeft w:val="0"/>
              <w:marRight w:val="0"/>
              <w:marTop w:val="0"/>
              <w:marBottom w:val="0"/>
              <w:divBdr>
                <w:top w:val="none" w:sz="0" w:space="0" w:color="auto"/>
                <w:left w:val="none" w:sz="0" w:space="0" w:color="auto"/>
                <w:bottom w:val="none" w:sz="0" w:space="0" w:color="auto"/>
                <w:right w:val="none" w:sz="0" w:space="0" w:color="auto"/>
              </w:divBdr>
              <w:divsChild>
                <w:div w:id="31696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759184">
      <w:bodyDiv w:val="1"/>
      <w:marLeft w:val="0"/>
      <w:marRight w:val="0"/>
      <w:marTop w:val="0"/>
      <w:marBottom w:val="0"/>
      <w:divBdr>
        <w:top w:val="none" w:sz="0" w:space="0" w:color="auto"/>
        <w:left w:val="none" w:sz="0" w:space="0" w:color="auto"/>
        <w:bottom w:val="none" w:sz="0" w:space="0" w:color="auto"/>
        <w:right w:val="none" w:sz="0" w:space="0" w:color="auto"/>
      </w:divBdr>
      <w:divsChild>
        <w:div w:id="521474675">
          <w:marLeft w:val="0"/>
          <w:marRight w:val="0"/>
          <w:marTop w:val="0"/>
          <w:marBottom w:val="0"/>
          <w:divBdr>
            <w:top w:val="none" w:sz="0" w:space="0" w:color="auto"/>
            <w:left w:val="none" w:sz="0" w:space="0" w:color="auto"/>
            <w:bottom w:val="none" w:sz="0" w:space="0" w:color="auto"/>
            <w:right w:val="none" w:sz="0" w:space="0" w:color="auto"/>
          </w:divBdr>
          <w:divsChild>
            <w:div w:id="235020398">
              <w:marLeft w:val="0"/>
              <w:marRight w:val="0"/>
              <w:marTop w:val="0"/>
              <w:marBottom w:val="0"/>
              <w:divBdr>
                <w:top w:val="none" w:sz="0" w:space="0" w:color="auto"/>
                <w:left w:val="none" w:sz="0" w:space="0" w:color="auto"/>
                <w:bottom w:val="none" w:sz="0" w:space="0" w:color="auto"/>
                <w:right w:val="none" w:sz="0" w:space="0" w:color="auto"/>
              </w:divBdr>
              <w:divsChild>
                <w:div w:id="26577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511295">
      <w:bodyDiv w:val="1"/>
      <w:marLeft w:val="0"/>
      <w:marRight w:val="0"/>
      <w:marTop w:val="0"/>
      <w:marBottom w:val="0"/>
      <w:divBdr>
        <w:top w:val="none" w:sz="0" w:space="0" w:color="auto"/>
        <w:left w:val="none" w:sz="0" w:space="0" w:color="auto"/>
        <w:bottom w:val="none" w:sz="0" w:space="0" w:color="auto"/>
        <w:right w:val="none" w:sz="0" w:space="0" w:color="auto"/>
      </w:divBdr>
      <w:divsChild>
        <w:div w:id="1197961927">
          <w:marLeft w:val="0"/>
          <w:marRight w:val="0"/>
          <w:marTop w:val="0"/>
          <w:marBottom w:val="0"/>
          <w:divBdr>
            <w:top w:val="none" w:sz="0" w:space="0" w:color="auto"/>
            <w:left w:val="none" w:sz="0" w:space="0" w:color="auto"/>
            <w:bottom w:val="none" w:sz="0" w:space="0" w:color="auto"/>
            <w:right w:val="none" w:sz="0" w:space="0" w:color="auto"/>
          </w:divBdr>
          <w:divsChild>
            <w:div w:id="1511678254">
              <w:marLeft w:val="0"/>
              <w:marRight w:val="0"/>
              <w:marTop w:val="0"/>
              <w:marBottom w:val="0"/>
              <w:divBdr>
                <w:top w:val="none" w:sz="0" w:space="0" w:color="auto"/>
                <w:left w:val="none" w:sz="0" w:space="0" w:color="auto"/>
                <w:bottom w:val="none" w:sz="0" w:space="0" w:color="auto"/>
                <w:right w:val="none" w:sz="0" w:space="0" w:color="auto"/>
              </w:divBdr>
              <w:divsChild>
                <w:div w:id="85847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507268">
      <w:bodyDiv w:val="1"/>
      <w:marLeft w:val="0"/>
      <w:marRight w:val="0"/>
      <w:marTop w:val="0"/>
      <w:marBottom w:val="0"/>
      <w:divBdr>
        <w:top w:val="none" w:sz="0" w:space="0" w:color="auto"/>
        <w:left w:val="none" w:sz="0" w:space="0" w:color="auto"/>
        <w:bottom w:val="none" w:sz="0" w:space="0" w:color="auto"/>
        <w:right w:val="none" w:sz="0" w:space="0" w:color="auto"/>
      </w:divBdr>
      <w:divsChild>
        <w:div w:id="922375326">
          <w:marLeft w:val="0"/>
          <w:marRight w:val="0"/>
          <w:marTop w:val="0"/>
          <w:marBottom w:val="0"/>
          <w:divBdr>
            <w:top w:val="none" w:sz="0" w:space="0" w:color="auto"/>
            <w:left w:val="none" w:sz="0" w:space="0" w:color="auto"/>
            <w:bottom w:val="none" w:sz="0" w:space="0" w:color="auto"/>
            <w:right w:val="none" w:sz="0" w:space="0" w:color="auto"/>
          </w:divBdr>
          <w:divsChild>
            <w:div w:id="596256178">
              <w:marLeft w:val="0"/>
              <w:marRight w:val="0"/>
              <w:marTop w:val="0"/>
              <w:marBottom w:val="0"/>
              <w:divBdr>
                <w:top w:val="none" w:sz="0" w:space="0" w:color="auto"/>
                <w:left w:val="none" w:sz="0" w:space="0" w:color="auto"/>
                <w:bottom w:val="none" w:sz="0" w:space="0" w:color="auto"/>
                <w:right w:val="none" w:sz="0" w:space="0" w:color="auto"/>
              </w:divBdr>
              <w:divsChild>
                <w:div w:id="163992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682520">
      <w:bodyDiv w:val="1"/>
      <w:marLeft w:val="0"/>
      <w:marRight w:val="0"/>
      <w:marTop w:val="0"/>
      <w:marBottom w:val="0"/>
      <w:divBdr>
        <w:top w:val="none" w:sz="0" w:space="0" w:color="auto"/>
        <w:left w:val="none" w:sz="0" w:space="0" w:color="auto"/>
        <w:bottom w:val="none" w:sz="0" w:space="0" w:color="auto"/>
        <w:right w:val="none" w:sz="0" w:space="0" w:color="auto"/>
      </w:divBdr>
      <w:divsChild>
        <w:div w:id="1749185470">
          <w:marLeft w:val="0"/>
          <w:marRight w:val="0"/>
          <w:marTop w:val="0"/>
          <w:marBottom w:val="0"/>
          <w:divBdr>
            <w:top w:val="none" w:sz="0" w:space="0" w:color="auto"/>
            <w:left w:val="none" w:sz="0" w:space="0" w:color="auto"/>
            <w:bottom w:val="none" w:sz="0" w:space="0" w:color="auto"/>
            <w:right w:val="none" w:sz="0" w:space="0" w:color="auto"/>
          </w:divBdr>
          <w:divsChild>
            <w:div w:id="1156649945">
              <w:marLeft w:val="0"/>
              <w:marRight w:val="0"/>
              <w:marTop w:val="0"/>
              <w:marBottom w:val="0"/>
              <w:divBdr>
                <w:top w:val="none" w:sz="0" w:space="0" w:color="auto"/>
                <w:left w:val="none" w:sz="0" w:space="0" w:color="auto"/>
                <w:bottom w:val="none" w:sz="0" w:space="0" w:color="auto"/>
                <w:right w:val="none" w:sz="0" w:space="0" w:color="auto"/>
              </w:divBdr>
              <w:divsChild>
                <w:div w:id="1651203694">
                  <w:marLeft w:val="0"/>
                  <w:marRight w:val="0"/>
                  <w:marTop w:val="0"/>
                  <w:marBottom w:val="0"/>
                  <w:divBdr>
                    <w:top w:val="none" w:sz="0" w:space="0" w:color="auto"/>
                    <w:left w:val="none" w:sz="0" w:space="0" w:color="auto"/>
                    <w:bottom w:val="none" w:sz="0" w:space="0" w:color="auto"/>
                    <w:right w:val="none" w:sz="0" w:space="0" w:color="auto"/>
                  </w:divBdr>
                  <w:divsChild>
                    <w:div w:id="139770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3774497">
      <w:bodyDiv w:val="1"/>
      <w:marLeft w:val="0"/>
      <w:marRight w:val="0"/>
      <w:marTop w:val="0"/>
      <w:marBottom w:val="0"/>
      <w:divBdr>
        <w:top w:val="none" w:sz="0" w:space="0" w:color="auto"/>
        <w:left w:val="none" w:sz="0" w:space="0" w:color="auto"/>
        <w:bottom w:val="none" w:sz="0" w:space="0" w:color="auto"/>
        <w:right w:val="none" w:sz="0" w:space="0" w:color="auto"/>
      </w:divBdr>
    </w:div>
    <w:div w:id="1734698230">
      <w:bodyDiv w:val="1"/>
      <w:marLeft w:val="0"/>
      <w:marRight w:val="0"/>
      <w:marTop w:val="0"/>
      <w:marBottom w:val="0"/>
      <w:divBdr>
        <w:top w:val="none" w:sz="0" w:space="0" w:color="auto"/>
        <w:left w:val="none" w:sz="0" w:space="0" w:color="auto"/>
        <w:bottom w:val="none" w:sz="0" w:space="0" w:color="auto"/>
        <w:right w:val="none" w:sz="0" w:space="0" w:color="auto"/>
      </w:divBdr>
      <w:divsChild>
        <w:div w:id="1241210102">
          <w:marLeft w:val="0"/>
          <w:marRight w:val="0"/>
          <w:marTop w:val="0"/>
          <w:marBottom w:val="0"/>
          <w:divBdr>
            <w:top w:val="none" w:sz="0" w:space="0" w:color="auto"/>
            <w:left w:val="none" w:sz="0" w:space="0" w:color="auto"/>
            <w:bottom w:val="none" w:sz="0" w:space="0" w:color="auto"/>
            <w:right w:val="none" w:sz="0" w:space="0" w:color="auto"/>
          </w:divBdr>
          <w:divsChild>
            <w:div w:id="2095852679">
              <w:marLeft w:val="0"/>
              <w:marRight w:val="0"/>
              <w:marTop w:val="0"/>
              <w:marBottom w:val="0"/>
              <w:divBdr>
                <w:top w:val="none" w:sz="0" w:space="0" w:color="auto"/>
                <w:left w:val="none" w:sz="0" w:space="0" w:color="auto"/>
                <w:bottom w:val="none" w:sz="0" w:space="0" w:color="auto"/>
                <w:right w:val="none" w:sz="0" w:space="0" w:color="auto"/>
              </w:divBdr>
              <w:divsChild>
                <w:div w:id="108580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616461">
      <w:bodyDiv w:val="1"/>
      <w:marLeft w:val="0"/>
      <w:marRight w:val="0"/>
      <w:marTop w:val="0"/>
      <w:marBottom w:val="0"/>
      <w:divBdr>
        <w:top w:val="none" w:sz="0" w:space="0" w:color="auto"/>
        <w:left w:val="none" w:sz="0" w:space="0" w:color="auto"/>
        <w:bottom w:val="none" w:sz="0" w:space="0" w:color="auto"/>
        <w:right w:val="none" w:sz="0" w:space="0" w:color="auto"/>
      </w:divBdr>
    </w:div>
    <w:div w:id="1763188100">
      <w:bodyDiv w:val="1"/>
      <w:marLeft w:val="0"/>
      <w:marRight w:val="0"/>
      <w:marTop w:val="0"/>
      <w:marBottom w:val="0"/>
      <w:divBdr>
        <w:top w:val="none" w:sz="0" w:space="0" w:color="auto"/>
        <w:left w:val="none" w:sz="0" w:space="0" w:color="auto"/>
        <w:bottom w:val="none" w:sz="0" w:space="0" w:color="auto"/>
        <w:right w:val="none" w:sz="0" w:space="0" w:color="auto"/>
      </w:divBdr>
      <w:divsChild>
        <w:div w:id="1535801452">
          <w:marLeft w:val="0"/>
          <w:marRight w:val="0"/>
          <w:marTop w:val="0"/>
          <w:marBottom w:val="0"/>
          <w:divBdr>
            <w:top w:val="none" w:sz="0" w:space="0" w:color="auto"/>
            <w:left w:val="none" w:sz="0" w:space="0" w:color="auto"/>
            <w:bottom w:val="none" w:sz="0" w:space="0" w:color="auto"/>
            <w:right w:val="none" w:sz="0" w:space="0" w:color="auto"/>
          </w:divBdr>
          <w:divsChild>
            <w:div w:id="1815222433">
              <w:marLeft w:val="0"/>
              <w:marRight w:val="0"/>
              <w:marTop w:val="0"/>
              <w:marBottom w:val="0"/>
              <w:divBdr>
                <w:top w:val="none" w:sz="0" w:space="0" w:color="auto"/>
                <w:left w:val="none" w:sz="0" w:space="0" w:color="auto"/>
                <w:bottom w:val="none" w:sz="0" w:space="0" w:color="auto"/>
                <w:right w:val="none" w:sz="0" w:space="0" w:color="auto"/>
              </w:divBdr>
              <w:divsChild>
                <w:div w:id="87446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356719">
      <w:bodyDiv w:val="1"/>
      <w:marLeft w:val="0"/>
      <w:marRight w:val="0"/>
      <w:marTop w:val="0"/>
      <w:marBottom w:val="0"/>
      <w:divBdr>
        <w:top w:val="none" w:sz="0" w:space="0" w:color="auto"/>
        <w:left w:val="none" w:sz="0" w:space="0" w:color="auto"/>
        <w:bottom w:val="none" w:sz="0" w:space="0" w:color="auto"/>
        <w:right w:val="none" w:sz="0" w:space="0" w:color="auto"/>
      </w:divBdr>
      <w:divsChild>
        <w:div w:id="2103331898">
          <w:marLeft w:val="0"/>
          <w:marRight w:val="0"/>
          <w:marTop w:val="0"/>
          <w:marBottom w:val="0"/>
          <w:divBdr>
            <w:top w:val="none" w:sz="0" w:space="0" w:color="auto"/>
            <w:left w:val="none" w:sz="0" w:space="0" w:color="auto"/>
            <w:bottom w:val="none" w:sz="0" w:space="0" w:color="auto"/>
            <w:right w:val="none" w:sz="0" w:space="0" w:color="auto"/>
          </w:divBdr>
          <w:divsChild>
            <w:div w:id="212874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835610">
      <w:bodyDiv w:val="1"/>
      <w:marLeft w:val="0"/>
      <w:marRight w:val="0"/>
      <w:marTop w:val="0"/>
      <w:marBottom w:val="0"/>
      <w:divBdr>
        <w:top w:val="none" w:sz="0" w:space="0" w:color="auto"/>
        <w:left w:val="none" w:sz="0" w:space="0" w:color="auto"/>
        <w:bottom w:val="none" w:sz="0" w:space="0" w:color="auto"/>
        <w:right w:val="none" w:sz="0" w:space="0" w:color="auto"/>
      </w:divBdr>
      <w:divsChild>
        <w:div w:id="1019623377">
          <w:marLeft w:val="0"/>
          <w:marRight w:val="0"/>
          <w:marTop w:val="0"/>
          <w:marBottom w:val="0"/>
          <w:divBdr>
            <w:top w:val="none" w:sz="0" w:space="0" w:color="auto"/>
            <w:left w:val="none" w:sz="0" w:space="0" w:color="auto"/>
            <w:bottom w:val="none" w:sz="0" w:space="0" w:color="auto"/>
            <w:right w:val="none" w:sz="0" w:space="0" w:color="auto"/>
          </w:divBdr>
          <w:divsChild>
            <w:div w:id="1845780695">
              <w:marLeft w:val="0"/>
              <w:marRight w:val="0"/>
              <w:marTop w:val="0"/>
              <w:marBottom w:val="0"/>
              <w:divBdr>
                <w:top w:val="none" w:sz="0" w:space="0" w:color="auto"/>
                <w:left w:val="none" w:sz="0" w:space="0" w:color="auto"/>
                <w:bottom w:val="none" w:sz="0" w:space="0" w:color="auto"/>
                <w:right w:val="none" w:sz="0" w:space="0" w:color="auto"/>
              </w:divBdr>
              <w:divsChild>
                <w:div w:id="153892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611895">
      <w:bodyDiv w:val="1"/>
      <w:marLeft w:val="0"/>
      <w:marRight w:val="0"/>
      <w:marTop w:val="0"/>
      <w:marBottom w:val="0"/>
      <w:divBdr>
        <w:top w:val="none" w:sz="0" w:space="0" w:color="auto"/>
        <w:left w:val="none" w:sz="0" w:space="0" w:color="auto"/>
        <w:bottom w:val="none" w:sz="0" w:space="0" w:color="auto"/>
        <w:right w:val="none" w:sz="0" w:space="0" w:color="auto"/>
      </w:divBdr>
      <w:divsChild>
        <w:div w:id="515652124">
          <w:marLeft w:val="0"/>
          <w:marRight w:val="0"/>
          <w:marTop w:val="0"/>
          <w:marBottom w:val="0"/>
          <w:divBdr>
            <w:top w:val="none" w:sz="0" w:space="0" w:color="auto"/>
            <w:left w:val="none" w:sz="0" w:space="0" w:color="auto"/>
            <w:bottom w:val="none" w:sz="0" w:space="0" w:color="auto"/>
            <w:right w:val="none" w:sz="0" w:space="0" w:color="auto"/>
          </w:divBdr>
          <w:divsChild>
            <w:div w:id="1068579982">
              <w:marLeft w:val="0"/>
              <w:marRight w:val="0"/>
              <w:marTop w:val="0"/>
              <w:marBottom w:val="0"/>
              <w:divBdr>
                <w:top w:val="none" w:sz="0" w:space="0" w:color="auto"/>
                <w:left w:val="none" w:sz="0" w:space="0" w:color="auto"/>
                <w:bottom w:val="none" w:sz="0" w:space="0" w:color="auto"/>
                <w:right w:val="none" w:sz="0" w:space="0" w:color="auto"/>
              </w:divBdr>
              <w:divsChild>
                <w:div w:id="2089112320">
                  <w:marLeft w:val="0"/>
                  <w:marRight w:val="0"/>
                  <w:marTop w:val="0"/>
                  <w:marBottom w:val="0"/>
                  <w:divBdr>
                    <w:top w:val="none" w:sz="0" w:space="0" w:color="auto"/>
                    <w:left w:val="none" w:sz="0" w:space="0" w:color="auto"/>
                    <w:bottom w:val="none" w:sz="0" w:space="0" w:color="auto"/>
                    <w:right w:val="none" w:sz="0" w:space="0" w:color="auto"/>
                  </w:divBdr>
                  <w:divsChild>
                    <w:div w:id="34020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0980086">
      <w:bodyDiv w:val="1"/>
      <w:marLeft w:val="0"/>
      <w:marRight w:val="0"/>
      <w:marTop w:val="0"/>
      <w:marBottom w:val="0"/>
      <w:divBdr>
        <w:top w:val="none" w:sz="0" w:space="0" w:color="auto"/>
        <w:left w:val="none" w:sz="0" w:space="0" w:color="auto"/>
        <w:bottom w:val="none" w:sz="0" w:space="0" w:color="auto"/>
        <w:right w:val="none" w:sz="0" w:space="0" w:color="auto"/>
      </w:divBdr>
      <w:divsChild>
        <w:div w:id="1408334979">
          <w:marLeft w:val="0"/>
          <w:marRight w:val="0"/>
          <w:marTop w:val="0"/>
          <w:marBottom w:val="0"/>
          <w:divBdr>
            <w:top w:val="none" w:sz="0" w:space="0" w:color="auto"/>
            <w:left w:val="none" w:sz="0" w:space="0" w:color="auto"/>
            <w:bottom w:val="none" w:sz="0" w:space="0" w:color="auto"/>
            <w:right w:val="none" w:sz="0" w:space="0" w:color="auto"/>
          </w:divBdr>
          <w:divsChild>
            <w:div w:id="869879929">
              <w:marLeft w:val="0"/>
              <w:marRight w:val="0"/>
              <w:marTop w:val="0"/>
              <w:marBottom w:val="0"/>
              <w:divBdr>
                <w:top w:val="none" w:sz="0" w:space="0" w:color="auto"/>
                <w:left w:val="none" w:sz="0" w:space="0" w:color="auto"/>
                <w:bottom w:val="none" w:sz="0" w:space="0" w:color="auto"/>
                <w:right w:val="none" w:sz="0" w:space="0" w:color="auto"/>
              </w:divBdr>
              <w:divsChild>
                <w:div w:id="432022468">
                  <w:marLeft w:val="0"/>
                  <w:marRight w:val="0"/>
                  <w:marTop w:val="0"/>
                  <w:marBottom w:val="0"/>
                  <w:divBdr>
                    <w:top w:val="none" w:sz="0" w:space="0" w:color="auto"/>
                    <w:left w:val="none" w:sz="0" w:space="0" w:color="auto"/>
                    <w:bottom w:val="none" w:sz="0" w:space="0" w:color="auto"/>
                    <w:right w:val="none" w:sz="0" w:space="0" w:color="auto"/>
                  </w:divBdr>
                  <w:divsChild>
                    <w:div w:id="101576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5372975">
      <w:bodyDiv w:val="1"/>
      <w:marLeft w:val="0"/>
      <w:marRight w:val="0"/>
      <w:marTop w:val="0"/>
      <w:marBottom w:val="0"/>
      <w:divBdr>
        <w:top w:val="none" w:sz="0" w:space="0" w:color="auto"/>
        <w:left w:val="none" w:sz="0" w:space="0" w:color="auto"/>
        <w:bottom w:val="none" w:sz="0" w:space="0" w:color="auto"/>
        <w:right w:val="none" w:sz="0" w:space="0" w:color="auto"/>
      </w:divBdr>
      <w:divsChild>
        <w:div w:id="1677338626">
          <w:marLeft w:val="0"/>
          <w:marRight w:val="0"/>
          <w:marTop w:val="0"/>
          <w:marBottom w:val="0"/>
          <w:divBdr>
            <w:top w:val="none" w:sz="0" w:space="0" w:color="auto"/>
            <w:left w:val="none" w:sz="0" w:space="0" w:color="auto"/>
            <w:bottom w:val="none" w:sz="0" w:space="0" w:color="auto"/>
            <w:right w:val="none" w:sz="0" w:space="0" w:color="auto"/>
          </w:divBdr>
          <w:divsChild>
            <w:div w:id="495732907">
              <w:marLeft w:val="0"/>
              <w:marRight w:val="0"/>
              <w:marTop w:val="0"/>
              <w:marBottom w:val="0"/>
              <w:divBdr>
                <w:top w:val="none" w:sz="0" w:space="0" w:color="auto"/>
                <w:left w:val="none" w:sz="0" w:space="0" w:color="auto"/>
                <w:bottom w:val="none" w:sz="0" w:space="0" w:color="auto"/>
                <w:right w:val="none" w:sz="0" w:space="0" w:color="auto"/>
              </w:divBdr>
              <w:divsChild>
                <w:div w:id="1787576045">
                  <w:marLeft w:val="0"/>
                  <w:marRight w:val="0"/>
                  <w:marTop w:val="0"/>
                  <w:marBottom w:val="0"/>
                  <w:divBdr>
                    <w:top w:val="none" w:sz="0" w:space="0" w:color="auto"/>
                    <w:left w:val="none" w:sz="0" w:space="0" w:color="auto"/>
                    <w:bottom w:val="none" w:sz="0" w:space="0" w:color="auto"/>
                    <w:right w:val="none" w:sz="0" w:space="0" w:color="auto"/>
                  </w:divBdr>
                  <w:divsChild>
                    <w:div w:id="203372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740308">
      <w:bodyDiv w:val="1"/>
      <w:marLeft w:val="0"/>
      <w:marRight w:val="0"/>
      <w:marTop w:val="0"/>
      <w:marBottom w:val="0"/>
      <w:divBdr>
        <w:top w:val="none" w:sz="0" w:space="0" w:color="auto"/>
        <w:left w:val="none" w:sz="0" w:space="0" w:color="auto"/>
        <w:bottom w:val="none" w:sz="0" w:space="0" w:color="auto"/>
        <w:right w:val="none" w:sz="0" w:space="0" w:color="auto"/>
      </w:divBdr>
    </w:div>
    <w:div w:id="1855722689">
      <w:bodyDiv w:val="1"/>
      <w:marLeft w:val="0"/>
      <w:marRight w:val="0"/>
      <w:marTop w:val="0"/>
      <w:marBottom w:val="0"/>
      <w:divBdr>
        <w:top w:val="none" w:sz="0" w:space="0" w:color="auto"/>
        <w:left w:val="none" w:sz="0" w:space="0" w:color="auto"/>
        <w:bottom w:val="none" w:sz="0" w:space="0" w:color="auto"/>
        <w:right w:val="none" w:sz="0" w:space="0" w:color="auto"/>
      </w:divBdr>
    </w:div>
    <w:div w:id="1893466453">
      <w:bodyDiv w:val="1"/>
      <w:marLeft w:val="0"/>
      <w:marRight w:val="0"/>
      <w:marTop w:val="0"/>
      <w:marBottom w:val="0"/>
      <w:divBdr>
        <w:top w:val="none" w:sz="0" w:space="0" w:color="auto"/>
        <w:left w:val="none" w:sz="0" w:space="0" w:color="auto"/>
        <w:bottom w:val="none" w:sz="0" w:space="0" w:color="auto"/>
        <w:right w:val="none" w:sz="0" w:space="0" w:color="auto"/>
      </w:divBdr>
      <w:divsChild>
        <w:div w:id="708913982">
          <w:marLeft w:val="0"/>
          <w:marRight w:val="0"/>
          <w:marTop w:val="0"/>
          <w:marBottom w:val="0"/>
          <w:divBdr>
            <w:top w:val="none" w:sz="0" w:space="0" w:color="auto"/>
            <w:left w:val="none" w:sz="0" w:space="0" w:color="auto"/>
            <w:bottom w:val="none" w:sz="0" w:space="0" w:color="auto"/>
            <w:right w:val="none" w:sz="0" w:space="0" w:color="auto"/>
          </w:divBdr>
          <w:divsChild>
            <w:div w:id="926962401">
              <w:marLeft w:val="0"/>
              <w:marRight w:val="0"/>
              <w:marTop w:val="0"/>
              <w:marBottom w:val="0"/>
              <w:divBdr>
                <w:top w:val="none" w:sz="0" w:space="0" w:color="auto"/>
                <w:left w:val="none" w:sz="0" w:space="0" w:color="auto"/>
                <w:bottom w:val="none" w:sz="0" w:space="0" w:color="auto"/>
                <w:right w:val="none" w:sz="0" w:space="0" w:color="auto"/>
              </w:divBdr>
              <w:divsChild>
                <w:div w:id="86078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399753">
      <w:bodyDiv w:val="1"/>
      <w:marLeft w:val="0"/>
      <w:marRight w:val="0"/>
      <w:marTop w:val="0"/>
      <w:marBottom w:val="0"/>
      <w:divBdr>
        <w:top w:val="none" w:sz="0" w:space="0" w:color="auto"/>
        <w:left w:val="none" w:sz="0" w:space="0" w:color="auto"/>
        <w:bottom w:val="none" w:sz="0" w:space="0" w:color="auto"/>
        <w:right w:val="none" w:sz="0" w:space="0" w:color="auto"/>
      </w:divBdr>
      <w:divsChild>
        <w:div w:id="1376537648">
          <w:marLeft w:val="0"/>
          <w:marRight w:val="0"/>
          <w:marTop w:val="0"/>
          <w:marBottom w:val="0"/>
          <w:divBdr>
            <w:top w:val="none" w:sz="0" w:space="0" w:color="auto"/>
            <w:left w:val="none" w:sz="0" w:space="0" w:color="auto"/>
            <w:bottom w:val="none" w:sz="0" w:space="0" w:color="auto"/>
            <w:right w:val="none" w:sz="0" w:space="0" w:color="auto"/>
          </w:divBdr>
          <w:divsChild>
            <w:div w:id="1426075823">
              <w:marLeft w:val="0"/>
              <w:marRight w:val="0"/>
              <w:marTop w:val="0"/>
              <w:marBottom w:val="0"/>
              <w:divBdr>
                <w:top w:val="none" w:sz="0" w:space="0" w:color="auto"/>
                <w:left w:val="none" w:sz="0" w:space="0" w:color="auto"/>
                <w:bottom w:val="none" w:sz="0" w:space="0" w:color="auto"/>
                <w:right w:val="none" w:sz="0" w:space="0" w:color="auto"/>
              </w:divBdr>
              <w:divsChild>
                <w:div w:id="104491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576160">
      <w:bodyDiv w:val="1"/>
      <w:marLeft w:val="0"/>
      <w:marRight w:val="0"/>
      <w:marTop w:val="0"/>
      <w:marBottom w:val="0"/>
      <w:divBdr>
        <w:top w:val="none" w:sz="0" w:space="0" w:color="auto"/>
        <w:left w:val="none" w:sz="0" w:space="0" w:color="auto"/>
        <w:bottom w:val="none" w:sz="0" w:space="0" w:color="auto"/>
        <w:right w:val="none" w:sz="0" w:space="0" w:color="auto"/>
      </w:divBdr>
      <w:divsChild>
        <w:div w:id="1514686999">
          <w:marLeft w:val="0"/>
          <w:marRight w:val="0"/>
          <w:marTop w:val="0"/>
          <w:marBottom w:val="0"/>
          <w:divBdr>
            <w:top w:val="none" w:sz="0" w:space="0" w:color="auto"/>
            <w:left w:val="none" w:sz="0" w:space="0" w:color="auto"/>
            <w:bottom w:val="none" w:sz="0" w:space="0" w:color="auto"/>
            <w:right w:val="none" w:sz="0" w:space="0" w:color="auto"/>
          </w:divBdr>
          <w:divsChild>
            <w:div w:id="478615015">
              <w:marLeft w:val="0"/>
              <w:marRight w:val="0"/>
              <w:marTop w:val="0"/>
              <w:marBottom w:val="0"/>
              <w:divBdr>
                <w:top w:val="none" w:sz="0" w:space="0" w:color="auto"/>
                <w:left w:val="none" w:sz="0" w:space="0" w:color="auto"/>
                <w:bottom w:val="none" w:sz="0" w:space="0" w:color="auto"/>
                <w:right w:val="none" w:sz="0" w:space="0" w:color="auto"/>
              </w:divBdr>
              <w:divsChild>
                <w:div w:id="39859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6885515">
      <w:bodyDiv w:val="1"/>
      <w:marLeft w:val="0"/>
      <w:marRight w:val="0"/>
      <w:marTop w:val="0"/>
      <w:marBottom w:val="0"/>
      <w:divBdr>
        <w:top w:val="none" w:sz="0" w:space="0" w:color="auto"/>
        <w:left w:val="none" w:sz="0" w:space="0" w:color="auto"/>
        <w:bottom w:val="none" w:sz="0" w:space="0" w:color="auto"/>
        <w:right w:val="none" w:sz="0" w:space="0" w:color="auto"/>
      </w:divBdr>
      <w:divsChild>
        <w:div w:id="1850754189">
          <w:marLeft w:val="0"/>
          <w:marRight w:val="0"/>
          <w:marTop w:val="0"/>
          <w:marBottom w:val="0"/>
          <w:divBdr>
            <w:top w:val="none" w:sz="0" w:space="0" w:color="auto"/>
            <w:left w:val="none" w:sz="0" w:space="0" w:color="auto"/>
            <w:bottom w:val="none" w:sz="0" w:space="0" w:color="auto"/>
            <w:right w:val="none" w:sz="0" w:space="0" w:color="auto"/>
          </w:divBdr>
          <w:divsChild>
            <w:div w:id="1573543685">
              <w:marLeft w:val="0"/>
              <w:marRight w:val="0"/>
              <w:marTop w:val="0"/>
              <w:marBottom w:val="0"/>
              <w:divBdr>
                <w:top w:val="none" w:sz="0" w:space="0" w:color="auto"/>
                <w:left w:val="none" w:sz="0" w:space="0" w:color="auto"/>
                <w:bottom w:val="none" w:sz="0" w:space="0" w:color="auto"/>
                <w:right w:val="none" w:sz="0" w:space="0" w:color="auto"/>
              </w:divBdr>
              <w:divsChild>
                <w:div w:id="1649283613">
                  <w:marLeft w:val="0"/>
                  <w:marRight w:val="0"/>
                  <w:marTop w:val="0"/>
                  <w:marBottom w:val="0"/>
                  <w:divBdr>
                    <w:top w:val="none" w:sz="0" w:space="0" w:color="auto"/>
                    <w:left w:val="none" w:sz="0" w:space="0" w:color="auto"/>
                    <w:bottom w:val="none" w:sz="0" w:space="0" w:color="auto"/>
                    <w:right w:val="none" w:sz="0" w:space="0" w:color="auto"/>
                  </w:divBdr>
                  <w:divsChild>
                    <w:div w:id="144815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1469280">
      <w:bodyDiv w:val="1"/>
      <w:marLeft w:val="0"/>
      <w:marRight w:val="0"/>
      <w:marTop w:val="0"/>
      <w:marBottom w:val="0"/>
      <w:divBdr>
        <w:top w:val="none" w:sz="0" w:space="0" w:color="auto"/>
        <w:left w:val="none" w:sz="0" w:space="0" w:color="auto"/>
        <w:bottom w:val="none" w:sz="0" w:space="0" w:color="auto"/>
        <w:right w:val="none" w:sz="0" w:space="0" w:color="auto"/>
      </w:divBdr>
    </w:div>
    <w:div w:id="1953247850">
      <w:bodyDiv w:val="1"/>
      <w:marLeft w:val="0"/>
      <w:marRight w:val="0"/>
      <w:marTop w:val="0"/>
      <w:marBottom w:val="0"/>
      <w:divBdr>
        <w:top w:val="none" w:sz="0" w:space="0" w:color="auto"/>
        <w:left w:val="none" w:sz="0" w:space="0" w:color="auto"/>
        <w:bottom w:val="none" w:sz="0" w:space="0" w:color="auto"/>
        <w:right w:val="none" w:sz="0" w:space="0" w:color="auto"/>
      </w:divBdr>
      <w:divsChild>
        <w:div w:id="913008093">
          <w:marLeft w:val="0"/>
          <w:marRight w:val="0"/>
          <w:marTop w:val="0"/>
          <w:marBottom w:val="0"/>
          <w:divBdr>
            <w:top w:val="none" w:sz="0" w:space="0" w:color="auto"/>
            <w:left w:val="none" w:sz="0" w:space="0" w:color="auto"/>
            <w:bottom w:val="none" w:sz="0" w:space="0" w:color="auto"/>
            <w:right w:val="none" w:sz="0" w:space="0" w:color="auto"/>
          </w:divBdr>
          <w:divsChild>
            <w:div w:id="321005896">
              <w:marLeft w:val="0"/>
              <w:marRight w:val="0"/>
              <w:marTop w:val="0"/>
              <w:marBottom w:val="0"/>
              <w:divBdr>
                <w:top w:val="none" w:sz="0" w:space="0" w:color="auto"/>
                <w:left w:val="none" w:sz="0" w:space="0" w:color="auto"/>
                <w:bottom w:val="none" w:sz="0" w:space="0" w:color="auto"/>
                <w:right w:val="none" w:sz="0" w:space="0" w:color="auto"/>
              </w:divBdr>
              <w:divsChild>
                <w:div w:id="190810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638631">
      <w:bodyDiv w:val="1"/>
      <w:marLeft w:val="0"/>
      <w:marRight w:val="0"/>
      <w:marTop w:val="0"/>
      <w:marBottom w:val="0"/>
      <w:divBdr>
        <w:top w:val="none" w:sz="0" w:space="0" w:color="auto"/>
        <w:left w:val="none" w:sz="0" w:space="0" w:color="auto"/>
        <w:bottom w:val="none" w:sz="0" w:space="0" w:color="auto"/>
        <w:right w:val="none" w:sz="0" w:space="0" w:color="auto"/>
      </w:divBdr>
      <w:divsChild>
        <w:div w:id="1266772065">
          <w:marLeft w:val="0"/>
          <w:marRight w:val="0"/>
          <w:marTop w:val="0"/>
          <w:marBottom w:val="0"/>
          <w:divBdr>
            <w:top w:val="none" w:sz="0" w:space="0" w:color="auto"/>
            <w:left w:val="none" w:sz="0" w:space="0" w:color="auto"/>
            <w:bottom w:val="none" w:sz="0" w:space="0" w:color="auto"/>
            <w:right w:val="none" w:sz="0" w:space="0" w:color="auto"/>
          </w:divBdr>
          <w:divsChild>
            <w:div w:id="624507890">
              <w:marLeft w:val="0"/>
              <w:marRight w:val="0"/>
              <w:marTop w:val="0"/>
              <w:marBottom w:val="0"/>
              <w:divBdr>
                <w:top w:val="none" w:sz="0" w:space="0" w:color="auto"/>
                <w:left w:val="none" w:sz="0" w:space="0" w:color="auto"/>
                <w:bottom w:val="none" w:sz="0" w:space="0" w:color="auto"/>
                <w:right w:val="none" w:sz="0" w:space="0" w:color="auto"/>
              </w:divBdr>
              <w:divsChild>
                <w:div w:id="86456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905252">
      <w:bodyDiv w:val="1"/>
      <w:marLeft w:val="0"/>
      <w:marRight w:val="0"/>
      <w:marTop w:val="0"/>
      <w:marBottom w:val="0"/>
      <w:divBdr>
        <w:top w:val="none" w:sz="0" w:space="0" w:color="auto"/>
        <w:left w:val="none" w:sz="0" w:space="0" w:color="auto"/>
        <w:bottom w:val="none" w:sz="0" w:space="0" w:color="auto"/>
        <w:right w:val="none" w:sz="0" w:space="0" w:color="auto"/>
      </w:divBdr>
      <w:divsChild>
        <w:div w:id="1359813327">
          <w:marLeft w:val="0"/>
          <w:marRight w:val="0"/>
          <w:marTop w:val="0"/>
          <w:marBottom w:val="0"/>
          <w:divBdr>
            <w:top w:val="none" w:sz="0" w:space="0" w:color="auto"/>
            <w:left w:val="none" w:sz="0" w:space="0" w:color="auto"/>
            <w:bottom w:val="none" w:sz="0" w:space="0" w:color="auto"/>
            <w:right w:val="none" w:sz="0" w:space="0" w:color="auto"/>
          </w:divBdr>
          <w:divsChild>
            <w:div w:id="127481398">
              <w:marLeft w:val="0"/>
              <w:marRight w:val="0"/>
              <w:marTop w:val="0"/>
              <w:marBottom w:val="0"/>
              <w:divBdr>
                <w:top w:val="none" w:sz="0" w:space="0" w:color="auto"/>
                <w:left w:val="none" w:sz="0" w:space="0" w:color="auto"/>
                <w:bottom w:val="none" w:sz="0" w:space="0" w:color="auto"/>
                <w:right w:val="none" w:sz="0" w:space="0" w:color="auto"/>
              </w:divBdr>
              <w:divsChild>
                <w:div w:id="4672584">
                  <w:marLeft w:val="0"/>
                  <w:marRight w:val="0"/>
                  <w:marTop w:val="0"/>
                  <w:marBottom w:val="0"/>
                  <w:divBdr>
                    <w:top w:val="none" w:sz="0" w:space="0" w:color="auto"/>
                    <w:left w:val="none" w:sz="0" w:space="0" w:color="auto"/>
                    <w:bottom w:val="none" w:sz="0" w:space="0" w:color="auto"/>
                    <w:right w:val="none" w:sz="0" w:space="0" w:color="auto"/>
                  </w:divBdr>
                  <w:divsChild>
                    <w:div w:id="118347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902706">
      <w:bodyDiv w:val="1"/>
      <w:marLeft w:val="0"/>
      <w:marRight w:val="0"/>
      <w:marTop w:val="0"/>
      <w:marBottom w:val="0"/>
      <w:divBdr>
        <w:top w:val="none" w:sz="0" w:space="0" w:color="auto"/>
        <w:left w:val="none" w:sz="0" w:space="0" w:color="auto"/>
        <w:bottom w:val="none" w:sz="0" w:space="0" w:color="auto"/>
        <w:right w:val="none" w:sz="0" w:space="0" w:color="auto"/>
      </w:divBdr>
      <w:divsChild>
        <w:div w:id="1488398826">
          <w:marLeft w:val="0"/>
          <w:marRight w:val="0"/>
          <w:marTop w:val="0"/>
          <w:marBottom w:val="0"/>
          <w:divBdr>
            <w:top w:val="none" w:sz="0" w:space="0" w:color="auto"/>
            <w:left w:val="none" w:sz="0" w:space="0" w:color="auto"/>
            <w:bottom w:val="none" w:sz="0" w:space="0" w:color="auto"/>
            <w:right w:val="none" w:sz="0" w:space="0" w:color="auto"/>
          </w:divBdr>
          <w:divsChild>
            <w:div w:id="1782918133">
              <w:marLeft w:val="0"/>
              <w:marRight w:val="0"/>
              <w:marTop w:val="0"/>
              <w:marBottom w:val="0"/>
              <w:divBdr>
                <w:top w:val="none" w:sz="0" w:space="0" w:color="auto"/>
                <w:left w:val="none" w:sz="0" w:space="0" w:color="auto"/>
                <w:bottom w:val="none" w:sz="0" w:space="0" w:color="auto"/>
                <w:right w:val="none" w:sz="0" w:space="0" w:color="auto"/>
              </w:divBdr>
              <w:divsChild>
                <w:div w:id="1197768562">
                  <w:marLeft w:val="0"/>
                  <w:marRight w:val="0"/>
                  <w:marTop w:val="0"/>
                  <w:marBottom w:val="0"/>
                  <w:divBdr>
                    <w:top w:val="none" w:sz="0" w:space="0" w:color="auto"/>
                    <w:left w:val="none" w:sz="0" w:space="0" w:color="auto"/>
                    <w:bottom w:val="none" w:sz="0" w:space="0" w:color="auto"/>
                    <w:right w:val="none" w:sz="0" w:space="0" w:color="auto"/>
                  </w:divBdr>
                  <w:divsChild>
                    <w:div w:id="176379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2.png"/></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7.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1.xml"/><Relationship Id="rId10" Type="http://schemas.microsoft.com/office/2011/relationships/commentsExtended" Target="commentsExtended.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6FD67E-223B-4CE9-B591-A95E7AAE6F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735</TotalTime>
  <Pages>17</Pages>
  <Words>29601</Words>
  <Characters>168726</Characters>
  <Application>Microsoft Office Word</Application>
  <DocSecurity>0</DocSecurity>
  <Lines>1406</Lines>
  <Paragraphs>395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 Wang</dc:creator>
  <cp:keywords/>
  <dc:description/>
  <cp:lastModifiedBy>Wang Yuhui</cp:lastModifiedBy>
  <cp:revision>16</cp:revision>
  <cp:lastPrinted>2021-04-20T09:09:00Z</cp:lastPrinted>
  <dcterms:created xsi:type="dcterms:W3CDTF">2022-03-15T11:18:00Z</dcterms:created>
  <dcterms:modified xsi:type="dcterms:W3CDTF">2022-03-16T03:00:00Z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id="aJCGCz6m"/&gt;&lt;style id="http://www.zotero.org/styles/vancouver-superscript-doi" locale="en-US" hasBibliography="1" bibliographyStyleHasBeenSet="1"/&gt;&lt;prefs&gt;&lt;pref name="fieldType" value="Field"/&gt;&lt;p</vt:lpwstr>
  </property>
  <property fmtid="{D5CDD505-2E9C-101B-9397-08002B2CF9AE}" pid="3" name="ZOTERO_PREF_2">
    <vt:lpwstr>ref name="automaticJournalAbbreviations" value="true"/&gt;&lt;/prefs&gt;&lt;/data&gt;</vt:lpwstr>
  </property>
</Properties>
</file>